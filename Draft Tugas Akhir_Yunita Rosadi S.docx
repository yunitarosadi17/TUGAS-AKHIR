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AC6E40" w14:textId="340BBB04" w:rsidR="002632F5" w:rsidRPr="009B2A8C" w:rsidRDefault="007A37B4" w:rsidP="002632F5">
      <w:pPr>
        <w:jc w:val="center"/>
        <w:rPr>
          <w:b/>
          <w:bCs/>
          <w:sz w:val="32"/>
          <w:szCs w:val="32"/>
          <w:lang w:val="id-ID"/>
        </w:rPr>
      </w:pPr>
      <w:bookmarkStart w:id="0" w:name="TUGAS_AKHIR"/>
      <w:bookmarkStart w:id="1" w:name="_bookmark0"/>
      <w:bookmarkEnd w:id="0"/>
      <w:bookmarkEnd w:id="1"/>
      <w:r w:rsidRPr="009B2A8C">
        <w:rPr>
          <w:b/>
          <w:bCs/>
          <w:sz w:val="32"/>
          <w:szCs w:val="32"/>
          <w:lang w:val="id-ID"/>
        </w:rPr>
        <w:t xml:space="preserve"> </w:t>
      </w:r>
      <w:r w:rsidR="002632F5" w:rsidRPr="009B2A8C">
        <w:rPr>
          <w:b/>
          <w:bCs/>
          <w:sz w:val="32"/>
          <w:szCs w:val="32"/>
          <w:lang w:val="id-ID"/>
        </w:rPr>
        <w:t>TUGAS AKHIR</w:t>
      </w:r>
    </w:p>
    <w:p w14:paraId="0A0E7721" w14:textId="2EA563E8" w:rsidR="002632F5" w:rsidRPr="009B2A8C" w:rsidRDefault="002632F5" w:rsidP="002632F5">
      <w:pPr>
        <w:jc w:val="center"/>
        <w:rPr>
          <w:b/>
          <w:bCs/>
          <w:sz w:val="32"/>
          <w:szCs w:val="32"/>
          <w:lang w:val="id-ID"/>
        </w:rPr>
      </w:pPr>
      <w:r w:rsidRPr="009B2A8C">
        <w:rPr>
          <w:b/>
          <w:bCs/>
          <w:sz w:val="32"/>
          <w:szCs w:val="32"/>
          <w:lang w:val="id-ID"/>
        </w:rPr>
        <w:t xml:space="preserve">PENGARUH </w:t>
      </w:r>
      <w:r w:rsidR="00482ABE" w:rsidRPr="009B2A8C">
        <w:rPr>
          <w:b/>
          <w:sz w:val="32"/>
          <w:szCs w:val="32"/>
          <w:lang w:val="id-ID"/>
        </w:rPr>
        <w:t>SISTEM KERJA FLEKSIBEL</w:t>
      </w:r>
      <w:r w:rsidR="003261E9" w:rsidRPr="009B2A8C">
        <w:rPr>
          <w:b/>
          <w:i/>
          <w:sz w:val="32"/>
          <w:szCs w:val="32"/>
          <w:lang w:val="id-ID"/>
        </w:rPr>
        <w:t xml:space="preserve"> </w:t>
      </w:r>
      <w:r w:rsidRPr="009B2A8C">
        <w:rPr>
          <w:b/>
          <w:bCs/>
          <w:sz w:val="32"/>
          <w:szCs w:val="32"/>
          <w:lang w:val="id-ID"/>
        </w:rPr>
        <w:t xml:space="preserve">TERHADAP </w:t>
      </w:r>
      <w:r w:rsidR="00C24A4A" w:rsidRPr="009B2A8C">
        <w:rPr>
          <w:b/>
          <w:bCs/>
          <w:sz w:val="32"/>
          <w:szCs w:val="32"/>
          <w:lang w:val="id-ID"/>
        </w:rPr>
        <w:t>KINERJA PEGAWAI DI</w:t>
      </w:r>
      <w:r w:rsidRPr="009B2A8C">
        <w:rPr>
          <w:b/>
          <w:bCs/>
          <w:sz w:val="32"/>
          <w:szCs w:val="32"/>
          <w:lang w:val="id-ID"/>
        </w:rPr>
        <w:t xml:space="preserve"> KPPN</w:t>
      </w:r>
      <w:r w:rsidR="000A4299" w:rsidRPr="009B2A8C">
        <w:rPr>
          <w:b/>
          <w:bCs/>
          <w:sz w:val="32"/>
          <w:szCs w:val="32"/>
          <w:lang w:val="id-ID"/>
        </w:rPr>
        <w:t xml:space="preserve"> KPH</w:t>
      </w:r>
      <w:r w:rsidRPr="009B2A8C">
        <w:rPr>
          <w:b/>
          <w:bCs/>
          <w:sz w:val="32"/>
          <w:szCs w:val="32"/>
          <w:lang w:val="id-ID"/>
        </w:rPr>
        <w:t xml:space="preserve"> DENGAN </w:t>
      </w:r>
      <w:r w:rsidR="00273E10" w:rsidRPr="00273E10">
        <w:rPr>
          <w:b/>
          <w:bCs/>
          <w:i/>
          <w:sz w:val="32"/>
          <w:szCs w:val="32"/>
          <w:lang w:val="id-ID"/>
        </w:rPr>
        <w:t>JOB ENRICHMENT</w:t>
      </w:r>
      <w:r w:rsidR="00A452A2" w:rsidRPr="009B2A8C">
        <w:rPr>
          <w:b/>
          <w:bCs/>
          <w:i/>
          <w:sz w:val="32"/>
          <w:szCs w:val="32"/>
          <w:lang w:val="id-ID"/>
        </w:rPr>
        <w:t xml:space="preserve"> </w:t>
      </w:r>
      <w:r w:rsidRPr="009B2A8C">
        <w:rPr>
          <w:b/>
          <w:bCs/>
          <w:sz w:val="32"/>
          <w:szCs w:val="32"/>
          <w:lang w:val="id-ID"/>
        </w:rPr>
        <w:t xml:space="preserve"> SEBAGAI VARIABEL INTERVENING</w:t>
      </w:r>
    </w:p>
    <w:p w14:paraId="67FCD36D" w14:textId="77777777" w:rsidR="002632F5" w:rsidRPr="009B2A8C" w:rsidRDefault="002632F5" w:rsidP="002632F5">
      <w:pPr>
        <w:jc w:val="center"/>
        <w:rPr>
          <w:b/>
          <w:bCs/>
          <w:sz w:val="24"/>
          <w:szCs w:val="24"/>
          <w:lang w:val="id-ID"/>
        </w:rPr>
      </w:pPr>
    </w:p>
    <w:p w14:paraId="6947DD67" w14:textId="77777777" w:rsidR="002632F5" w:rsidRPr="009B2A8C" w:rsidRDefault="002632F5" w:rsidP="002632F5">
      <w:pPr>
        <w:jc w:val="center"/>
        <w:rPr>
          <w:b/>
          <w:bCs/>
          <w:sz w:val="24"/>
          <w:szCs w:val="24"/>
          <w:lang w:val="id-ID"/>
        </w:rPr>
      </w:pPr>
    </w:p>
    <w:p w14:paraId="0505AC56" w14:textId="77777777" w:rsidR="002632F5" w:rsidRPr="009B2A8C" w:rsidRDefault="002632F5" w:rsidP="002632F5">
      <w:pPr>
        <w:jc w:val="center"/>
        <w:rPr>
          <w:sz w:val="24"/>
          <w:szCs w:val="24"/>
          <w:lang w:val="id-ID"/>
        </w:rPr>
      </w:pPr>
      <w:r w:rsidRPr="009B2A8C">
        <w:rPr>
          <w:sz w:val="24"/>
          <w:szCs w:val="24"/>
          <w:lang w:val="id-ID"/>
        </w:rPr>
        <w:t>Sebagai Salah Satu Syarat Untuk Memperoleh Gelar Sarjana Manajemen pada PJJ S1 Manajemen</w:t>
      </w:r>
    </w:p>
    <w:p w14:paraId="45B112A5" w14:textId="0F8102F8" w:rsidR="002632F5" w:rsidRPr="009B2A8C" w:rsidRDefault="002632F5" w:rsidP="002632F5">
      <w:pPr>
        <w:jc w:val="center"/>
        <w:rPr>
          <w:sz w:val="24"/>
          <w:szCs w:val="24"/>
          <w:lang w:val="id-ID"/>
        </w:rPr>
      </w:pPr>
      <w:r w:rsidRPr="009B2A8C">
        <w:rPr>
          <w:noProof/>
          <w:sz w:val="24"/>
          <w:szCs w:val="24"/>
          <w:lang w:val="en-ID"/>
        </w:rPr>
        <w:drawing>
          <wp:anchor distT="0" distB="0" distL="0" distR="0" simplePos="0" relativeHeight="251658240" behindDoc="1" locked="0" layoutInCell="1" allowOverlap="1" wp14:anchorId="270CEDCD" wp14:editId="198E9F46">
            <wp:simplePos x="0" y="0"/>
            <wp:positionH relativeFrom="page">
              <wp:posOffset>3035935</wp:posOffset>
            </wp:positionH>
            <wp:positionV relativeFrom="paragraph">
              <wp:posOffset>245110</wp:posOffset>
            </wp:positionV>
            <wp:extent cx="1839595" cy="1914525"/>
            <wp:effectExtent l="0" t="0" r="8255" b="9525"/>
            <wp:wrapTopAndBottom/>
            <wp:docPr id="211435377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9595" cy="1914525"/>
                    </a:xfrm>
                    <a:prstGeom prst="rect">
                      <a:avLst/>
                    </a:prstGeom>
                    <a:noFill/>
                  </pic:spPr>
                </pic:pic>
              </a:graphicData>
            </a:graphic>
            <wp14:sizeRelH relativeFrom="page">
              <wp14:pctWidth>0</wp14:pctWidth>
            </wp14:sizeRelH>
            <wp14:sizeRelV relativeFrom="page">
              <wp14:pctHeight>0</wp14:pctHeight>
            </wp14:sizeRelV>
          </wp:anchor>
        </w:drawing>
      </w:r>
    </w:p>
    <w:p w14:paraId="35250EA5" w14:textId="77777777" w:rsidR="002632F5" w:rsidRPr="009B2A8C" w:rsidRDefault="002632F5" w:rsidP="002632F5">
      <w:pPr>
        <w:jc w:val="center"/>
        <w:rPr>
          <w:sz w:val="24"/>
          <w:szCs w:val="24"/>
          <w:lang w:val="id-ID"/>
        </w:rPr>
      </w:pPr>
    </w:p>
    <w:p w14:paraId="69AFAD73" w14:textId="449B959D" w:rsidR="002632F5" w:rsidRPr="009B2A8C" w:rsidRDefault="002632F5" w:rsidP="002632F5">
      <w:pPr>
        <w:jc w:val="center"/>
        <w:rPr>
          <w:b/>
          <w:sz w:val="24"/>
          <w:szCs w:val="24"/>
          <w:lang w:val="id-ID"/>
        </w:rPr>
      </w:pPr>
      <w:r w:rsidRPr="009B2A8C">
        <w:rPr>
          <w:b/>
          <w:sz w:val="24"/>
          <w:szCs w:val="24"/>
          <w:lang w:val="id-ID"/>
        </w:rPr>
        <w:t xml:space="preserve">Oleh : 250201020918, Yunita Rosadi </w:t>
      </w:r>
      <w:r w:rsidR="00973F83" w:rsidRPr="009B2A8C">
        <w:rPr>
          <w:b/>
          <w:sz w:val="24"/>
          <w:szCs w:val="24"/>
          <w:lang w:val="id-ID"/>
        </w:rPr>
        <w:t>S</w:t>
      </w:r>
    </w:p>
    <w:p w14:paraId="139E08FF" w14:textId="77777777" w:rsidR="002632F5" w:rsidRPr="009B2A8C" w:rsidRDefault="002632F5" w:rsidP="002632F5">
      <w:pPr>
        <w:jc w:val="center"/>
        <w:rPr>
          <w:b/>
          <w:sz w:val="24"/>
          <w:szCs w:val="24"/>
          <w:lang w:val="id-ID"/>
        </w:rPr>
      </w:pPr>
    </w:p>
    <w:p w14:paraId="30CBC78C" w14:textId="77777777" w:rsidR="002632F5" w:rsidRPr="009B2A8C" w:rsidRDefault="002632F5" w:rsidP="002632F5">
      <w:pPr>
        <w:jc w:val="center"/>
        <w:rPr>
          <w:b/>
          <w:sz w:val="24"/>
          <w:szCs w:val="24"/>
          <w:lang w:val="id-ID"/>
        </w:rPr>
      </w:pPr>
    </w:p>
    <w:p w14:paraId="14B32672" w14:textId="77777777" w:rsidR="002632F5" w:rsidRPr="009B2A8C" w:rsidRDefault="002632F5" w:rsidP="002632F5">
      <w:pPr>
        <w:jc w:val="center"/>
        <w:rPr>
          <w:b/>
          <w:sz w:val="24"/>
          <w:szCs w:val="24"/>
          <w:lang w:val="id-ID"/>
        </w:rPr>
      </w:pPr>
    </w:p>
    <w:p w14:paraId="37D69C10" w14:textId="77777777" w:rsidR="002632F5" w:rsidRPr="009B2A8C" w:rsidRDefault="002632F5" w:rsidP="002632F5">
      <w:pPr>
        <w:jc w:val="center"/>
        <w:rPr>
          <w:b/>
          <w:sz w:val="24"/>
          <w:szCs w:val="24"/>
          <w:lang w:val="id-ID"/>
        </w:rPr>
      </w:pPr>
    </w:p>
    <w:p w14:paraId="3F2DD194" w14:textId="77777777" w:rsidR="002632F5" w:rsidRPr="009B2A8C" w:rsidRDefault="002632F5" w:rsidP="002632F5">
      <w:pPr>
        <w:jc w:val="center"/>
        <w:rPr>
          <w:b/>
          <w:sz w:val="24"/>
          <w:szCs w:val="24"/>
          <w:lang w:val="id-ID"/>
        </w:rPr>
      </w:pPr>
    </w:p>
    <w:p w14:paraId="04BDEC0C" w14:textId="77777777" w:rsidR="002632F5" w:rsidRPr="009B2A8C" w:rsidRDefault="002632F5" w:rsidP="00A63B4E">
      <w:pPr>
        <w:ind w:firstLine="0"/>
        <w:rPr>
          <w:b/>
          <w:sz w:val="24"/>
          <w:szCs w:val="24"/>
          <w:lang w:val="id-ID"/>
        </w:rPr>
      </w:pPr>
    </w:p>
    <w:p w14:paraId="0515474E" w14:textId="77777777" w:rsidR="002632F5" w:rsidRPr="009B2A8C" w:rsidRDefault="002632F5" w:rsidP="002632F5">
      <w:pPr>
        <w:jc w:val="center"/>
        <w:rPr>
          <w:b/>
          <w:sz w:val="24"/>
          <w:szCs w:val="24"/>
          <w:lang w:val="id-ID"/>
        </w:rPr>
      </w:pPr>
    </w:p>
    <w:p w14:paraId="1C5D1EA1" w14:textId="77777777" w:rsidR="002632F5" w:rsidRPr="009B2A8C" w:rsidRDefault="002632F5" w:rsidP="002632F5">
      <w:pPr>
        <w:jc w:val="center"/>
        <w:rPr>
          <w:b/>
          <w:bCs/>
          <w:sz w:val="28"/>
          <w:szCs w:val="28"/>
          <w:lang w:val="id-ID"/>
        </w:rPr>
      </w:pPr>
      <w:r w:rsidRPr="009B2A8C">
        <w:rPr>
          <w:b/>
          <w:bCs/>
          <w:sz w:val="28"/>
          <w:szCs w:val="28"/>
          <w:lang w:val="id-ID"/>
        </w:rPr>
        <w:t>PROGRAM STUDI S1 PJJ MANAJEMEN UNIVERSITAS SIBER ASIA</w:t>
      </w:r>
    </w:p>
    <w:p w14:paraId="3D0F318D" w14:textId="77777777" w:rsidR="00A427D1" w:rsidRDefault="002632F5" w:rsidP="007B6D85">
      <w:pPr>
        <w:jc w:val="center"/>
        <w:rPr>
          <w:b/>
          <w:sz w:val="28"/>
          <w:szCs w:val="28"/>
          <w:lang w:val="id-ID"/>
        </w:rPr>
        <w:sectPr w:rsidR="00A427D1" w:rsidSect="001B70B2">
          <w:footerReference w:type="default" r:id="rId9"/>
          <w:pgSz w:w="11910" w:h="16840"/>
          <w:pgMar w:top="2268" w:right="1701" w:bottom="1701" w:left="2268" w:header="0" w:footer="1043" w:gutter="0"/>
          <w:cols w:space="720"/>
          <w:docGrid w:linePitch="299"/>
        </w:sectPr>
      </w:pPr>
      <w:r w:rsidRPr="009B2A8C">
        <w:rPr>
          <w:b/>
          <w:sz w:val="28"/>
          <w:szCs w:val="28"/>
          <w:lang w:val="id-ID"/>
        </w:rPr>
        <w:t>(202</w:t>
      </w:r>
      <w:r w:rsidR="00DB6D0B">
        <w:rPr>
          <w:b/>
          <w:sz w:val="28"/>
          <w:szCs w:val="28"/>
          <w:lang w:val="id-ID"/>
        </w:rPr>
        <w:t>6)</w:t>
      </w:r>
    </w:p>
    <w:p w14:paraId="7A4E9645" w14:textId="77777777" w:rsidR="00A427D1" w:rsidRDefault="00A427D1" w:rsidP="007B6D85">
      <w:pPr>
        <w:jc w:val="center"/>
        <w:rPr>
          <w:b/>
          <w:sz w:val="28"/>
          <w:szCs w:val="28"/>
          <w:lang w:val="id-ID"/>
        </w:rPr>
        <w:sectPr w:rsidR="00A427D1" w:rsidSect="001B70B2">
          <w:pgSz w:w="11910" w:h="16840"/>
          <w:pgMar w:top="2268" w:right="1701" w:bottom="1701" w:left="2268" w:header="0" w:footer="1043" w:gutter="0"/>
          <w:cols w:space="720"/>
          <w:docGrid w:linePitch="299"/>
        </w:sectPr>
      </w:pPr>
      <w:r>
        <w:rPr>
          <w:b/>
          <w:sz w:val="28"/>
          <w:szCs w:val="28"/>
          <w:lang w:val="id-ID"/>
        </w:rPr>
        <w:lastRenderedPageBreak/>
        <w:t>KATA PENGANTAR</w:t>
      </w:r>
    </w:p>
    <w:p w14:paraId="3B150A9A" w14:textId="77777777" w:rsidR="00A427D1" w:rsidRDefault="00A427D1" w:rsidP="007B6D85">
      <w:pPr>
        <w:jc w:val="center"/>
        <w:rPr>
          <w:b/>
          <w:sz w:val="28"/>
          <w:szCs w:val="28"/>
          <w:lang w:val="id-ID"/>
        </w:rPr>
        <w:sectPr w:rsidR="00A427D1" w:rsidSect="001B70B2">
          <w:pgSz w:w="11910" w:h="16840"/>
          <w:pgMar w:top="2268" w:right="1701" w:bottom="1701" w:left="2268" w:header="0" w:footer="1043" w:gutter="0"/>
          <w:cols w:space="720"/>
          <w:docGrid w:linePitch="299"/>
        </w:sectPr>
      </w:pPr>
      <w:r>
        <w:rPr>
          <w:b/>
          <w:sz w:val="28"/>
          <w:szCs w:val="28"/>
          <w:lang w:val="id-ID"/>
        </w:rPr>
        <w:lastRenderedPageBreak/>
        <w:t>DAFTAR  ISI</w:t>
      </w:r>
    </w:p>
    <w:p w14:paraId="0E2B681F" w14:textId="77777777" w:rsidR="00A427D1" w:rsidRDefault="00A427D1" w:rsidP="007B6D85">
      <w:pPr>
        <w:jc w:val="center"/>
        <w:rPr>
          <w:b/>
          <w:sz w:val="28"/>
          <w:szCs w:val="28"/>
          <w:lang w:val="id-ID"/>
        </w:rPr>
        <w:sectPr w:rsidR="00A427D1" w:rsidSect="001B70B2">
          <w:pgSz w:w="11910" w:h="16840"/>
          <w:pgMar w:top="2268" w:right="1701" w:bottom="1701" w:left="2268" w:header="0" w:footer="1043" w:gutter="0"/>
          <w:cols w:space="720"/>
          <w:docGrid w:linePitch="299"/>
        </w:sectPr>
      </w:pPr>
      <w:r>
        <w:rPr>
          <w:b/>
          <w:sz w:val="28"/>
          <w:szCs w:val="28"/>
          <w:lang w:val="id-ID"/>
        </w:rPr>
        <w:lastRenderedPageBreak/>
        <w:t>DAFTAR GAMBAR</w:t>
      </w:r>
    </w:p>
    <w:p w14:paraId="520A5588" w14:textId="4133E566" w:rsidR="00F55BD9" w:rsidRPr="009B2A8C" w:rsidRDefault="00130213" w:rsidP="007B6D85">
      <w:pPr>
        <w:jc w:val="center"/>
        <w:rPr>
          <w:b/>
          <w:sz w:val="28"/>
          <w:szCs w:val="28"/>
          <w:lang w:val="id-ID"/>
        </w:rPr>
        <w:sectPr w:rsidR="00F55BD9" w:rsidRPr="009B2A8C" w:rsidSect="001B70B2">
          <w:pgSz w:w="11910" w:h="16840"/>
          <w:pgMar w:top="2268" w:right="1701" w:bottom="1701" w:left="2268" w:header="0" w:footer="1043" w:gutter="0"/>
          <w:cols w:space="720"/>
          <w:docGrid w:linePitch="299"/>
        </w:sectPr>
      </w:pPr>
      <w:r>
        <w:rPr>
          <w:b/>
          <w:sz w:val="28"/>
          <w:szCs w:val="28"/>
          <w:lang w:val="id-ID"/>
        </w:rPr>
        <w:lastRenderedPageBreak/>
        <w:t>DAFTAR TABEL</w:t>
      </w:r>
    </w:p>
    <w:p w14:paraId="447CA568" w14:textId="3E05E9CA" w:rsidR="007A0C1B" w:rsidRPr="003B775D" w:rsidRDefault="00076DFA" w:rsidP="003B775D">
      <w:pPr>
        <w:jc w:val="center"/>
        <w:rPr>
          <w:b/>
          <w:bCs/>
          <w:sz w:val="28"/>
          <w:szCs w:val="28"/>
        </w:rPr>
      </w:pPr>
      <w:r w:rsidRPr="003B775D">
        <w:rPr>
          <w:b/>
          <w:bCs/>
          <w:sz w:val="28"/>
          <w:szCs w:val="28"/>
        </w:rPr>
        <w:lastRenderedPageBreak/>
        <w:t>BAB I</w:t>
      </w:r>
    </w:p>
    <w:p w14:paraId="568B95F7" w14:textId="1F94BA08" w:rsidR="00076DFA" w:rsidRPr="00A63B4E" w:rsidRDefault="00F55BD9" w:rsidP="00A63B4E">
      <w:pPr>
        <w:jc w:val="center"/>
        <w:rPr>
          <w:b/>
          <w:bCs/>
          <w:sz w:val="28"/>
          <w:szCs w:val="28"/>
        </w:rPr>
      </w:pPr>
      <w:r w:rsidRPr="003B775D">
        <w:rPr>
          <w:b/>
          <w:bCs/>
          <w:sz w:val="28"/>
          <w:szCs w:val="28"/>
        </w:rPr>
        <w:t>PENDAHULUAN</w:t>
      </w:r>
    </w:p>
    <w:p w14:paraId="7B3A4C82" w14:textId="7BCADF43" w:rsidR="00B450FB" w:rsidRPr="009B2A8C" w:rsidRDefault="00E00025" w:rsidP="00AF4D95">
      <w:pPr>
        <w:pStyle w:val="ListParagraph"/>
        <w:numPr>
          <w:ilvl w:val="1"/>
          <w:numId w:val="1"/>
        </w:numPr>
        <w:rPr>
          <w:b/>
          <w:bCs/>
          <w:sz w:val="24"/>
          <w:szCs w:val="24"/>
        </w:rPr>
      </w:pPr>
      <w:r w:rsidRPr="009B2A8C">
        <w:rPr>
          <w:b/>
          <w:bCs/>
          <w:sz w:val="24"/>
          <w:szCs w:val="24"/>
        </w:rPr>
        <w:t>Latar Belakang Masalah</w:t>
      </w:r>
    </w:p>
    <w:p w14:paraId="2FEF6F85" w14:textId="6EFB7D0F" w:rsidR="00202F7A" w:rsidRPr="00C7142D" w:rsidRDefault="00202F7A" w:rsidP="00C7142D">
      <w:pPr>
        <w:pStyle w:val="ListParagraph"/>
        <w:ind w:left="360" w:firstLine="360"/>
        <w:rPr>
          <w:sz w:val="24"/>
          <w:szCs w:val="24"/>
        </w:rPr>
      </w:pPr>
      <w:r w:rsidRPr="009B2A8C">
        <w:rPr>
          <w:sz w:val="24"/>
          <w:szCs w:val="24"/>
        </w:rPr>
        <w:t xml:space="preserve">Pergeseran model kerja pasca-pandemi secara besar-besaran telah mentransformasi lanskap manajemen sumber daya manusia global, baik di </w:t>
      </w:r>
      <w:r w:rsidRPr="00C7142D">
        <w:rPr>
          <w:sz w:val="24"/>
          <w:szCs w:val="24"/>
        </w:rPr>
        <w:t xml:space="preserve">sektor swasta maupun institusi pemerintah. Skema </w:t>
      </w:r>
      <w:r w:rsidR="008657DC" w:rsidRPr="00C7142D">
        <w:rPr>
          <w:sz w:val="24"/>
          <w:szCs w:val="24"/>
        </w:rPr>
        <w:t>kerja fleksibel</w:t>
      </w:r>
      <w:r w:rsidRPr="00C7142D">
        <w:rPr>
          <w:sz w:val="24"/>
          <w:szCs w:val="24"/>
        </w:rPr>
        <w:t xml:space="preserve"> tidak lagi dipandang sebagai sekadar respons darurat sementara</w:t>
      </w:r>
      <w:r w:rsidR="00C04F27" w:rsidRPr="00C7142D">
        <w:rPr>
          <w:sz w:val="24"/>
          <w:szCs w:val="24"/>
        </w:rPr>
        <w:t xml:space="preserve"> masa Covid-19</w:t>
      </w:r>
      <w:r w:rsidRPr="00C7142D">
        <w:rPr>
          <w:sz w:val="24"/>
          <w:szCs w:val="24"/>
        </w:rPr>
        <w:t xml:space="preserve">, melainkan </w:t>
      </w:r>
      <w:r w:rsidR="00CB1F58" w:rsidRPr="00C7142D">
        <w:rPr>
          <w:sz w:val="24"/>
          <w:szCs w:val="24"/>
        </w:rPr>
        <w:t>sudah</w:t>
      </w:r>
      <w:r w:rsidRPr="00C7142D">
        <w:rPr>
          <w:sz w:val="24"/>
          <w:szCs w:val="24"/>
        </w:rPr>
        <w:t xml:space="preserve"> diadopsi menjadi kebijakan strategis formal untuk memacu produktivitas sekaligus efisiensi operasional organisasi. </w:t>
      </w:r>
      <w:r w:rsidR="00BD3E60">
        <w:rPr>
          <w:color w:val="EE0000"/>
          <w:sz w:val="24"/>
          <w:szCs w:val="24"/>
        </w:rPr>
        <w:t xml:space="preserve">Menurut laporan </w:t>
      </w:r>
      <w:r w:rsidRPr="00C7142D">
        <w:rPr>
          <w:color w:val="EE0000"/>
          <w:sz w:val="24"/>
          <w:szCs w:val="24"/>
        </w:rPr>
        <w:t xml:space="preserve">dari McKinsey Global </w:t>
      </w:r>
      <w:proofErr w:type="spellStart"/>
      <w:r w:rsidRPr="00C7142D">
        <w:rPr>
          <w:color w:val="EE0000"/>
          <w:sz w:val="24"/>
          <w:szCs w:val="24"/>
        </w:rPr>
        <w:t>Institute</w:t>
      </w:r>
      <w:proofErr w:type="spellEnd"/>
      <w:r w:rsidRPr="00C7142D">
        <w:rPr>
          <w:color w:val="EE0000"/>
          <w:sz w:val="24"/>
          <w:szCs w:val="24"/>
        </w:rPr>
        <w:t xml:space="preserve"> (2021) </w:t>
      </w:r>
      <w:sdt>
        <w:sdtPr>
          <w:rPr>
            <w:color w:val="EE0000"/>
            <w:sz w:val="24"/>
            <w:szCs w:val="24"/>
          </w:rPr>
          <w:tag w:val="MENDELEY_CITATION_v3_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"/>
          <w:id w:val="1911028363"/>
          <w:placeholder>
            <w:docPart w:val="DefaultPlaceholder_-1854013440"/>
          </w:placeholder>
        </w:sdtPr>
        <w:sdtContent>
          <w:r w:rsidR="006572C9" w:rsidRPr="006572C9">
            <w:rPr>
              <w:color w:val="EE0000"/>
              <w:sz w:val="24"/>
              <w:szCs w:val="24"/>
            </w:rPr>
            <w:t>[1]</w:t>
          </w:r>
        </w:sdtContent>
      </w:sdt>
      <w:r w:rsidR="00BD3E60">
        <w:rPr>
          <w:color w:val="EE0000"/>
          <w:sz w:val="24"/>
          <w:szCs w:val="24"/>
        </w:rPr>
        <w:t xml:space="preserve"> </w:t>
      </w:r>
      <w:r w:rsidRPr="00C7142D">
        <w:rPr>
          <w:color w:val="EE0000"/>
          <w:sz w:val="24"/>
          <w:szCs w:val="24"/>
        </w:rPr>
        <w:t xml:space="preserve">menunjukkan bahwa pandemi telah mengakselerasi adopsi </w:t>
      </w:r>
      <w:r w:rsidR="0067692E">
        <w:rPr>
          <w:color w:val="EE0000"/>
          <w:sz w:val="24"/>
          <w:szCs w:val="24"/>
        </w:rPr>
        <w:t xml:space="preserve">teknologi digital </w:t>
      </w:r>
      <w:r w:rsidR="00307F3C">
        <w:rPr>
          <w:color w:val="EE0000"/>
          <w:sz w:val="24"/>
          <w:szCs w:val="24"/>
        </w:rPr>
        <w:t xml:space="preserve">mulai dari </w:t>
      </w:r>
      <w:r w:rsidR="00FE22F1">
        <w:rPr>
          <w:color w:val="EE0000"/>
          <w:sz w:val="24"/>
          <w:szCs w:val="24"/>
        </w:rPr>
        <w:t xml:space="preserve">interaksi </w:t>
      </w:r>
      <w:r w:rsidR="00CB7632">
        <w:rPr>
          <w:color w:val="EE0000"/>
          <w:sz w:val="24"/>
          <w:szCs w:val="24"/>
        </w:rPr>
        <w:t>terhadap pelanggan, layanan</w:t>
      </w:r>
      <w:r w:rsidR="00F317E5">
        <w:rPr>
          <w:color w:val="EE0000"/>
          <w:sz w:val="24"/>
          <w:szCs w:val="24"/>
        </w:rPr>
        <w:t>/produk dan proses bisnis</w:t>
      </w:r>
      <w:r w:rsidRPr="00C7142D">
        <w:rPr>
          <w:sz w:val="24"/>
          <w:szCs w:val="24"/>
        </w:rPr>
        <w:t xml:space="preserve"> setara dengan lompatan kemajuan tiga hingga tujuh tahun hanya dalam kurun waktu kurang dari dua belas bulan. Sejalan dengan hal tersebut, </w:t>
      </w:r>
      <w:r w:rsidR="00061BC9">
        <w:rPr>
          <w:sz w:val="24"/>
          <w:szCs w:val="24"/>
        </w:rPr>
        <w:t xml:space="preserve">laporan survei </w:t>
      </w:r>
      <w:r w:rsidRPr="00C7142D">
        <w:rPr>
          <w:sz w:val="24"/>
          <w:szCs w:val="24"/>
        </w:rPr>
        <w:t xml:space="preserve">dari Stanford </w:t>
      </w:r>
      <w:proofErr w:type="spellStart"/>
      <w:r w:rsidRPr="00C7142D">
        <w:rPr>
          <w:sz w:val="24"/>
          <w:szCs w:val="24"/>
        </w:rPr>
        <w:t>University</w:t>
      </w:r>
      <w:proofErr w:type="spellEnd"/>
      <w:r w:rsidRPr="00C7142D">
        <w:rPr>
          <w:sz w:val="24"/>
          <w:szCs w:val="24"/>
        </w:rPr>
        <w:t xml:space="preserve"> yang dipimpin oleh </w:t>
      </w:r>
      <w:proofErr w:type="spellStart"/>
      <w:r w:rsidRPr="00C7142D">
        <w:rPr>
          <w:color w:val="EE0000"/>
          <w:sz w:val="24"/>
          <w:szCs w:val="24"/>
        </w:rPr>
        <w:t>Bloom</w:t>
      </w:r>
      <w:proofErr w:type="spellEnd"/>
      <w:r w:rsidRPr="00C7142D">
        <w:rPr>
          <w:color w:val="EE0000"/>
          <w:sz w:val="24"/>
          <w:szCs w:val="24"/>
        </w:rPr>
        <w:t xml:space="preserve"> dkk. (2023) </w:t>
      </w:r>
      <w:sdt>
        <w:sdtPr>
          <w:rPr>
            <w:color w:val="EE0000"/>
            <w:sz w:val="24"/>
            <w:szCs w:val="24"/>
          </w:rPr>
          <w:tag w:val="MENDELEY_CITATION_v3_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"/>
          <w:id w:val="-1116051302"/>
          <w:placeholder>
            <w:docPart w:val="DefaultPlaceholder_-1854013440"/>
          </w:placeholder>
        </w:sdtPr>
        <w:sdtContent>
          <w:r w:rsidR="006572C9" w:rsidRPr="006572C9">
            <w:rPr>
              <w:color w:val="EE0000"/>
              <w:sz w:val="24"/>
              <w:szCs w:val="24"/>
            </w:rPr>
            <w:t>[2]</w:t>
          </w:r>
        </w:sdtContent>
      </w:sdt>
      <w:r w:rsidR="0001487B">
        <w:rPr>
          <w:color w:val="EE0000"/>
          <w:sz w:val="24"/>
          <w:szCs w:val="24"/>
        </w:rPr>
        <w:t xml:space="preserve"> </w:t>
      </w:r>
      <w:r w:rsidRPr="00C7142D">
        <w:rPr>
          <w:color w:val="EE0000"/>
          <w:sz w:val="24"/>
          <w:szCs w:val="24"/>
        </w:rPr>
        <w:t xml:space="preserve">membuktikan bahwa </w:t>
      </w:r>
      <w:r w:rsidR="00EF6FEA">
        <w:rPr>
          <w:color w:val="EE0000"/>
          <w:sz w:val="24"/>
          <w:szCs w:val="24"/>
        </w:rPr>
        <w:t>karyawan</w:t>
      </w:r>
      <w:r w:rsidRPr="00C7142D">
        <w:rPr>
          <w:color w:val="EE0000"/>
          <w:sz w:val="24"/>
          <w:szCs w:val="24"/>
        </w:rPr>
        <w:t xml:space="preserve"> yang bekerja secara </w:t>
      </w:r>
      <w:proofErr w:type="spellStart"/>
      <w:r w:rsidRPr="00C7142D">
        <w:rPr>
          <w:i/>
          <w:iCs/>
          <w:color w:val="EE0000"/>
          <w:sz w:val="24"/>
          <w:szCs w:val="24"/>
        </w:rPr>
        <w:t>h</w:t>
      </w:r>
      <w:r w:rsidRPr="00C7142D">
        <w:rPr>
          <w:i/>
          <w:iCs/>
          <w:sz w:val="24"/>
          <w:szCs w:val="24"/>
        </w:rPr>
        <w:t>ybrid</w:t>
      </w:r>
      <w:proofErr w:type="spellEnd"/>
      <w:r w:rsidRPr="00C7142D">
        <w:rPr>
          <w:i/>
          <w:iCs/>
          <w:sz w:val="24"/>
          <w:szCs w:val="24"/>
        </w:rPr>
        <w:t xml:space="preserve"> </w:t>
      </w:r>
      <w:r w:rsidRPr="00C7142D">
        <w:rPr>
          <w:sz w:val="24"/>
          <w:szCs w:val="24"/>
        </w:rPr>
        <w:t>(</w:t>
      </w:r>
      <w:proofErr w:type="spellStart"/>
      <w:r w:rsidRPr="00C7142D">
        <w:rPr>
          <w:i/>
          <w:iCs/>
          <w:sz w:val="24"/>
          <w:szCs w:val="24"/>
        </w:rPr>
        <w:t>work</w:t>
      </w:r>
      <w:proofErr w:type="spellEnd"/>
      <w:r w:rsidRPr="00C7142D">
        <w:rPr>
          <w:i/>
          <w:iCs/>
          <w:sz w:val="24"/>
          <w:szCs w:val="24"/>
        </w:rPr>
        <w:t xml:space="preserve"> </w:t>
      </w:r>
      <w:proofErr w:type="spellStart"/>
      <w:r w:rsidRPr="00C7142D">
        <w:rPr>
          <w:i/>
          <w:iCs/>
          <w:sz w:val="24"/>
          <w:szCs w:val="24"/>
        </w:rPr>
        <w:t>from</w:t>
      </w:r>
      <w:proofErr w:type="spellEnd"/>
      <w:r w:rsidRPr="00C7142D">
        <w:rPr>
          <w:i/>
          <w:iCs/>
          <w:sz w:val="24"/>
          <w:szCs w:val="24"/>
        </w:rPr>
        <w:t xml:space="preserve"> </w:t>
      </w:r>
      <w:proofErr w:type="spellStart"/>
      <w:r w:rsidRPr="00C7142D">
        <w:rPr>
          <w:i/>
          <w:iCs/>
          <w:sz w:val="24"/>
          <w:szCs w:val="24"/>
        </w:rPr>
        <w:t>office</w:t>
      </w:r>
      <w:proofErr w:type="spellEnd"/>
      <w:r w:rsidRPr="00C7142D">
        <w:rPr>
          <w:sz w:val="24"/>
          <w:szCs w:val="24"/>
        </w:rPr>
        <w:t xml:space="preserve">/WFO dan </w:t>
      </w:r>
      <w:proofErr w:type="spellStart"/>
      <w:r w:rsidRPr="00C7142D">
        <w:rPr>
          <w:i/>
          <w:iCs/>
          <w:sz w:val="24"/>
          <w:szCs w:val="24"/>
        </w:rPr>
        <w:t>work</w:t>
      </w:r>
      <w:proofErr w:type="spellEnd"/>
      <w:r w:rsidRPr="00C7142D">
        <w:rPr>
          <w:i/>
          <w:iCs/>
          <w:sz w:val="24"/>
          <w:szCs w:val="24"/>
        </w:rPr>
        <w:t xml:space="preserve"> </w:t>
      </w:r>
      <w:proofErr w:type="spellStart"/>
      <w:r w:rsidRPr="00C7142D">
        <w:rPr>
          <w:i/>
          <w:iCs/>
          <w:sz w:val="24"/>
          <w:szCs w:val="24"/>
        </w:rPr>
        <w:t>from</w:t>
      </w:r>
      <w:proofErr w:type="spellEnd"/>
      <w:r w:rsidRPr="00C7142D">
        <w:rPr>
          <w:i/>
          <w:iCs/>
          <w:sz w:val="24"/>
          <w:szCs w:val="24"/>
        </w:rPr>
        <w:t xml:space="preserve"> </w:t>
      </w:r>
      <w:proofErr w:type="spellStart"/>
      <w:r w:rsidRPr="00C7142D">
        <w:rPr>
          <w:i/>
          <w:iCs/>
          <w:sz w:val="24"/>
          <w:szCs w:val="24"/>
        </w:rPr>
        <w:t>home</w:t>
      </w:r>
      <w:proofErr w:type="spellEnd"/>
      <w:r w:rsidRPr="00C7142D">
        <w:rPr>
          <w:sz w:val="24"/>
          <w:szCs w:val="24"/>
        </w:rPr>
        <w:t>/WFH) mencatatkan tingkat produktivitas yang cenderung lebih tinggi sebesar 13 persen dibandingkan mereka yang bekerja penuh di kantor.</w:t>
      </w:r>
    </w:p>
    <w:p w14:paraId="0F961278" w14:textId="5A833427" w:rsidR="00202F7A" w:rsidRPr="009B2A8C" w:rsidRDefault="00202F7A" w:rsidP="00D16797">
      <w:pPr>
        <w:pStyle w:val="ListParagraph"/>
        <w:ind w:left="360" w:firstLine="360"/>
        <w:rPr>
          <w:sz w:val="24"/>
          <w:szCs w:val="24"/>
        </w:rPr>
      </w:pPr>
      <w:r w:rsidRPr="009B2A8C">
        <w:rPr>
          <w:sz w:val="24"/>
          <w:szCs w:val="24"/>
        </w:rPr>
        <w:t>Di Indonesia, fenomena transisi budaya kerja global ini terpotret</w:t>
      </w:r>
      <w:r w:rsidR="00C04F27" w:rsidRPr="009B2A8C">
        <w:rPr>
          <w:sz w:val="24"/>
          <w:szCs w:val="24"/>
        </w:rPr>
        <w:t xml:space="preserve"> juga</w:t>
      </w:r>
      <w:r w:rsidRPr="009B2A8C">
        <w:rPr>
          <w:sz w:val="24"/>
          <w:szCs w:val="24"/>
        </w:rPr>
        <w:t xml:space="preserve"> secara nyata pada Kantor Pelayanan Perbendaharaan Negara Khusus Pinjaman dan Hibah (KPPN KPH). Sebagai instansi vertikal di bawah Direktorat Jenderal Perbendaharaan (</w:t>
      </w:r>
      <w:proofErr w:type="spellStart"/>
      <w:r w:rsidRPr="009B2A8C">
        <w:rPr>
          <w:sz w:val="24"/>
          <w:szCs w:val="24"/>
        </w:rPr>
        <w:t>DJPb</w:t>
      </w:r>
      <w:proofErr w:type="spellEnd"/>
      <w:r w:rsidRPr="009B2A8C">
        <w:rPr>
          <w:sz w:val="24"/>
          <w:szCs w:val="24"/>
        </w:rPr>
        <w:t xml:space="preserve">) Kementerian Keuangan, KPPN KPH mengemban karakteristik tugas yang sangat unik, sensitif, dan vital, yaitu mengelola serta mengawal penyaluran pencairan dana pinjaman dan hibah luar negeri/dalam negeri. Konsekuensinya, organisasi ini terikat oleh </w:t>
      </w:r>
      <w:r w:rsidRPr="009B2A8C">
        <w:rPr>
          <w:i/>
          <w:iCs/>
          <w:sz w:val="24"/>
          <w:szCs w:val="24"/>
        </w:rPr>
        <w:t xml:space="preserve">Service Level </w:t>
      </w:r>
      <w:proofErr w:type="spellStart"/>
      <w:r w:rsidRPr="009B2A8C">
        <w:rPr>
          <w:i/>
          <w:iCs/>
          <w:sz w:val="24"/>
          <w:szCs w:val="24"/>
        </w:rPr>
        <w:t>Agreement</w:t>
      </w:r>
      <w:proofErr w:type="spellEnd"/>
      <w:r w:rsidRPr="009B2A8C">
        <w:rPr>
          <w:sz w:val="24"/>
          <w:szCs w:val="24"/>
        </w:rPr>
        <w:t xml:space="preserve"> (SLA) harian yang ketat dan menuntut kepatuhan </w:t>
      </w:r>
      <w:r w:rsidRPr="009B2A8C">
        <w:rPr>
          <w:i/>
          <w:iCs/>
          <w:sz w:val="24"/>
          <w:szCs w:val="24"/>
        </w:rPr>
        <w:t xml:space="preserve">zero </w:t>
      </w:r>
      <w:proofErr w:type="spellStart"/>
      <w:r w:rsidRPr="009B2A8C">
        <w:rPr>
          <w:i/>
          <w:iCs/>
          <w:sz w:val="24"/>
          <w:szCs w:val="24"/>
        </w:rPr>
        <w:t>error</w:t>
      </w:r>
      <w:proofErr w:type="spellEnd"/>
      <w:r w:rsidRPr="009B2A8C">
        <w:rPr>
          <w:sz w:val="24"/>
          <w:szCs w:val="24"/>
        </w:rPr>
        <w:t xml:space="preserve">. Ketika kebijakan kerja fleksibel diimplementasikan </w:t>
      </w:r>
      <w:r w:rsidR="00B827AC" w:rsidRPr="009B2A8C">
        <w:rPr>
          <w:sz w:val="24"/>
          <w:szCs w:val="24"/>
        </w:rPr>
        <w:t>ke</w:t>
      </w:r>
      <w:r w:rsidRPr="009B2A8C">
        <w:rPr>
          <w:sz w:val="24"/>
          <w:szCs w:val="24"/>
        </w:rPr>
        <w:t xml:space="preserve"> lingkungan operasional KPPN KPH, muncul sebuah tantangan manajerial yang spesifik </w:t>
      </w:r>
      <w:proofErr w:type="spellStart"/>
      <w:r w:rsidRPr="009B2A8C">
        <w:rPr>
          <w:sz w:val="24"/>
          <w:szCs w:val="24"/>
        </w:rPr>
        <w:t>dimana</w:t>
      </w:r>
      <w:proofErr w:type="spellEnd"/>
      <w:r w:rsidRPr="009B2A8C">
        <w:rPr>
          <w:sz w:val="24"/>
          <w:szCs w:val="24"/>
        </w:rPr>
        <w:t xml:space="preserve"> pegawai dituntut untuk tetap mempertahankan akurasi tinggi serta kecepatan penyerapan </w:t>
      </w:r>
      <w:r w:rsidRPr="009B2A8C">
        <w:rPr>
          <w:sz w:val="24"/>
          <w:szCs w:val="24"/>
        </w:rPr>
        <w:lastRenderedPageBreak/>
        <w:t xml:space="preserve">anggaran negara secara </w:t>
      </w:r>
      <w:r w:rsidRPr="009B2A8C">
        <w:rPr>
          <w:i/>
          <w:iCs/>
          <w:sz w:val="24"/>
          <w:szCs w:val="24"/>
        </w:rPr>
        <w:t>real-</w:t>
      </w:r>
      <w:proofErr w:type="spellStart"/>
      <w:r w:rsidRPr="009B2A8C">
        <w:rPr>
          <w:i/>
          <w:iCs/>
          <w:sz w:val="24"/>
          <w:szCs w:val="24"/>
        </w:rPr>
        <w:t>time</w:t>
      </w:r>
      <w:proofErr w:type="spellEnd"/>
      <w:r w:rsidRPr="009B2A8C">
        <w:rPr>
          <w:i/>
          <w:iCs/>
          <w:sz w:val="24"/>
          <w:szCs w:val="24"/>
        </w:rPr>
        <w:t xml:space="preserve"> </w:t>
      </w:r>
      <w:r w:rsidRPr="009B2A8C">
        <w:rPr>
          <w:sz w:val="24"/>
          <w:szCs w:val="24"/>
        </w:rPr>
        <w:t xml:space="preserve">meskipun sedang bekerja jarak jauh dari luar kantor. </w:t>
      </w:r>
    </w:p>
    <w:p w14:paraId="0B4F2E35" w14:textId="229AC797" w:rsidR="00202F7A" w:rsidRPr="009B2A8C" w:rsidRDefault="00202F7A" w:rsidP="00D16797">
      <w:pPr>
        <w:pStyle w:val="ListParagraph"/>
        <w:ind w:left="360" w:firstLine="360"/>
        <w:rPr>
          <w:sz w:val="24"/>
          <w:szCs w:val="24"/>
        </w:rPr>
      </w:pPr>
      <w:r w:rsidRPr="009B2A8C">
        <w:rPr>
          <w:sz w:val="24"/>
          <w:szCs w:val="24"/>
        </w:rPr>
        <w:t xml:space="preserve">Implementasi </w:t>
      </w:r>
      <w:r w:rsidR="00482ABE" w:rsidRPr="009B2A8C">
        <w:rPr>
          <w:iCs/>
          <w:sz w:val="24"/>
          <w:szCs w:val="24"/>
        </w:rPr>
        <w:t>Sistem Kerja Fleksibel</w:t>
      </w:r>
      <w:r w:rsidRPr="009B2A8C">
        <w:rPr>
          <w:sz w:val="24"/>
          <w:szCs w:val="24"/>
        </w:rPr>
        <w:t xml:space="preserve"> </w:t>
      </w:r>
      <w:r w:rsidR="000E1315" w:rsidRPr="009B2A8C">
        <w:rPr>
          <w:sz w:val="24"/>
          <w:szCs w:val="24"/>
        </w:rPr>
        <w:t xml:space="preserve">(SKF) </w:t>
      </w:r>
      <w:r w:rsidRPr="009B2A8C">
        <w:rPr>
          <w:sz w:val="24"/>
          <w:szCs w:val="24"/>
        </w:rPr>
        <w:t xml:space="preserve">di KPPN KPH sendiri tidak berlangsung linear. Skema WFH </w:t>
      </w:r>
      <w:r w:rsidR="00B827AC" w:rsidRPr="009B2A8C">
        <w:rPr>
          <w:sz w:val="24"/>
          <w:szCs w:val="24"/>
        </w:rPr>
        <w:t xml:space="preserve">sempat </w:t>
      </w:r>
      <w:r w:rsidRPr="009B2A8C">
        <w:rPr>
          <w:sz w:val="24"/>
          <w:szCs w:val="24"/>
        </w:rPr>
        <w:t xml:space="preserve">ditiadakan sejak status kedaruratan pandemi Covid-19 dicabut oleh pemerintah. Kerja hadir secara fisik resmi diterapkan kembali dan sistem </w:t>
      </w:r>
      <w:proofErr w:type="spellStart"/>
      <w:r w:rsidRPr="009B2A8C">
        <w:rPr>
          <w:sz w:val="24"/>
          <w:szCs w:val="24"/>
        </w:rPr>
        <w:t>wfh</w:t>
      </w:r>
      <w:proofErr w:type="spellEnd"/>
      <w:r w:rsidR="00B827AC" w:rsidRPr="009B2A8C">
        <w:rPr>
          <w:sz w:val="24"/>
          <w:szCs w:val="24"/>
        </w:rPr>
        <w:t xml:space="preserve"> hanya</w:t>
      </w:r>
      <w:r w:rsidRPr="009B2A8C">
        <w:rPr>
          <w:sz w:val="24"/>
          <w:szCs w:val="24"/>
        </w:rPr>
        <w:t xml:space="preserve"> berlaku kondisional atau hanya diberlakukan dalam situasi </w:t>
      </w:r>
      <w:proofErr w:type="spellStart"/>
      <w:r w:rsidRPr="009B2A8C">
        <w:rPr>
          <w:i/>
          <w:iCs/>
          <w:sz w:val="24"/>
          <w:szCs w:val="24"/>
        </w:rPr>
        <w:t>force</w:t>
      </w:r>
      <w:proofErr w:type="spellEnd"/>
      <w:r w:rsidRPr="009B2A8C">
        <w:rPr>
          <w:i/>
          <w:iCs/>
          <w:sz w:val="24"/>
          <w:szCs w:val="24"/>
        </w:rPr>
        <w:t xml:space="preserve"> </w:t>
      </w:r>
      <w:proofErr w:type="spellStart"/>
      <w:r w:rsidRPr="009B2A8C">
        <w:rPr>
          <w:i/>
          <w:iCs/>
          <w:sz w:val="24"/>
          <w:szCs w:val="24"/>
        </w:rPr>
        <w:t>majeur</w:t>
      </w:r>
      <w:proofErr w:type="spellEnd"/>
      <w:r w:rsidRPr="009B2A8C">
        <w:rPr>
          <w:sz w:val="24"/>
          <w:szCs w:val="24"/>
        </w:rPr>
        <w:t>. Kebijakan ini bertahan sampai awal tahun 2026, hingga akhirnya pemerintah kembali membuka ruang fleksibilitas kerja melalui Surat Edaran Sekretaris Jenderal Kementerian Keuangan Nomor SE-2/MK.1/SJ/2026</w:t>
      </w:r>
      <w:sdt>
        <w:sdtPr>
          <w:rPr>
            <w:sz w:val="24"/>
            <w:szCs w:val="24"/>
          </w:rPr>
          <w:tag w:val="MENDELEY_CITATION_v3_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"/>
          <w:id w:val="2049176785"/>
          <w:placeholder>
            <w:docPart w:val="DefaultPlaceholder_-1854013440"/>
          </w:placeholder>
        </w:sdtPr>
        <w:sdtContent>
          <w:r w:rsidR="006572C9" w:rsidRPr="006572C9">
            <w:rPr>
              <w:color w:val="000000"/>
              <w:sz w:val="24"/>
              <w:szCs w:val="24"/>
            </w:rPr>
            <w:t>[3]</w:t>
          </w:r>
        </w:sdtContent>
      </w:sdt>
      <w:r w:rsidR="00FB6F66">
        <w:rPr>
          <w:sz w:val="24"/>
          <w:szCs w:val="24"/>
        </w:rPr>
        <w:t xml:space="preserve"> </w:t>
      </w:r>
      <w:r w:rsidRPr="009B2A8C">
        <w:rPr>
          <w:sz w:val="24"/>
          <w:szCs w:val="24"/>
        </w:rPr>
        <w:t xml:space="preserve">. Melalui kebijakan terbaru ini, </w:t>
      </w:r>
      <w:r w:rsidR="00B827AC" w:rsidRPr="009B2A8C">
        <w:rPr>
          <w:sz w:val="24"/>
          <w:szCs w:val="24"/>
        </w:rPr>
        <w:t>kerja fleksibel</w:t>
      </w:r>
      <w:r w:rsidRPr="009B2A8C">
        <w:rPr>
          <w:sz w:val="24"/>
          <w:szCs w:val="24"/>
        </w:rPr>
        <w:t xml:space="preserve"> di KPPN KPH diberlakukan kembali dengan formula yang lebih terukur, yaitu pembagian proporsional 50:50 antara pegawai yang WFH dan WFO, namun dibatasi hanya satu hari dalam seminggu serta dijadwalkan antara hari Rabu atau Jumat. Dinamika </w:t>
      </w:r>
      <w:proofErr w:type="spellStart"/>
      <w:r w:rsidRPr="009B2A8C">
        <w:rPr>
          <w:i/>
          <w:iCs/>
          <w:sz w:val="24"/>
          <w:szCs w:val="24"/>
        </w:rPr>
        <w:t>on-off</w:t>
      </w:r>
      <w:proofErr w:type="spellEnd"/>
      <w:r w:rsidRPr="009B2A8C">
        <w:rPr>
          <w:sz w:val="24"/>
          <w:szCs w:val="24"/>
        </w:rPr>
        <w:t xml:space="preserve"> kebijakan WFH ini menjadi indikasi yang kuat bahwa desain </w:t>
      </w:r>
      <w:r w:rsidR="00482ABE" w:rsidRPr="009B2A8C">
        <w:rPr>
          <w:iCs/>
          <w:sz w:val="24"/>
          <w:szCs w:val="24"/>
        </w:rPr>
        <w:t>Sistem Kerja Fleksibel</w:t>
      </w:r>
      <w:r w:rsidRPr="009B2A8C">
        <w:rPr>
          <w:sz w:val="24"/>
          <w:szCs w:val="24"/>
        </w:rPr>
        <w:t xml:space="preserve"> di </w:t>
      </w:r>
      <w:r w:rsidR="004768FA" w:rsidRPr="009B2A8C">
        <w:rPr>
          <w:sz w:val="24"/>
          <w:szCs w:val="24"/>
        </w:rPr>
        <w:t xml:space="preserve">Kemenkeu khususnya </w:t>
      </w:r>
      <w:r w:rsidRPr="009B2A8C">
        <w:rPr>
          <w:sz w:val="24"/>
          <w:szCs w:val="24"/>
        </w:rPr>
        <w:t xml:space="preserve">KPPN KPH masih dalam tahap pencarian formula yang tepat, dan belum pernah diuji secara empiris dampaknya terhadap </w:t>
      </w:r>
      <w:r w:rsidR="00040BA0" w:rsidRPr="009B2A8C">
        <w:rPr>
          <w:sz w:val="24"/>
          <w:szCs w:val="24"/>
        </w:rPr>
        <w:t>kinerja pegawai</w:t>
      </w:r>
      <w:sdt>
        <w:sdtPr>
          <w:rPr>
            <w:sz w:val="24"/>
            <w:szCs w:val="24"/>
          </w:rPr>
          <w:tag w:val="MENDELEY_CITATION_v3_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"/>
          <w:id w:val="1469086173"/>
          <w:placeholder>
            <w:docPart w:val="DefaultPlaceholder_-1854013440"/>
          </w:placeholder>
        </w:sdtPr>
        <w:sdtContent>
          <w:r w:rsidR="006572C9" w:rsidRPr="006572C9">
            <w:rPr>
              <w:color w:val="000000"/>
              <w:sz w:val="24"/>
              <w:szCs w:val="24"/>
            </w:rPr>
            <w:t>[3]</w:t>
          </w:r>
        </w:sdtContent>
      </w:sdt>
      <w:r w:rsidR="00386303">
        <w:rPr>
          <w:sz w:val="24"/>
          <w:szCs w:val="24"/>
        </w:rPr>
        <w:t xml:space="preserve"> </w:t>
      </w:r>
      <w:r w:rsidRPr="009B2A8C">
        <w:rPr>
          <w:sz w:val="24"/>
          <w:szCs w:val="24"/>
        </w:rPr>
        <w:t>.</w:t>
      </w:r>
    </w:p>
    <w:p w14:paraId="5AD50080" w14:textId="4463AC11" w:rsidR="00B450FB" w:rsidRPr="009B2A8C" w:rsidRDefault="00202F7A" w:rsidP="00D16797">
      <w:pPr>
        <w:pStyle w:val="ListParagraph"/>
        <w:ind w:left="360" w:firstLine="360"/>
        <w:rPr>
          <w:sz w:val="24"/>
          <w:szCs w:val="24"/>
        </w:rPr>
      </w:pPr>
      <w:r w:rsidRPr="009B2A8C">
        <w:rPr>
          <w:sz w:val="24"/>
          <w:szCs w:val="24"/>
        </w:rPr>
        <w:t xml:space="preserve">Kementerian Keuangan sebagai salah satu </w:t>
      </w:r>
      <w:proofErr w:type="spellStart"/>
      <w:r w:rsidRPr="009B2A8C">
        <w:rPr>
          <w:sz w:val="24"/>
          <w:szCs w:val="24"/>
        </w:rPr>
        <w:t>pioneer</w:t>
      </w:r>
      <w:proofErr w:type="spellEnd"/>
      <w:r w:rsidRPr="009B2A8C">
        <w:rPr>
          <w:sz w:val="24"/>
          <w:szCs w:val="24"/>
        </w:rPr>
        <w:t xml:space="preserve"> transformasi birokrasi, telah meluncurkan filosofi </w:t>
      </w:r>
      <w:r w:rsidRPr="009B2A8C">
        <w:rPr>
          <w:i/>
          <w:iCs/>
          <w:sz w:val="24"/>
          <w:szCs w:val="24"/>
        </w:rPr>
        <w:t xml:space="preserve">The New </w:t>
      </w:r>
      <w:proofErr w:type="spellStart"/>
      <w:r w:rsidRPr="009B2A8C">
        <w:rPr>
          <w:i/>
          <w:iCs/>
          <w:sz w:val="24"/>
          <w:szCs w:val="24"/>
        </w:rPr>
        <w:t>Thinking</w:t>
      </w:r>
      <w:proofErr w:type="spellEnd"/>
      <w:r w:rsidRPr="009B2A8C">
        <w:rPr>
          <w:i/>
          <w:iCs/>
          <w:sz w:val="24"/>
          <w:szCs w:val="24"/>
        </w:rPr>
        <w:t xml:space="preserve"> </w:t>
      </w:r>
      <w:proofErr w:type="spellStart"/>
      <w:r w:rsidRPr="009B2A8C">
        <w:rPr>
          <w:i/>
          <w:iCs/>
          <w:sz w:val="24"/>
          <w:szCs w:val="24"/>
        </w:rPr>
        <w:t>of</w:t>
      </w:r>
      <w:proofErr w:type="spellEnd"/>
      <w:r w:rsidRPr="009B2A8C">
        <w:rPr>
          <w:i/>
          <w:iCs/>
          <w:sz w:val="24"/>
          <w:szCs w:val="24"/>
        </w:rPr>
        <w:t xml:space="preserve"> </w:t>
      </w:r>
      <w:proofErr w:type="spellStart"/>
      <w:r w:rsidRPr="009B2A8C">
        <w:rPr>
          <w:i/>
          <w:iCs/>
          <w:sz w:val="24"/>
          <w:szCs w:val="24"/>
        </w:rPr>
        <w:t>Working</w:t>
      </w:r>
      <w:proofErr w:type="spellEnd"/>
      <w:r w:rsidRPr="009B2A8C">
        <w:rPr>
          <w:sz w:val="24"/>
          <w:szCs w:val="24"/>
        </w:rPr>
        <w:t xml:space="preserve"> (NTOW) yang menegaskan bahwa evaluasi kinerja pegawai tidak lagi didasarkan pada kehadiran fisik (</w:t>
      </w:r>
      <w:proofErr w:type="spellStart"/>
      <w:r w:rsidRPr="009B2A8C">
        <w:rPr>
          <w:i/>
          <w:iCs/>
          <w:sz w:val="24"/>
          <w:szCs w:val="24"/>
        </w:rPr>
        <w:t>presence-based</w:t>
      </w:r>
      <w:proofErr w:type="spellEnd"/>
      <w:r w:rsidRPr="009B2A8C">
        <w:rPr>
          <w:i/>
          <w:iCs/>
          <w:sz w:val="24"/>
          <w:szCs w:val="24"/>
        </w:rPr>
        <w:t xml:space="preserve"> </w:t>
      </w:r>
      <w:proofErr w:type="spellStart"/>
      <w:r w:rsidRPr="009B2A8C">
        <w:rPr>
          <w:i/>
          <w:iCs/>
          <w:sz w:val="24"/>
          <w:szCs w:val="24"/>
        </w:rPr>
        <w:t>performance</w:t>
      </w:r>
      <w:proofErr w:type="spellEnd"/>
      <w:r w:rsidRPr="009B2A8C">
        <w:rPr>
          <w:sz w:val="24"/>
          <w:szCs w:val="24"/>
        </w:rPr>
        <w:t xml:space="preserve">), melainkan beralih sepenuhnya pada capaian keluaran kerja yang </w:t>
      </w:r>
      <w:proofErr w:type="spellStart"/>
      <w:r w:rsidRPr="009B2A8C">
        <w:rPr>
          <w:sz w:val="24"/>
          <w:szCs w:val="24"/>
        </w:rPr>
        <w:t>akuntabel</w:t>
      </w:r>
      <w:proofErr w:type="spellEnd"/>
      <w:r w:rsidRPr="009B2A8C">
        <w:rPr>
          <w:sz w:val="24"/>
          <w:szCs w:val="24"/>
        </w:rPr>
        <w:t xml:space="preserve"> (</w:t>
      </w:r>
      <w:proofErr w:type="spellStart"/>
      <w:r w:rsidRPr="009B2A8C">
        <w:rPr>
          <w:i/>
          <w:iCs/>
          <w:sz w:val="24"/>
          <w:szCs w:val="24"/>
        </w:rPr>
        <w:t>output-based</w:t>
      </w:r>
      <w:proofErr w:type="spellEnd"/>
      <w:r w:rsidRPr="009B2A8C">
        <w:rPr>
          <w:i/>
          <w:iCs/>
          <w:sz w:val="24"/>
          <w:szCs w:val="24"/>
        </w:rPr>
        <w:t xml:space="preserve"> </w:t>
      </w:r>
      <w:proofErr w:type="spellStart"/>
      <w:r w:rsidRPr="009B2A8C">
        <w:rPr>
          <w:i/>
          <w:iCs/>
          <w:sz w:val="24"/>
          <w:szCs w:val="24"/>
        </w:rPr>
        <w:t>performance</w:t>
      </w:r>
      <w:proofErr w:type="spellEnd"/>
      <w:r w:rsidRPr="009B2A8C">
        <w:rPr>
          <w:sz w:val="24"/>
          <w:szCs w:val="24"/>
        </w:rPr>
        <w:t>)</w:t>
      </w:r>
      <w:sdt>
        <w:sdtPr>
          <w:rPr>
            <w:sz w:val="24"/>
            <w:szCs w:val="24"/>
          </w:rPr>
          <w:tag w:val="MENDELEY_CITATION_v3_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"/>
          <w:id w:val="48813815"/>
          <w:placeholder>
            <w:docPart w:val="DefaultPlaceholder_-1854013440"/>
          </w:placeholder>
        </w:sdtPr>
        <w:sdtContent>
          <w:r w:rsidR="006572C9" w:rsidRPr="006572C9">
            <w:rPr>
              <w:color w:val="000000"/>
              <w:sz w:val="24"/>
              <w:szCs w:val="24"/>
            </w:rPr>
            <w:t>[4]</w:t>
          </w:r>
        </w:sdtContent>
      </w:sdt>
      <w:r w:rsidR="0089505C">
        <w:rPr>
          <w:sz w:val="24"/>
          <w:szCs w:val="24"/>
        </w:rPr>
        <w:t xml:space="preserve"> </w:t>
      </w:r>
      <w:r w:rsidRPr="009B2A8C">
        <w:rPr>
          <w:sz w:val="24"/>
          <w:szCs w:val="24"/>
        </w:rPr>
        <w:t>. Apabila ditinjau dari capaian kinerja organisasi dan kinerja pegawai, KPPN KPH mencerminkan kondisi organisasi yang prima dan berkinerja tinggi. Data kinerja KPPN KPH dari tahun 2023</w:t>
      </w:r>
      <w:r w:rsidR="009F1E02" w:rsidRPr="009B2A8C">
        <w:rPr>
          <w:sz w:val="24"/>
          <w:szCs w:val="24"/>
        </w:rPr>
        <w:t xml:space="preserve"> </w:t>
      </w:r>
      <w:r w:rsidRPr="009B2A8C">
        <w:rPr>
          <w:sz w:val="24"/>
          <w:szCs w:val="24"/>
        </w:rPr>
        <w:t>- 2025 dapat digambarkan sebagai berikut:</w:t>
      </w:r>
    </w:p>
    <w:p w14:paraId="247CEF65" w14:textId="2C546E6E" w:rsidR="00C71856" w:rsidRPr="009B2A8C" w:rsidRDefault="00C71856" w:rsidP="00DB6D0B">
      <w:pPr>
        <w:pStyle w:val="ListParagraph"/>
        <w:spacing w:before="0"/>
        <w:ind w:left="360" w:firstLine="360"/>
        <w:jc w:val="center"/>
        <w:rPr>
          <w:sz w:val="24"/>
          <w:szCs w:val="24"/>
        </w:rPr>
      </w:pPr>
      <w:r w:rsidRPr="009B2A8C">
        <w:rPr>
          <w:sz w:val="24"/>
          <w:szCs w:val="24"/>
        </w:rPr>
        <w:t>Tabel 1.1</w:t>
      </w:r>
    </w:p>
    <w:p w14:paraId="41C2573F" w14:textId="501FAC84" w:rsidR="00D865B4" w:rsidRPr="00F714B0" w:rsidRDefault="00C71856" w:rsidP="00F714B0">
      <w:pPr>
        <w:pStyle w:val="ListParagraph"/>
        <w:spacing w:before="0"/>
        <w:ind w:left="360" w:firstLine="360"/>
        <w:jc w:val="center"/>
        <w:rPr>
          <w:b/>
          <w:bCs/>
          <w:sz w:val="24"/>
          <w:szCs w:val="24"/>
        </w:rPr>
      </w:pPr>
      <w:r w:rsidRPr="009B2A8C">
        <w:rPr>
          <w:b/>
          <w:bCs/>
          <w:sz w:val="24"/>
          <w:szCs w:val="24"/>
        </w:rPr>
        <w:t>Data Kinerja KPPN KPH 2023-2025</w:t>
      </w:r>
    </w:p>
    <w:tbl>
      <w:tblPr>
        <w:tblStyle w:val="GridTable4-Accent1"/>
        <w:tblW w:w="7176"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2835"/>
        <w:gridCol w:w="2924"/>
      </w:tblGrid>
      <w:tr w:rsidR="009B4D47" w:rsidRPr="009B2A8C" w14:paraId="38D71428" w14:textId="77777777" w:rsidTr="00A63B4E">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vAlign w:val="center"/>
            <w:hideMark/>
          </w:tcPr>
          <w:p w14:paraId="272FFACA" w14:textId="3747BC8A" w:rsidR="009B4D47" w:rsidRPr="009B2A8C" w:rsidRDefault="009B4D47" w:rsidP="00F714B0">
            <w:pPr>
              <w:spacing w:line="240" w:lineRule="auto"/>
              <w:ind w:firstLine="183"/>
              <w:jc w:val="center"/>
              <w:rPr>
                <w:b w:val="0"/>
                <w:bCs w:val="0"/>
                <w:color w:val="000000"/>
                <w:sz w:val="24"/>
                <w:szCs w:val="24"/>
                <w:lang w:val="en-ID" w:eastAsia="en-ID"/>
              </w:rPr>
            </w:pPr>
            <w:proofErr w:type="spellStart"/>
            <w:r w:rsidRPr="009B2A8C">
              <w:rPr>
                <w:b w:val="0"/>
                <w:bCs w:val="0"/>
                <w:color w:val="000000"/>
                <w:sz w:val="24"/>
                <w:szCs w:val="24"/>
                <w:lang w:val="en-ID" w:eastAsia="en-ID"/>
              </w:rPr>
              <w:t>Tahun</w:t>
            </w:r>
            <w:proofErr w:type="spellEnd"/>
          </w:p>
          <w:p w14:paraId="6369B8C6" w14:textId="77777777" w:rsidR="009B4D47" w:rsidRPr="009B2A8C" w:rsidRDefault="009B4D47" w:rsidP="00F714B0">
            <w:pPr>
              <w:spacing w:line="240" w:lineRule="auto"/>
              <w:ind w:firstLine="183"/>
              <w:jc w:val="center"/>
              <w:rPr>
                <w:b w:val="0"/>
                <w:bCs w:val="0"/>
                <w:sz w:val="24"/>
                <w:szCs w:val="24"/>
                <w:lang w:val="en-ID" w:eastAsia="en-ID"/>
              </w:rPr>
            </w:pPr>
          </w:p>
        </w:tc>
        <w:tc>
          <w:tcPr>
            <w:tcW w:w="2835" w:type="dxa"/>
            <w:tcBorders>
              <w:top w:val="none" w:sz="0" w:space="0" w:color="auto"/>
              <w:left w:val="none" w:sz="0" w:space="0" w:color="auto"/>
              <w:bottom w:val="none" w:sz="0" w:space="0" w:color="auto"/>
              <w:right w:val="none" w:sz="0" w:space="0" w:color="auto"/>
            </w:tcBorders>
            <w:vAlign w:val="center"/>
            <w:hideMark/>
          </w:tcPr>
          <w:p w14:paraId="69E27764" w14:textId="6BEE4E0A" w:rsidR="009B4D47" w:rsidRPr="009B2A8C" w:rsidRDefault="009B4D47" w:rsidP="00F714B0">
            <w:pPr>
              <w:spacing w:line="240" w:lineRule="auto"/>
              <w:ind w:firstLine="183"/>
              <w:jc w:val="center"/>
              <w:cnfStyle w:val="100000000000" w:firstRow="1" w:lastRow="0" w:firstColumn="0" w:lastColumn="0" w:oddVBand="0" w:evenVBand="0" w:oddHBand="0" w:evenHBand="0" w:firstRowFirstColumn="0" w:firstRowLastColumn="0" w:lastRowFirstColumn="0" w:lastRowLastColumn="0"/>
              <w:rPr>
                <w:b w:val="0"/>
                <w:bCs w:val="0"/>
                <w:color w:val="000000"/>
                <w:sz w:val="24"/>
                <w:szCs w:val="24"/>
                <w:lang w:val="en-ID" w:eastAsia="en-ID"/>
              </w:rPr>
            </w:pPr>
            <w:r w:rsidRPr="009B2A8C">
              <w:rPr>
                <w:b w:val="0"/>
                <w:bCs w:val="0"/>
                <w:color w:val="000000"/>
                <w:sz w:val="24"/>
                <w:szCs w:val="24"/>
                <w:lang w:val="en-ID" w:eastAsia="en-ID"/>
              </w:rPr>
              <w:t xml:space="preserve">Nilai Kinerja </w:t>
            </w:r>
            <w:proofErr w:type="spellStart"/>
            <w:r w:rsidRPr="009B2A8C">
              <w:rPr>
                <w:b w:val="0"/>
                <w:bCs w:val="0"/>
                <w:color w:val="000000"/>
                <w:sz w:val="24"/>
                <w:szCs w:val="24"/>
                <w:lang w:val="en-ID" w:eastAsia="en-ID"/>
              </w:rPr>
              <w:t>Organisasi</w:t>
            </w:r>
            <w:proofErr w:type="spellEnd"/>
            <w:r w:rsidR="006745BA" w:rsidRPr="009B2A8C">
              <w:rPr>
                <w:b w:val="0"/>
                <w:bCs w:val="0"/>
                <w:color w:val="000000"/>
                <w:sz w:val="24"/>
                <w:szCs w:val="24"/>
                <w:lang w:val="en-ID" w:eastAsia="en-ID"/>
              </w:rPr>
              <w:t xml:space="preserve"> </w:t>
            </w:r>
            <w:r w:rsidRPr="009B2A8C">
              <w:rPr>
                <w:b w:val="0"/>
                <w:bCs w:val="0"/>
                <w:color w:val="000000"/>
                <w:sz w:val="24"/>
                <w:szCs w:val="24"/>
                <w:lang w:val="en-ID" w:eastAsia="en-ID"/>
              </w:rPr>
              <w:t>(NKO)</w:t>
            </w:r>
          </w:p>
        </w:tc>
        <w:tc>
          <w:tcPr>
            <w:tcW w:w="2924" w:type="dxa"/>
            <w:tcBorders>
              <w:top w:val="none" w:sz="0" w:space="0" w:color="auto"/>
              <w:left w:val="none" w:sz="0" w:space="0" w:color="auto"/>
              <w:bottom w:val="none" w:sz="0" w:space="0" w:color="auto"/>
              <w:right w:val="none" w:sz="0" w:space="0" w:color="auto"/>
            </w:tcBorders>
            <w:vAlign w:val="center"/>
            <w:hideMark/>
          </w:tcPr>
          <w:p w14:paraId="300B3403" w14:textId="395CF93A" w:rsidR="009B4D47" w:rsidRPr="009B2A8C" w:rsidRDefault="009B4D47" w:rsidP="00F714B0">
            <w:pPr>
              <w:spacing w:line="240" w:lineRule="auto"/>
              <w:ind w:firstLine="183"/>
              <w:jc w:val="center"/>
              <w:cnfStyle w:val="100000000000" w:firstRow="1" w:lastRow="0" w:firstColumn="0" w:lastColumn="0" w:oddVBand="0" w:evenVBand="0" w:oddHBand="0" w:evenHBand="0" w:firstRowFirstColumn="0" w:firstRowLastColumn="0" w:lastRowFirstColumn="0" w:lastRowLastColumn="0"/>
              <w:rPr>
                <w:b w:val="0"/>
                <w:bCs w:val="0"/>
                <w:color w:val="000000"/>
                <w:sz w:val="24"/>
                <w:szCs w:val="24"/>
                <w:lang w:val="en-ID" w:eastAsia="en-ID"/>
              </w:rPr>
            </w:pPr>
            <w:r w:rsidRPr="009B2A8C">
              <w:rPr>
                <w:b w:val="0"/>
                <w:bCs w:val="0"/>
                <w:color w:val="000000"/>
                <w:sz w:val="24"/>
                <w:szCs w:val="24"/>
                <w:lang w:val="en-ID" w:eastAsia="en-ID"/>
              </w:rPr>
              <w:t xml:space="preserve">Rata-Rata Nilai Kinerja </w:t>
            </w:r>
            <w:proofErr w:type="spellStart"/>
            <w:r w:rsidRPr="009B2A8C">
              <w:rPr>
                <w:b w:val="0"/>
                <w:bCs w:val="0"/>
                <w:color w:val="000000"/>
                <w:sz w:val="24"/>
                <w:szCs w:val="24"/>
                <w:lang w:val="en-ID" w:eastAsia="en-ID"/>
              </w:rPr>
              <w:t>Pegawai</w:t>
            </w:r>
            <w:proofErr w:type="spellEnd"/>
            <w:r w:rsidR="00F27CD6" w:rsidRPr="009B2A8C">
              <w:rPr>
                <w:b w:val="0"/>
                <w:bCs w:val="0"/>
                <w:color w:val="000000"/>
                <w:sz w:val="24"/>
                <w:szCs w:val="24"/>
                <w:lang w:val="en-ID" w:eastAsia="en-ID"/>
              </w:rPr>
              <w:t xml:space="preserve"> (NKP)</w:t>
            </w:r>
          </w:p>
        </w:tc>
      </w:tr>
      <w:tr w:rsidR="009B4D47" w:rsidRPr="009B2A8C" w14:paraId="102FF550" w14:textId="77777777" w:rsidTr="00A63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2E2D1DCC" w14:textId="77777777" w:rsidR="009B4D47" w:rsidRPr="009B2A8C" w:rsidRDefault="009B4D47" w:rsidP="00721C57">
            <w:pPr>
              <w:spacing w:line="240" w:lineRule="auto"/>
              <w:ind w:firstLine="0"/>
              <w:jc w:val="center"/>
              <w:rPr>
                <w:b w:val="0"/>
                <w:bCs w:val="0"/>
                <w:color w:val="000000"/>
                <w:sz w:val="24"/>
                <w:szCs w:val="24"/>
                <w:lang w:val="en-ID" w:eastAsia="en-ID"/>
              </w:rPr>
            </w:pPr>
            <w:r w:rsidRPr="009B2A8C">
              <w:rPr>
                <w:b w:val="0"/>
                <w:bCs w:val="0"/>
                <w:color w:val="000000"/>
                <w:sz w:val="24"/>
                <w:szCs w:val="24"/>
                <w:lang w:val="en-ID" w:eastAsia="en-ID"/>
              </w:rPr>
              <w:t>2023</w:t>
            </w:r>
          </w:p>
        </w:tc>
        <w:tc>
          <w:tcPr>
            <w:tcW w:w="2835" w:type="dxa"/>
            <w:vAlign w:val="center"/>
            <w:hideMark/>
          </w:tcPr>
          <w:p w14:paraId="13DCD7BB" w14:textId="77777777" w:rsidR="009B4D47" w:rsidRPr="009B2A8C" w:rsidRDefault="009B4D47" w:rsidP="00721C57">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sz w:val="24"/>
                <w:szCs w:val="24"/>
                <w:lang w:val="en-ID" w:eastAsia="en-ID"/>
              </w:rPr>
            </w:pPr>
            <w:r w:rsidRPr="009B2A8C">
              <w:rPr>
                <w:color w:val="000000"/>
                <w:sz w:val="24"/>
                <w:szCs w:val="24"/>
                <w:lang w:val="en-ID" w:eastAsia="en-ID"/>
              </w:rPr>
              <w:t>112,84</w:t>
            </w:r>
          </w:p>
        </w:tc>
        <w:tc>
          <w:tcPr>
            <w:tcW w:w="2924" w:type="dxa"/>
            <w:noWrap/>
            <w:vAlign w:val="center"/>
            <w:hideMark/>
          </w:tcPr>
          <w:p w14:paraId="1A4CD264" w14:textId="77777777" w:rsidR="009B4D47" w:rsidRPr="009B2A8C" w:rsidRDefault="009B4D47" w:rsidP="00721C57">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sz w:val="24"/>
                <w:szCs w:val="24"/>
                <w:lang w:val="en-ID" w:eastAsia="en-ID"/>
              </w:rPr>
            </w:pPr>
            <w:r w:rsidRPr="009B2A8C">
              <w:rPr>
                <w:color w:val="000000"/>
                <w:sz w:val="24"/>
                <w:szCs w:val="24"/>
                <w:lang w:val="en-ID" w:eastAsia="en-ID"/>
              </w:rPr>
              <w:t>106,10</w:t>
            </w:r>
          </w:p>
        </w:tc>
      </w:tr>
      <w:tr w:rsidR="009B4D47" w:rsidRPr="009B2A8C" w14:paraId="080EA7BE" w14:textId="77777777" w:rsidTr="00A63B4E">
        <w:trPr>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1AE2AD45" w14:textId="77777777" w:rsidR="009B4D47" w:rsidRPr="009B2A8C" w:rsidRDefault="009B4D47" w:rsidP="00721C57">
            <w:pPr>
              <w:spacing w:line="240" w:lineRule="auto"/>
              <w:ind w:firstLine="0"/>
              <w:jc w:val="center"/>
              <w:rPr>
                <w:b w:val="0"/>
                <w:bCs w:val="0"/>
                <w:color w:val="000000"/>
                <w:sz w:val="24"/>
                <w:szCs w:val="24"/>
                <w:lang w:val="en-ID" w:eastAsia="en-ID"/>
              </w:rPr>
            </w:pPr>
            <w:r w:rsidRPr="009B2A8C">
              <w:rPr>
                <w:b w:val="0"/>
                <w:bCs w:val="0"/>
                <w:color w:val="000000"/>
                <w:sz w:val="24"/>
                <w:szCs w:val="24"/>
                <w:lang w:val="en-ID" w:eastAsia="en-ID"/>
              </w:rPr>
              <w:t>2024</w:t>
            </w:r>
          </w:p>
        </w:tc>
        <w:tc>
          <w:tcPr>
            <w:tcW w:w="2835" w:type="dxa"/>
            <w:vAlign w:val="center"/>
            <w:hideMark/>
          </w:tcPr>
          <w:p w14:paraId="051DF42E" w14:textId="77777777" w:rsidR="009B4D47" w:rsidRPr="009B2A8C" w:rsidRDefault="009B4D47" w:rsidP="00721C57">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000000"/>
                <w:sz w:val="24"/>
                <w:szCs w:val="24"/>
                <w:lang w:val="en-ID" w:eastAsia="en-ID"/>
              </w:rPr>
            </w:pPr>
            <w:r w:rsidRPr="009B2A8C">
              <w:rPr>
                <w:color w:val="000000"/>
                <w:sz w:val="24"/>
                <w:szCs w:val="24"/>
                <w:lang w:val="en-ID" w:eastAsia="en-ID"/>
              </w:rPr>
              <w:t>118,00</w:t>
            </w:r>
          </w:p>
        </w:tc>
        <w:tc>
          <w:tcPr>
            <w:tcW w:w="2924" w:type="dxa"/>
            <w:noWrap/>
            <w:vAlign w:val="center"/>
            <w:hideMark/>
          </w:tcPr>
          <w:p w14:paraId="692D4075" w14:textId="77777777" w:rsidR="009B4D47" w:rsidRPr="009B2A8C" w:rsidRDefault="009B4D47" w:rsidP="00721C57">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000000"/>
                <w:sz w:val="24"/>
                <w:szCs w:val="24"/>
                <w:lang w:val="en-ID" w:eastAsia="en-ID"/>
              </w:rPr>
            </w:pPr>
            <w:r w:rsidRPr="009B2A8C">
              <w:rPr>
                <w:color w:val="000000"/>
                <w:sz w:val="24"/>
                <w:szCs w:val="24"/>
                <w:lang w:val="en-ID" w:eastAsia="en-ID"/>
              </w:rPr>
              <w:t>113,22</w:t>
            </w:r>
          </w:p>
        </w:tc>
      </w:tr>
      <w:tr w:rsidR="009B4D47" w:rsidRPr="009B2A8C" w14:paraId="2BD4D31C" w14:textId="77777777" w:rsidTr="00A63B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3545D255" w14:textId="77777777" w:rsidR="009B4D47" w:rsidRPr="009B2A8C" w:rsidRDefault="009B4D47" w:rsidP="00721C57">
            <w:pPr>
              <w:spacing w:line="240" w:lineRule="auto"/>
              <w:ind w:firstLine="0"/>
              <w:jc w:val="center"/>
              <w:rPr>
                <w:b w:val="0"/>
                <w:bCs w:val="0"/>
                <w:color w:val="000000"/>
                <w:sz w:val="24"/>
                <w:szCs w:val="24"/>
                <w:lang w:val="en-ID" w:eastAsia="en-ID"/>
              </w:rPr>
            </w:pPr>
            <w:r w:rsidRPr="009B2A8C">
              <w:rPr>
                <w:b w:val="0"/>
                <w:bCs w:val="0"/>
                <w:color w:val="000000"/>
                <w:sz w:val="24"/>
                <w:szCs w:val="24"/>
                <w:lang w:val="en-ID" w:eastAsia="en-ID"/>
              </w:rPr>
              <w:lastRenderedPageBreak/>
              <w:t>2025</w:t>
            </w:r>
          </w:p>
        </w:tc>
        <w:tc>
          <w:tcPr>
            <w:tcW w:w="2835" w:type="dxa"/>
            <w:vAlign w:val="center"/>
            <w:hideMark/>
          </w:tcPr>
          <w:p w14:paraId="52A2C418" w14:textId="77777777" w:rsidR="009B4D47" w:rsidRPr="009B2A8C" w:rsidRDefault="009B4D47" w:rsidP="00721C57">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sz w:val="24"/>
                <w:szCs w:val="24"/>
                <w:lang w:val="en-ID" w:eastAsia="en-ID"/>
              </w:rPr>
            </w:pPr>
            <w:r w:rsidRPr="009B2A8C">
              <w:rPr>
                <w:color w:val="000000"/>
                <w:sz w:val="24"/>
                <w:szCs w:val="24"/>
                <w:lang w:val="en-ID" w:eastAsia="en-ID"/>
              </w:rPr>
              <w:t>119,37</w:t>
            </w:r>
          </w:p>
        </w:tc>
        <w:tc>
          <w:tcPr>
            <w:tcW w:w="2924" w:type="dxa"/>
            <w:noWrap/>
            <w:vAlign w:val="center"/>
            <w:hideMark/>
          </w:tcPr>
          <w:p w14:paraId="4949B5EB" w14:textId="77777777" w:rsidR="009B4D47" w:rsidRPr="009B2A8C" w:rsidRDefault="009B4D47" w:rsidP="00721C57">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sz w:val="24"/>
                <w:szCs w:val="24"/>
                <w:lang w:val="en-ID" w:eastAsia="en-ID"/>
              </w:rPr>
            </w:pPr>
            <w:r w:rsidRPr="009B2A8C">
              <w:rPr>
                <w:color w:val="000000"/>
                <w:sz w:val="24"/>
                <w:szCs w:val="24"/>
                <w:lang w:val="en-ID" w:eastAsia="en-ID"/>
              </w:rPr>
              <w:t>112,21</w:t>
            </w:r>
          </w:p>
        </w:tc>
      </w:tr>
    </w:tbl>
    <w:p w14:paraId="345B7383" w14:textId="4FAD5844" w:rsidR="00793DFF" w:rsidRPr="009B2A8C" w:rsidRDefault="00D865B4" w:rsidP="00D865B4">
      <w:pPr>
        <w:pStyle w:val="ListParagraph"/>
        <w:ind w:left="360" w:firstLine="360"/>
        <w:rPr>
          <w:sz w:val="24"/>
          <w:szCs w:val="24"/>
        </w:rPr>
      </w:pPr>
      <w:r w:rsidRPr="009B2A8C">
        <w:rPr>
          <w:sz w:val="24"/>
          <w:szCs w:val="24"/>
        </w:rPr>
        <w:t xml:space="preserve">    Sumber: Data diolah oleh peneliti, 2026</w:t>
      </w:r>
    </w:p>
    <w:p w14:paraId="723FF733" w14:textId="1F3C7C71" w:rsidR="00301560" w:rsidRPr="009B2A8C" w:rsidRDefault="00672923" w:rsidP="00D865B4">
      <w:pPr>
        <w:pStyle w:val="ListParagraph"/>
        <w:ind w:left="360" w:firstLine="0"/>
        <w:rPr>
          <w:sz w:val="24"/>
          <w:szCs w:val="24"/>
        </w:rPr>
      </w:pPr>
      <w:r w:rsidRPr="009B2A8C">
        <w:rPr>
          <w:sz w:val="24"/>
          <w:szCs w:val="24"/>
        </w:rPr>
        <w:t xml:space="preserve">Sebagai kantor pelayanan, KPPN KPH juga memiliki IKU </w:t>
      </w:r>
      <w:proofErr w:type="spellStart"/>
      <w:r w:rsidRPr="009B2A8C">
        <w:rPr>
          <w:sz w:val="24"/>
          <w:szCs w:val="24"/>
        </w:rPr>
        <w:t>customer</w:t>
      </w:r>
      <w:proofErr w:type="spellEnd"/>
      <w:r w:rsidRPr="009B2A8C">
        <w:rPr>
          <w:sz w:val="24"/>
          <w:szCs w:val="24"/>
        </w:rPr>
        <w:t xml:space="preserve"> yang dinamakan Indeks Kepuasan Mitra Kerja terhadap layanan KPPN, yang diukur dari hasil survei langsung kepada para </w:t>
      </w:r>
      <w:proofErr w:type="spellStart"/>
      <w:r w:rsidRPr="009B2A8C">
        <w:rPr>
          <w:i/>
          <w:iCs/>
          <w:sz w:val="24"/>
          <w:szCs w:val="24"/>
        </w:rPr>
        <w:t>stakeholder</w:t>
      </w:r>
      <w:proofErr w:type="spellEnd"/>
      <w:r w:rsidRPr="009B2A8C">
        <w:rPr>
          <w:sz w:val="24"/>
          <w:szCs w:val="24"/>
        </w:rPr>
        <w:t xml:space="preserve"> yang dilayani. Capaian indikator ini konsisten melampaui target sepanjang 2023</w:t>
      </w:r>
      <w:r w:rsidR="009F1E02" w:rsidRPr="009B2A8C">
        <w:rPr>
          <w:sz w:val="24"/>
          <w:szCs w:val="24"/>
        </w:rPr>
        <w:t xml:space="preserve"> </w:t>
      </w:r>
      <w:r w:rsidRPr="009B2A8C">
        <w:rPr>
          <w:sz w:val="24"/>
          <w:szCs w:val="24"/>
        </w:rPr>
        <w:t>-</w:t>
      </w:r>
      <w:r w:rsidR="009F1E02" w:rsidRPr="009B2A8C">
        <w:rPr>
          <w:sz w:val="24"/>
          <w:szCs w:val="24"/>
        </w:rPr>
        <w:t xml:space="preserve"> </w:t>
      </w:r>
      <w:r w:rsidRPr="009B2A8C">
        <w:rPr>
          <w:sz w:val="24"/>
          <w:szCs w:val="24"/>
        </w:rPr>
        <w:t>2025:</w:t>
      </w:r>
    </w:p>
    <w:p w14:paraId="42023BC5" w14:textId="6CB711E3" w:rsidR="00D865B4" w:rsidRPr="009B2A8C" w:rsidRDefault="00D865B4" w:rsidP="00641532">
      <w:pPr>
        <w:pStyle w:val="ListParagraph"/>
        <w:spacing w:before="0"/>
        <w:ind w:left="360" w:firstLine="360"/>
        <w:jc w:val="center"/>
        <w:rPr>
          <w:sz w:val="24"/>
          <w:szCs w:val="24"/>
        </w:rPr>
      </w:pPr>
      <w:r w:rsidRPr="009B2A8C">
        <w:rPr>
          <w:sz w:val="24"/>
          <w:szCs w:val="24"/>
        </w:rPr>
        <w:t>Tabel 1.2</w:t>
      </w:r>
    </w:p>
    <w:p w14:paraId="7AEB464B" w14:textId="28F5629E" w:rsidR="00D865B4" w:rsidRPr="009B2A8C" w:rsidRDefault="00D865B4" w:rsidP="00641532">
      <w:pPr>
        <w:pStyle w:val="ListParagraph"/>
        <w:spacing w:before="0"/>
        <w:ind w:left="360" w:firstLine="360"/>
        <w:jc w:val="center"/>
        <w:rPr>
          <w:b/>
          <w:bCs/>
          <w:sz w:val="24"/>
          <w:szCs w:val="24"/>
        </w:rPr>
      </w:pPr>
      <w:r w:rsidRPr="009B2A8C">
        <w:rPr>
          <w:b/>
          <w:bCs/>
          <w:sz w:val="24"/>
          <w:szCs w:val="24"/>
        </w:rPr>
        <w:t>Capaian IKU Layanan KPPN KPH</w:t>
      </w:r>
      <w:r w:rsidR="000E1315" w:rsidRPr="009B2A8C">
        <w:rPr>
          <w:b/>
          <w:bCs/>
          <w:sz w:val="24"/>
          <w:szCs w:val="24"/>
        </w:rPr>
        <w:t xml:space="preserve"> 2023-2025</w:t>
      </w:r>
    </w:p>
    <w:tbl>
      <w:tblPr>
        <w:tblW w:w="7088"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2409"/>
        <w:gridCol w:w="2552"/>
      </w:tblGrid>
      <w:tr w:rsidR="00885C69" w:rsidRPr="009B2A8C" w14:paraId="65842C23" w14:textId="77777777" w:rsidTr="00641532">
        <w:trPr>
          <w:trHeight w:val="255"/>
        </w:trPr>
        <w:tc>
          <w:tcPr>
            <w:tcW w:w="2127" w:type="dxa"/>
            <w:noWrap/>
            <w:vAlign w:val="bottom"/>
            <w:hideMark/>
          </w:tcPr>
          <w:p w14:paraId="34696DAC" w14:textId="401EBF4D" w:rsidR="00885C69" w:rsidRPr="009B2A8C" w:rsidRDefault="00875BE5" w:rsidP="00F714B0">
            <w:pPr>
              <w:spacing w:line="240" w:lineRule="auto"/>
              <w:rPr>
                <w:color w:val="000000"/>
                <w:sz w:val="24"/>
                <w:szCs w:val="24"/>
                <w:lang w:val="en-ID" w:eastAsia="en-ID"/>
              </w:rPr>
            </w:pPr>
            <w:proofErr w:type="spellStart"/>
            <w:r w:rsidRPr="009B2A8C">
              <w:rPr>
                <w:color w:val="000000"/>
                <w:sz w:val="24"/>
                <w:szCs w:val="24"/>
                <w:lang w:val="en-ID" w:eastAsia="en-ID"/>
              </w:rPr>
              <w:t>Tahun</w:t>
            </w:r>
            <w:proofErr w:type="spellEnd"/>
          </w:p>
        </w:tc>
        <w:tc>
          <w:tcPr>
            <w:tcW w:w="2409" w:type="dxa"/>
            <w:noWrap/>
            <w:vAlign w:val="center"/>
            <w:hideMark/>
          </w:tcPr>
          <w:p w14:paraId="4BA13D5E" w14:textId="77777777" w:rsidR="00885C69" w:rsidRPr="009B2A8C" w:rsidRDefault="00885C69" w:rsidP="00F714B0">
            <w:pPr>
              <w:spacing w:line="240" w:lineRule="auto"/>
              <w:jc w:val="center"/>
              <w:rPr>
                <w:color w:val="000000"/>
                <w:sz w:val="24"/>
                <w:szCs w:val="24"/>
                <w:lang w:val="en-ID" w:eastAsia="en-ID"/>
              </w:rPr>
            </w:pPr>
            <w:r w:rsidRPr="009B2A8C">
              <w:rPr>
                <w:color w:val="000000"/>
                <w:sz w:val="24"/>
                <w:szCs w:val="24"/>
                <w:lang w:val="en-ID" w:eastAsia="en-ID"/>
              </w:rPr>
              <w:t>Target</w:t>
            </w:r>
          </w:p>
        </w:tc>
        <w:tc>
          <w:tcPr>
            <w:tcW w:w="2552" w:type="dxa"/>
            <w:noWrap/>
            <w:vAlign w:val="center"/>
            <w:hideMark/>
          </w:tcPr>
          <w:p w14:paraId="03BC2FD8" w14:textId="77777777" w:rsidR="00885C69" w:rsidRPr="009B2A8C" w:rsidRDefault="00885C69" w:rsidP="00F714B0">
            <w:pPr>
              <w:spacing w:line="240" w:lineRule="auto"/>
              <w:jc w:val="center"/>
              <w:rPr>
                <w:color w:val="000000"/>
                <w:sz w:val="24"/>
                <w:szCs w:val="24"/>
                <w:lang w:val="en-ID" w:eastAsia="en-ID"/>
              </w:rPr>
            </w:pPr>
            <w:proofErr w:type="spellStart"/>
            <w:r w:rsidRPr="009B2A8C">
              <w:rPr>
                <w:color w:val="000000"/>
                <w:sz w:val="24"/>
                <w:szCs w:val="24"/>
                <w:lang w:val="en-ID" w:eastAsia="en-ID"/>
              </w:rPr>
              <w:t>Capaian</w:t>
            </w:r>
            <w:proofErr w:type="spellEnd"/>
          </w:p>
        </w:tc>
      </w:tr>
      <w:tr w:rsidR="00885C69" w:rsidRPr="009B2A8C" w14:paraId="6AD730FD" w14:textId="77777777" w:rsidTr="00641532">
        <w:trPr>
          <w:trHeight w:val="255"/>
        </w:trPr>
        <w:tc>
          <w:tcPr>
            <w:tcW w:w="2127" w:type="dxa"/>
            <w:noWrap/>
            <w:vAlign w:val="bottom"/>
            <w:hideMark/>
          </w:tcPr>
          <w:p w14:paraId="18A8F811" w14:textId="00DEB3A2" w:rsidR="00885C69" w:rsidRPr="009B2A8C" w:rsidRDefault="00885C69" w:rsidP="00F714B0">
            <w:pPr>
              <w:spacing w:line="240" w:lineRule="auto"/>
              <w:rPr>
                <w:sz w:val="24"/>
                <w:szCs w:val="24"/>
                <w:lang w:val="en-ID" w:eastAsia="en-ID"/>
              </w:rPr>
            </w:pPr>
            <w:r w:rsidRPr="009B2A8C">
              <w:rPr>
                <w:color w:val="000000"/>
                <w:sz w:val="24"/>
                <w:szCs w:val="24"/>
                <w:lang w:val="en-ID" w:eastAsia="en-ID"/>
              </w:rPr>
              <w:t>2023</w:t>
            </w:r>
          </w:p>
        </w:tc>
        <w:tc>
          <w:tcPr>
            <w:tcW w:w="2409" w:type="dxa"/>
            <w:noWrap/>
            <w:vAlign w:val="center"/>
            <w:hideMark/>
          </w:tcPr>
          <w:p w14:paraId="254152DC" w14:textId="77777777" w:rsidR="00885C69" w:rsidRPr="009B2A8C" w:rsidRDefault="00885C69" w:rsidP="00F714B0">
            <w:pPr>
              <w:spacing w:line="240" w:lineRule="auto"/>
              <w:jc w:val="center"/>
              <w:rPr>
                <w:color w:val="000000"/>
                <w:sz w:val="24"/>
                <w:szCs w:val="24"/>
                <w:lang w:val="en-ID" w:eastAsia="en-ID"/>
              </w:rPr>
            </w:pPr>
            <w:r w:rsidRPr="009B2A8C">
              <w:rPr>
                <w:color w:val="000000"/>
                <w:sz w:val="24"/>
                <w:szCs w:val="24"/>
                <w:lang w:val="en-ID" w:eastAsia="en-ID"/>
              </w:rPr>
              <w:t>3</w:t>
            </w:r>
          </w:p>
        </w:tc>
        <w:tc>
          <w:tcPr>
            <w:tcW w:w="2552" w:type="dxa"/>
            <w:noWrap/>
            <w:vAlign w:val="center"/>
            <w:hideMark/>
          </w:tcPr>
          <w:p w14:paraId="56147B9E" w14:textId="77777777" w:rsidR="00885C69" w:rsidRPr="009B2A8C" w:rsidRDefault="00885C69" w:rsidP="00F714B0">
            <w:pPr>
              <w:spacing w:line="240" w:lineRule="auto"/>
              <w:jc w:val="center"/>
              <w:rPr>
                <w:color w:val="000000"/>
                <w:sz w:val="24"/>
                <w:szCs w:val="24"/>
                <w:lang w:val="en-ID" w:eastAsia="en-ID"/>
              </w:rPr>
            </w:pPr>
            <w:r w:rsidRPr="009B2A8C">
              <w:rPr>
                <w:color w:val="000000"/>
                <w:sz w:val="24"/>
                <w:szCs w:val="24"/>
                <w:lang w:val="en-ID" w:eastAsia="en-ID"/>
              </w:rPr>
              <w:t>4</w:t>
            </w:r>
          </w:p>
        </w:tc>
      </w:tr>
      <w:tr w:rsidR="00885C69" w:rsidRPr="009B2A8C" w14:paraId="49F582F0" w14:textId="77777777" w:rsidTr="00641532">
        <w:trPr>
          <w:trHeight w:val="255"/>
        </w:trPr>
        <w:tc>
          <w:tcPr>
            <w:tcW w:w="2127" w:type="dxa"/>
            <w:noWrap/>
            <w:vAlign w:val="bottom"/>
            <w:hideMark/>
          </w:tcPr>
          <w:p w14:paraId="60EDAC06" w14:textId="077CC0A6" w:rsidR="00885C69" w:rsidRPr="009B2A8C" w:rsidRDefault="00885C69" w:rsidP="00F714B0">
            <w:pPr>
              <w:spacing w:line="240" w:lineRule="auto"/>
              <w:rPr>
                <w:sz w:val="24"/>
                <w:szCs w:val="24"/>
                <w:lang w:val="en-ID" w:eastAsia="en-ID"/>
              </w:rPr>
            </w:pPr>
            <w:r w:rsidRPr="009B2A8C">
              <w:rPr>
                <w:color w:val="000000"/>
                <w:sz w:val="24"/>
                <w:szCs w:val="24"/>
                <w:lang w:val="en-ID" w:eastAsia="en-ID"/>
              </w:rPr>
              <w:t>2024</w:t>
            </w:r>
          </w:p>
        </w:tc>
        <w:tc>
          <w:tcPr>
            <w:tcW w:w="2409" w:type="dxa"/>
            <w:noWrap/>
            <w:vAlign w:val="center"/>
            <w:hideMark/>
          </w:tcPr>
          <w:p w14:paraId="18ED5965" w14:textId="77777777" w:rsidR="00885C69" w:rsidRPr="009B2A8C" w:rsidRDefault="00885C69" w:rsidP="00F714B0">
            <w:pPr>
              <w:spacing w:line="240" w:lineRule="auto"/>
              <w:jc w:val="center"/>
              <w:rPr>
                <w:color w:val="000000"/>
                <w:sz w:val="24"/>
                <w:szCs w:val="24"/>
                <w:lang w:val="en-ID" w:eastAsia="en-ID"/>
              </w:rPr>
            </w:pPr>
            <w:r w:rsidRPr="009B2A8C">
              <w:rPr>
                <w:color w:val="000000"/>
                <w:sz w:val="24"/>
                <w:szCs w:val="24"/>
                <w:lang w:val="en-ID" w:eastAsia="en-ID"/>
              </w:rPr>
              <w:t>4</w:t>
            </w:r>
          </w:p>
        </w:tc>
        <w:tc>
          <w:tcPr>
            <w:tcW w:w="2552" w:type="dxa"/>
            <w:noWrap/>
            <w:vAlign w:val="center"/>
            <w:hideMark/>
          </w:tcPr>
          <w:p w14:paraId="648B2ACA" w14:textId="77777777" w:rsidR="00885C69" w:rsidRPr="009B2A8C" w:rsidRDefault="00885C69" w:rsidP="00F714B0">
            <w:pPr>
              <w:spacing w:line="240" w:lineRule="auto"/>
              <w:jc w:val="center"/>
              <w:rPr>
                <w:color w:val="000000"/>
                <w:sz w:val="24"/>
                <w:szCs w:val="24"/>
                <w:lang w:val="en-ID" w:eastAsia="en-ID"/>
              </w:rPr>
            </w:pPr>
            <w:r w:rsidRPr="009B2A8C">
              <w:rPr>
                <w:color w:val="000000"/>
                <w:sz w:val="24"/>
                <w:szCs w:val="24"/>
                <w:lang w:val="en-ID" w:eastAsia="en-ID"/>
              </w:rPr>
              <w:t>5</w:t>
            </w:r>
          </w:p>
        </w:tc>
      </w:tr>
      <w:tr w:rsidR="00885C69" w:rsidRPr="009B2A8C" w14:paraId="0281F24D" w14:textId="77777777" w:rsidTr="00641532">
        <w:trPr>
          <w:trHeight w:val="255"/>
        </w:trPr>
        <w:tc>
          <w:tcPr>
            <w:tcW w:w="2127" w:type="dxa"/>
            <w:noWrap/>
            <w:vAlign w:val="bottom"/>
            <w:hideMark/>
          </w:tcPr>
          <w:p w14:paraId="5A6C6EAC" w14:textId="3FFFB7CE" w:rsidR="00885C69" w:rsidRPr="009B2A8C" w:rsidRDefault="00885C69" w:rsidP="00F714B0">
            <w:pPr>
              <w:spacing w:line="240" w:lineRule="auto"/>
              <w:rPr>
                <w:sz w:val="24"/>
                <w:szCs w:val="24"/>
                <w:lang w:val="en-ID" w:eastAsia="en-ID"/>
              </w:rPr>
            </w:pPr>
            <w:r w:rsidRPr="009B2A8C">
              <w:rPr>
                <w:color w:val="000000"/>
                <w:sz w:val="24"/>
                <w:szCs w:val="24"/>
                <w:lang w:val="en-ID" w:eastAsia="en-ID"/>
              </w:rPr>
              <w:t>2025</w:t>
            </w:r>
          </w:p>
        </w:tc>
        <w:tc>
          <w:tcPr>
            <w:tcW w:w="2409" w:type="dxa"/>
            <w:noWrap/>
            <w:vAlign w:val="center"/>
            <w:hideMark/>
          </w:tcPr>
          <w:p w14:paraId="0CDE9C52" w14:textId="77777777" w:rsidR="00885C69" w:rsidRPr="009B2A8C" w:rsidRDefault="00885C69" w:rsidP="00F714B0">
            <w:pPr>
              <w:spacing w:line="240" w:lineRule="auto"/>
              <w:jc w:val="center"/>
              <w:rPr>
                <w:color w:val="000000"/>
                <w:sz w:val="24"/>
                <w:szCs w:val="24"/>
                <w:lang w:val="en-ID" w:eastAsia="en-ID"/>
              </w:rPr>
            </w:pPr>
            <w:r w:rsidRPr="009B2A8C">
              <w:rPr>
                <w:color w:val="000000"/>
                <w:sz w:val="24"/>
                <w:szCs w:val="24"/>
                <w:lang w:val="en-ID" w:eastAsia="en-ID"/>
              </w:rPr>
              <w:t>4</w:t>
            </w:r>
          </w:p>
        </w:tc>
        <w:tc>
          <w:tcPr>
            <w:tcW w:w="2552" w:type="dxa"/>
            <w:noWrap/>
            <w:vAlign w:val="center"/>
            <w:hideMark/>
          </w:tcPr>
          <w:p w14:paraId="531FB57A" w14:textId="77777777" w:rsidR="00885C69" w:rsidRPr="009B2A8C" w:rsidRDefault="00885C69" w:rsidP="00F714B0">
            <w:pPr>
              <w:spacing w:line="240" w:lineRule="auto"/>
              <w:jc w:val="center"/>
              <w:rPr>
                <w:color w:val="000000"/>
                <w:sz w:val="24"/>
                <w:szCs w:val="24"/>
                <w:lang w:val="en-ID" w:eastAsia="en-ID"/>
              </w:rPr>
            </w:pPr>
            <w:r w:rsidRPr="009B2A8C">
              <w:rPr>
                <w:color w:val="000000"/>
                <w:sz w:val="24"/>
                <w:szCs w:val="24"/>
                <w:lang w:val="en-ID" w:eastAsia="en-ID"/>
              </w:rPr>
              <w:t>5</w:t>
            </w:r>
          </w:p>
        </w:tc>
      </w:tr>
    </w:tbl>
    <w:p w14:paraId="3202F003" w14:textId="78B551CF" w:rsidR="008252FA" w:rsidRPr="00E25FF4" w:rsidRDefault="00E25FF4" w:rsidP="00E25FF4">
      <w:pPr>
        <w:tabs>
          <w:tab w:val="left" w:pos="1483"/>
        </w:tabs>
        <w:ind w:firstLine="0"/>
        <w:jc w:val="left"/>
        <w:rPr>
          <w:sz w:val="24"/>
          <w:szCs w:val="24"/>
        </w:rPr>
      </w:pPr>
      <w:r>
        <w:rPr>
          <w:sz w:val="24"/>
          <w:szCs w:val="24"/>
        </w:rPr>
        <w:t xml:space="preserve">        </w:t>
      </w:r>
      <w:r w:rsidR="000E1315" w:rsidRPr="00E25FF4">
        <w:rPr>
          <w:sz w:val="24"/>
          <w:szCs w:val="24"/>
        </w:rPr>
        <w:t>Sumber: Data diolah oleh peneliti, 2026</w:t>
      </w:r>
    </w:p>
    <w:p w14:paraId="3DB43955" w14:textId="7C98DEFE" w:rsidR="008252FA" w:rsidRPr="009B2A8C" w:rsidRDefault="00562E44" w:rsidP="000E1315">
      <w:pPr>
        <w:pStyle w:val="ListParagraph"/>
        <w:ind w:left="360" w:firstLine="360"/>
        <w:rPr>
          <w:sz w:val="24"/>
          <w:szCs w:val="24"/>
        </w:rPr>
      </w:pPr>
      <w:r w:rsidRPr="009B2A8C">
        <w:rPr>
          <w:sz w:val="24"/>
          <w:szCs w:val="24"/>
        </w:rPr>
        <w:t xml:space="preserve">Konsistensi ini menunjukkan bahwa kualitas </w:t>
      </w:r>
      <w:r w:rsidR="00D316E2" w:rsidRPr="009B2A8C">
        <w:rPr>
          <w:sz w:val="24"/>
          <w:szCs w:val="24"/>
        </w:rPr>
        <w:t xml:space="preserve">layanan </w:t>
      </w:r>
      <w:r w:rsidRPr="009B2A8C">
        <w:rPr>
          <w:sz w:val="24"/>
          <w:szCs w:val="24"/>
        </w:rPr>
        <w:t>(SLA) yang selam</w:t>
      </w:r>
      <w:r w:rsidR="008252FA" w:rsidRPr="009B2A8C">
        <w:rPr>
          <w:sz w:val="24"/>
          <w:szCs w:val="24"/>
        </w:rPr>
        <w:t xml:space="preserve">a </w:t>
      </w:r>
      <w:r w:rsidRPr="009B2A8C">
        <w:rPr>
          <w:sz w:val="24"/>
          <w:szCs w:val="24"/>
        </w:rPr>
        <w:t xml:space="preserve">ini dijalankan KPPN KPH dalam memproses pencairan dana </w:t>
      </w:r>
      <w:r w:rsidR="000E1315" w:rsidRPr="009B2A8C">
        <w:rPr>
          <w:sz w:val="24"/>
          <w:szCs w:val="24"/>
        </w:rPr>
        <w:t>pinjaman dan hibah luar neger</w:t>
      </w:r>
      <w:r w:rsidR="00D515E8" w:rsidRPr="009B2A8C">
        <w:rPr>
          <w:sz w:val="24"/>
          <w:szCs w:val="24"/>
        </w:rPr>
        <w:t>i (</w:t>
      </w:r>
      <w:r w:rsidRPr="009B2A8C">
        <w:rPr>
          <w:sz w:val="24"/>
          <w:szCs w:val="24"/>
        </w:rPr>
        <w:t>PHLN</w:t>
      </w:r>
      <w:r w:rsidR="00D515E8" w:rsidRPr="009B2A8C">
        <w:rPr>
          <w:sz w:val="24"/>
          <w:szCs w:val="24"/>
        </w:rPr>
        <w:t xml:space="preserve">) </w:t>
      </w:r>
      <w:r w:rsidRPr="009B2A8C">
        <w:rPr>
          <w:sz w:val="24"/>
          <w:szCs w:val="24"/>
        </w:rPr>
        <w:t>sudah berada pada level yang baik dan terjaga.</w:t>
      </w:r>
      <w:r w:rsidR="008252FA" w:rsidRPr="009B2A8C">
        <w:rPr>
          <w:sz w:val="24"/>
          <w:szCs w:val="24"/>
        </w:rPr>
        <w:t xml:space="preserve"> Dari data capaian SLA dan kinerja organisasi</w:t>
      </w:r>
      <w:r w:rsidR="00226698" w:rsidRPr="009B2A8C">
        <w:rPr>
          <w:sz w:val="24"/>
          <w:szCs w:val="24"/>
        </w:rPr>
        <w:t>,</w:t>
      </w:r>
      <w:r w:rsidR="008252FA" w:rsidRPr="009B2A8C">
        <w:rPr>
          <w:sz w:val="24"/>
          <w:szCs w:val="24"/>
        </w:rPr>
        <w:t xml:space="preserve"> </w:t>
      </w:r>
      <w:r w:rsidR="00226698" w:rsidRPr="009B2A8C">
        <w:rPr>
          <w:sz w:val="24"/>
          <w:szCs w:val="24"/>
        </w:rPr>
        <w:t xml:space="preserve">kualitas kinerja </w:t>
      </w:r>
      <w:r w:rsidR="008252FA" w:rsidRPr="009B2A8C">
        <w:rPr>
          <w:sz w:val="24"/>
          <w:szCs w:val="24"/>
        </w:rPr>
        <w:t xml:space="preserve">KPPN KPH sudah terjaga baik. Penerapan </w:t>
      </w:r>
      <w:r w:rsidR="003261E9" w:rsidRPr="009B2A8C">
        <w:rPr>
          <w:sz w:val="24"/>
          <w:szCs w:val="24"/>
        </w:rPr>
        <w:t>SKF</w:t>
      </w:r>
      <w:r w:rsidR="008252FA" w:rsidRPr="009B2A8C">
        <w:rPr>
          <w:sz w:val="24"/>
          <w:szCs w:val="24"/>
        </w:rPr>
        <w:t xml:space="preserve"> seharusnya tidak menurunkan capaian ini, melainkan sebagai langkah strategis untuk menjaga dan meningkatkan kualitas </w:t>
      </w:r>
      <w:r w:rsidR="00AB3F13" w:rsidRPr="009B2A8C">
        <w:rPr>
          <w:sz w:val="24"/>
          <w:szCs w:val="24"/>
        </w:rPr>
        <w:t>kinerja</w:t>
      </w:r>
      <w:r w:rsidR="008252FA" w:rsidRPr="009B2A8C">
        <w:rPr>
          <w:sz w:val="24"/>
          <w:szCs w:val="24"/>
        </w:rPr>
        <w:t xml:space="preserve"> pegawai yang sudah baik. Sebagaimana dengan</w:t>
      </w:r>
      <w:r w:rsidR="00226698" w:rsidRPr="009B2A8C">
        <w:rPr>
          <w:sz w:val="24"/>
          <w:szCs w:val="24"/>
        </w:rPr>
        <w:t xml:space="preserve"> </w:t>
      </w:r>
      <w:r w:rsidR="008252FA" w:rsidRPr="009B2A8C">
        <w:rPr>
          <w:sz w:val="24"/>
          <w:szCs w:val="24"/>
        </w:rPr>
        <w:t>kantor pelayanan lainn</w:t>
      </w:r>
      <w:r w:rsidR="00226698" w:rsidRPr="009B2A8C">
        <w:rPr>
          <w:sz w:val="24"/>
          <w:szCs w:val="24"/>
        </w:rPr>
        <w:t>y</w:t>
      </w:r>
      <w:r w:rsidR="008252FA" w:rsidRPr="009B2A8C">
        <w:rPr>
          <w:sz w:val="24"/>
          <w:szCs w:val="24"/>
        </w:rPr>
        <w:t xml:space="preserve">a, KPPN KPH </w:t>
      </w:r>
      <w:r w:rsidR="00BC717E" w:rsidRPr="009B2A8C">
        <w:rPr>
          <w:sz w:val="24"/>
          <w:szCs w:val="24"/>
        </w:rPr>
        <w:t>memiliki pekerjaan</w:t>
      </w:r>
      <w:r w:rsidR="009E401D" w:rsidRPr="009B2A8C">
        <w:rPr>
          <w:sz w:val="24"/>
          <w:szCs w:val="24"/>
        </w:rPr>
        <w:t xml:space="preserve"> yang cenderung repetitif</w:t>
      </w:r>
      <w:r w:rsidR="008252FA" w:rsidRPr="009B2A8C">
        <w:rPr>
          <w:sz w:val="24"/>
          <w:szCs w:val="24"/>
        </w:rPr>
        <w:t>. Salah satu fungsi KPPN KPH adalah proses verifikasi dan pencairan dana PHLN yang pada dasarnya telah mempunyai standar operasional prosedur (SOP) yang ditetapkan. Karakteristik pekerjaan semacam ini, jika tidak diimbangi dengan variasi dan ruang gerak yang memadai, berisiko menumbuhkan kelengahan dan kejenuhan kerja pada pegawai dalam jangka panjang.</w:t>
      </w:r>
    </w:p>
    <w:p w14:paraId="399CCEC8" w14:textId="77CE7075" w:rsidR="00301560" w:rsidRPr="009B2A8C" w:rsidRDefault="009E401D" w:rsidP="002A73B1">
      <w:pPr>
        <w:pStyle w:val="ListParagraph"/>
        <w:ind w:left="360" w:firstLine="360"/>
        <w:rPr>
          <w:sz w:val="24"/>
          <w:szCs w:val="24"/>
        </w:rPr>
      </w:pPr>
      <w:r w:rsidRPr="009B2A8C">
        <w:rPr>
          <w:sz w:val="24"/>
          <w:szCs w:val="24"/>
        </w:rPr>
        <w:t>Dalam hal inilah</w:t>
      </w:r>
      <w:r w:rsidR="008252FA" w:rsidRPr="009B2A8C">
        <w:rPr>
          <w:sz w:val="24"/>
          <w:szCs w:val="24"/>
        </w:rPr>
        <w:t xml:space="preserve"> </w:t>
      </w:r>
      <w:r w:rsidR="003261E9" w:rsidRPr="009B2A8C">
        <w:rPr>
          <w:sz w:val="24"/>
          <w:szCs w:val="24"/>
        </w:rPr>
        <w:t>SKF</w:t>
      </w:r>
      <w:r w:rsidR="008252FA" w:rsidRPr="009B2A8C">
        <w:rPr>
          <w:sz w:val="24"/>
          <w:szCs w:val="24"/>
        </w:rPr>
        <w:t xml:space="preserve"> berpotensi memainkan peran yang lebih dari sekadar fasilitas administratif. Keleluasaan dalam mengatur waktu dan tempat kerja, dapat membuka ruang bagi pegawai untuk mengatasi rutinitas yang monoton dengan suasana kerja yang berbeda dan ritme yang </w:t>
      </w:r>
      <w:r w:rsidR="007D3316" w:rsidRPr="009B2A8C">
        <w:rPr>
          <w:sz w:val="24"/>
          <w:szCs w:val="24"/>
        </w:rPr>
        <w:t>lebih otonom</w:t>
      </w:r>
      <w:sdt>
        <w:sdtPr>
          <w:rPr>
            <w:sz w:val="24"/>
            <w:szCs w:val="24"/>
          </w:rPr>
          <w:tag w:val="MENDELEY_CITATION_v3_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"/>
          <w:id w:val="1094059731"/>
          <w:placeholder>
            <w:docPart w:val="DefaultPlaceholder_-1854013440"/>
          </w:placeholder>
        </w:sdtPr>
        <w:sdtContent>
          <w:r w:rsidR="006572C9" w:rsidRPr="006572C9">
            <w:rPr>
              <w:color w:val="000000"/>
              <w:sz w:val="24"/>
              <w:szCs w:val="24"/>
            </w:rPr>
            <w:t>[5]</w:t>
          </w:r>
        </w:sdtContent>
      </w:sdt>
      <w:r w:rsidR="00E8326D">
        <w:rPr>
          <w:sz w:val="24"/>
          <w:szCs w:val="24"/>
        </w:rPr>
        <w:t xml:space="preserve"> </w:t>
      </w:r>
      <w:r w:rsidR="008252FA" w:rsidRPr="009B2A8C">
        <w:rPr>
          <w:sz w:val="24"/>
          <w:szCs w:val="24"/>
        </w:rPr>
        <w:t xml:space="preserve">. Hal ini akan membuktikan apakah </w:t>
      </w:r>
      <w:r w:rsidR="003261E9" w:rsidRPr="009B2A8C">
        <w:rPr>
          <w:sz w:val="24"/>
          <w:szCs w:val="24"/>
        </w:rPr>
        <w:t>SKF</w:t>
      </w:r>
      <w:r w:rsidR="008252FA" w:rsidRPr="009B2A8C">
        <w:rPr>
          <w:sz w:val="24"/>
          <w:szCs w:val="24"/>
        </w:rPr>
        <w:t xml:space="preserve"> </w:t>
      </w:r>
      <w:r w:rsidR="007D3316" w:rsidRPr="009B2A8C">
        <w:rPr>
          <w:sz w:val="24"/>
          <w:szCs w:val="24"/>
        </w:rPr>
        <w:t xml:space="preserve">justru </w:t>
      </w:r>
      <w:r w:rsidR="008252FA" w:rsidRPr="009B2A8C">
        <w:rPr>
          <w:sz w:val="24"/>
          <w:szCs w:val="24"/>
        </w:rPr>
        <w:t xml:space="preserve">mengganggu suatu kinerja yang baik, </w:t>
      </w:r>
      <w:r w:rsidR="008252FA" w:rsidRPr="009B2A8C">
        <w:rPr>
          <w:sz w:val="24"/>
          <w:szCs w:val="24"/>
        </w:rPr>
        <w:lastRenderedPageBreak/>
        <w:t xml:space="preserve">atau apakah fleksibilitas tersebut dapat dimanfaatkan secara optimal untuk menutup celah kejenuhan akibat rutinitas kerja yang repetitif </w:t>
      </w:r>
      <w:r w:rsidR="0057388F" w:rsidRPr="009B2A8C">
        <w:rPr>
          <w:sz w:val="24"/>
          <w:szCs w:val="24"/>
        </w:rPr>
        <w:t>atau</w:t>
      </w:r>
      <w:r w:rsidR="008252FA" w:rsidRPr="009B2A8C">
        <w:rPr>
          <w:sz w:val="24"/>
          <w:szCs w:val="24"/>
        </w:rPr>
        <w:t xml:space="preserve"> apakah celah tersebut tertutup oleh penguatan dimensi pekerjaan yang lebih bermakna</w:t>
      </w:r>
      <w:r w:rsidR="0057388F" w:rsidRPr="009B2A8C">
        <w:rPr>
          <w:sz w:val="24"/>
          <w:szCs w:val="24"/>
        </w:rPr>
        <w:t>.</w:t>
      </w:r>
    </w:p>
    <w:p w14:paraId="5E29E548" w14:textId="6524D4FE" w:rsidR="004D6BB3" w:rsidRPr="009B2A8C" w:rsidRDefault="004D6BB3" w:rsidP="008E3B3D">
      <w:pPr>
        <w:pStyle w:val="ListParagraph"/>
        <w:ind w:left="360" w:firstLine="360"/>
        <w:rPr>
          <w:sz w:val="24"/>
          <w:szCs w:val="24"/>
        </w:rPr>
      </w:pPr>
      <w:r w:rsidRPr="009B2A8C">
        <w:rPr>
          <w:sz w:val="24"/>
          <w:szCs w:val="24"/>
        </w:rPr>
        <w:t xml:space="preserve">Komitmen tinggi KPPN KPH dalam pengelolaan kualitas SDM diwujudkan </w:t>
      </w:r>
      <w:r w:rsidR="00AE1031" w:rsidRPr="009B2A8C">
        <w:rPr>
          <w:sz w:val="24"/>
          <w:szCs w:val="24"/>
        </w:rPr>
        <w:t>mulai tahun 2024 dengan menetapkannya menjadi</w:t>
      </w:r>
      <w:r w:rsidRPr="009B2A8C">
        <w:rPr>
          <w:sz w:val="24"/>
          <w:szCs w:val="24"/>
        </w:rPr>
        <w:t xml:space="preserve"> sasaran strategis yaitu </w:t>
      </w:r>
      <w:r w:rsidR="005F1003" w:rsidRPr="009B2A8C">
        <w:rPr>
          <w:sz w:val="24"/>
          <w:szCs w:val="24"/>
        </w:rPr>
        <w:t>pengelolaan organisasi dan SDM yang adaptif</w:t>
      </w:r>
      <w:r w:rsidRPr="009B2A8C">
        <w:rPr>
          <w:sz w:val="24"/>
          <w:szCs w:val="24"/>
        </w:rPr>
        <w:t xml:space="preserve">. </w:t>
      </w:r>
      <w:r w:rsidR="000830F2" w:rsidRPr="009B2A8C">
        <w:rPr>
          <w:sz w:val="24"/>
          <w:szCs w:val="24"/>
        </w:rPr>
        <w:t xml:space="preserve">IKU dalam komponen ini adalah </w:t>
      </w:r>
      <w:r w:rsidR="002B0BB0" w:rsidRPr="009B2A8C">
        <w:rPr>
          <w:sz w:val="24"/>
          <w:szCs w:val="24"/>
        </w:rPr>
        <w:t>t</w:t>
      </w:r>
      <w:r w:rsidR="000830F2" w:rsidRPr="009B2A8C">
        <w:rPr>
          <w:sz w:val="24"/>
          <w:szCs w:val="24"/>
        </w:rPr>
        <w:t xml:space="preserve">ingkat kualitas pengelolaan kinerja organisasi dan </w:t>
      </w:r>
      <w:r w:rsidR="00AE1031" w:rsidRPr="009B2A8C">
        <w:rPr>
          <w:sz w:val="24"/>
          <w:szCs w:val="24"/>
        </w:rPr>
        <w:t>n</w:t>
      </w:r>
      <w:r w:rsidR="000830F2" w:rsidRPr="009B2A8C">
        <w:rPr>
          <w:sz w:val="24"/>
          <w:szCs w:val="24"/>
        </w:rPr>
        <w:t xml:space="preserve">ilai kualitas pengelolaan SDM. </w:t>
      </w:r>
      <w:r w:rsidRPr="009B2A8C">
        <w:rPr>
          <w:sz w:val="24"/>
          <w:szCs w:val="24"/>
        </w:rPr>
        <w:t>Capaian IKU dari tahun 2024 dan 2025 digambarkan seperti di bawah ini:</w:t>
      </w:r>
    </w:p>
    <w:p w14:paraId="08B46ECD" w14:textId="3C746393" w:rsidR="00301560" w:rsidRPr="009B2A8C" w:rsidRDefault="00A612D3" w:rsidP="00B450FB">
      <w:pPr>
        <w:pStyle w:val="ListParagraph"/>
        <w:ind w:left="360" w:firstLine="360"/>
        <w:rPr>
          <w:color w:val="EE0000"/>
          <w:sz w:val="24"/>
          <w:szCs w:val="24"/>
        </w:rPr>
      </w:pPr>
      <w:r w:rsidRPr="009B2A8C">
        <w:rPr>
          <w:noProof/>
          <w:sz w:val="24"/>
          <w:szCs w:val="24"/>
        </w:rPr>
        <w:drawing>
          <wp:inline distT="0" distB="0" distL="0" distR="0" wp14:anchorId="581CCEA6" wp14:editId="6430A4BF">
            <wp:extent cx="4572000" cy="2743200"/>
            <wp:effectExtent l="0" t="0" r="0" b="0"/>
            <wp:docPr id="1708162383" name="Chart 1">
              <a:extLst xmlns:a="http://schemas.openxmlformats.org/drawingml/2006/main">
                <a:ext uri="{FF2B5EF4-FFF2-40B4-BE49-F238E27FC236}">
                  <a16:creationId xmlns:a16="http://schemas.microsoft.com/office/drawing/2014/main" id="{F3E43DC1-BE2B-9C49-00A4-7857835CF5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D2A6B52" w14:textId="77777777" w:rsidR="00A84F47" w:rsidRPr="009B2A8C" w:rsidRDefault="000F303F" w:rsidP="00410A28">
      <w:pPr>
        <w:pStyle w:val="ListParagraph"/>
        <w:spacing w:before="0" w:line="240" w:lineRule="auto"/>
        <w:ind w:left="360" w:firstLine="360"/>
        <w:jc w:val="center"/>
        <w:rPr>
          <w:sz w:val="24"/>
          <w:szCs w:val="24"/>
        </w:rPr>
      </w:pPr>
      <w:r w:rsidRPr="009B2A8C">
        <w:rPr>
          <w:sz w:val="24"/>
          <w:szCs w:val="24"/>
        </w:rPr>
        <w:t xml:space="preserve">Gambar 1.1 </w:t>
      </w:r>
    </w:p>
    <w:p w14:paraId="474D68BB" w14:textId="25912AF9" w:rsidR="00A350E9" w:rsidRPr="009B2A8C" w:rsidRDefault="00A350E9" w:rsidP="00410A28">
      <w:pPr>
        <w:pStyle w:val="ListParagraph"/>
        <w:spacing w:before="0" w:line="240" w:lineRule="auto"/>
        <w:ind w:left="360" w:firstLine="360"/>
        <w:jc w:val="center"/>
        <w:rPr>
          <w:b/>
          <w:bCs/>
          <w:sz w:val="24"/>
          <w:szCs w:val="24"/>
        </w:rPr>
      </w:pPr>
      <w:r w:rsidRPr="009B2A8C">
        <w:rPr>
          <w:b/>
          <w:bCs/>
          <w:sz w:val="24"/>
          <w:szCs w:val="24"/>
        </w:rPr>
        <w:t xml:space="preserve">Grafik </w:t>
      </w:r>
      <w:r w:rsidR="00F47C5B" w:rsidRPr="009B2A8C">
        <w:rPr>
          <w:b/>
          <w:bCs/>
          <w:sz w:val="24"/>
          <w:szCs w:val="24"/>
        </w:rPr>
        <w:t>IKU Pengelolaan Organisasi dan SDM KPPN KPH</w:t>
      </w:r>
    </w:p>
    <w:p w14:paraId="5D748F95" w14:textId="1A031B65" w:rsidR="000F303F" w:rsidRPr="009B2A8C" w:rsidRDefault="000F303F" w:rsidP="002A73B1">
      <w:pPr>
        <w:pStyle w:val="ListParagraph"/>
        <w:spacing w:before="0"/>
        <w:ind w:left="360" w:firstLine="360"/>
        <w:rPr>
          <w:sz w:val="24"/>
          <w:szCs w:val="24"/>
        </w:rPr>
      </w:pPr>
      <w:r w:rsidRPr="009B2A8C">
        <w:rPr>
          <w:sz w:val="24"/>
          <w:szCs w:val="24"/>
        </w:rPr>
        <w:t xml:space="preserve">Sumber : </w:t>
      </w:r>
      <w:r w:rsidR="00A84F47" w:rsidRPr="009B2A8C">
        <w:rPr>
          <w:sz w:val="24"/>
          <w:szCs w:val="24"/>
        </w:rPr>
        <w:t>Data diolah peneliti, 2026</w:t>
      </w:r>
    </w:p>
    <w:p w14:paraId="09DBCBE4" w14:textId="2C9C6AB2" w:rsidR="00301560" w:rsidRPr="009B2A8C" w:rsidRDefault="00BA70D8" w:rsidP="00BA70D8">
      <w:pPr>
        <w:pStyle w:val="ListParagraph"/>
        <w:ind w:left="360" w:firstLine="360"/>
        <w:rPr>
          <w:sz w:val="24"/>
          <w:szCs w:val="24"/>
        </w:rPr>
      </w:pPr>
      <w:r w:rsidRPr="009B2A8C">
        <w:rPr>
          <w:sz w:val="24"/>
          <w:szCs w:val="24"/>
        </w:rPr>
        <w:t xml:space="preserve">Tingkat kualitas pengelolaan kinerja organisasi menunjukkan tren naik, dari target yang sama 100 mencapai </w:t>
      </w:r>
      <w:r w:rsidR="00EC7C77" w:rsidRPr="009B2A8C">
        <w:rPr>
          <w:sz w:val="24"/>
          <w:szCs w:val="24"/>
        </w:rPr>
        <w:t xml:space="preserve">nilai </w:t>
      </w:r>
      <w:r w:rsidRPr="009B2A8C">
        <w:rPr>
          <w:sz w:val="24"/>
          <w:szCs w:val="24"/>
        </w:rPr>
        <w:t>103,78 di tahun 2024 dan 109,24 di tahun 2025. Berbeda dengan IKU Nilai Kualitas Pengelolaan SDM, pada 2024 tercapai nilai 129,38 kemudian menurun menjadi 121,33 pada 2025, meski keduanya masih di atas target 100. Penurunan ini terjadi karena pada 2025 ditambahkan komponen pelaksanaan kegiatan pembinaan mental (bintal) sebagai salah satu unsur penilaian, yang menuntut standar partisipasi lebih tinggi dan konsisten</w:t>
      </w:r>
      <w:r w:rsidR="00EC7C77" w:rsidRPr="009B2A8C">
        <w:rPr>
          <w:sz w:val="24"/>
          <w:szCs w:val="24"/>
        </w:rPr>
        <w:t>si</w:t>
      </w:r>
      <w:r w:rsidRPr="009B2A8C">
        <w:rPr>
          <w:sz w:val="24"/>
          <w:szCs w:val="24"/>
        </w:rPr>
        <w:t xml:space="preserve"> dari seluruh pegawai dan pejabat di tengah beban tugas </w:t>
      </w:r>
      <w:r w:rsidRPr="009B2A8C">
        <w:rPr>
          <w:sz w:val="24"/>
          <w:szCs w:val="24"/>
        </w:rPr>
        <w:lastRenderedPageBreak/>
        <w:t xml:space="preserve">utama. Fenomena ini menjadi sinyal yang relevan karena sekalipun KPPN KPH telah menunjukkan komitmen nyata terhadap pengelolaan SDM, indikator yang digunakan masih bersifat administratif dan </w:t>
      </w:r>
      <w:proofErr w:type="spellStart"/>
      <w:r w:rsidRPr="009B2A8C">
        <w:rPr>
          <w:sz w:val="24"/>
          <w:szCs w:val="24"/>
        </w:rPr>
        <w:t>partisipatif</w:t>
      </w:r>
      <w:proofErr w:type="spellEnd"/>
      <w:r w:rsidR="002D5925" w:rsidRPr="009B2A8C">
        <w:rPr>
          <w:sz w:val="24"/>
          <w:szCs w:val="24"/>
        </w:rPr>
        <w:t xml:space="preserve"> sehingga</w:t>
      </w:r>
      <w:r w:rsidRPr="009B2A8C">
        <w:rPr>
          <w:sz w:val="24"/>
          <w:szCs w:val="24"/>
        </w:rPr>
        <w:t xml:space="preserve"> belum menjangkau langsung bagaimana pegawai secara psikologis memaknai pekerjaannya sehari-hari di tengah rutinitas yang repetitif tersebut.</w:t>
      </w:r>
    </w:p>
    <w:p w14:paraId="1163B3BF" w14:textId="3500FA8D" w:rsidR="00366835" w:rsidRPr="009B2A8C" w:rsidRDefault="00D316E2" w:rsidP="00D316E2">
      <w:pPr>
        <w:pStyle w:val="ListParagraph"/>
        <w:ind w:left="360" w:firstLine="360"/>
        <w:rPr>
          <w:sz w:val="24"/>
          <w:szCs w:val="24"/>
        </w:rPr>
      </w:pPr>
      <w:r w:rsidRPr="009B2A8C">
        <w:rPr>
          <w:sz w:val="24"/>
          <w:szCs w:val="24"/>
        </w:rPr>
        <w:t xml:space="preserve">Berdasarkan hasil penelitian </w:t>
      </w:r>
      <w:proofErr w:type="spellStart"/>
      <w:r w:rsidRPr="009B2A8C">
        <w:rPr>
          <w:sz w:val="24"/>
          <w:szCs w:val="24"/>
        </w:rPr>
        <w:t>pra</w:t>
      </w:r>
      <w:proofErr w:type="spellEnd"/>
      <w:r w:rsidRPr="009B2A8C">
        <w:rPr>
          <w:sz w:val="24"/>
          <w:szCs w:val="24"/>
        </w:rPr>
        <w:t xml:space="preserve">-survei yang dilakukan kepada 33 pegawai KPPN KPH dengan menggunakan skala </w:t>
      </w:r>
      <w:proofErr w:type="spellStart"/>
      <w:r w:rsidRPr="009B2A8C">
        <w:rPr>
          <w:sz w:val="24"/>
          <w:szCs w:val="24"/>
        </w:rPr>
        <w:t>likert</w:t>
      </w:r>
      <w:proofErr w:type="spellEnd"/>
      <w:r w:rsidRPr="009B2A8C">
        <w:rPr>
          <w:sz w:val="24"/>
          <w:szCs w:val="24"/>
        </w:rPr>
        <w:t xml:space="preserve"> 1 (tidak efektif) sampai 5 (sangat efektif), ditemukan hasil seperti pada </w:t>
      </w:r>
      <w:r w:rsidR="00625A1C" w:rsidRPr="009B2A8C">
        <w:rPr>
          <w:sz w:val="24"/>
          <w:szCs w:val="24"/>
        </w:rPr>
        <w:t>T</w:t>
      </w:r>
      <w:r w:rsidRPr="009B2A8C">
        <w:rPr>
          <w:sz w:val="24"/>
          <w:szCs w:val="24"/>
        </w:rPr>
        <w:t>ab</w:t>
      </w:r>
      <w:r w:rsidR="00625A1C" w:rsidRPr="009B2A8C">
        <w:rPr>
          <w:sz w:val="24"/>
          <w:szCs w:val="24"/>
        </w:rPr>
        <w:t>el</w:t>
      </w:r>
      <w:r w:rsidRPr="009B2A8C">
        <w:rPr>
          <w:sz w:val="24"/>
          <w:szCs w:val="24"/>
        </w:rPr>
        <w:t xml:space="preserve"> 1.</w:t>
      </w:r>
      <w:r w:rsidR="002C0844" w:rsidRPr="009B2A8C">
        <w:rPr>
          <w:sz w:val="24"/>
          <w:szCs w:val="24"/>
        </w:rPr>
        <w:t>3.</w:t>
      </w:r>
      <w:r w:rsidRPr="009B2A8C">
        <w:rPr>
          <w:sz w:val="24"/>
          <w:szCs w:val="24"/>
        </w:rPr>
        <w:t xml:space="preserve"> Dari hasil </w:t>
      </w:r>
      <w:proofErr w:type="spellStart"/>
      <w:r w:rsidRPr="009B2A8C">
        <w:rPr>
          <w:sz w:val="24"/>
          <w:szCs w:val="24"/>
        </w:rPr>
        <w:t>pra</w:t>
      </w:r>
      <w:proofErr w:type="spellEnd"/>
      <w:r w:rsidRPr="009B2A8C">
        <w:rPr>
          <w:sz w:val="24"/>
          <w:szCs w:val="24"/>
        </w:rPr>
        <w:t xml:space="preserve">-survei tersebut, diketahui bahwa nilai rata-rata dari setiap pernyataan terkait keefektifan </w:t>
      </w:r>
      <w:r w:rsidR="00482ABE" w:rsidRPr="009B2A8C">
        <w:rPr>
          <w:sz w:val="24"/>
          <w:szCs w:val="24"/>
        </w:rPr>
        <w:t>Sistem Kerja Fleksibel</w:t>
      </w:r>
      <w:r w:rsidRPr="009B2A8C">
        <w:rPr>
          <w:sz w:val="24"/>
          <w:szCs w:val="24"/>
        </w:rPr>
        <w:t xml:space="preserve"> berkisar antara 3,91 hingga 4,36, dengan nilai rata-rata dari keseluruhan kuesioner sebesar 4,15. Dengan menggunakan rumus interval terhadap skala </w:t>
      </w:r>
      <w:proofErr w:type="spellStart"/>
      <w:r w:rsidRPr="009B2A8C">
        <w:rPr>
          <w:sz w:val="24"/>
          <w:szCs w:val="24"/>
        </w:rPr>
        <w:t>Likert</w:t>
      </w:r>
      <w:proofErr w:type="spellEnd"/>
      <w:r w:rsidRPr="009B2A8C">
        <w:rPr>
          <w:sz w:val="24"/>
          <w:szCs w:val="24"/>
        </w:rPr>
        <w:t xml:space="preserve"> 1–5, maka nilai rata-rata keefektifan </w:t>
      </w:r>
      <w:r w:rsidR="00482ABE" w:rsidRPr="009B2A8C">
        <w:rPr>
          <w:sz w:val="24"/>
          <w:szCs w:val="24"/>
        </w:rPr>
        <w:t>Sistem Kerja Fleksibel</w:t>
      </w:r>
      <w:r w:rsidR="003627CA" w:rsidRPr="009B2A8C">
        <w:rPr>
          <w:sz w:val="24"/>
          <w:szCs w:val="24"/>
        </w:rPr>
        <w:t xml:space="preserve"> </w:t>
      </w:r>
      <w:r w:rsidRPr="009B2A8C">
        <w:rPr>
          <w:sz w:val="24"/>
          <w:szCs w:val="24"/>
        </w:rPr>
        <w:t xml:space="preserve">pegawai pada penelitian </w:t>
      </w:r>
      <w:proofErr w:type="spellStart"/>
      <w:r w:rsidRPr="009B2A8C">
        <w:rPr>
          <w:sz w:val="24"/>
          <w:szCs w:val="24"/>
        </w:rPr>
        <w:t>pra</w:t>
      </w:r>
      <w:proofErr w:type="spellEnd"/>
      <w:r w:rsidRPr="009B2A8C">
        <w:rPr>
          <w:sz w:val="24"/>
          <w:szCs w:val="24"/>
        </w:rPr>
        <w:t xml:space="preserve">-survei sebesar 4,15 (83%) termasuk dalam kategori Efektif. Dari seluruh 10 pernyataan yang diukur, terdapat pernyataan </w:t>
      </w:r>
      <w:r w:rsidR="003627CA" w:rsidRPr="009B2A8C">
        <w:rPr>
          <w:sz w:val="24"/>
          <w:szCs w:val="24"/>
        </w:rPr>
        <w:t>“</w:t>
      </w:r>
      <w:r w:rsidRPr="009B2A8C">
        <w:rPr>
          <w:sz w:val="24"/>
          <w:szCs w:val="24"/>
        </w:rPr>
        <w:t>pekerjaan menjadi lebih bermakna dan menantang ketika bekerja dalam skema fleksibel</w:t>
      </w:r>
      <w:r w:rsidR="003627CA" w:rsidRPr="009B2A8C">
        <w:rPr>
          <w:sz w:val="24"/>
          <w:szCs w:val="24"/>
        </w:rPr>
        <w:t>”</w:t>
      </w:r>
      <w:r w:rsidRPr="009B2A8C">
        <w:rPr>
          <w:sz w:val="24"/>
          <w:szCs w:val="24"/>
        </w:rPr>
        <w:t xml:space="preserve"> mencatatkan skor terendah, yakni 3,91 meskipun masih berada dalam kategori Efektif. Temuan ini dapat menjadi indikasi bahwa pegawai KPPN KPH secara administratif merasa </w:t>
      </w:r>
      <w:r w:rsidR="00482ABE" w:rsidRPr="009B2A8C">
        <w:rPr>
          <w:sz w:val="24"/>
          <w:szCs w:val="24"/>
        </w:rPr>
        <w:t xml:space="preserve">Sistem Kerja Fleksibel </w:t>
      </w:r>
      <w:r w:rsidRPr="009B2A8C">
        <w:rPr>
          <w:sz w:val="24"/>
          <w:szCs w:val="24"/>
        </w:rPr>
        <w:t xml:space="preserve">berjalan baik, namun belum sepenuhnya merasakan </w:t>
      </w:r>
      <w:r w:rsidR="004A7A5D" w:rsidRPr="009B2A8C">
        <w:rPr>
          <w:sz w:val="24"/>
          <w:szCs w:val="24"/>
        </w:rPr>
        <w:t>esensi</w:t>
      </w:r>
      <w:r w:rsidRPr="009B2A8C">
        <w:rPr>
          <w:sz w:val="24"/>
          <w:szCs w:val="24"/>
        </w:rPr>
        <w:t xml:space="preserve"> pengayaan pekerjaan</w:t>
      </w:r>
      <w:r w:rsidR="003441EF" w:rsidRPr="009B2A8C">
        <w:rPr>
          <w:sz w:val="24"/>
          <w:szCs w:val="24"/>
        </w:rPr>
        <w:t>,</w:t>
      </w:r>
      <w:r w:rsidR="00277656" w:rsidRPr="009B2A8C">
        <w:rPr>
          <w:sz w:val="24"/>
          <w:szCs w:val="24"/>
        </w:rPr>
        <w:t xml:space="preserve"> menantang atau bermakna secara psikologi</w:t>
      </w:r>
      <w:r w:rsidRPr="009B2A8C">
        <w:rPr>
          <w:sz w:val="24"/>
          <w:szCs w:val="24"/>
        </w:rPr>
        <w:t>.</w:t>
      </w:r>
    </w:p>
    <w:p w14:paraId="3EA80DCC" w14:textId="77777777" w:rsidR="00EC7C77" w:rsidRPr="009B2A8C" w:rsidRDefault="00EC7C77" w:rsidP="00F35003">
      <w:pPr>
        <w:pStyle w:val="ListParagraph"/>
        <w:spacing w:line="240" w:lineRule="auto"/>
        <w:ind w:left="360" w:firstLine="360"/>
        <w:jc w:val="center"/>
        <w:rPr>
          <w:sz w:val="24"/>
          <w:szCs w:val="24"/>
        </w:rPr>
      </w:pPr>
      <w:r w:rsidRPr="009B2A8C">
        <w:rPr>
          <w:sz w:val="24"/>
          <w:szCs w:val="24"/>
        </w:rPr>
        <w:t>Tabel 1.3</w:t>
      </w:r>
    </w:p>
    <w:p w14:paraId="502614FD" w14:textId="77777777" w:rsidR="00EC7C77" w:rsidRPr="009B2A8C" w:rsidRDefault="00EC7C77" w:rsidP="00F35003">
      <w:pPr>
        <w:pStyle w:val="ListParagraph"/>
        <w:spacing w:line="240" w:lineRule="auto"/>
        <w:ind w:left="360" w:firstLine="360"/>
        <w:jc w:val="center"/>
        <w:rPr>
          <w:b/>
          <w:bCs/>
          <w:sz w:val="24"/>
          <w:szCs w:val="24"/>
        </w:rPr>
      </w:pPr>
      <w:r w:rsidRPr="009B2A8C">
        <w:rPr>
          <w:b/>
          <w:bCs/>
          <w:sz w:val="24"/>
          <w:szCs w:val="24"/>
        </w:rPr>
        <w:t>Hasil Pra-Survei Sistem Kerja Fleksibel KPPN KPH</w:t>
      </w:r>
    </w:p>
    <w:tbl>
      <w:tblPr>
        <w:tblW w:w="737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575"/>
        <w:gridCol w:w="575"/>
        <w:gridCol w:w="575"/>
        <w:gridCol w:w="695"/>
        <w:gridCol w:w="695"/>
        <w:gridCol w:w="1351"/>
        <w:gridCol w:w="1383"/>
      </w:tblGrid>
      <w:tr w:rsidR="00EC7C77" w:rsidRPr="009B2A8C" w14:paraId="50E4C8F9" w14:textId="77777777" w:rsidTr="002F0269">
        <w:trPr>
          <w:trHeight w:val="1033"/>
        </w:trPr>
        <w:tc>
          <w:tcPr>
            <w:tcW w:w="1522" w:type="dxa"/>
            <w:shd w:val="clear" w:color="46BDC6" w:fill="46BDC6"/>
            <w:noWrap/>
            <w:vAlign w:val="center"/>
            <w:hideMark/>
          </w:tcPr>
          <w:p w14:paraId="60000B7E" w14:textId="77777777" w:rsidR="00EC7C77" w:rsidRPr="002A73B1" w:rsidRDefault="00EC7C77" w:rsidP="00130213">
            <w:pPr>
              <w:spacing w:line="240" w:lineRule="auto"/>
              <w:ind w:right="68" w:firstLine="0"/>
              <w:jc w:val="center"/>
              <w:rPr>
                <w:color w:val="FFFFFF"/>
                <w:sz w:val="24"/>
                <w:szCs w:val="24"/>
                <w:lang w:val="en-ID" w:eastAsia="en-ID"/>
              </w:rPr>
            </w:pPr>
            <w:proofErr w:type="spellStart"/>
            <w:r w:rsidRPr="002A73B1">
              <w:rPr>
                <w:color w:val="FFFFFF"/>
                <w:sz w:val="24"/>
                <w:szCs w:val="24"/>
                <w:lang w:val="en-ID" w:eastAsia="en-ID"/>
              </w:rPr>
              <w:t>Pernyataan</w:t>
            </w:r>
            <w:proofErr w:type="spellEnd"/>
          </w:p>
        </w:tc>
        <w:tc>
          <w:tcPr>
            <w:tcW w:w="575" w:type="dxa"/>
            <w:shd w:val="clear" w:color="46BDC6" w:fill="46BDC6"/>
            <w:noWrap/>
            <w:vAlign w:val="center"/>
            <w:hideMark/>
          </w:tcPr>
          <w:p w14:paraId="7CC5DBF4" w14:textId="77777777" w:rsidR="00EC7C77" w:rsidRPr="002A73B1" w:rsidRDefault="00EC7C77" w:rsidP="00130213">
            <w:pPr>
              <w:spacing w:line="240" w:lineRule="auto"/>
              <w:ind w:right="68" w:firstLine="0"/>
              <w:jc w:val="center"/>
              <w:rPr>
                <w:color w:val="FFFFFF"/>
                <w:sz w:val="24"/>
                <w:szCs w:val="24"/>
                <w:lang w:val="en-ID" w:eastAsia="en-ID"/>
              </w:rPr>
            </w:pPr>
            <w:r w:rsidRPr="002A73B1">
              <w:rPr>
                <w:color w:val="FFFFFF"/>
                <w:sz w:val="24"/>
                <w:szCs w:val="24"/>
                <w:lang w:val="en-ID" w:eastAsia="en-ID"/>
              </w:rPr>
              <w:t>1</w:t>
            </w:r>
          </w:p>
        </w:tc>
        <w:tc>
          <w:tcPr>
            <w:tcW w:w="575" w:type="dxa"/>
            <w:shd w:val="clear" w:color="46BDC6" w:fill="46BDC6"/>
            <w:noWrap/>
            <w:vAlign w:val="center"/>
            <w:hideMark/>
          </w:tcPr>
          <w:p w14:paraId="4D941128" w14:textId="77777777" w:rsidR="00EC7C77" w:rsidRPr="002A73B1" w:rsidRDefault="00EC7C77" w:rsidP="00130213">
            <w:pPr>
              <w:spacing w:line="240" w:lineRule="auto"/>
              <w:ind w:right="68" w:firstLine="0"/>
              <w:jc w:val="center"/>
              <w:rPr>
                <w:color w:val="FFFFFF"/>
                <w:sz w:val="24"/>
                <w:szCs w:val="24"/>
                <w:lang w:val="en-ID" w:eastAsia="en-ID"/>
              </w:rPr>
            </w:pPr>
            <w:r w:rsidRPr="002A73B1">
              <w:rPr>
                <w:color w:val="FFFFFF"/>
                <w:sz w:val="24"/>
                <w:szCs w:val="24"/>
                <w:lang w:val="en-ID" w:eastAsia="en-ID"/>
              </w:rPr>
              <w:t>2</w:t>
            </w:r>
          </w:p>
        </w:tc>
        <w:tc>
          <w:tcPr>
            <w:tcW w:w="575" w:type="dxa"/>
            <w:shd w:val="clear" w:color="46BDC6" w:fill="46BDC6"/>
            <w:noWrap/>
            <w:vAlign w:val="center"/>
            <w:hideMark/>
          </w:tcPr>
          <w:p w14:paraId="44630C90" w14:textId="77777777" w:rsidR="00EC7C77" w:rsidRPr="002A73B1" w:rsidRDefault="00EC7C77" w:rsidP="00130213">
            <w:pPr>
              <w:spacing w:line="240" w:lineRule="auto"/>
              <w:ind w:right="68" w:firstLine="0"/>
              <w:jc w:val="center"/>
              <w:rPr>
                <w:color w:val="FFFFFF"/>
                <w:sz w:val="24"/>
                <w:szCs w:val="24"/>
                <w:lang w:val="en-ID" w:eastAsia="en-ID"/>
              </w:rPr>
            </w:pPr>
            <w:r w:rsidRPr="002A73B1">
              <w:rPr>
                <w:color w:val="FFFFFF"/>
                <w:sz w:val="24"/>
                <w:szCs w:val="24"/>
                <w:lang w:val="en-ID" w:eastAsia="en-ID"/>
              </w:rPr>
              <w:t>3</w:t>
            </w:r>
          </w:p>
        </w:tc>
        <w:tc>
          <w:tcPr>
            <w:tcW w:w="695" w:type="dxa"/>
            <w:shd w:val="clear" w:color="46BDC6" w:fill="46BDC6"/>
            <w:noWrap/>
            <w:vAlign w:val="center"/>
            <w:hideMark/>
          </w:tcPr>
          <w:p w14:paraId="26E5D2C5" w14:textId="77777777" w:rsidR="00EC7C77" w:rsidRPr="002A73B1" w:rsidRDefault="00EC7C77" w:rsidP="00130213">
            <w:pPr>
              <w:spacing w:line="240" w:lineRule="auto"/>
              <w:ind w:right="68" w:firstLine="0"/>
              <w:jc w:val="center"/>
              <w:rPr>
                <w:color w:val="FFFFFF"/>
                <w:sz w:val="24"/>
                <w:szCs w:val="24"/>
                <w:lang w:val="en-ID" w:eastAsia="en-ID"/>
              </w:rPr>
            </w:pPr>
            <w:r w:rsidRPr="002A73B1">
              <w:rPr>
                <w:color w:val="FFFFFF"/>
                <w:sz w:val="24"/>
                <w:szCs w:val="24"/>
                <w:lang w:val="en-ID" w:eastAsia="en-ID"/>
              </w:rPr>
              <w:t>4</w:t>
            </w:r>
          </w:p>
        </w:tc>
        <w:tc>
          <w:tcPr>
            <w:tcW w:w="695" w:type="dxa"/>
            <w:shd w:val="clear" w:color="46BDC6" w:fill="46BDC6"/>
            <w:noWrap/>
            <w:vAlign w:val="center"/>
            <w:hideMark/>
          </w:tcPr>
          <w:p w14:paraId="59D39CF7" w14:textId="77777777" w:rsidR="00EC7C77" w:rsidRPr="002A73B1" w:rsidRDefault="00EC7C77" w:rsidP="00130213">
            <w:pPr>
              <w:spacing w:line="240" w:lineRule="auto"/>
              <w:ind w:right="68" w:firstLine="0"/>
              <w:jc w:val="center"/>
              <w:rPr>
                <w:color w:val="FFFFFF"/>
                <w:sz w:val="24"/>
                <w:szCs w:val="24"/>
                <w:lang w:val="en-ID" w:eastAsia="en-ID"/>
              </w:rPr>
            </w:pPr>
            <w:r w:rsidRPr="002A73B1">
              <w:rPr>
                <w:color w:val="FFFFFF"/>
                <w:sz w:val="24"/>
                <w:szCs w:val="24"/>
                <w:lang w:val="en-ID" w:eastAsia="en-ID"/>
              </w:rPr>
              <w:t>5</w:t>
            </w:r>
          </w:p>
        </w:tc>
        <w:tc>
          <w:tcPr>
            <w:tcW w:w="1351" w:type="dxa"/>
            <w:shd w:val="clear" w:color="46BDC6" w:fill="46BDC6"/>
            <w:noWrap/>
            <w:vAlign w:val="center"/>
            <w:hideMark/>
          </w:tcPr>
          <w:p w14:paraId="2639A1EC" w14:textId="77777777" w:rsidR="00EC7C77" w:rsidRPr="002A73B1" w:rsidRDefault="00EC7C77" w:rsidP="00130213">
            <w:pPr>
              <w:spacing w:line="240" w:lineRule="auto"/>
              <w:ind w:right="68" w:firstLine="0"/>
              <w:jc w:val="center"/>
              <w:rPr>
                <w:color w:val="FFFFFF"/>
                <w:sz w:val="24"/>
                <w:szCs w:val="24"/>
                <w:lang w:val="en-ID" w:eastAsia="en-ID"/>
              </w:rPr>
            </w:pPr>
            <w:r w:rsidRPr="002A73B1">
              <w:rPr>
                <w:color w:val="FFFFFF"/>
                <w:sz w:val="24"/>
                <w:szCs w:val="24"/>
                <w:lang w:val="en-ID" w:eastAsia="en-ID"/>
              </w:rPr>
              <w:t xml:space="preserve">Total </w:t>
            </w:r>
            <w:proofErr w:type="spellStart"/>
            <w:r w:rsidRPr="002A73B1">
              <w:rPr>
                <w:color w:val="FFFFFF"/>
                <w:sz w:val="24"/>
                <w:szCs w:val="24"/>
                <w:lang w:val="en-ID" w:eastAsia="en-ID"/>
              </w:rPr>
              <w:t>Responden</w:t>
            </w:r>
            <w:proofErr w:type="spellEnd"/>
          </w:p>
        </w:tc>
        <w:tc>
          <w:tcPr>
            <w:tcW w:w="1383" w:type="dxa"/>
            <w:shd w:val="clear" w:color="46BDC6" w:fill="46BDC6"/>
            <w:noWrap/>
            <w:vAlign w:val="center"/>
            <w:hideMark/>
          </w:tcPr>
          <w:p w14:paraId="0C05ADAF" w14:textId="77777777" w:rsidR="00EC7C77" w:rsidRPr="002A73B1" w:rsidRDefault="00EC7C77" w:rsidP="00130213">
            <w:pPr>
              <w:spacing w:line="240" w:lineRule="auto"/>
              <w:ind w:right="-110" w:firstLine="0"/>
              <w:jc w:val="center"/>
              <w:rPr>
                <w:color w:val="FFFFFF"/>
                <w:sz w:val="24"/>
                <w:szCs w:val="24"/>
                <w:lang w:val="en-ID" w:eastAsia="en-ID"/>
              </w:rPr>
            </w:pPr>
            <w:r w:rsidRPr="002A73B1">
              <w:rPr>
                <w:color w:val="FFFFFF"/>
                <w:sz w:val="24"/>
                <w:szCs w:val="24"/>
                <w:lang w:val="en-ID" w:eastAsia="en-ID"/>
              </w:rPr>
              <w:t>Rata-Rata</w:t>
            </w:r>
          </w:p>
        </w:tc>
      </w:tr>
      <w:tr w:rsidR="00EC7C77" w:rsidRPr="009B2A8C" w14:paraId="787A763F" w14:textId="77777777" w:rsidTr="002F0269">
        <w:trPr>
          <w:trHeight w:val="407"/>
        </w:trPr>
        <w:tc>
          <w:tcPr>
            <w:tcW w:w="1522" w:type="dxa"/>
            <w:noWrap/>
            <w:hideMark/>
          </w:tcPr>
          <w:p w14:paraId="73FECD59" w14:textId="77777777" w:rsidR="00EC7C77" w:rsidRPr="002A73B1" w:rsidRDefault="00EC7C77" w:rsidP="00130213">
            <w:pPr>
              <w:spacing w:line="240" w:lineRule="auto"/>
              <w:ind w:right="68" w:firstLine="0"/>
              <w:jc w:val="center"/>
              <w:rPr>
                <w:b/>
                <w:bCs/>
                <w:color w:val="000000"/>
                <w:sz w:val="24"/>
                <w:szCs w:val="24"/>
                <w:lang w:val="en-ID" w:eastAsia="en-ID"/>
              </w:rPr>
            </w:pPr>
            <w:r w:rsidRPr="002A73B1">
              <w:rPr>
                <w:b/>
                <w:bCs/>
                <w:color w:val="000000"/>
                <w:sz w:val="24"/>
                <w:szCs w:val="24"/>
                <w:lang w:val="en-ID" w:eastAsia="en-ID"/>
              </w:rPr>
              <w:t>1</w:t>
            </w:r>
          </w:p>
        </w:tc>
        <w:tc>
          <w:tcPr>
            <w:tcW w:w="575" w:type="dxa"/>
            <w:noWrap/>
            <w:hideMark/>
          </w:tcPr>
          <w:p w14:paraId="1118C7D2"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1</w:t>
            </w:r>
          </w:p>
        </w:tc>
        <w:tc>
          <w:tcPr>
            <w:tcW w:w="575" w:type="dxa"/>
            <w:noWrap/>
            <w:hideMark/>
          </w:tcPr>
          <w:p w14:paraId="7EB679C2"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0</w:t>
            </w:r>
          </w:p>
        </w:tc>
        <w:tc>
          <w:tcPr>
            <w:tcW w:w="575" w:type="dxa"/>
            <w:noWrap/>
            <w:hideMark/>
          </w:tcPr>
          <w:p w14:paraId="396A09B4"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6</w:t>
            </w:r>
          </w:p>
        </w:tc>
        <w:tc>
          <w:tcPr>
            <w:tcW w:w="695" w:type="dxa"/>
            <w:noWrap/>
            <w:hideMark/>
          </w:tcPr>
          <w:p w14:paraId="34030C8B"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12</w:t>
            </w:r>
          </w:p>
        </w:tc>
        <w:tc>
          <w:tcPr>
            <w:tcW w:w="695" w:type="dxa"/>
            <w:noWrap/>
            <w:hideMark/>
          </w:tcPr>
          <w:p w14:paraId="7404F547"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14</w:t>
            </w:r>
          </w:p>
        </w:tc>
        <w:tc>
          <w:tcPr>
            <w:tcW w:w="1351" w:type="dxa"/>
            <w:noWrap/>
            <w:hideMark/>
          </w:tcPr>
          <w:p w14:paraId="7D429B40"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33</w:t>
            </w:r>
          </w:p>
        </w:tc>
        <w:tc>
          <w:tcPr>
            <w:tcW w:w="1383" w:type="dxa"/>
            <w:noWrap/>
            <w:hideMark/>
          </w:tcPr>
          <w:p w14:paraId="7F4AED31"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4,15</w:t>
            </w:r>
          </w:p>
        </w:tc>
      </w:tr>
      <w:tr w:rsidR="00EC7C77" w:rsidRPr="009B2A8C" w14:paraId="3B51963D" w14:textId="77777777" w:rsidTr="002F0269">
        <w:trPr>
          <w:trHeight w:val="407"/>
        </w:trPr>
        <w:tc>
          <w:tcPr>
            <w:tcW w:w="1522" w:type="dxa"/>
            <w:noWrap/>
            <w:hideMark/>
          </w:tcPr>
          <w:p w14:paraId="0D173C10" w14:textId="77777777" w:rsidR="00EC7C77" w:rsidRPr="002A73B1" w:rsidRDefault="00EC7C77" w:rsidP="00130213">
            <w:pPr>
              <w:spacing w:line="240" w:lineRule="auto"/>
              <w:ind w:right="68" w:firstLine="0"/>
              <w:jc w:val="center"/>
              <w:rPr>
                <w:b/>
                <w:bCs/>
                <w:color w:val="000000"/>
                <w:sz w:val="24"/>
                <w:szCs w:val="24"/>
                <w:lang w:val="en-ID" w:eastAsia="en-ID"/>
              </w:rPr>
            </w:pPr>
            <w:r w:rsidRPr="002A73B1">
              <w:rPr>
                <w:b/>
                <w:bCs/>
                <w:color w:val="000000"/>
                <w:sz w:val="24"/>
                <w:szCs w:val="24"/>
                <w:lang w:val="en-ID" w:eastAsia="en-ID"/>
              </w:rPr>
              <w:t>2</w:t>
            </w:r>
          </w:p>
        </w:tc>
        <w:tc>
          <w:tcPr>
            <w:tcW w:w="575" w:type="dxa"/>
            <w:noWrap/>
            <w:hideMark/>
          </w:tcPr>
          <w:p w14:paraId="4F67D7F3"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1</w:t>
            </w:r>
          </w:p>
        </w:tc>
        <w:tc>
          <w:tcPr>
            <w:tcW w:w="575" w:type="dxa"/>
            <w:noWrap/>
            <w:hideMark/>
          </w:tcPr>
          <w:p w14:paraId="5DD47093"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1</w:t>
            </w:r>
          </w:p>
        </w:tc>
        <w:tc>
          <w:tcPr>
            <w:tcW w:w="575" w:type="dxa"/>
            <w:noWrap/>
            <w:hideMark/>
          </w:tcPr>
          <w:p w14:paraId="39EF9570"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4</w:t>
            </w:r>
          </w:p>
        </w:tc>
        <w:tc>
          <w:tcPr>
            <w:tcW w:w="695" w:type="dxa"/>
            <w:noWrap/>
            <w:hideMark/>
          </w:tcPr>
          <w:p w14:paraId="3744C1F4"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13</w:t>
            </w:r>
          </w:p>
        </w:tc>
        <w:tc>
          <w:tcPr>
            <w:tcW w:w="695" w:type="dxa"/>
            <w:noWrap/>
            <w:hideMark/>
          </w:tcPr>
          <w:p w14:paraId="63D1866E"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14</w:t>
            </w:r>
          </w:p>
        </w:tc>
        <w:tc>
          <w:tcPr>
            <w:tcW w:w="1351" w:type="dxa"/>
            <w:noWrap/>
            <w:hideMark/>
          </w:tcPr>
          <w:p w14:paraId="781F0D2A"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33</w:t>
            </w:r>
          </w:p>
        </w:tc>
        <w:tc>
          <w:tcPr>
            <w:tcW w:w="1383" w:type="dxa"/>
            <w:noWrap/>
            <w:hideMark/>
          </w:tcPr>
          <w:p w14:paraId="5A48F0FA"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4,15</w:t>
            </w:r>
          </w:p>
        </w:tc>
      </w:tr>
      <w:tr w:rsidR="00EC7C77" w:rsidRPr="009B2A8C" w14:paraId="75DDF200" w14:textId="77777777" w:rsidTr="002F0269">
        <w:trPr>
          <w:trHeight w:val="407"/>
        </w:trPr>
        <w:tc>
          <w:tcPr>
            <w:tcW w:w="1522" w:type="dxa"/>
            <w:noWrap/>
            <w:hideMark/>
          </w:tcPr>
          <w:p w14:paraId="43FD7FD2" w14:textId="77777777" w:rsidR="00EC7C77" w:rsidRPr="002A73B1" w:rsidRDefault="00EC7C77" w:rsidP="00130213">
            <w:pPr>
              <w:spacing w:line="240" w:lineRule="auto"/>
              <w:ind w:right="68" w:firstLine="0"/>
              <w:jc w:val="center"/>
              <w:rPr>
                <w:b/>
                <w:bCs/>
                <w:color w:val="000000"/>
                <w:sz w:val="24"/>
                <w:szCs w:val="24"/>
                <w:lang w:val="en-ID" w:eastAsia="en-ID"/>
              </w:rPr>
            </w:pPr>
            <w:r w:rsidRPr="002A73B1">
              <w:rPr>
                <w:b/>
                <w:bCs/>
                <w:color w:val="000000"/>
                <w:sz w:val="24"/>
                <w:szCs w:val="24"/>
                <w:lang w:val="en-ID" w:eastAsia="en-ID"/>
              </w:rPr>
              <w:t>3</w:t>
            </w:r>
          </w:p>
        </w:tc>
        <w:tc>
          <w:tcPr>
            <w:tcW w:w="575" w:type="dxa"/>
            <w:noWrap/>
            <w:hideMark/>
          </w:tcPr>
          <w:p w14:paraId="6F1D7713"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1</w:t>
            </w:r>
          </w:p>
        </w:tc>
        <w:tc>
          <w:tcPr>
            <w:tcW w:w="575" w:type="dxa"/>
            <w:noWrap/>
            <w:hideMark/>
          </w:tcPr>
          <w:p w14:paraId="586E014C"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0</w:t>
            </w:r>
          </w:p>
        </w:tc>
        <w:tc>
          <w:tcPr>
            <w:tcW w:w="575" w:type="dxa"/>
            <w:noWrap/>
            <w:hideMark/>
          </w:tcPr>
          <w:p w14:paraId="0F34A1F2"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6</w:t>
            </w:r>
          </w:p>
        </w:tc>
        <w:tc>
          <w:tcPr>
            <w:tcW w:w="695" w:type="dxa"/>
            <w:noWrap/>
            <w:hideMark/>
          </w:tcPr>
          <w:p w14:paraId="71357284"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12</w:t>
            </w:r>
          </w:p>
        </w:tc>
        <w:tc>
          <w:tcPr>
            <w:tcW w:w="695" w:type="dxa"/>
            <w:noWrap/>
            <w:hideMark/>
          </w:tcPr>
          <w:p w14:paraId="2A77153C"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14</w:t>
            </w:r>
          </w:p>
        </w:tc>
        <w:tc>
          <w:tcPr>
            <w:tcW w:w="1351" w:type="dxa"/>
            <w:noWrap/>
            <w:hideMark/>
          </w:tcPr>
          <w:p w14:paraId="35766C33"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33</w:t>
            </w:r>
          </w:p>
        </w:tc>
        <w:tc>
          <w:tcPr>
            <w:tcW w:w="1383" w:type="dxa"/>
            <w:noWrap/>
            <w:hideMark/>
          </w:tcPr>
          <w:p w14:paraId="1B21AC5B" w14:textId="77777777" w:rsidR="00EC7C77" w:rsidRPr="002A73B1" w:rsidRDefault="00EC7C77" w:rsidP="00130213">
            <w:pPr>
              <w:spacing w:line="240" w:lineRule="auto"/>
              <w:ind w:right="68" w:firstLine="0"/>
              <w:jc w:val="center"/>
              <w:rPr>
                <w:color w:val="000000"/>
                <w:sz w:val="24"/>
                <w:szCs w:val="24"/>
                <w:lang w:val="en-ID" w:eastAsia="en-ID"/>
              </w:rPr>
            </w:pPr>
            <w:r w:rsidRPr="002A73B1">
              <w:rPr>
                <w:color w:val="000000"/>
                <w:sz w:val="24"/>
                <w:szCs w:val="24"/>
                <w:lang w:val="en-ID" w:eastAsia="en-ID"/>
              </w:rPr>
              <w:t>4,15</w:t>
            </w:r>
          </w:p>
        </w:tc>
      </w:tr>
      <w:tr w:rsidR="00EC7C77" w:rsidRPr="009B2A8C" w14:paraId="4ED30AD4" w14:textId="77777777" w:rsidTr="002F0269">
        <w:trPr>
          <w:trHeight w:val="407"/>
        </w:trPr>
        <w:tc>
          <w:tcPr>
            <w:tcW w:w="1522" w:type="dxa"/>
            <w:noWrap/>
            <w:hideMark/>
          </w:tcPr>
          <w:p w14:paraId="5E99ED1F" w14:textId="77777777" w:rsidR="00EC7C77" w:rsidRPr="002A73B1" w:rsidRDefault="00EC7C77" w:rsidP="00F35003">
            <w:pPr>
              <w:spacing w:line="240" w:lineRule="auto"/>
              <w:ind w:right="68" w:firstLine="0"/>
              <w:jc w:val="center"/>
              <w:rPr>
                <w:b/>
                <w:bCs/>
                <w:color w:val="000000"/>
                <w:sz w:val="24"/>
                <w:szCs w:val="24"/>
                <w:lang w:val="en-ID" w:eastAsia="en-ID"/>
              </w:rPr>
            </w:pPr>
            <w:r w:rsidRPr="002A73B1">
              <w:rPr>
                <w:b/>
                <w:bCs/>
                <w:color w:val="000000"/>
                <w:sz w:val="24"/>
                <w:szCs w:val="24"/>
                <w:lang w:val="en-ID" w:eastAsia="en-ID"/>
              </w:rPr>
              <w:t>4</w:t>
            </w:r>
          </w:p>
        </w:tc>
        <w:tc>
          <w:tcPr>
            <w:tcW w:w="575" w:type="dxa"/>
            <w:noWrap/>
            <w:hideMark/>
          </w:tcPr>
          <w:p w14:paraId="522AB9AB"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w:t>
            </w:r>
          </w:p>
        </w:tc>
        <w:tc>
          <w:tcPr>
            <w:tcW w:w="575" w:type="dxa"/>
            <w:noWrap/>
            <w:hideMark/>
          </w:tcPr>
          <w:p w14:paraId="4C21B52E"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3</w:t>
            </w:r>
          </w:p>
        </w:tc>
        <w:tc>
          <w:tcPr>
            <w:tcW w:w="575" w:type="dxa"/>
            <w:noWrap/>
            <w:hideMark/>
          </w:tcPr>
          <w:p w14:paraId="44307A4E"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6</w:t>
            </w:r>
          </w:p>
        </w:tc>
        <w:tc>
          <w:tcPr>
            <w:tcW w:w="695" w:type="dxa"/>
            <w:noWrap/>
            <w:hideMark/>
          </w:tcPr>
          <w:p w14:paraId="12D0DEF3"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11</w:t>
            </w:r>
          </w:p>
        </w:tc>
        <w:tc>
          <w:tcPr>
            <w:tcW w:w="695" w:type="dxa"/>
            <w:noWrap/>
            <w:hideMark/>
          </w:tcPr>
          <w:p w14:paraId="7205D73B"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12</w:t>
            </w:r>
          </w:p>
        </w:tc>
        <w:tc>
          <w:tcPr>
            <w:tcW w:w="1351" w:type="dxa"/>
            <w:noWrap/>
            <w:hideMark/>
          </w:tcPr>
          <w:p w14:paraId="651EF329"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33</w:t>
            </w:r>
          </w:p>
        </w:tc>
        <w:tc>
          <w:tcPr>
            <w:tcW w:w="1383" w:type="dxa"/>
            <w:noWrap/>
            <w:hideMark/>
          </w:tcPr>
          <w:p w14:paraId="6F634821"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3,91</w:t>
            </w:r>
          </w:p>
        </w:tc>
      </w:tr>
      <w:tr w:rsidR="00EC7C77" w:rsidRPr="009B2A8C" w14:paraId="2A5144BD" w14:textId="77777777" w:rsidTr="002F0269">
        <w:trPr>
          <w:trHeight w:val="407"/>
        </w:trPr>
        <w:tc>
          <w:tcPr>
            <w:tcW w:w="1522" w:type="dxa"/>
            <w:noWrap/>
            <w:hideMark/>
          </w:tcPr>
          <w:p w14:paraId="11535623" w14:textId="77777777" w:rsidR="00EC7C77" w:rsidRPr="002A73B1" w:rsidRDefault="00EC7C77" w:rsidP="00F35003">
            <w:pPr>
              <w:spacing w:line="240" w:lineRule="auto"/>
              <w:ind w:right="68" w:firstLine="0"/>
              <w:jc w:val="center"/>
              <w:rPr>
                <w:b/>
                <w:bCs/>
                <w:color w:val="000000"/>
                <w:sz w:val="24"/>
                <w:szCs w:val="24"/>
                <w:lang w:val="en-ID" w:eastAsia="en-ID"/>
              </w:rPr>
            </w:pPr>
            <w:r w:rsidRPr="002A73B1">
              <w:rPr>
                <w:b/>
                <w:bCs/>
                <w:color w:val="000000"/>
                <w:sz w:val="24"/>
                <w:szCs w:val="24"/>
                <w:lang w:val="en-ID" w:eastAsia="en-ID"/>
              </w:rPr>
              <w:t>5</w:t>
            </w:r>
          </w:p>
        </w:tc>
        <w:tc>
          <w:tcPr>
            <w:tcW w:w="575" w:type="dxa"/>
            <w:noWrap/>
            <w:hideMark/>
          </w:tcPr>
          <w:p w14:paraId="451C3E80"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0</w:t>
            </w:r>
          </w:p>
        </w:tc>
        <w:tc>
          <w:tcPr>
            <w:tcW w:w="575" w:type="dxa"/>
            <w:noWrap/>
            <w:hideMark/>
          </w:tcPr>
          <w:p w14:paraId="6796A0C5"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w:t>
            </w:r>
          </w:p>
        </w:tc>
        <w:tc>
          <w:tcPr>
            <w:tcW w:w="575" w:type="dxa"/>
            <w:noWrap/>
            <w:hideMark/>
          </w:tcPr>
          <w:p w14:paraId="18A29177"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8</w:t>
            </w:r>
          </w:p>
        </w:tc>
        <w:tc>
          <w:tcPr>
            <w:tcW w:w="695" w:type="dxa"/>
            <w:noWrap/>
            <w:hideMark/>
          </w:tcPr>
          <w:p w14:paraId="2FB34B49"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15</w:t>
            </w:r>
          </w:p>
        </w:tc>
        <w:tc>
          <w:tcPr>
            <w:tcW w:w="695" w:type="dxa"/>
            <w:noWrap/>
            <w:hideMark/>
          </w:tcPr>
          <w:p w14:paraId="0C5C0D2F"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9</w:t>
            </w:r>
          </w:p>
        </w:tc>
        <w:tc>
          <w:tcPr>
            <w:tcW w:w="1351" w:type="dxa"/>
            <w:noWrap/>
            <w:hideMark/>
          </w:tcPr>
          <w:p w14:paraId="42727980"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33</w:t>
            </w:r>
          </w:p>
        </w:tc>
        <w:tc>
          <w:tcPr>
            <w:tcW w:w="1383" w:type="dxa"/>
            <w:noWrap/>
            <w:hideMark/>
          </w:tcPr>
          <w:p w14:paraId="3CABEA88"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3,97</w:t>
            </w:r>
          </w:p>
        </w:tc>
      </w:tr>
      <w:tr w:rsidR="00EC7C77" w:rsidRPr="009B2A8C" w14:paraId="2DF7840E" w14:textId="77777777" w:rsidTr="002F0269">
        <w:trPr>
          <w:trHeight w:val="407"/>
        </w:trPr>
        <w:tc>
          <w:tcPr>
            <w:tcW w:w="1522" w:type="dxa"/>
            <w:noWrap/>
            <w:hideMark/>
          </w:tcPr>
          <w:p w14:paraId="0AC6DEA1" w14:textId="77777777" w:rsidR="00EC7C77" w:rsidRPr="002A73B1" w:rsidRDefault="00EC7C77" w:rsidP="00F35003">
            <w:pPr>
              <w:spacing w:line="240" w:lineRule="auto"/>
              <w:ind w:right="68" w:firstLine="0"/>
              <w:jc w:val="center"/>
              <w:rPr>
                <w:b/>
                <w:bCs/>
                <w:color w:val="000000"/>
                <w:sz w:val="24"/>
                <w:szCs w:val="24"/>
                <w:lang w:val="en-ID" w:eastAsia="en-ID"/>
              </w:rPr>
            </w:pPr>
            <w:r w:rsidRPr="002A73B1">
              <w:rPr>
                <w:b/>
                <w:bCs/>
                <w:color w:val="000000"/>
                <w:sz w:val="24"/>
                <w:szCs w:val="24"/>
                <w:lang w:val="en-ID" w:eastAsia="en-ID"/>
              </w:rPr>
              <w:t>6</w:t>
            </w:r>
          </w:p>
        </w:tc>
        <w:tc>
          <w:tcPr>
            <w:tcW w:w="575" w:type="dxa"/>
            <w:noWrap/>
            <w:hideMark/>
          </w:tcPr>
          <w:p w14:paraId="0A578369"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0</w:t>
            </w:r>
          </w:p>
        </w:tc>
        <w:tc>
          <w:tcPr>
            <w:tcW w:w="575" w:type="dxa"/>
            <w:noWrap/>
            <w:hideMark/>
          </w:tcPr>
          <w:p w14:paraId="5A58FA1B"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2</w:t>
            </w:r>
          </w:p>
        </w:tc>
        <w:tc>
          <w:tcPr>
            <w:tcW w:w="575" w:type="dxa"/>
            <w:noWrap/>
            <w:hideMark/>
          </w:tcPr>
          <w:p w14:paraId="227FC908"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4</w:t>
            </w:r>
          </w:p>
        </w:tc>
        <w:tc>
          <w:tcPr>
            <w:tcW w:w="695" w:type="dxa"/>
            <w:noWrap/>
            <w:hideMark/>
          </w:tcPr>
          <w:p w14:paraId="1B500EFA"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11</w:t>
            </w:r>
          </w:p>
        </w:tc>
        <w:tc>
          <w:tcPr>
            <w:tcW w:w="695" w:type="dxa"/>
            <w:noWrap/>
            <w:hideMark/>
          </w:tcPr>
          <w:p w14:paraId="695B42D7"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16</w:t>
            </w:r>
          </w:p>
        </w:tc>
        <w:tc>
          <w:tcPr>
            <w:tcW w:w="1351" w:type="dxa"/>
            <w:noWrap/>
            <w:hideMark/>
          </w:tcPr>
          <w:p w14:paraId="6D2030E2"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33</w:t>
            </w:r>
          </w:p>
        </w:tc>
        <w:tc>
          <w:tcPr>
            <w:tcW w:w="1383" w:type="dxa"/>
            <w:noWrap/>
            <w:hideMark/>
          </w:tcPr>
          <w:p w14:paraId="070034D5"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4,24</w:t>
            </w:r>
          </w:p>
        </w:tc>
      </w:tr>
      <w:tr w:rsidR="00EC7C77" w:rsidRPr="009B2A8C" w14:paraId="6403F087" w14:textId="77777777" w:rsidTr="002F0269">
        <w:trPr>
          <w:trHeight w:val="407"/>
        </w:trPr>
        <w:tc>
          <w:tcPr>
            <w:tcW w:w="1522" w:type="dxa"/>
            <w:noWrap/>
            <w:hideMark/>
          </w:tcPr>
          <w:p w14:paraId="0B91DB2A" w14:textId="77777777" w:rsidR="00EC7C77" w:rsidRPr="002A73B1" w:rsidRDefault="00EC7C77" w:rsidP="00F35003">
            <w:pPr>
              <w:spacing w:line="240" w:lineRule="auto"/>
              <w:ind w:right="68" w:firstLine="0"/>
              <w:jc w:val="center"/>
              <w:rPr>
                <w:b/>
                <w:bCs/>
                <w:color w:val="000000"/>
                <w:sz w:val="24"/>
                <w:szCs w:val="24"/>
                <w:lang w:val="en-ID" w:eastAsia="en-ID"/>
              </w:rPr>
            </w:pPr>
            <w:r w:rsidRPr="002A73B1">
              <w:rPr>
                <w:b/>
                <w:bCs/>
                <w:color w:val="000000"/>
                <w:sz w:val="24"/>
                <w:szCs w:val="24"/>
                <w:lang w:val="en-ID" w:eastAsia="en-ID"/>
              </w:rPr>
              <w:lastRenderedPageBreak/>
              <w:t>7</w:t>
            </w:r>
          </w:p>
        </w:tc>
        <w:tc>
          <w:tcPr>
            <w:tcW w:w="575" w:type="dxa"/>
            <w:noWrap/>
            <w:hideMark/>
          </w:tcPr>
          <w:p w14:paraId="75919812"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0</w:t>
            </w:r>
          </w:p>
        </w:tc>
        <w:tc>
          <w:tcPr>
            <w:tcW w:w="575" w:type="dxa"/>
            <w:noWrap/>
            <w:hideMark/>
          </w:tcPr>
          <w:p w14:paraId="6D83E51F"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w:t>
            </w:r>
          </w:p>
        </w:tc>
        <w:tc>
          <w:tcPr>
            <w:tcW w:w="575" w:type="dxa"/>
            <w:noWrap/>
            <w:hideMark/>
          </w:tcPr>
          <w:p w14:paraId="77F9B664"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2</w:t>
            </w:r>
          </w:p>
        </w:tc>
        <w:tc>
          <w:tcPr>
            <w:tcW w:w="695" w:type="dxa"/>
            <w:noWrap/>
            <w:hideMark/>
          </w:tcPr>
          <w:p w14:paraId="41D71C54"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17</w:t>
            </w:r>
          </w:p>
        </w:tc>
        <w:tc>
          <w:tcPr>
            <w:tcW w:w="695" w:type="dxa"/>
            <w:noWrap/>
            <w:hideMark/>
          </w:tcPr>
          <w:p w14:paraId="7466A20C"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13</w:t>
            </w:r>
          </w:p>
        </w:tc>
        <w:tc>
          <w:tcPr>
            <w:tcW w:w="1351" w:type="dxa"/>
            <w:noWrap/>
            <w:hideMark/>
          </w:tcPr>
          <w:p w14:paraId="206396E7"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33</w:t>
            </w:r>
          </w:p>
        </w:tc>
        <w:tc>
          <w:tcPr>
            <w:tcW w:w="1383" w:type="dxa"/>
            <w:noWrap/>
            <w:hideMark/>
          </w:tcPr>
          <w:p w14:paraId="27A0EF2A"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4,27</w:t>
            </w:r>
          </w:p>
        </w:tc>
      </w:tr>
      <w:tr w:rsidR="00EC7C77" w:rsidRPr="009B2A8C" w14:paraId="067B84BE" w14:textId="77777777" w:rsidTr="002F0269">
        <w:trPr>
          <w:trHeight w:val="407"/>
        </w:trPr>
        <w:tc>
          <w:tcPr>
            <w:tcW w:w="1522" w:type="dxa"/>
            <w:noWrap/>
            <w:hideMark/>
          </w:tcPr>
          <w:p w14:paraId="062F55D2" w14:textId="77777777" w:rsidR="00EC7C77" w:rsidRPr="002A73B1" w:rsidRDefault="00EC7C77" w:rsidP="00F35003">
            <w:pPr>
              <w:spacing w:line="240" w:lineRule="auto"/>
              <w:ind w:right="68" w:firstLine="0"/>
              <w:jc w:val="center"/>
              <w:rPr>
                <w:b/>
                <w:bCs/>
                <w:color w:val="000000"/>
                <w:sz w:val="24"/>
                <w:szCs w:val="24"/>
                <w:lang w:val="en-ID" w:eastAsia="en-ID"/>
              </w:rPr>
            </w:pPr>
            <w:r w:rsidRPr="002A73B1">
              <w:rPr>
                <w:b/>
                <w:bCs/>
                <w:color w:val="000000"/>
                <w:sz w:val="24"/>
                <w:szCs w:val="24"/>
                <w:lang w:val="en-ID" w:eastAsia="en-ID"/>
              </w:rPr>
              <w:t>8</w:t>
            </w:r>
          </w:p>
        </w:tc>
        <w:tc>
          <w:tcPr>
            <w:tcW w:w="575" w:type="dxa"/>
            <w:noWrap/>
            <w:hideMark/>
          </w:tcPr>
          <w:p w14:paraId="60FC068B"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0</w:t>
            </w:r>
          </w:p>
        </w:tc>
        <w:tc>
          <w:tcPr>
            <w:tcW w:w="575" w:type="dxa"/>
            <w:noWrap/>
            <w:hideMark/>
          </w:tcPr>
          <w:p w14:paraId="3F93F79C"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2</w:t>
            </w:r>
          </w:p>
        </w:tc>
        <w:tc>
          <w:tcPr>
            <w:tcW w:w="575" w:type="dxa"/>
            <w:noWrap/>
            <w:hideMark/>
          </w:tcPr>
          <w:p w14:paraId="2A8EF1D7"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2</w:t>
            </w:r>
          </w:p>
        </w:tc>
        <w:tc>
          <w:tcPr>
            <w:tcW w:w="695" w:type="dxa"/>
            <w:noWrap/>
            <w:hideMark/>
          </w:tcPr>
          <w:p w14:paraId="48E09A99"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11</w:t>
            </w:r>
          </w:p>
        </w:tc>
        <w:tc>
          <w:tcPr>
            <w:tcW w:w="695" w:type="dxa"/>
            <w:noWrap/>
            <w:hideMark/>
          </w:tcPr>
          <w:p w14:paraId="6B97C316"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18</w:t>
            </w:r>
          </w:p>
        </w:tc>
        <w:tc>
          <w:tcPr>
            <w:tcW w:w="1351" w:type="dxa"/>
            <w:noWrap/>
            <w:hideMark/>
          </w:tcPr>
          <w:p w14:paraId="38240539"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33</w:t>
            </w:r>
          </w:p>
        </w:tc>
        <w:tc>
          <w:tcPr>
            <w:tcW w:w="1383" w:type="dxa"/>
            <w:noWrap/>
            <w:hideMark/>
          </w:tcPr>
          <w:p w14:paraId="58E93AA4"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4,36</w:t>
            </w:r>
          </w:p>
        </w:tc>
      </w:tr>
      <w:tr w:rsidR="00EC7C77" w:rsidRPr="009B2A8C" w14:paraId="7AE1C9AC" w14:textId="77777777" w:rsidTr="002F0269">
        <w:trPr>
          <w:trHeight w:val="407"/>
        </w:trPr>
        <w:tc>
          <w:tcPr>
            <w:tcW w:w="1522" w:type="dxa"/>
            <w:noWrap/>
            <w:hideMark/>
          </w:tcPr>
          <w:p w14:paraId="4BA0145C" w14:textId="77777777" w:rsidR="00EC7C77" w:rsidRPr="002A73B1" w:rsidRDefault="00EC7C77" w:rsidP="00F35003">
            <w:pPr>
              <w:spacing w:line="240" w:lineRule="auto"/>
              <w:ind w:right="68" w:firstLine="0"/>
              <w:jc w:val="center"/>
              <w:rPr>
                <w:b/>
                <w:bCs/>
                <w:color w:val="000000"/>
                <w:sz w:val="24"/>
                <w:szCs w:val="24"/>
                <w:lang w:val="en-ID" w:eastAsia="en-ID"/>
              </w:rPr>
            </w:pPr>
            <w:r w:rsidRPr="002A73B1">
              <w:rPr>
                <w:b/>
                <w:bCs/>
                <w:color w:val="000000"/>
                <w:sz w:val="24"/>
                <w:szCs w:val="24"/>
                <w:lang w:val="en-ID" w:eastAsia="en-ID"/>
              </w:rPr>
              <w:t>9</w:t>
            </w:r>
          </w:p>
        </w:tc>
        <w:tc>
          <w:tcPr>
            <w:tcW w:w="575" w:type="dxa"/>
            <w:noWrap/>
            <w:hideMark/>
          </w:tcPr>
          <w:p w14:paraId="5739F51F"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0</w:t>
            </w:r>
          </w:p>
        </w:tc>
        <w:tc>
          <w:tcPr>
            <w:tcW w:w="575" w:type="dxa"/>
            <w:noWrap/>
            <w:hideMark/>
          </w:tcPr>
          <w:p w14:paraId="657D8F16"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w:t>
            </w:r>
          </w:p>
        </w:tc>
        <w:tc>
          <w:tcPr>
            <w:tcW w:w="575" w:type="dxa"/>
            <w:noWrap/>
            <w:hideMark/>
          </w:tcPr>
          <w:p w14:paraId="1CE71D41"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3</w:t>
            </w:r>
          </w:p>
        </w:tc>
        <w:tc>
          <w:tcPr>
            <w:tcW w:w="695" w:type="dxa"/>
            <w:noWrap/>
            <w:hideMark/>
          </w:tcPr>
          <w:p w14:paraId="695A0D6B"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17</w:t>
            </w:r>
          </w:p>
        </w:tc>
        <w:tc>
          <w:tcPr>
            <w:tcW w:w="695" w:type="dxa"/>
            <w:noWrap/>
            <w:hideMark/>
          </w:tcPr>
          <w:p w14:paraId="3EC1B4A9"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12</w:t>
            </w:r>
          </w:p>
        </w:tc>
        <w:tc>
          <w:tcPr>
            <w:tcW w:w="1351" w:type="dxa"/>
            <w:noWrap/>
            <w:hideMark/>
          </w:tcPr>
          <w:p w14:paraId="283C9BBA"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33</w:t>
            </w:r>
          </w:p>
        </w:tc>
        <w:tc>
          <w:tcPr>
            <w:tcW w:w="1383" w:type="dxa"/>
            <w:noWrap/>
            <w:hideMark/>
          </w:tcPr>
          <w:p w14:paraId="382EEA5D"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4,21</w:t>
            </w:r>
          </w:p>
        </w:tc>
      </w:tr>
      <w:tr w:rsidR="00EC7C77" w:rsidRPr="009B2A8C" w14:paraId="32D8BD42" w14:textId="77777777" w:rsidTr="002F0269">
        <w:trPr>
          <w:trHeight w:val="407"/>
        </w:trPr>
        <w:tc>
          <w:tcPr>
            <w:tcW w:w="1522" w:type="dxa"/>
            <w:noWrap/>
            <w:hideMark/>
          </w:tcPr>
          <w:p w14:paraId="4302CE29" w14:textId="77777777" w:rsidR="00EC7C77" w:rsidRPr="002A73B1" w:rsidRDefault="00EC7C77" w:rsidP="00F35003">
            <w:pPr>
              <w:spacing w:line="240" w:lineRule="auto"/>
              <w:ind w:right="68" w:firstLine="0"/>
              <w:jc w:val="center"/>
              <w:rPr>
                <w:b/>
                <w:bCs/>
                <w:color w:val="000000"/>
                <w:sz w:val="24"/>
                <w:szCs w:val="24"/>
                <w:lang w:val="en-ID" w:eastAsia="en-ID"/>
              </w:rPr>
            </w:pPr>
            <w:r w:rsidRPr="002A73B1">
              <w:rPr>
                <w:b/>
                <w:bCs/>
                <w:color w:val="000000"/>
                <w:sz w:val="24"/>
                <w:szCs w:val="24"/>
                <w:lang w:val="en-ID" w:eastAsia="en-ID"/>
              </w:rPr>
              <w:t>10</w:t>
            </w:r>
          </w:p>
        </w:tc>
        <w:tc>
          <w:tcPr>
            <w:tcW w:w="575" w:type="dxa"/>
            <w:noWrap/>
            <w:hideMark/>
          </w:tcPr>
          <w:p w14:paraId="5DABCC57"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2</w:t>
            </w:r>
          </w:p>
        </w:tc>
        <w:tc>
          <w:tcPr>
            <w:tcW w:w="575" w:type="dxa"/>
            <w:noWrap/>
            <w:hideMark/>
          </w:tcPr>
          <w:p w14:paraId="22CB1075"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0</w:t>
            </w:r>
          </w:p>
        </w:tc>
        <w:tc>
          <w:tcPr>
            <w:tcW w:w="575" w:type="dxa"/>
            <w:noWrap/>
            <w:hideMark/>
          </w:tcPr>
          <w:p w14:paraId="63430CBA"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6</w:t>
            </w:r>
          </w:p>
        </w:tc>
        <w:tc>
          <w:tcPr>
            <w:tcW w:w="695" w:type="dxa"/>
            <w:noWrap/>
            <w:hideMark/>
          </w:tcPr>
          <w:p w14:paraId="1E4C2C91"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12</w:t>
            </w:r>
          </w:p>
        </w:tc>
        <w:tc>
          <w:tcPr>
            <w:tcW w:w="695" w:type="dxa"/>
            <w:noWrap/>
            <w:hideMark/>
          </w:tcPr>
          <w:p w14:paraId="6B5666DA"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13</w:t>
            </w:r>
          </w:p>
        </w:tc>
        <w:tc>
          <w:tcPr>
            <w:tcW w:w="1351" w:type="dxa"/>
            <w:noWrap/>
            <w:hideMark/>
          </w:tcPr>
          <w:p w14:paraId="6CB4B187"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33</w:t>
            </w:r>
          </w:p>
        </w:tc>
        <w:tc>
          <w:tcPr>
            <w:tcW w:w="1383" w:type="dxa"/>
            <w:noWrap/>
            <w:hideMark/>
          </w:tcPr>
          <w:p w14:paraId="6B0B7D74" w14:textId="77777777" w:rsidR="00EC7C77" w:rsidRPr="002A73B1" w:rsidRDefault="00EC7C77" w:rsidP="00F35003">
            <w:pPr>
              <w:spacing w:line="240" w:lineRule="auto"/>
              <w:ind w:right="68" w:firstLine="0"/>
              <w:jc w:val="center"/>
              <w:rPr>
                <w:color w:val="000000"/>
                <w:sz w:val="24"/>
                <w:szCs w:val="24"/>
                <w:lang w:val="en-ID" w:eastAsia="en-ID"/>
              </w:rPr>
            </w:pPr>
            <w:r w:rsidRPr="002A73B1">
              <w:rPr>
                <w:color w:val="000000"/>
                <w:sz w:val="24"/>
                <w:szCs w:val="24"/>
                <w:lang w:val="en-ID" w:eastAsia="en-ID"/>
              </w:rPr>
              <w:t>4,03</w:t>
            </w:r>
          </w:p>
        </w:tc>
      </w:tr>
    </w:tbl>
    <w:p w14:paraId="43214965" w14:textId="77777777" w:rsidR="00EC7C77" w:rsidRPr="009B2A8C" w:rsidRDefault="00EC7C77" w:rsidP="00EC7C77">
      <w:pPr>
        <w:pStyle w:val="ListParagraph"/>
        <w:ind w:left="360" w:firstLine="360"/>
        <w:rPr>
          <w:sz w:val="24"/>
          <w:szCs w:val="24"/>
        </w:rPr>
      </w:pPr>
      <w:r w:rsidRPr="009B2A8C">
        <w:rPr>
          <w:sz w:val="24"/>
          <w:szCs w:val="24"/>
        </w:rPr>
        <w:t>Sumber : Data diolah peneliti, 2026</w:t>
      </w:r>
    </w:p>
    <w:p w14:paraId="6602DA6D" w14:textId="391A7B2D" w:rsidR="0078298B" w:rsidRPr="009B2A8C" w:rsidRDefault="0078298B" w:rsidP="0078298B">
      <w:pPr>
        <w:pStyle w:val="ListParagraph"/>
        <w:ind w:left="360" w:firstLine="360"/>
        <w:rPr>
          <w:sz w:val="24"/>
          <w:szCs w:val="24"/>
        </w:rPr>
      </w:pPr>
      <w:r w:rsidRPr="009B2A8C">
        <w:rPr>
          <w:sz w:val="24"/>
          <w:szCs w:val="24"/>
        </w:rPr>
        <w:t xml:space="preserve">Dalam manajemen SDM, celah ini dikenal dalam konsep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atau pengayaan pekerjaan. </w:t>
      </w:r>
      <w:r w:rsidRPr="00BB7142">
        <w:rPr>
          <w:color w:val="EE0000"/>
          <w:sz w:val="24"/>
          <w:szCs w:val="24"/>
        </w:rPr>
        <w:t xml:space="preserve">Konsep ini dikembangkan secara ilmiah oleh </w:t>
      </w:r>
      <w:proofErr w:type="spellStart"/>
      <w:r w:rsidRPr="00BB7142">
        <w:rPr>
          <w:color w:val="EE0000"/>
          <w:sz w:val="24"/>
          <w:szCs w:val="24"/>
        </w:rPr>
        <w:t>Hackman</w:t>
      </w:r>
      <w:proofErr w:type="spellEnd"/>
      <w:r w:rsidRPr="00BB7142">
        <w:rPr>
          <w:color w:val="EE0000"/>
          <w:sz w:val="24"/>
          <w:szCs w:val="24"/>
        </w:rPr>
        <w:t xml:space="preserve"> dan </w:t>
      </w:r>
      <w:proofErr w:type="spellStart"/>
      <w:r w:rsidRPr="00BB7142">
        <w:rPr>
          <w:color w:val="EE0000"/>
          <w:sz w:val="24"/>
          <w:szCs w:val="24"/>
        </w:rPr>
        <w:t>Oldham</w:t>
      </w:r>
      <w:proofErr w:type="spellEnd"/>
      <w:r w:rsidRPr="00BB7142">
        <w:rPr>
          <w:color w:val="EE0000"/>
          <w:sz w:val="24"/>
          <w:szCs w:val="24"/>
        </w:rPr>
        <w:t xml:space="preserve"> (1976) melalui </w:t>
      </w:r>
      <w:proofErr w:type="spellStart"/>
      <w:r w:rsidRPr="00BB7142">
        <w:rPr>
          <w:i/>
          <w:iCs/>
          <w:color w:val="EE0000"/>
          <w:sz w:val="24"/>
          <w:szCs w:val="24"/>
        </w:rPr>
        <w:t>Job</w:t>
      </w:r>
      <w:proofErr w:type="spellEnd"/>
      <w:r w:rsidRPr="00BB7142">
        <w:rPr>
          <w:i/>
          <w:iCs/>
          <w:color w:val="EE0000"/>
          <w:sz w:val="24"/>
          <w:szCs w:val="24"/>
        </w:rPr>
        <w:t xml:space="preserve"> </w:t>
      </w:r>
      <w:proofErr w:type="spellStart"/>
      <w:r w:rsidRPr="00BB7142">
        <w:rPr>
          <w:i/>
          <w:iCs/>
          <w:color w:val="EE0000"/>
          <w:sz w:val="24"/>
          <w:szCs w:val="24"/>
        </w:rPr>
        <w:t>Characteristics</w:t>
      </w:r>
      <w:proofErr w:type="spellEnd"/>
      <w:r w:rsidRPr="00BB7142">
        <w:rPr>
          <w:i/>
          <w:iCs/>
          <w:color w:val="EE0000"/>
          <w:sz w:val="24"/>
          <w:szCs w:val="24"/>
        </w:rPr>
        <w:t xml:space="preserve"> Model</w:t>
      </w:r>
      <w:r w:rsidRPr="00BB7142">
        <w:rPr>
          <w:color w:val="EE0000"/>
          <w:sz w:val="24"/>
          <w:szCs w:val="24"/>
        </w:rPr>
        <w:t xml:space="preserve"> (JCM</w:t>
      </w:r>
      <w:r w:rsidRPr="009B2A8C">
        <w:rPr>
          <w:sz w:val="24"/>
          <w:szCs w:val="24"/>
        </w:rPr>
        <w:t>)</w:t>
      </w:r>
      <w:sdt>
        <w:sdtPr>
          <w:rPr>
            <w:sz w:val="24"/>
            <w:szCs w:val="24"/>
          </w:rPr>
          <w:tag w:val="MENDELEY_CITATION_v3_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"/>
          <w:id w:val="336888798"/>
          <w:placeholder>
            <w:docPart w:val="DefaultPlaceholder_-1854013440"/>
          </w:placeholder>
        </w:sdtPr>
        <w:sdtContent>
          <w:r w:rsidR="006572C9" w:rsidRPr="006572C9">
            <w:rPr>
              <w:color w:val="000000"/>
              <w:sz w:val="24"/>
              <w:szCs w:val="24"/>
            </w:rPr>
            <w:t>[6]</w:t>
          </w:r>
        </w:sdtContent>
      </w:sdt>
      <w:r w:rsidR="00785301">
        <w:rPr>
          <w:sz w:val="24"/>
          <w:szCs w:val="24"/>
        </w:rPr>
        <w:t xml:space="preserve"> </w:t>
      </w:r>
      <w:r w:rsidRPr="009B2A8C">
        <w:rPr>
          <w:sz w:val="24"/>
          <w:szCs w:val="24"/>
        </w:rPr>
        <w:t>, yang merujuk pada upaya memperkaya konten intrinsik pekerjaan melalui lima dimensi inti yaitu, variasi keterampilan (</w:t>
      </w:r>
      <w:proofErr w:type="spellStart"/>
      <w:r w:rsidRPr="009B2A8C">
        <w:rPr>
          <w:i/>
          <w:iCs/>
          <w:sz w:val="24"/>
          <w:szCs w:val="24"/>
        </w:rPr>
        <w:t>skill</w:t>
      </w:r>
      <w:proofErr w:type="spellEnd"/>
      <w:r w:rsidRPr="009B2A8C">
        <w:rPr>
          <w:i/>
          <w:iCs/>
          <w:sz w:val="24"/>
          <w:szCs w:val="24"/>
        </w:rPr>
        <w:t xml:space="preserve"> </w:t>
      </w:r>
      <w:proofErr w:type="spellStart"/>
      <w:r w:rsidRPr="009B2A8C">
        <w:rPr>
          <w:i/>
          <w:iCs/>
          <w:sz w:val="24"/>
          <w:szCs w:val="24"/>
        </w:rPr>
        <w:t>variety</w:t>
      </w:r>
      <w:proofErr w:type="spellEnd"/>
      <w:r w:rsidRPr="009B2A8C">
        <w:rPr>
          <w:sz w:val="24"/>
          <w:szCs w:val="24"/>
        </w:rPr>
        <w:t>), identitas tugas (</w:t>
      </w:r>
      <w:proofErr w:type="spellStart"/>
      <w:r w:rsidRPr="009B2A8C">
        <w:rPr>
          <w:i/>
          <w:iCs/>
          <w:sz w:val="24"/>
          <w:szCs w:val="24"/>
        </w:rPr>
        <w:t>task</w:t>
      </w:r>
      <w:proofErr w:type="spellEnd"/>
      <w:r w:rsidRPr="009B2A8C">
        <w:rPr>
          <w:i/>
          <w:iCs/>
          <w:sz w:val="24"/>
          <w:szCs w:val="24"/>
        </w:rPr>
        <w:t xml:space="preserve"> </w:t>
      </w:r>
      <w:proofErr w:type="spellStart"/>
      <w:r w:rsidRPr="009B2A8C">
        <w:rPr>
          <w:i/>
          <w:iCs/>
          <w:sz w:val="24"/>
          <w:szCs w:val="24"/>
        </w:rPr>
        <w:t>identity</w:t>
      </w:r>
      <w:proofErr w:type="spellEnd"/>
      <w:r w:rsidRPr="009B2A8C">
        <w:rPr>
          <w:sz w:val="24"/>
          <w:szCs w:val="24"/>
        </w:rPr>
        <w:t>), signifikansi tugas (</w:t>
      </w:r>
      <w:proofErr w:type="spellStart"/>
      <w:r w:rsidRPr="009B2A8C">
        <w:rPr>
          <w:i/>
          <w:iCs/>
          <w:sz w:val="24"/>
          <w:szCs w:val="24"/>
        </w:rPr>
        <w:t>task</w:t>
      </w:r>
      <w:proofErr w:type="spellEnd"/>
      <w:r w:rsidRPr="009B2A8C">
        <w:rPr>
          <w:i/>
          <w:iCs/>
          <w:sz w:val="24"/>
          <w:szCs w:val="24"/>
        </w:rPr>
        <w:t xml:space="preserve"> </w:t>
      </w:r>
      <w:proofErr w:type="spellStart"/>
      <w:r w:rsidRPr="009B2A8C">
        <w:rPr>
          <w:i/>
          <w:iCs/>
          <w:sz w:val="24"/>
          <w:szCs w:val="24"/>
        </w:rPr>
        <w:t>significance</w:t>
      </w:r>
      <w:proofErr w:type="spellEnd"/>
      <w:r w:rsidRPr="009B2A8C">
        <w:rPr>
          <w:sz w:val="24"/>
          <w:szCs w:val="24"/>
        </w:rPr>
        <w:t>), otonomi (</w:t>
      </w:r>
      <w:proofErr w:type="spellStart"/>
      <w:r w:rsidRPr="009B2A8C">
        <w:rPr>
          <w:i/>
          <w:iCs/>
          <w:sz w:val="24"/>
          <w:szCs w:val="24"/>
        </w:rPr>
        <w:t>autonomy</w:t>
      </w:r>
      <w:proofErr w:type="spellEnd"/>
      <w:r w:rsidRPr="009B2A8C">
        <w:rPr>
          <w:sz w:val="24"/>
          <w:szCs w:val="24"/>
        </w:rPr>
        <w:t>), dan umpan balik (</w:t>
      </w:r>
      <w:proofErr w:type="spellStart"/>
      <w:r w:rsidRPr="009B2A8C">
        <w:rPr>
          <w:i/>
          <w:iCs/>
          <w:sz w:val="24"/>
          <w:szCs w:val="24"/>
        </w:rPr>
        <w:t>feedback</w:t>
      </w:r>
      <w:proofErr w:type="spellEnd"/>
      <w:r w:rsidRPr="009B2A8C">
        <w:rPr>
          <w:sz w:val="24"/>
          <w:szCs w:val="24"/>
        </w:rPr>
        <w:t xml:space="preserve">). Dimensi-dimensi ini mendorong terbentuknya kondisi psikologis positif yang pada akhirnya memicu motivasi intrinsik dan meningkatkan </w:t>
      </w:r>
      <w:r w:rsidR="00914ED2" w:rsidRPr="009B2A8C">
        <w:rPr>
          <w:sz w:val="24"/>
          <w:szCs w:val="24"/>
        </w:rPr>
        <w:t>kinerja pegawai</w:t>
      </w:r>
      <w:r w:rsidRPr="009B2A8C">
        <w:rPr>
          <w:sz w:val="24"/>
          <w:szCs w:val="24"/>
        </w:rPr>
        <w:t xml:space="preserve"> secara berkelanjutan. Dengan kata lain, capaian kinerja organisasi dan pegawai yang secara administratif sudah baik bukan berarti seluruh potensi </w:t>
      </w:r>
      <w:r w:rsidR="00914ED2" w:rsidRPr="009B2A8C">
        <w:rPr>
          <w:sz w:val="24"/>
          <w:szCs w:val="24"/>
        </w:rPr>
        <w:t>kinerja</w:t>
      </w:r>
      <w:r w:rsidRPr="009B2A8C">
        <w:rPr>
          <w:sz w:val="24"/>
          <w:szCs w:val="24"/>
        </w:rPr>
        <w:t xml:space="preserve"> pegawai telah tergali secara optimal.</w:t>
      </w:r>
    </w:p>
    <w:p w14:paraId="760CCB23" w14:textId="5D1FD947" w:rsidR="002A73B1" w:rsidRDefault="00D81AFE" w:rsidP="0078298B">
      <w:pPr>
        <w:pStyle w:val="ListParagraph"/>
        <w:ind w:left="360" w:firstLine="360"/>
        <w:rPr>
          <w:sz w:val="24"/>
          <w:szCs w:val="24"/>
        </w:rPr>
      </w:pPr>
      <w:proofErr w:type="spellStart"/>
      <w:r w:rsidRPr="00BB7142">
        <w:rPr>
          <w:color w:val="EE0000"/>
          <w:sz w:val="24"/>
          <w:szCs w:val="24"/>
        </w:rPr>
        <w:t>Mangkunegara</w:t>
      </w:r>
      <w:proofErr w:type="spellEnd"/>
      <w:r w:rsidRPr="00BB7142">
        <w:rPr>
          <w:color w:val="EE0000"/>
          <w:sz w:val="24"/>
          <w:szCs w:val="24"/>
        </w:rPr>
        <w:t xml:space="preserve"> (201</w:t>
      </w:r>
      <w:r w:rsidR="00B165F7" w:rsidRPr="00BB7142">
        <w:rPr>
          <w:color w:val="EE0000"/>
          <w:sz w:val="24"/>
          <w:szCs w:val="24"/>
        </w:rPr>
        <w:t>5</w:t>
      </w:r>
      <w:r w:rsidRPr="00BB7142">
        <w:rPr>
          <w:color w:val="EE0000"/>
          <w:sz w:val="24"/>
          <w:szCs w:val="24"/>
        </w:rPr>
        <w:t xml:space="preserve">) </w:t>
      </w:r>
      <w:sdt>
        <w:sdtPr>
          <w:rPr>
            <w:color w:val="EE0000"/>
            <w:sz w:val="24"/>
            <w:szCs w:val="24"/>
          </w:rPr>
          <w:tag w:val="MENDELEY_CITATION_v3_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"/>
          <w:id w:val="-1339218949"/>
          <w:placeholder>
            <w:docPart w:val="DefaultPlaceholder_-1854013440"/>
          </w:placeholder>
        </w:sdtPr>
        <w:sdtContent>
          <w:r w:rsidR="006572C9" w:rsidRPr="006572C9">
            <w:rPr>
              <w:color w:val="EE0000"/>
              <w:sz w:val="24"/>
              <w:szCs w:val="24"/>
            </w:rPr>
            <w:t>[7]</w:t>
          </w:r>
        </w:sdtContent>
      </w:sdt>
      <w:r w:rsidR="00146311">
        <w:rPr>
          <w:color w:val="EE0000"/>
          <w:sz w:val="24"/>
          <w:szCs w:val="24"/>
        </w:rPr>
        <w:t xml:space="preserve"> </w:t>
      </w:r>
      <w:r w:rsidRPr="00BB7142">
        <w:rPr>
          <w:color w:val="EE0000"/>
          <w:sz w:val="24"/>
          <w:szCs w:val="24"/>
        </w:rPr>
        <w:t xml:space="preserve">menyatakan bahwa kinerja pegawai pada dasarnya merupakan hasil kerja secara kualitas </w:t>
      </w:r>
      <w:r w:rsidRPr="009B2A8C">
        <w:rPr>
          <w:sz w:val="24"/>
          <w:szCs w:val="24"/>
        </w:rPr>
        <w:t>dan kuantitas yang dicapai oleh seorang pegawai dalam melaksanakan tugasnya, sesuai dengan tanggung jawab yang diberikan kepadanya</w:t>
      </w:r>
      <w:r w:rsidR="006C15F6" w:rsidRPr="009B2A8C">
        <w:rPr>
          <w:sz w:val="24"/>
          <w:szCs w:val="24"/>
        </w:rPr>
        <w:t>. Ia juga merumuskan kinerja sebagai fungsi dari kemampuan</w:t>
      </w:r>
      <w:r w:rsidR="00D45BFE" w:rsidRPr="009B2A8C">
        <w:rPr>
          <w:sz w:val="24"/>
          <w:szCs w:val="24"/>
        </w:rPr>
        <w:t xml:space="preserve"> (</w:t>
      </w:r>
      <w:proofErr w:type="spellStart"/>
      <w:r w:rsidR="00D45BFE" w:rsidRPr="009B2A8C">
        <w:rPr>
          <w:i/>
          <w:iCs/>
          <w:sz w:val="24"/>
          <w:szCs w:val="24"/>
        </w:rPr>
        <w:t>ability</w:t>
      </w:r>
      <w:proofErr w:type="spellEnd"/>
      <w:r w:rsidR="00C23819" w:rsidRPr="009B2A8C">
        <w:rPr>
          <w:sz w:val="24"/>
          <w:szCs w:val="24"/>
        </w:rPr>
        <w:t>)</w:t>
      </w:r>
      <w:r w:rsidR="006C15F6" w:rsidRPr="009B2A8C">
        <w:rPr>
          <w:sz w:val="24"/>
          <w:szCs w:val="24"/>
        </w:rPr>
        <w:t xml:space="preserve"> dan motivasi</w:t>
      </w:r>
      <w:r w:rsidR="00C23819" w:rsidRPr="009B2A8C">
        <w:rPr>
          <w:sz w:val="24"/>
          <w:szCs w:val="24"/>
        </w:rPr>
        <w:t xml:space="preserve"> (</w:t>
      </w:r>
      <w:proofErr w:type="spellStart"/>
      <w:r w:rsidR="00C23819" w:rsidRPr="009B2A8C">
        <w:rPr>
          <w:i/>
          <w:iCs/>
          <w:sz w:val="24"/>
          <w:szCs w:val="24"/>
        </w:rPr>
        <w:t>motivation</w:t>
      </w:r>
      <w:proofErr w:type="spellEnd"/>
      <w:r w:rsidR="00C23819" w:rsidRPr="009B2A8C">
        <w:rPr>
          <w:sz w:val="24"/>
          <w:szCs w:val="24"/>
        </w:rPr>
        <w:t>)</w:t>
      </w:r>
      <w:r w:rsidR="00397174" w:rsidRPr="009B2A8C">
        <w:rPr>
          <w:sz w:val="24"/>
          <w:szCs w:val="24"/>
        </w:rPr>
        <w:t xml:space="preserve">, yang berarti seberapa hasil kerja seorang pegawai sangat ditentukan oleh perpaduan antara </w:t>
      </w:r>
      <w:proofErr w:type="spellStart"/>
      <w:r w:rsidR="00397174" w:rsidRPr="009B2A8C">
        <w:rPr>
          <w:sz w:val="24"/>
          <w:szCs w:val="24"/>
        </w:rPr>
        <w:t>kapatisitas</w:t>
      </w:r>
      <w:proofErr w:type="spellEnd"/>
      <w:r w:rsidR="00397174" w:rsidRPr="009B2A8C">
        <w:rPr>
          <w:sz w:val="24"/>
          <w:szCs w:val="24"/>
        </w:rPr>
        <w:t xml:space="preserve"> yang dimiliki dan dorongan untuk memanfaatkan kapasitas tersebut secara maksimal</w:t>
      </w:r>
      <w:r w:rsidR="0078298B" w:rsidRPr="009B2A8C">
        <w:rPr>
          <w:sz w:val="24"/>
          <w:szCs w:val="24"/>
        </w:rPr>
        <w:t xml:space="preserve">. </w:t>
      </w:r>
      <w:r w:rsidR="007B7D30" w:rsidRPr="00721C57">
        <w:rPr>
          <w:color w:val="EE0000"/>
          <w:sz w:val="24"/>
          <w:szCs w:val="24"/>
        </w:rPr>
        <w:t xml:space="preserve">Menurut </w:t>
      </w:r>
      <w:r w:rsidR="00067828" w:rsidRPr="00721C57">
        <w:rPr>
          <w:color w:val="EE0000"/>
          <w:sz w:val="24"/>
          <w:szCs w:val="24"/>
        </w:rPr>
        <w:t>Sutrisno (2017)</w:t>
      </w:r>
      <w:r w:rsidR="00FD31E8">
        <w:rPr>
          <w:color w:val="EE0000"/>
          <w:sz w:val="24"/>
          <w:szCs w:val="24"/>
        </w:rPr>
        <w:t xml:space="preserve"> </w:t>
      </w:r>
      <w:sdt>
        <w:sdtPr>
          <w:rPr>
            <w:color w:val="EE0000"/>
            <w:sz w:val="24"/>
            <w:szCs w:val="24"/>
          </w:rPr>
          <w:tag w:val="MENDELEY_CITATION_v3_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"/>
          <w:id w:val="-2024850982"/>
          <w:placeholder>
            <w:docPart w:val="DefaultPlaceholder_-1854013440"/>
          </w:placeholder>
        </w:sdtPr>
        <w:sdtContent>
          <w:r w:rsidR="006572C9" w:rsidRPr="006572C9">
            <w:rPr>
              <w:color w:val="EE0000"/>
              <w:sz w:val="24"/>
              <w:szCs w:val="24"/>
            </w:rPr>
            <w:t>[8]</w:t>
          </w:r>
        </w:sdtContent>
      </w:sdt>
      <w:r w:rsidR="00D448F9" w:rsidRPr="00721C57">
        <w:rPr>
          <w:color w:val="EE0000"/>
          <w:sz w:val="24"/>
          <w:szCs w:val="24"/>
        </w:rPr>
        <w:t xml:space="preserve">, kinerja </w:t>
      </w:r>
      <w:r w:rsidR="00D448F9" w:rsidRPr="009B2A8C">
        <w:rPr>
          <w:sz w:val="24"/>
          <w:szCs w:val="24"/>
        </w:rPr>
        <w:t>(prestasi kerja</w:t>
      </w:r>
      <w:r w:rsidR="004172E5" w:rsidRPr="009B2A8C">
        <w:rPr>
          <w:sz w:val="24"/>
          <w:szCs w:val="24"/>
        </w:rPr>
        <w:t>) adalah hasil kerja yang dinilai dari segi mutu, kuantitas, waktu kerja, serta kerja sama dalam mencapai sasaran organisasi</w:t>
      </w:r>
      <w:r w:rsidR="006B499D" w:rsidRPr="009B2A8C">
        <w:rPr>
          <w:sz w:val="24"/>
          <w:szCs w:val="24"/>
        </w:rPr>
        <w:t xml:space="preserve">. </w:t>
      </w:r>
      <w:r w:rsidR="006B499D" w:rsidRPr="00721C57">
        <w:rPr>
          <w:color w:val="EE0000"/>
          <w:sz w:val="24"/>
          <w:szCs w:val="24"/>
        </w:rPr>
        <w:t xml:space="preserve">Dalam konteks ASN, </w:t>
      </w:r>
      <w:proofErr w:type="spellStart"/>
      <w:r w:rsidR="00D45BFE" w:rsidRPr="00721C57">
        <w:rPr>
          <w:color w:val="EE0000"/>
          <w:sz w:val="24"/>
          <w:szCs w:val="24"/>
        </w:rPr>
        <w:t>Sedarmayanti</w:t>
      </w:r>
      <w:proofErr w:type="spellEnd"/>
      <w:r w:rsidR="00D45BFE" w:rsidRPr="00721C57">
        <w:rPr>
          <w:color w:val="EE0000"/>
          <w:sz w:val="24"/>
          <w:szCs w:val="24"/>
        </w:rPr>
        <w:t xml:space="preserve"> (2017) </w:t>
      </w:r>
      <w:sdt>
        <w:sdtPr>
          <w:rPr>
            <w:color w:val="EE0000"/>
            <w:sz w:val="24"/>
            <w:szCs w:val="24"/>
          </w:rPr>
          <w:tag w:val="MENDELEY_CITATION_v3_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"/>
          <w:id w:val="-21566055"/>
          <w:placeholder>
            <w:docPart w:val="DefaultPlaceholder_-1854013440"/>
          </w:placeholder>
        </w:sdtPr>
        <w:sdtContent>
          <w:r w:rsidR="006572C9" w:rsidRPr="006572C9">
            <w:rPr>
              <w:color w:val="EE0000"/>
              <w:sz w:val="24"/>
              <w:szCs w:val="24"/>
            </w:rPr>
            <w:t>[9]</w:t>
          </w:r>
        </w:sdtContent>
      </w:sdt>
      <w:r w:rsidR="006F6B25">
        <w:rPr>
          <w:color w:val="EE0000"/>
          <w:sz w:val="24"/>
          <w:szCs w:val="24"/>
        </w:rPr>
        <w:t xml:space="preserve"> </w:t>
      </w:r>
      <w:r w:rsidR="00D45BFE" w:rsidRPr="00721C57">
        <w:rPr>
          <w:color w:val="EE0000"/>
          <w:sz w:val="24"/>
          <w:szCs w:val="24"/>
        </w:rPr>
        <w:t>menambahkan bahwa kinerja pegawai ASN tidak hanya diukur dari volume pekerj</w:t>
      </w:r>
      <w:r w:rsidR="00D45BFE" w:rsidRPr="009B2A8C">
        <w:rPr>
          <w:sz w:val="24"/>
          <w:szCs w:val="24"/>
        </w:rPr>
        <w:t xml:space="preserve">aan yang diselesaikan, tetapi dari kualitas pelayanan yang diberikan kepada masyarakat serta efisiensi penggunaan sumber daya dalam kerangka anggaran yang terbatas. </w:t>
      </w:r>
      <w:r w:rsidR="00993DBD" w:rsidRPr="009B2A8C">
        <w:rPr>
          <w:sz w:val="24"/>
          <w:szCs w:val="24"/>
        </w:rPr>
        <w:t xml:space="preserve">Kinerja </w:t>
      </w:r>
      <w:r w:rsidR="00893DFE" w:rsidRPr="009B2A8C">
        <w:rPr>
          <w:sz w:val="24"/>
          <w:szCs w:val="24"/>
        </w:rPr>
        <w:t xml:space="preserve">merupakan implementasi dari rencana yang </w:t>
      </w:r>
      <w:r w:rsidR="00893DFE" w:rsidRPr="009B2A8C">
        <w:rPr>
          <w:sz w:val="24"/>
          <w:szCs w:val="24"/>
        </w:rPr>
        <w:lastRenderedPageBreak/>
        <w:t xml:space="preserve">telah disusun organisasi, </w:t>
      </w:r>
      <w:r w:rsidR="009C3A16">
        <w:rPr>
          <w:sz w:val="24"/>
          <w:szCs w:val="24"/>
        </w:rPr>
        <w:t>lalu</w:t>
      </w:r>
      <w:r w:rsidR="00893DFE" w:rsidRPr="009B2A8C">
        <w:rPr>
          <w:sz w:val="24"/>
          <w:szCs w:val="24"/>
        </w:rPr>
        <w:t xml:space="preserve"> dijalankan </w:t>
      </w:r>
      <w:r w:rsidR="0034064E" w:rsidRPr="009B2A8C">
        <w:rPr>
          <w:sz w:val="24"/>
          <w:szCs w:val="24"/>
        </w:rPr>
        <w:t>oleh SDM yang memiliki kemampuan, kompetensi, motivasi dan kepentingan tertentu</w:t>
      </w:r>
      <w:r w:rsidR="0082352A" w:rsidRPr="009B2A8C">
        <w:rPr>
          <w:sz w:val="24"/>
          <w:szCs w:val="24"/>
        </w:rPr>
        <w:t xml:space="preserve"> (Wibowo</w:t>
      </w:r>
      <w:r w:rsidR="00CC232F">
        <w:rPr>
          <w:sz w:val="24"/>
          <w:szCs w:val="24"/>
        </w:rPr>
        <w:t>;201</w:t>
      </w:r>
      <w:r w:rsidR="004C0B38" w:rsidRPr="009B2A8C">
        <w:rPr>
          <w:sz w:val="24"/>
          <w:szCs w:val="24"/>
        </w:rPr>
        <w:t>0</w:t>
      </w:r>
      <w:r w:rsidR="002A73B1">
        <w:rPr>
          <w:sz w:val="24"/>
          <w:szCs w:val="24"/>
        </w:rPr>
        <w:t>)</w:t>
      </w:r>
      <w:sdt>
        <w:sdtPr>
          <w:rPr>
            <w:sz w:val="24"/>
            <w:szCs w:val="24"/>
          </w:rPr>
          <w:tag w:val="MENDELEY_CITATION_v3_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"/>
          <w:id w:val="-1288273464"/>
          <w:placeholder>
            <w:docPart w:val="DefaultPlaceholder_-1854013440"/>
          </w:placeholder>
        </w:sdtPr>
        <w:sdtContent>
          <w:r w:rsidR="006572C9" w:rsidRPr="006572C9">
            <w:rPr>
              <w:color w:val="000000"/>
              <w:sz w:val="24"/>
              <w:szCs w:val="24"/>
            </w:rPr>
            <w:t>[10]</w:t>
          </w:r>
        </w:sdtContent>
      </w:sdt>
      <w:r w:rsidR="00FD1037">
        <w:rPr>
          <w:sz w:val="24"/>
          <w:szCs w:val="24"/>
        </w:rPr>
        <w:t xml:space="preserve"> </w:t>
      </w:r>
      <w:r w:rsidR="002A73B1">
        <w:rPr>
          <w:sz w:val="24"/>
          <w:szCs w:val="24"/>
        </w:rPr>
        <w:t>.</w:t>
      </w:r>
    </w:p>
    <w:p w14:paraId="168270F3" w14:textId="6ECAD2FB" w:rsidR="0078298B" w:rsidRPr="009B2A8C" w:rsidRDefault="00D45BFE" w:rsidP="0078298B">
      <w:pPr>
        <w:pStyle w:val="ListParagraph"/>
        <w:ind w:left="360" w:firstLine="360"/>
        <w:rPr>
          <w:sz w:val="24"/>
          <w:szCs w:val="24"/>
        </w:rPr>
      </w:pPr>
      <w:r w:rsidRPr="009B2A8C">
        <w:rPr>
          <w:sz w:val="24"/>
          <w:szCs w:val="24"/>
        </w:rPr>
        <w:t xml:space="preserve">Dalam konteks KPPN KPH, kinerja pegawai tercermin dari capaian IKU layanan yang konsisten melampaui target serta Nilai Kinerja Pegawai (NKP) yang senantiasa berada pada kategori Sangat Baik. Hal ini membuktikan bahwa proses penyaluran dana PHLN telah terlaksana </w:t>
      </w:r>
      <w:r w:rsidR="006E16DB" w:rsidRPr="009B2A8C">
        <w:rPr>
          <w:sz w:val="24"/>
          <w:szCs w:val="24"/>
        </w:rPr>
        <w:t xml:space="preserve">sangat baik </w:t>
      </w:r>
      <w:r w:rsidRPr="009B2A8C">
        <w:rPr>
          <w:sz w:val="24"/>
          <w:szCs w:val="24"/>
        </w:rPr>
        <w:t>sesuai dengan standar pelayanan yang ditetapkan.</w:t>
      </w:r>
    </w:p>
    <w:p w14:paraId="6CAB8F04" w14:textId="59F40844" w:rsidR="00D71306" w:rsidRPr="009B2A8C" w:rsidRDefault="0078298B" w:rsidP="0078298B">
      <w:pPr>
        <w:pStyle w:val="ListParagraph"/>
        <w:ind w:left="360" w:firstLine="360"/>
        <w:rPr>
          <w:sz w:val="24"/>
          <w:szCs w:val="24"/>
        </w:rPr>
      </w:pPr>
      <w:r w:rsidRPr="009B2A8C">
        <w:rPr>
          <w:sz w:val="24"/>
          <w:szCs w:val="24"/>
        </w:rPr>
        <w:t xml:space="preserve">Adapun </w:t>
      </w:r>
      <w:r w:rsidR="00482ABE" w:rsidRPr="009B2A8C">
        <w:rPr>
          <w:sz w:val="24"/>
          <w:szCs w:val="24"/>
        </w:rPr>
        <w:t>Sistem Kerja Fleksibel</w:t>
      </w:r>
      <w:r w:rsidRPr="009B2A8C">
        <w:rPr>
          <w:sz w:val="24"/>
          <w:szCs w:val="24"/>
        </w:rPr>
        <w:t xml:space="preserve"> atau </w:t>
      </w:r>
      <w:proofErr w:type="spellStart"/>
      <w:r w:rsidR="00E128AE" w:rsidRPr="00E128AE">
        <w:rPr>
          <w:i/>
          <w:sz w:val="24"/>
          <w:szCs w:val="24"/>
        </w:rPr>
        <w:t>flexible</w:t>
      </w:r>
      <w:proofErr w:type="spellEnd"/>
      <w:r w:rsidR="00E128AE" w:rsidRPr="00E128AE">
        <w:rPr>
          <w:i/>
          <w:sz w:val="24"/>
          <w:szCs w:val="24"/>
        </w:rPr>
        <w:t xml:space="preserve"> </w:t>
      </w:r>
      <w:proofErr w:type="spellStart"/>
      <w:r w:rsidR="00E128AE" w:rsidRPr="00E128AE">
        <w:rPr>
          <w:i/>
          <w:sz w:val="24"/>
          <w:szCs w:val="24"/>
        </w:rPr>
        <w:t>working</w:t>
      </w:r>
      <w:proofErr w:type="spellEnd"/>
      <w:r w:rsidR="00E128AE" w:rsidRPr="00E128AE">
        <w:rPr>
          <w:i/>
          <w:sz w:val="24"/>
          <w:szCs w:val="24"/>
        </w:rPr>
        <w:t xml:space="preserve"> </w:t>
      </w:r>
      <w:proofErr w:type="spellStart"/>
      <w:r w:rsidR="00E128AE" w:rsidRPr="00E128AE">
        <w:rPr>
          <w:i/>
          <w:sz w:val="24"/>
          <w:szCs w:val="24"/>
        </w:rPr>
        <w:t>arrangement</w:t>
      </w:r>
      <w:proofErr w:type="spellEnd"/>
      <w:r w:rsidR="002806A7">
        <w:rPr>
          <w:i/>
          <w:sz w:val="24"/>
          <w:szCs w:val="24"/>
        </w:rPr>
        <w:t xml:space="preserve"> </w:t>
      </w:r>
      <w:r w:rsidR="002806A7">
        <w:rPr>
          <w:sz w:val="24"/>
          <w:szCs w:val="24"/>
        </w:rPr>
        <w:t xml:space="preserve">dapat </w:t>
      </w:r>
      <w:r w:rsidRPr="009B2A8C">
        <w:rPr>
          <w:sz w:val="24"/>
          <w:szCs w:val="24"/>
        </w:rPr>
        <w:t xml:space="preserve"> didefinisikan sebagai jadwal kerja yang memungkinkan pegawai mengatur fleksibilitas jam kerjanya selaras dengan tanggung jawab pribadi mereka, mencakup berapa lama, di mana, dan kapan mereka mulai dan mengakhiri pekerjaan. Definisi ini diperkuat oleh </w:t>
      </w:r>
      <w:proofErr w:type="spellStart"/>
      <w:r w:rsidRPr="009B2A8C">
        <w:rPr>
          <w:sz w:val="24"/>
          <w:szCs w:val="24"/>
        </w:rPr>
        <w:t>Kelliher</w:t>
      </w:r>
      <w:proofErr w:type="spellEnd"/>
      <w:r w:rsidRPr="009B2A8C">
        <w:rPr>
          <w:sz w:val="24"/>
          <w:szCs w:val="24"/>
        </w:rPr>
        <w:t xml:space="preserve"> dan Anderson (2010)</w:t>
      </w:r>
      <w:sdt>
        <w:sdtPr>
          <w:rPr>
            <w:sz w:val="24"/>
            <w:szCs w:val="24"/>
          </w:rPr>
          <w:tag w:val="MENDELEY_CITATION_v3_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"/>
          <w:id w:val="1134293927"/>
          <w:placeholder>
            <w:docPart w:val="DefaultPlaceholder_-1854013440"/>
          </w:placeholder>
        </w:sdtPr>
        <w:sdtContent>
          <w:r w:rsidR="006572C9" w:rsidRPr="006572C9">
            <w:rPr>
              <w:color w:val="000000"/>
              <w:sz w:val="24"/>
              <w:szCs w:val="24"/>
            </w:rPr>
            <w:t>[11]</w:t>
          </w:r>
        </w:sdtContent>
      </w:sdt>
      <w:r w:rsidR="004A08F4">
        <w:rPr>
          <w:sz w:val="24"/>
          <w:szCs w:val="24"/>
        </w:rPr>
        <w:t xml:space="preserve"> </w:t>
      </w:r>
      <w:r w:rsidRPr="009B2A8C">
        <w:rPr>
          <w:sz w:val="24"/>
          <w:szCs w:val="24"/>
        </w:rPr>
        <w:t xml:space="preserve">, yang merumuskan </w:t>
      </w:r>
      <w:r w:rsidR="003261E9" w:rsidRPr="009B2A8C">
        <w:rPr>
          <w:sz w:val="24"/>
          <w:szCs w:val="24"/>
        </w:rPr>
        <w:t>SKF</w:t>
      </w:r>
      <w:r w:rsidRPr="009B2A8C">
        <w:rPr>
          <w:sz w:val="24"/>
          <w:szCs w:val="24"/>
        </w:rPr>
        <w:t xml:space="preserve"> sebagai praktik kerja yang memberikan pegawai pilihan atas tiga dimensi utama</w:t>
      </w:r>
      <w:r w:rsidR="00B47369" w:rsidRPr="009B2A8C">
        <w:rPr>
          <w:sz w:val="24"/>
          <w:szCs w:val="24"/>
        </w:rPr>
        <w:t xml:space="preserve"> yaitu</w:t>
      </w:r>
      <w:r w:rsidRPr="009B2A8C">
        <w:rPr>
          <w:sz w:val="24"/>
          <w:szCs w:val="24"/>
        </w:rPr>
        <w:t xml:space="preserve"> fleksibilitas operasional (</w:t>
      </w:r>
      <w:proofErr w:type="spellStart"/>
      <w:r w:rsidRPr="009B2A8C">
        <w:rPr>
          <w:i/>
          <w:iCs/>
          <w:sz w:val="24"/>
          <w:szCs w:val="24"/>
        </w:rPr>
        <w:t>how</w:t>
      </w:r>
      <w:proofErr w:type="spellEnd"/>
      <w:r w:rsidR="00515091" w:rsidRPr="009B2A8C">
        <w:rPr>
          <w:i/>
          <w:iCs/>
          <w:sz w:val="24"/>
          <w:szCs w:val="24"/>
        </w:rPr>
        <w:t xml:space="preserve"> </w:t>
      </w:r>
      <w:proofErr w:type="spellStart"/>
      <w:r w:rsidRPr="009B2A8C">
        <w:rPr>
          <w:i/>
          <w:iCs/>
          <w:sz w:val="24"/>
          <w:szCs w:val="24"/>
        </w:rPr>
        <w:t>much</w:t>
      </w:r>
      <w:proofErr w:type="spellEnd"/>
      <w:r w:rsidRPr="009B2A8C">
        <w:rPr>
          <w:sz w:val="24"/>
          <w:szCs w:val="24"/>
        </w:rPr>
        <w:t>), fleksibilitas waktu (</w:t>
      </w:r>
      <w:proofErr w:type="spellStart"/>
      <w:r w:rsidRPr="009B2A8C">
        <w:rPr>
          <w:i/>
          <w:iCs/>
          <w:sz w:val="24"/>
          <w:szCs w:val="24"/>
        </w:rPr>
        <w:t>when</w:t>
      </w:r>
      <w:proofErr w:type="spellEnd"/>
      <w:r w:rsidRPr="009B2A8C">
        <w:rPr>
          <w:sz w:val="24"/>
          <w:szCs w:val="24"/>
        </w:rPr>
        <w:t>), dan fleksibilitas lokasi (</w:t>
      </w:r>
      <w:proofErr w:type="spellStart"/>
      <w:r w:rsidRPr="009B2A8C">
        <w:rPr>
          <w:i/>
          <w:iCs/>
          <w:sz w:val="24"/>
          <w:szCs w:val="24"/>
        </w:rPr>
        <w:t>where</w:t>
      </w:r>
      <w:proofErr w:type="spellEnd"/>
      <w:r w:rsidRPr="009B2A8C">
        <w:rPr>
          <w:sz w:val="24"/>
          <w:szCs w:val="24"/>
        </w:rPr>
        <w:t>) dalam melaksanakan pekerjaan mereka. Kedua definisi ini menjadi dasar konseptual yang relevan untuk membaca kebijakan WFH 50:50 satu hari per minggu di KPPN KPH</w:t>
      </w:r>
      <w:sdt>
        <w:sdtPr>
          <w:rPr>
            <w:sz w:val="24"/>
            <w:szCs w:val="24"/>
          </w:rPr>
          <w:tag w:val="MENDELEY_CITATION_v3_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"/>
          <w:id w:val="1079873034"/>
          <w:placeholder>
            <w:docPart w:val="DefaultPlaceholder_-1854013440"/>
          </w:placeholder>
        </w:sdtPr>
        <w:sdtContent>
          <w:r w:rsidR="006572C9" w:rsidRPr="006572C9">
            <w:rPr>
              <w:color w:val="000000"/>
              <w:sz w:val="24"/>
              <w:szCs w:val="24"/>
            </w:rPr>
            <w:t>[3]</w:t>
          </w:r>
        </w:sdtContent>
      </w:sdt>
      <w:r w:rsidR="00CD6E59">
        <w:rPr>
          <w:sz w:val="24"/>
          <w:szCs w:val="24"/>
        </w:rPr>
        <w:t xml:space="preserve"> </w:t>
      </w:r>
      <w:r w:rsidR="00E16DEB" w:rsidRPr="009B2A8C">
        <w:rPr>
          <w:sz w:val="24"/>
          <w:szCs w:val="24"/>
        </w:rPr>
        <w:t>.</w:t>
      </w:r>
      <w:r w:rsidRPr="009B2A8C">
        <w:rPr>
          <w:sz w:val="24"/>
          <w:szCs w:val="24"/>
        </w:rPr>
        <w:t xml:space="preserve"> </w:t>
      </w:r>
      <w:r w:rsidR="00E16DEB" w:rsidRPr="009B2A8C">
        <w:rPr>
          <w:sz w:val="24"/>
          <w:szCs w:val="24"/>
        </w:rPr>
        <w:t>Kebijakan ini adalah</w:t>
      </w:r>
      <w:r w:rsidRPr="009B2A8C">
        <w:rPr>
          <w:sz w:val="24"/>
          <w:szCs w:val="24"/>
        </w:rPr>
        <w:t xml:space="preserve"> bentuk fleksibilitas yang masih terbatas dari sisi waktu dan lokasi, namun berpotensi besar memengaruhi persepsi otonomi kerja pegawai.</w:t>
      </w:r>
    </w:p>
    <w:p w14:paraId="184C7240" w14:textId="463BDED9" w:rsidR="00367CBE" w:rsidRPr="009B2A8C" w:rsidRDefault="00367CBE" w:rsidP="00367CBE">
      <w:pPr>
        <w:pStyle w:val="ListParagraph"/>
        <w:ind w:left="360" w:firstLine="360"/>
        <w:rPr>
          <w:sz w:val="24"/>
          <w:szCs w:val="24"/>
        </w:rPr>
      </w:pPr>
      <w:r w:rsidRPr="009B2A8C">
        <w:rPr>
          <w:sz w:val="24"/>
          <w:szCs w:val="24"/>
        </w:rPr>
        <w:t xml:space="preserve">Penelitian terdahulu menunjukkan hasil yang beragam terkait pengaruh </w:t>
      </w:r>
      <w:r w:rsidR="003261E9" w:rsidRPr="009B2A8C">
        <w:rPr>
          <w:sz w:val="24"/>
          <w:szCs w:val="24"/>
        </w:rPr>
        <w:t>SKF</w:t>
      </w:r>
      <w:r w:rsidRPr="009B2A8C">
        <w:rPr>
          <w:sz w:val="24"/>
          <w:szCs w:val="24"/>
        </w:rPr>
        <w:t xml:space="preserve"> terhadap </w:t>
      </w:r>
      <w:r w:rsidR="00837893" w:rsidRPr="009B2A8C">
        <w:rPr>
          <w:sz w:val="24"/>
          <w:szCs w:val="24"/>
        </w:rPr>
        <w:t>kinerja pegawai</w:t>
      </w:r>
      <w:r w:rsidRPr="009B2A8C">
        <w:rPr>
          <w:sz w:val="24"/>
          <w:szCs w:val="24"/>
        </w:rPr>
        <w:t xml:space="preserve">. Berbagai studi empiris terdahulu membuktikan bahwa penerapan </w:t>
      </w:r>
      <w:r w:rsidR="003261E9" w:rsidRPr="009B2A8C">
        <w:rPr>
          <w:sz w:val="24"/>
          <w:szCs w:val="24"/>
        </w:rPr>
        <w:t>SKF</w:t>
      </w:r>
      <w:r w:rsidRPr="009B2A8C">
        <w:rPr>
          <w:sz w:val="24"/>
          <w:szCs w:val="24"/>
        </w:rPr>
        <w:t xml:space="preserve"> mampu memberikan otonomi dan kenyamanan ruang-waktu yang secara signifikan meningkatkan </w:t>
      </w:r>
      <w:r w:rsidR="00DB410D" w:rsidRPr="009B2A8C">
        <w:rPr>
          <w:sz w:val="24"/>
          <w:szCs w:val="24"/>
        </w:rPr>
        <w:t>kinerja pegawai</w:t>
      </w:r>
      <w:r w:rsidRPr="009B2A8C">
        <w:rPr>
          <w:sz w:val="24"/>
          <w:szCs w:val="24"/>
        </w:rPr>
        <w:t xml:space="preserve">. Namun, di sisi lain, ditemukan </w:t>
      </w:r>
      <w:proofErr w:type="spellStart"/>
      <w:r w:rsidRPr="009B2A8C">
        <w:rPr>
          <w:sz w:val="24"/>
          <w:szCs w:val="24"/>
        </w:rPr>
        <w:t>ketidakkonsistenan</w:t>
      </w:r>
      <w:proofErr w:type="spellEnd"/>
      <w:r w:rsidRPr="009B2A8C">
        <w:rPr>
          <w:sz w:val="24"/>
          <w:szCs w:val="24"/>
        </w:rPr>
        <w:t xml:space="preserve"> hasil yang mereduksi </w:t>
      </w:r>
      <w:proofErr w:type="spellStart"/>
      <w:r w:rsidRPr="009B2A8C">
        <w:rPr>
          <w:sz w:val="24"/>
          <w:szCs w:val="24"/>
        </w:rPr>
        <w:t>linearitas</w:t>
      </w:r>
      <w:proofErr w:type="spellEnd"/>
      <w:r w:rsidRPr="009B2A8C">
        <w:rPr>
          <w:sz w:val="24"/>
          <w:szCs w:val="24"/>
        </w:rPr>
        <w:t xml:space="preserve"> hubungan tersebut. </w:t>
      </w:r>
      <w:r w:rsidR="005D0E37" w:rsidRPr="009B2A8C">
        <w:rPr>
          <w:sz w:val="24"/>
          <w:szCs w:val="24"/>
        </w:rPr>
        <w:t>Contohnya</w:t>
      </w:r>
      <w:r w:rsidRPr="009B2A8C">
        <w:rPr>
          <w:sz w:val="24"/>
          <w:szCs w:val="24"/>
        </w:rPr>
        <w:t xml:space="preserve">, </w:t>
      </w:r>
      <w:r w:rsidR="005D0E37" w:rsidRPr="00721C57">
        <w:rPr>
          <w:color w:val="EE0000"/>
          <w:sz w:val="24"/>
          <w:szCs w:val="24"/>
        </w:rPr>
        <w:t xml:space="preserve">pada </w:t>
      </w:r>
      <w:r w:rsidRPr="00721C57">
        <w:rPr>
          <w:color w:val="EE0000"/>
          <w:sz w:val="24"/>
          <w:szCs w:val="24"/>
        </w:rPr>
        <w:t xml:space="preserve">penelitian oleh </w:t>
      </w:r>
      <w:r w:rsidR="005D0E37" w:rsidRPr="00721C57">
        <w:rPr>
          <w:color w:val="EE0000"/>
          <w:sz w:val="24"/>
          <w:szCs w:val="24"/>
        </w:rPr>
        <w:t>Anwar dkk</w:t>
      </w:r>
      <w:r w:rsidRPr="00721C57">
        <w:rPr>
          <w:color w:val="EE0000"/>
          <w:sz w:val="24"/>
          <w:szCs w:val="24"/>
        </w:rPr>
        <w:t>.</w:t>
      </w:r>
      <w:r w:rsidR="005D0E37" w:rsidRPr="00721C57">
        <w:rPr>
          <w:color w:val="EE0000"/>
          <w:sz w:val="24"/>
          <w:szCs w:val="24"/>
        </w:rPr>
        <w:t xml:space="preserve"> </w:t>
      </w:r>
      <w:r w:rsidRPr="00721C57">
        <w:rPr>
          <w:color w:val="EE0000"/>
          <w:sz w:val="24"/>
          <w:szCs w:val="24"/>
        </w:rPr>
        <w:t>(202</w:t>
      </w:r>
      <w:r w:rsidR="005D0E37" w:rsidRPr="00721C57">
        <w:rPr>
          <w:color w:val="EE0000"/>
          <w:sz w:val="24"/>
          <w:szCs w:val="24"/>
        </w:rPr>
        <w:t>4</w:t>
      </w:r>
      <w:r w:rsidRPr="00721C57">
        <w:rPr>
          <w:color w:val="EE0000"/>
          <w:sz w:val="24"/>
          <w:szCs w:val="24"/>
        </w:rPr>
        <w:t>)</w:t>
      </w:r>
      <w:sdt>
        <w:sdtPr>
          <w:rPr>
            <w:color w:val="EE0000"/>
            <w:sz w:val="24"/>
            <w:szCs w:val="24"/>
          </w:rPr>
          <w:tag w:val="MENDELEY_CITATION_v3_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"/>
          <w:id w:val="1800343166"/>
          <w:placeholder>
            <w:docPart w:val="DefaultPlaceholder_-1854013440"/>
          </w:placeholder>
        </w:sdtPr>
        <w:sdtContent>
          <w:r w:rsidR="006572C9" w:rsidRPr="006572C9">
            <w:rPr>
              <w:color w:val="EE0000"/>
              <w:sz w:val="24"/>
              <w:szCs w:val="24"/>
            </w:rPr>
            <w:t>[12]</w:t>
          </w:r>
        </w:sdtContent>
      </w:sdt>
      <w:r w:rsidR="007C378E">
        <w:rPr>
          <w:color w:val="EE0000"/>
          <w:sz w:val="24"/>
          <w:szCs w:val="24"/>
        </w:rPr>
        <w:t xml:space="preserve"> </w:t>
      </w:r>
      <w:r w:rsidR="005D0E37" w:rsidRPr="00721C57">
        <w:rPr>
          <w:color w:val="EE0000"/>
          <w:sz w:val="24"/>
          <w:szCs w:val="24"/>
        </w:rPr>
        <w:t xml:space="preserve"> pada Kantor Wilayah </w:t>
      </w:r>
      <w:proofErr w:type="spellStart"/>
      <w:r w:rsidR="005D0E37" w:rsidRPr="00721C57">
        <w:rPr>
          <w:color w:val="EE0000"/>
          <w:sz w:val="24"/>
          <w:szCs w:val="24"/>
        </w:rPr>
        <w:t>DJPb</w:t>
      </w:r>
      <w:proofErr w:type="spellEnd"/>
      <w:r w:rsidR="005D0E37" w:rsidRPr="00721C57">
        <w:rPr>
          <w:color w:val="EE0000"/>
          <w:sz w:val="24"/>
          <w:szCs w:val="24"/>
        </w:rPr>
        <w:t xml:space="preserve"> Provinsi </w:t>
      </w:r>
      <w:r w:rsidR="005D0E37" w:rsidRPr="009B2A8C">
        <w:rPr>
          <w:sz w:val="24"/>
          <w:szCs w:val="24"/>
        </w:rPr>
        <w:t xml:space="preserve">Riau, </w:t>
      </w:r>
      <w:r w:rsidRPr="009B2A8C">
        <w:rPr>
          <w:sz w:val="24"/>
          <w:szCs w:val="24"/>
        </w:rPr>
        <w:t xml:space="preserve">menemukan bahwa dampak </w:t>
      </w:r>
      <w:r w:rsidR="003261E9" w:rsidRPr="009B2A8C">
        <w:rPr>
          <w:sz w:val="24"/>
          <w:szCs w:val="24"/>
        </w:rPr>
        <w:t>SKF</w:t>
      </w:r>
      <w:r w:rsidRPr="009B2A8C">
        <w:rPr>
          <w:sz w:val="24"/>
          <w:szCs w:val="24"/>
        </w:rPr>
        <w:t xml:space="preserve"> </w:t>
      </w:r>
      <w:r w:rsidR="005D0E37" w:rsidRPr="009B2A8C">
        <w:rPr>
          <w:sz w:val="24"/>
          <w:szCs w:val="24"/>
        </w:rPr>
        <w:t xml:space="preserve">tidak berpengaruh signifikan </w:t>
      </w:r>
      <w:r w:rsidR="007C1E6B" w:rsidRPr="009B2A8C">
        <w:rPr>
          <w:sz w:val="24"/>
          <w:szCs w:val="24"/>
        </w:rPr>
        <w:t xml:space="preserve">terhadap kinerja pegawai, yang mengindikasikan bahwa fleksibilitas kerja belum secara </w:t>
      </w:r>
      <w:r w:rsidR="0006268D" w:rsidRPr="009B2A8C">
        <w:rPr>
          <w:sz w:val="24"/>
          <w:szCs w:val="24"/>
        </w:rPr>
        <w:t>langsung diterjemahkan menjadi peningkatan hasil kerja pada sektor publik</w:t>
      </w:r>
      <w:r w:rsidRPr="009B2A8C">
        <w:rPr>
          <w:sz w:val="24"/>
          <w:szCs w:val="24"/>
        </w:rPr>
        <w:t xml:space="preserve">. </w:t>
      </w:r>
      <w:r w:rsidR="0006268D" w:rsidRPr="009B2A8C">
        <w:rPr>
          <w:sz w:val="24"/>
          <w:szCs w:val="24"/>
        </w:rPr>
        <w:t xml:space="preserve">Hal ini juga ditemukan pada penelitian </w:t>
      </w:r>
      <w:r w:rsidR="00900E17" w:rsidRPr="009B2A8C">
        <w:rPr>
          <w:sz w:val="24"/>
          <w:szCs w:val="24"/>
        </w:rPr>
        <w:t>Hana</w:t>
      </w:r>
      <w:r w:rsidR="0006268D" w:rsidRPr="009B2A8C">
        <w:rPr>
          <w:sz w:val="24"/>
          <w:szCs w:val="24"/>
        </w:rPr>
        <w:t xml:space="preserve"> </w:t>
      </w:r>
      <w:r w:rsidR="00F04FAF" w:rsidRPr="009B2A8C">
        <w:rPr>
          <w:sz w:val="24"/>
          <w:szCs w:val="24"/>
        </w:rPr>
        <w:t>dkk. (202</w:t>
      </w:r>
      <w:r w:rsidR="001A48E9" w:rsidRPr="009B2A8C">
        <w:rPr>
          <w:sz w:val="24"/>
          <w:szCs w:val="24"/>
        </w:rPr>
        <w:t>3</w:t>
      </w:r>
      <w:r w:rsidR="00F04FAF" w:rsidRPr="009B2A8C">
        <w:rPr>
          <w:sz w:val="24"/>
          <w:szCs w:val="24"/>
        </w:rPr>
        <w:t>)</w:t>
      </w:r>
      <w:sdt>
        <w:sdtPr>
          <w:rPr>
            <w:sz w:val="24"/>
            <w:szCs w:val="24"/>
          </w:rPr>
          <w:tag w:val="MENDELEY_CITATION_v3_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"/>
          <w:id w:val="1030843930"/>
          <w:placeholder>
            <w:docPart w:val="DefaultPlaceholder_-1854013440"/>
          </w:placeholder>
        </w:sdtPr>
        <w:sdtContent>
          <w:r w:rsidR="006572C9" w:rsidRPr="006572C9">
            <w:rPr>
              <w:color w:val="000000"/>
              <w:sz w:val="24"/>
              <w:szCs w:val="24"/>
            </w:rPr>
            <w:t>[13]</w:t>
          </w:r>
        </w:sdtContent>
      </w:sdt>
      <w:r w:rsidR="00F04FAF" w:rsidRPr="009B2A8C">
        <w:rPr>
          <w:sz w:val="24"/>
          <w:szCs w:val="24"/>
        </w:rPr>
        <w:t xml:space="preserve">pada </w:t>
      </w:r>
      <w:proofErr w:type="spellStart"/>
      <w:r w:rsidR="00AE2608" w:rsidRPr="009B2A8C">
        <w:rPr>
          <w:i/>
          <w:iCs/>
          <w:sz w:val="24"/>
          <w:szCs w:val="24"/>
        </w:rPr>
        <w:t>Startup</w:t>
      </w:r>
      <w:proofErr w:type="spellEnd"/>
      <w:r w:rsidR="00AE2608" w:rsidRPr="009B2A8C">
        <w:rPr>
          <w:sz w:val="24"/>
          <w:szCs w:val="24"/>
        </w:rPr>
        <w:t xml:space="preserve"> Digital Indonesia</w:t>
      </w:r>
      <w:r w:rsidR="00F04FAF" w:rsidRPr="009B2A8C">
        <w:rPr>
          <w:sz w:val="24"/>
          <w:szCs w:val="24"/>
        </w:rPr>
        <w:t xml:space="preserve">, </w:t>
      </w:r>
      <w:proofErr w:type="spellStart"/>
      <w:r w:rsidR="00F04FAF" w:rsidRPr="009B2A8C">
        <w:rPr>
          <w:sz w:val="24"/>
          <w:szCs w:val="24"/>
        </w:rPr>
        <w:t>dimana</w:t>
      </w:r>
      <w:proofErr w:type="spellEnd"/>
      <w:r w:rsidR="00F04FAF" w:rsidRPr="009B2A8C">
        <w:rPr>
          <w:sz w:val="24"/>
          <w:szCs w:val="24"/>
        </w:rPr>
        <w:t xml:space="preserve"> SKF tidak terbukti </w:t>
      </w:r>
      <w:r w:rsidR="00F04FAF" w:rsidRPr="009B2A8C">
        <w:rPr>
          <w:sz w:val="24"/>
          <w:szCs w:val="24"/>
        </w:rPr>
        <w:lastRenderedPageBreak/>
        <w:t xml:space="preserve">berpengaruh signifikan terhadap </w:t>
      </w:r>
      <w:r w:rsidR="00CF1FF1" w:rsidRPr="009B2A8C">
        <w:rPr>
          <w:sz w:val="24"/>
          <w:szCs w:val="24"/>
        </w:rPr>
        <w:t xml:space="preserve">kinerja. </w:t>
      </w:r>
      <w:r w:rsidRPr="009B2A8C">
        <w:rPr>
          <w:sz w:val="24"/>
          <w:szCs w:val="24"/>
        </w:rPr>
        <w:t xml:space="preserve">Fenomena ini dipertegas </w:t>
      </w:r>
      <w:r w:rsidRPr="00721C57">
        <w:rPr>
          <w:color w:val="EE0000"/>
          <w:sz w:val="24"/>
          <w:szCs w:val="24"/>
        </w:rPr>
        <w:t xml:space="preserve">oleh temuan </w:t>
      </w:r>
      <w:r w:rsidR="00CF1FF1" w:rsidRPr="00721C57">
        <w:rPr>
          <w:color w:val="EE0000"/>
          <w:sz w:val="24"/>
          <w:szCs w:val="24"/>
        </w:rPr>
        <w:t>Haji</w:t>
      </w:r>
      <w:r w:rsidRPr="00721C57">
        <w:rPr>
          <w:color w:val="EE0000"/>
          <w:sz w:val="24"/>
          <w:szCs w:val="24"/>
        </w:rPr>
        <w:t xml:space="preserve"> (2025) </w:t>
      </w:r>
      <w:sdt>
        <w:sdtPr>
          <w:rPr>
            <w:color w:val="EE0000"/>
            <w:sz w:val="24"/>
            <w:szCs w:val="24"/>
          </w:rPr>
          <w:tag w:val="MENDELEY_CITATION_v3_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"/>
          <w:id w:val="-548379096"/>
          <w:placeholder>
            <w:docPart w:val="DefaultPlaceholder_-1854013440"/>
          </w:placeholder>
        </w:sdtPr>
        <w:sdtContent>
          <w:r w:rsidR="006572C9" w:rsidRPr="006572C9">
            <w:rPr>
              <w:color w:val="EE0000"/>
              <w:sz w:val="24"/>
              <w:szCs w:val="24"/>
            </w:rPr>
            <w:t>[14]</w:t>
          </w:r>
        </w:sdtContent>
      </w:sdt>
      <w:r w:rsidR="008C6CC4">
        <w:rPr>
          <w:color w:val="EE0000"/>
          <w:sz w:val="24"/>
          <w:szCs w:val="24"/>
        </w:rPr>
        <w:t xml:space="preserve"> </w:t>
      </w:r>
      <w:r w:rsidRPr="00721C57">
        <w:rPr>
          <w:color w:val="EE0000"/>
          <w:sz w:val="24"/>
          <w:szCs w:val="24"/>
        </w:rPr>
        <w:t xml:space="preserve">yang mengindikasikan bahwa </w:t>
      </w:r>
      <w:r w:rsidR="00CF1FF1" w:rsidRPr="00721C57">
        <w:rPr>
          <w:color w:val="EE0000"/>
          <w:sz w:val="24"/>
          <w:szCs w:val="24"/>
        </w:rPr>
        <w:t xml:space="preserve">pegawai </w:t>
      </w:r>
      <w:proofErr w:type="spellStart"/>
      <w:r w:rsidR="00CF1FF1" w:rsidRPr="00721C57">
        <w:rPr>
          <w:i/>
          <w:iCs/>
          <w:color w:val="EE0000"/>
          <w:sz w:val="24"/>
          <w:szCs w:val="24"/>
        </w:rPr>
        <w:t>hybrid</w:t>
      </w:r>
      <w:proofErr w:type="spellEnd"/>
      <w:r w:rsidR="00CF1FF1" w:rsidRPr="00721C57">
        <w:rPr>
          <w:color w:val="EE0000"/>
          <w:sz w:val="24"/>
          <w:szCs w:val="24"/>
        </w:rPr>
        <w:t>, fleks</w:t>
      </w:r>
      <w:r w:rsidR="00CF1FF1" w:rsidRPr="009B2A8C">
        <w:rPr>
          <w:sz w:val="24"/>
          <w:szCs w:val="24"/>
        </w:rPr>
        <w:t>ibilitas kerja tidak berdampak langsung terhadap kinerja apabila tidak disertai keterlibatan kerja (</w:t>
      </w:r>
      <w:proofErr w:type="spellStart"/>
      <w:r w:rsidR="00CF1FF1" w:rsidRPr="009B2A8C">
        <w:rPr>
          <w:i/>
          <w:iCs/>
          <w:sz w:val="24"/>
          <w:szCs w:val="24"/>
        </w:rPr>
        <w:t>work</w:t>
      </w:r>
      <w:proofErr w:type="spellEnd"/>
      <w:r w:rsidR="00CF1FF1" w:rsidRPr="009B2A8C">
        <w:rPr>
          <w:i/>
          <w:iCs/>
          <w:sz w:val="24"/>
          <w:szCs w:val="24"/>
        </w:rPr>
        <w:t xml:space="preserve"> </w:t>
      </w:r>
      <w:proofErr w:type="spellStart"/>
      <w:r w:rsidR="00CF1FF1" w:rsidRPr="009B2A8C">
        <w:rPr>
          <w:i/>
          <w:iCs/>
          <w:sz w:val="24"/>
          <w:szCs w:val="24"/>
        </w:rPr>
        <w:t>engagement</w:t>
      </w:r>
      <w:proofErr w:type="spellEnd"/>
      <w:r w:rsidR="00CF1FF1" w:rsidRPr="009B2A8C">
        <w:rPr>
          <w:sz w:val="24"/>
          <w:szCs w:val="24"/>
        </w:rPr>
        <w:t>) yang kuat, sehingga fleksibilitas semata tidak cukup untuk mendorong peningkatan kinerja pegawai secara konsisten.</w:t>
      </w:r>
    </w:p>
    <w:p w14:paraId="38E62A23" w14:textId="6BC44FC3" w:rsidR="00CB1F58" w:rsidRPr="009B2A8C" w:rsidRDefault="00367CBE" w:rsidP="00367CBE">
      <w:pPr>
        <w:pStyle w:val="ListParagraph"/>
        <w:ind w:left="360" w:firstLine="360"/>
        <w:rPr>
          <w:color w:val="EE0000"/>
          <w:sz w:val="24"/>
          <w:szCs w:val="24"/>
        </w:rPr>
      </w:pPr>
      <w:r w:rsidRPr="009B2A8C">
        <w:rPr>
          <w:sz w:val="24"/>
          <w:szCs w:val="24"/>
        </w:rPr>
        <w:t>Adanya perbedaan hasil (</w:t>
      </w:r>
      <w:proofErr w:type="spellStart"/>
      <w:r w:rsidRPr="009B2A8C">
        <w:rPr>
          <w:i/>
          <w:iCs/>
          <w:sz w:val="24"/>
          <w:szCs w:val="24"/>
        </w:rPr>
        <w:t>research</w:t>
      </w:r>
      <w:proofErr w:type="spellEnd"/>
      <w:r w:rsidRPr="009B2A8C">
        <w:rPr>
          <w:i/>
          <w:iCs/>
          <w:sz w:val="24"/>
          <w:szCs w:val="24"/>
        </w:rPr>
        <w:t xml:space="preserve"> gap</w:t>
      </w:r>
      <w:r w:rsidRPr="009B2A8C">
        <w:rPr>
          <w:sz w:val="24"/>
          <w:szCs w:val="24"/>
        </w:rPr>
        <w:t xml:space="preserve">) tersebut memperkuat argumentasi teoretis bahwa hubungan antara </w:t>
      </w:r>
      <w:r w:rsidR="00482ABE" w:rsidRPr="009B2A8C">
        <w:rPr>
          <w:sz w:val="24"/>
          <w:szCs w:val="24"/>
        </w:rPr>
        <w:t>Sistem Kerja Fleksibel</w:t>
      </w:r>
      <w:r w:rsidRPr="009B2A8C">
        <w:rPr>
          <w:sz w:val="24"/>
          <w:szCs w:val="24"/>
        </w:rPr>
        <w:t xml:space="preserve"> (X) terhadap </w:t>
      </w:r>
      <w:r w:rsidR="00837893" w:rsidRPr="009B2A8C">
        <w:rPr>
          <w:sz w:val="24"/>
          <w:szCs w:val="24"/>
        </w:rPr>
        <w:t>Kinerja Pegawai</w:t>
      </w:r>
      <w:r w:rsidRPr="009B2A8C">
        <w:rPr>
          <w:sz w:val="24"/>
          <w:szCs w:val="24"/>
        </w:rPr>
        <w:t xml:space="preserve"> (Y) tidak bersifat langsung</w:t>
      </w:r>
      <w:r w:rsidR="00A73DB6">
        <w:rPr>
          <w:sz w:val="24"/>
          <w:szCs w:val="24"/>
        </w:rPr>
        <w:t xml:space="preserve">, </w:t>
      </w:r>
      <w:r w:rsidRPr="009B2A8C">
        <w:rPr>
          <w:sz w:val="24"/>
          <w:szCs w:val="24"/>
        </w:rPr>
        <w:t>melainkan memerlukan variabel penengah (mediasi/</w:t>
      </w:r>
      <w:proofErr w:type="spellStart"/>
      <w:r w:rsidRPr="009B2A8C">
        <w:rPr>
          <w:sz w:val="24"/>
          <w:szCs w:val="24"/>
        </w:rPr>
        <w:t>intervening</w:t>
      </w:r>
      <w:proofErr w:type="spellEnd"/>
      <w:r w:rsidRPr="009B2A8C">
        <w:rPr>
          <w:sz w:val="24"/>
          <w:szCs w:val="24"/>
        </w:rPr>
        <w:t xml:space="preserve">). Di sinilah peran strategi desain kerja melalui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452A2" w:rsidRPr="009B2A8C">
        <w:rPr>
          <w:i/>
          <w:iCs/>
          <w:sz w:val="24"/>
          <w:szCs w:val="24"/>
        </w:rPr>
        <w:t xml:space="preserve"> </w:t>
      </w:r>
      <w:r w:rsidRPr="009B2A8C">
        <w:rPr>
          <w:sz w:val="24"/>
          <w:szCs w:val="24"/>
        </w:rPr>
        <w:t>(Z) masuk sebagai solusi konseptual. Melalui pengayaan pekerjaan secara verti</w:t>
      </w:r>
      <w:r w:rsidR="002A09F3" w:rsidRPr="009B2A8C">
        <w:rPr>
          <w:sz w:val="24"/>
          <w:szCs w:val="24"/>
        </w:rPr>
        <w:t>k</w:t>
      </w:r>
      <w:r w:rsidRPr="009B2A8C">
        <w:rPr>
          <w:sz w:val="24"/>
          <w:szCs w:val="24"/>
        </w:rPr>
        <w:t xml:space="preserve">al yang mencakup perluasan otoritas analisis dan peningkatan makna tugas dan kebocoran </w:t>
      </w:r>
      <w:r w:rsidR="002A09F3" w:rsidRPr="009B2A8C">
        <w:rPr>
          <w:sz w:val="24"/>
          <w:szCs w:val="24"/>
        </w:rPr>
        <w:t>kinerja</w:t>
      </w:r>
      <w:r w:rsidRPr="009B2A8C">
        <w:rPr>
          <w:sz w:val="24"/>
          <w:szCs w:val="24"/>
        </w:rPr>
        <w:t xml:space="preserve"> akibat birokrasi kaku maupun penurunan kesejahteraan akibat kaburnya batasan kerja dapat dimitigasi. Otonomi lokasi dari </w:t>
      </w:r>
      <w:r w:rsidR="003261E9" w:rsidRPr="009B2A8C">
        <w:rPr>
          <w:sz w:val="24"/>
          <w:szCs w:val="24"/>
        </w:rPr>
        <w:t>SKF</w:t>
      </w:r>
      <w:r w:rsidRPr="009B2A8C">
        <w:rPr>
          <w:sz w:val="24"/>
          <w:szCs w:val="24"/>
        </w:rPr>
        <w:t xml:space="preserve"> harus diimbangi dengan struktur penugasan yang lebih kaya agar mampu memicu motivasi intrinsik dan menstabilkan </w:t>
      </w:r>
      <w:r w:rsidR="00837893" w:rsidRPr="009B2A8C">
        <w:rPr>
          <w:sz w:val="24"/>
          <w:szCs w:val="24"/>
        </w:rPr>
        <w:t xml:space="preserve">kinerja </w:t>
      </w:r>
      <w:r w:rsidRPr="009B2A8C">
        <w:rPr>
          <w:sz w:val="24"/>
          <w:szCs w:val="24"/>
        </w:rPr>
        <w:t>pegawai.</w:t>
      </w:r>
    </w:p>
    <w:p w14:paraId="1C1E154A" w14:textId="66D2D846" w:rsidR="00B450FB" w:rsidRPr="009B2A8C" w:rsidRDefault="00B450FB" w:rsidP="00B450FB">
      <w:pPr>
        <w:pStyle w:val="ListParagraph"/>
        <w:ind w:left="360" w:firstLine="360"/>
        <w:rPr>
          <w:b/>
          <w:bCs/>
          <w:sz w:val="24"/>
          <w:szCs w:val="24"/>
        </w:rPr>
      </w:pPr>
      <w:r w:rsidRPr="009B2A8C">
        <w:rPr>
          <w:sz w:val="24"/>
          <w:szCs w:val="24"/>
        </w:rPr>
        <w:t xml:space="preserve">Berdasarkan </w:t>
      </w:r>
      <w:r w:rsidR="0068785A" w:rsidRPr="009B2A8C">
        <w:rPr>
          <w:sz w:val="24"/>
          <w:szCs w:val="24"/>
        </w:rPr>
        <w:t xml:space="preserve">pada </w:t>
      </w:r>
      <w:proofErr w:type="spellStart"/>
      <w:r w:rsidR="0068785A" w:rsidRPr="009B2A8C">
        <w:rPr>
          <w:i/>
          <w:iCs/>
          <w:sz w:val="24"/>
          <w:szCs w:val="24"/>
        </w:rPr>
        <w:t>research</w:t>
      </w:r>
      <w:proofErr w:type="spellEnd"/>
      <w:r w:rsidR="0068785A" w:rsidRPr="009B2A8C">
        <w:rPr>
          <w:i/>
          <w:iCs/>
          <w:sz w:val="24"/>
          <w:szCs w:val="24"/>
        </w:rPr>
        <w:t xml:space="preserve"> gap</w:t>
      </w:r>
      <w:r w:rsidR="0068785A" w:rsidRPr="009B2A8C">
        <w:rPr>
          <w:sz w:val="24"/>
          <w:szCs w:val="24"/>
        </w:rPr>
        <w:t xml:space="preserve"> teoretis serta fenomena </w:t>
      </w:r>
      <w:proofErr w:type="spellStart"/>
      <w:r w:rsidR="0068785A" w:rsidRPr="009B2A8C">
        <w:rPr>
          <w:sz w:val="24"/>
          <w:szCs w:val="24"/>
        </w:rPr>
        <w:t>diskoneksi</w:t>
      </w:r>
      <w:proofErr w:type="spellEnd"/>
      <w:r w:rsidR="0068785A" w:rsidRPr="009B2A8C">
        <w:rPr>
          <w:sz w:val="24"/>
          <w:szCs w:val="24"/>
        </w:rPr>
        <w:t xml:space="preserve"> empiris di KPPN KPH di mana tingginya performa kinerja yang sangat baik ternyata kontradiktif dengan penurunan kualitas pengelolaan SDM tahun 2025 serta rendahnya rasa </w:t>
      </w:r>
      <w:proofErr w:type="spellStart"/>
      <w:r w:rsidR="0068785A" w:rsidRPr="009B2A8C">
        <w:rPr>
          <w:sz w:val="24"/>
          <w:szCs w:val="24"/>
        </w:rPr>
        <w:t>kebermaknaan</w:t>
      </w:r>
      <w:proofErr w:type="spellEnd"/>
      <w:r w:rsidR="0068785A" w:rsidRPr="009B2A8C">
        <w:rPr>
          <w:sz w:val="24"/>
          <w:szCs w:val="24"/>
        </w:rPr>
        <w:t xml:space="preserve"> dan tantangan tugas individu saat menjalankan skema WFH, maka terdapat urgensi nyata untuk menguji kembali struktur penataan </w:t>
      </w:r>
      <w:r w:rsidR="003261E9" w:rsidRPr="009B2A8C">
        <w:rPr>
          <w:sz w:val="24"/>
          <w:szCs w:val="24"/>
        </w:rPr>
        <w:t>SKF</w:t>
      </w:r>
      <w:r w:rsidR="008D1C5B" w:rsidRPr="009B2A8C">
        <w:rPr>
          <w:sz w:val="24"/>
          <w:szCs w:val="24"/>
        </w:rPr>
        <w:t xml:space="preserve"> di lingkup</w:t>
      </w:r>
      <w:r w:rsidR="0068785A" w:rsidRPr="009B2A8C">
        <w:rPr>
          <w:sz w:val="24"/>
          <w:szCs w:val="24"/>
        </w:rPr>
        <w:t xml:space="preserve"> ASN. Kesenjangan psikologis struktural ini menjadi jembatan logis untuk menempatkan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68785A" w:rsidRPr="009B2A8C">
        <w:rPr>
          <w:sz w:val="24"/>
          <w:szCs w:val="24"/>
        </w:rPr>
        <w:t xml:space="preserve"> sebagai variabel </w:t>
      </w:r>
      <w:proofErr w:type="spellStart"/>
      <w:r w:rsidR="0068785A" w:rsidRPr="009B2A8C">
        <w:rPr>
          <w:sz w:val="24"/>
          <w:szCs w:val="24"/>
        </w:rPr>
        <w:t>intervening</w:t>
      </w:r>
      <w:proofErr w:type="spellEnd"/>
      <w:r w:rsidR="0068785A" w:rsidRPr="009B2A8C">
        <w:rPr>
          <w:sz w:val="24"/>
          <w:szCs w:val="24"/>
        </w:rPr>
        <w:t xml:space="preserve"> guna membuktikan sejauh mana pengayaan karakteristik tugas secara vertikal mampu mengonversi otonomi tempat kerja menjadi stimulus  yang hakiki dan </w:t>
      </w:r>
      <w:proofErr w:type="spellStart"/>
      <w:r w:rsidR="0068785A" w:rsidRPr="009B2A8C">
        <w:rPr>
          <w:sz w:val="24"/>
          <w:szCs w:val="24"/>
        </w:rPr>
        <w:t>akuntabel</w:t>
      </w:r>
      <w:proofErr w:type="spellEnd"/>
      <w:r w:rsidR="0068785A" w:rsidRPr="009B2A8C">
        <w:rPr>
          <w:sz w:val="24"/>
          <w:szCs w:val="24"/>
        </w:rPr>
        <w:t xml:space="preserve"> di lingkup instansi pemerintahan. </w:t>
      </w:r>
      <w:r w:rsidR="00A431C2" w:rsidRPr="009B2A8C">
        <w:rPr>
          <w:sz w:val="24"/>
          <w:szCs w:val="24"/>
        </w:rPr>
        <w:t>Atas dasar urgensi tersebut, penelitian ini penting untuk dilakukan dengan memfokuskan analisis pada judul</w:t>
      </w:r>
      <w:r w:rsidR="0068785A" w:rsidRPr="009B2A8C">
        <w:rPr>
          <w:sz w:val="24"/>
          <w:szCs w:val="24"/>
        </w:rPr>
        <w:t xml:space="preserve"> "Pengaruh </w:t>
      </w:r>
      <w:r w:rsidR="00482ABE" w:rsidRPr="009B2A8C">
        <w:rPr>
          <w:sz w:val="24"/>
          <w:szCs w:val="24"/>
        </w:rPr>
        <w:t>Sistem Kerja Fleksibel</w:t>
      </w:r>
      <w:r w:rsidR="0068785A" w:rsidRPr="009B2A8C">
        <w:rPr>
          <w:sz w:val="24"/>
          <w:szCs w:val="24"/>
        </w:rPr>
        <w:t xml:space="preserve"> terhadap </w:t>
      </w:r>
      <w:r w:rsidR="00582CA2" w:rsidRPr="009B2A8C">
        <w:rPr>
          <w:sz w:val="24"/>
          <w:szCs w:val="24"/>
        </w:rPr>
        <w:t>Kinerja Pegawai di KPPN KPH</w:t>
      </w:r>
      <w:r w:rsidR="0068785A" w:rsidRPr="009B2A8C">
        <w:rPr>
          <w:sz w:val="24"/>
          <w:szCs w:val="24"/>
        </w:rPr>
        <w:t xml:space="preserve"> dengan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452A2" w:rsidRPr="009B2A8C">
        <w:rPr>
          <w:i/>
          <w:iCs/>
          <w:sz w:val="24"/>
          <w:szCs w:val="24"/>
        </w:rPr>
        <w:t xml:space="preserve"> </w:t>
      </w:r>
      <w:r w:rsidR="0068785A" w:rsidRPr="009B2A8C">
        <w:rPr>
          <w:sz w:val="24"/>
          <w:szCs w:val="24"/>
        </w:rPr>
        <w:t xml:space="preserve"> sebagai Variabel </w:t>
      </w:r>
      <w:proofErr w:type="spellStart"/>
      <w:r w:rsidR="0068785A" w:rsidRPr="009B2A8C">
        <w:rPr>
          <w:sz w:val="24"/>
          <w:szCs w:val="24"/>
        </w:rPr>
        <w:t>Intervening</w:t>
      </w:r>
      <w:proofErr w:type="spellEnd"/>
      <w:r w:rsidR="0068785A" w:rsidRPr="009B2A8C">
        <w:rPr>
          <w:sz w:val="24"/>
          <w:szCs w:val="24"/>
        </w:rPr>
        <w:t>".</w:t>
      </w:r>
    </w:p>
    <w:p w14:paraId="680C5A4F" w14:textId="77777777" w:rsidR="00447F76" w:rsidRPr="009B2A8C" w:rsidRDefault="00B450FB" w:rsidP="00AF4D95">
      <w:pPr>
        <w:pStyle w:val="ListParagraph"/>
        <w:numPr>
          <w:ilvl w:val="1"/>
          <w:numId w:val="1"/>
        </w:numPr>
        <w:rPr>
          <w:b/>
          <w:bCs/>
          <w:sz w:val="24"/>
          <w:szCs w:val="24"/>
        </w:rPr>
      </w:pPr>
      <w:r w:rsidRPr="009B2A8C">
        <w:rPr>
          <w:b/>
          <w:bCs/>
          <w:sz w:val="24"/>
          <w:szCs w:val="24"/>
        </w:rPr>
        <w:t>R</w:t>
      </w:r>
      <w:r w:rsidR="00036B00" w:rsidRPr="009B2A8C">
        <w:rPr>
          <w:b/>
          <w:bCs/>
          <w:sz w:val="24"/>
          <w:szCs w:val="24"/>
        </w:rPr>
        <w:t>umusan Masalah</w:t>
      </w:r>
    </w:p>
    <w:p w14:paraId="47FA74C1" w14:textId="77777777" w:rsidR="00AC7D28" w:rsidRPr="009B2A8C" w:rsidRDefault="00E301AD" w:rsidP="00C412C0">
      <w:pPr>
        <w:pStyle w:val="ListParagraph"/>
        <w:ind w:left="360" w:firstLine="0"/>
        <w:rPr>
          <w:sz w:val="24"/>
          <w:szCs w:val="24"/>
        </w:rPr>
      </w:pPr>
      <w:r w:rsidRPr="009B2A8C">
        <w:rPr>
          <w:sz w:val="24"/>
          <w:szCs w:val="24"/>
        </w:rPr>
        <w:lastRenderedPageBreak/>
        <w:t xml:space="preserve">Berdasarkan latar belakang </w:t>
      </w:r>
      <w:r w:rsidR="00447F76" w:rsidRPr="009B2A8C">
        <w:rPr>
          <w:sz w:val="24"/>
          <w:szCs w:val="24"/>
        </w:rPr>
        <w:t>di atas, maka rumusan masalah dalam penelitian ini adalah:</w:t>
      </w:r>
    </w:p>
    <w:p w14:paraId="42333D9E" w14:textId="254EAC57" w:rsidR="00AC7D28" w:rsidRPr="009B2A8C" w:rsidRDefault="003565C1" w:rsidP="00AF4D95">
      <w:pPr>
        <w:pStyle w:val="ListParagraph"/>
        <w:numPr>
          <w:ilvl w:val="0"/>
          <w:numId w:val="2"/>
        </w:numPr>
        <w:rPr>
          <w:sz w:val="24"/>
          <w:szCs w:val="24"/>
        </w:rPr>
      </w:pPr>
      <w:r w:rsidRPr="009B2A8C">
        <w:rPr>
          <w:sz w:val="24"/>
          <w:szCs w:val="24"/>
        </w:rPr>
        <w:t xml:space="preserve">Apakah </w:t>
      </w:r>
      <w:r w:rsidR="00482ABE" w:rsidRPr="009B2A8C">
        <w:rPr>
          <w:iCs/>
          <w:sz w:val="24"/>
          <w:szCs w:val="24"/>
        </w:rPr>
        <w:t>Sistem Kerja Fleksibel</w:t>
      </w:r>
      <w:r w:rsidRPr="009B2A8C">
        <w:rPr>
          <w:sz w:val="24"/>
          <w:szCs w:val="24"/>
        </w:rPr>
        <w:t xml:space="preserve"> berpengaruh terhadap </w:t>
      </w:r>
      <w:r w:rsidR="00E70551" w:rsidRPr="009B2A8C">
        <w:rPr>
          <w:sz w:val="24"/>
          <w:szCs w:val="24"/>
        </w:rPr>
        <w:t>Kinerja Pegawai di</w:t>
      </w:r>
      <w:r w:rsidRPr="009B2A8C">
        <w:rPr>
          <w:sz w:val="24"/>
          <w:szCs w:val="24"/>
        </w:rPr>
        <w:t xml:space="preserve"> KPPN KPH secara langsung?</w:t>
      </w:r>
    </w:p>
    <w:p w14:paraId="4DCC961F" w14:textId="6E94C7A5" w:rsidR="00AC7D28" w:rsidRPr="009B2A8C" w:rsidRDefault="003565C1" w:rsidP="00AF4D95">
      <w:pPr>
        <w:pStyle w:val="ListParagraph"/>
        <w:numPr>
          <w:ilvl w:val="0"/>
          <w:numId w:val="2"/>
        </w:numPr>
        <w:rPr>
          <w:sz w:val="24"/>
          <w:szCs w:val="24"/>
        </w:rPr>
      </w:pPr>
      <w:r w:rsidRPr="009B2A8C">
        <w:rPr>
          <w:sz w:val="24"/>
          <w:szCs w:val="24"/>
        </w:rPr>
        <w:t xml:space="preserve">Apakah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452A2" w:rsidRPr="009B2A8C">
        <w:rPr>
          <w:i/>
          <w:iCs/>
          <w:sz w:val="24"/>
          <w:szCs w:val="24"/>
        </w:rPr>
        <w:t xml:space="preserve"> </w:t>
      </w:r>
      <w:r w:rsidRPr="009B2A8C">
        <w:rPr>
          <w:sz w:val="24"/>
          <w:szCs w:val="24"/>
        </w:rPr>
        <w:t xml:space="preserve"> berpengaruh terhadap </w:t>
      </w:r>
      <w:r w:rsidR="00E70551" w:rsidRPr="009B2A8C">
        <w:rPr>
          <w:sz w:val="24"/>
          <w:szCs w:val="24"/>
        </w:rPr>
        <w:t>Kinerja Pegawai di</w:t>
      </w:r>
      <w:r w:rsidRPr="009B2A8C">
        <w:rPr>
          <w:sz w:val="24"/>
          <w:szCs w:val="24"/>
        </w:rPr>
        <w:t xml:space="preserve"> KPPN KPH?</w:t>
      </w:r>
    </w:p>
    <w:p w14:paraId="63AC7EBD" w14:textId="34044F47" w:rsidR="00AC7D28" w:rsidRPr="009B2A8C" w:rsidRDefault="003565C1" w:rsidP="00AF4D95">
      <w:pPr>
        <w:pStyle w:val="ListParagraph"/>
        <w:numPr>
          <w:ilvl w:val="0"/>
          <w:numId w:val="2"/>
        </w:numPr>
        <w:rPr>
          <w:sz w:val="24"/>
          <w:szCs w:val="24"/>
        </w:rPr>
      </w:pPr>
      <w:r w:rsidRPr="009B2A8C">
        <w:rPr>
          <w:sz w:val="24"/>
          <w:szCs w:val="24"/>
        </w:rPr>
        <w:t xml:space="preserve">Apakah </w:t>
      </w:r>
      <w:r w:rsidR="00482ABE" w:rsidRPr="009B2A8C">
        <w:rPr>
          <w:iCs/>
          <w:sz w:val="24"/>
          <w:szCs w:val="24"/>
        </w:rPr>
        <w:t>Sistem Kerja Fleksibel</w:t>
      </w:r>
      <w:r w:rsidRPr="009B2A8C">
        <w:rPr>
          <w:sz w:val="24"/>
          <w:szCs w:val="24"/>
        </w:rPr>
        <w:t xml:space="preserve"> berpengaruh terhadap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452A2" w:rsidRPr="009B2A8C">
        <w:rPr>
          <w:i/>
          <w:iCs/>
          <w:sz w:val="24"/>
          <w:szCs w:val="24"/>
        </w:rPr>
        <w:t xml:space="preserve"> </w:t>
      </w:r>
      <w:r w:rsidRPr="009B2A8C">
        <w:rPr>
          <w:sz w:val="24"/>
          <w:szCs w:val="24"/>
        </w:rPr>
        <w:t xml:space="preserve"> pegawai KPPN KPH?</w:t>
      </w:r>
    </w:p>
    <w:p w14:paraId="1909B87F" w14:textId="65AE6B7F" w:rsidR="00447F76" w:rsidRPr="009B2A8C" w:rsidRDefault="003565C1" w:rsidP="00AF4D95">
      <w:pPr>
        <w:pStyle w:val="ListParagraph"/>
        <w:numPr>
          <w:ilvl w:val="0"/>
          <w:numId w:val="2"/>
        </w:numPr>
        <w:rPr>
          <w:sz w:val="24"/>
          <w:szCs w:val="24"/>
        </w:rPr>
      </w:pPr>
      <w:r w:rsidRPr="009B2A8C">
        <w:rPr>
          <w:sz w:val="24"/>
          <w:szCs w:val="24"/>
        </w:rPr>
        <w:t xml:space="preserve">Apakah </w:t>
      </w:r>
      <w:r w:rsidR="003E0884" w:rsidRPr="009B2A8C">
        <w:rPr>
          <w:sz w:val="24"/>
          <w:szCs w:val="24"/>
        </w:rPr>
        <w:t>Sistem Kerja Fleksibel berpengaruh terhadap Kinerja Pegawai melalui</w:t>
      </w:r>
      <w:r w:rsidR="003E0884" w:rsidRPr="009B2A8C">
        <w:rPr>
          <w:i/>
          <w:iCs/>
          <w:sz w:val="24"/>
          <w:szCs w:val="24"/>
        </w:rPr>
        <w:t xml:space="preserve">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E70551" w:rsidRPr="009B2A8C">
        <w:rPr>
          <w:sz w:val="24"/>
          <w:szCs w:val="24"/>
        </w:rPr>
        <w:t xml:space="preserve"> di </w:t>
      </w:r>
      <w:r w:rsidRPr="009B2A8C">
        <w:rPr>
          <w:sz w:val="24"/>
          <w:szCs w:val="24"/>
        </w:rPr>
        <w:t>KPPN KPH?</w:t>
      </w:r>
    </w:p>
    <w:p w14:paraId="368514BB" w14:textId="42ED2770" w:rsidR="00036B00" w:rsidRPr="009B2A8C" w:rsidRDefault="00036B00" w:rsidP="00AF4D95">
      <w:pPr>
        <w:pStyle w:val="ListParagraph"/>
        <w:numPr>
          <w:ilvl w:val="1"/>
          <w:numId w:val="1"/>
        </w:numPr>
        <w:rPr>
          <w:b/>
          <w:bCs/>
          <w:sz w:val="24"/>
          <w:szCs w:val="24"/>
        </w:rPr>
      </w:pPr>
      <w:r w:rsidRPr="009B2A8C">
        <w:rPr>
          <w:b/>
          <w:bCs/>
          <w:sz w:val="24"/>
          <w:szCs w:val="24"/>
        </w:rPr>
        <w:t>Batasan Masalah</w:t>
      </w:r>
    </w:p>
    <w:p w14:paraId="345C7B4D" w14:textId="776BBBB2" w:rsidR="00AC7D28" w:rsidRPr="009B2A8C" w:rsidRDefault="006F3D7F" w:rsidP="00C412C0">
      <w:pPr>
        <w:pStyle w:val="ListParagraph"/>
        <w:ind w:left="360" w:firstLine="0"/>
        <w:rPr>
          <w:sz w:val="24"/>
          <w:szCs w:val="24"/>
        </w:rPr>
      </w:pPr>
      <w:r w:rsidRPr="009B2A8C">
        <w:rPr>
          <w:sz w:val="24"/>
          <w:szCs w:val="24"/>
        </w:rPr>
        <w:t xml:space="preserve">Dengan luasnya cakupan permasalahan yang dapat dikaji, penelitian ini </w:t>
      </w:r>
      <w:r w:rsidR="00DC1D55" w:rsidRPr="009B2A8C">
        <w:rPr>
          <w:sz w:val="24"/>
          <w:szCs w:val="24"/>
        </w:rPr>
        <w:t>membatasi masalah pada:</w:t>
      </w:r>
    </w:p>
    <w:p w14:paraId="2B7FBF85" w14:textId="23C18A1A" w:rsidR="00DC1D55" w:rsidRPr="009B2A8C" w:rsidRDefault="00FA53F1" w:rsidP="00AF4D95">
      <w:pPr>
        <w:pStyle w:val="ListParagraph"/>
        <w:numPr>
          <w:ilvl w:val="0"/>
          <w:numId w:val="3"/>
        </w:numPr>
        <w:rPr>
          <w:sz w:val="24"/>
          <w:szCs w:val="24"/>
        </w:rPr>
      </w:pPr>
      <w:r w:rsidRPr="009B2A8C">
        <w:rPr>
          <w:sz w:val="24"/>
          <w:szCs w:val="24"/>
        </w:rPr>
        <w:t xml:space="preserve">Penelitian ini membatasi pengamatan hanya pada pengujian struktural hubungan kausalitas antara variabel independen yaitu </w:t>
      </w:r>
      <w:r w:rsidR="00482ABE" w:rsidRPr="009B2A8C">
        <w:rPr>
          <w:iCs/>
          <w:sz w:val="24"/>
          <w:szCs w:val="24"/>
        </w:rPr>
        <w:t>Sistem Kerja Fleksibel</w:t>
      </w:r>
      <w:r w:rsidRPr="009B2A8C">
        <w:rPr>
          <w:sz w:val="24"/>
          <w:szCs w:val="24"/>
        </w:rPr>
        <w:t xml:space="preserve">, variabel dependen yaitu </w:t>
      </w:r>
      <w:r w:rsidR="00AB6760" w:rsidRPr="009B2A8C">
        <w:rPr>
          <w:sz w:val="24"/>
          <w:szCs w:val="24"/>
        </w:rPr>
        <w:t>Kinerja Pegawai</w:t>
      </w:r>
      <w:r w:rsidRPr="009B2A8C">
        <w:rPr>
          <w:sz w:val="24"/>
          <w:szCs w:val="24"/>
        </w:rPr>
        <w:t xml:space="preserve">, serta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452A2" w:rsidRPr="009B2A8C">
        <w:rPr>
          <w:i/>
          <w:iCs/>
          <w:sz w:val="24"/>
          <w:szCs w:val="24"/>
        </w:rPr>
        <w:t xml:space="preserve"> </w:t>
      </w:r>
      <w:r w:rsidRPr="009B2A8C">
        <w:rPr>
          <w:sz w:val="24"/>
          <w:szCs w:val="24"/>
        </w:rPr>
        <w:t xml:space="preserve"> yang bertindak sebagai variabel mediasi. Fenomena atau variabel lain di luar model </w:t>
      </w:r>
      <w:r w:rsidR="001D45BE" w:rsidRPr="009B2A8C">
        <w:rPr>
          <w:sz w:val="24"/>
          <w:szCs w:val="24"/>
        </w:rPr>
        <w:t>kerangka ini tidak akan diteliti lebih lanjut.</w:t>
      </w:r>
    </w:p>
    <w:p w14:paraId="78006C40" w14:textId="51027AC2" w:rsidR="001D45BE" w:rsidRPr="009B2A8C" w:rsidRDefault="001B6DF9" w:rsidP="00AF4D95">
      <w:pPr>
        <w:pStyle w:val="ListParagraph"/>
        <w:numPr>
          <w:ilvl w:val="0"/>
          <w:numId w:val="3"/>
        </w:numPr>
        <w:rPr>
          <w:sz w:val="24"/>
          <w:szCs w:val="24"/>
        </w:rPr>
      </w:pPr>
      <w:proofErr w:type="spellStart"/>
      <w:r w:rsidRPr="009B2A8C">
        <w:rPr>
          <w:sz w:val="24"/>
          <w:szCs w:val="24"/>
        </w:rPr>
        <w:t>Locus</w:t>
      </w:r>
      <w:proofErr w:type="spellEnd"/>
      <w:r w:rsidRPr="009B2A8C">
        <w:rPr>
          <w:sz w:val="24"/>
          <w:szCs w:val="24"/>
        </w:rPr>
        <w:t xml:space="preserve"> penelitian ini adalah Kantor Pelayanan Perbendaharaan Negara Khusus Pinja</w:t>
      </w:r>
      <w:r w:rsidR="00862FF6" w:rsidRPr="009B2A8C">
        <w:rPr>
          <w:sz w:val="24"/>
          <w:szCs w:val="24"/>
        </w:rPr>
        <w:t>m</w:t>
      </w:r>
      <w:r w:rsidRPr="009B2A8C">
        <w:rPr>
          <w:sz w:val="24"/>
          <w:szCs w:val="24"/>
        </w:rPr>
        <w:t xml:space="preserve"> dan Hibah</w:t>
      </w:r>
      <w:r w:rsidR="00075E76" w:rsidRPr="009B2A8C">
        <w:rPr>
          <w:sz w:val="24"/>
          <w:szCs w:val="24"/>
        </w:rPr>
        <w:t xml:space="preserve"> (KPPN KPH).</w:t>
      </w:r>
    </w:p>
    <w:p w14:paraId="43A75F27" w14:textId="7AF64F49" w:rsidR="00DC6ECA" w:rsidRPr="009B2A8C" w:rsidRDefault="00994C91" w:rsidP="00AF4D95">
      <w:pPr>
        <w:pStyle w:val="ListParagraph"/>
        <w:numPr>
          <w:ilvl w:val="0"/>
          <w:numId w:val="3"/>
        </w:numPr>
        <w:rPr>
          <w:sz w:val="24"/>
          <w:szCs w:val="24"/>
        </w:rPr>
      </w:pPr>
      <w:r w:rsidRPr="009B2A8C">
        <w:rPr>
          <w:sz w:val="24"/>
          <w:szCs w:val="24"/>
        </w:rPr>
        <w:t>Pengumpulan data dilakukan pada periode waktu tertentu</w:t>
      </w:r>
      <w:r w:rsidR="00D454F7" w:rsidRPr="009B2A8C">
        <w:rPr>
          <w:sz w:val="24"/>
          <w:szCs w:val="24"/>
        </w:rPr>
        <w:t xml:space="preserve"> </w:t>
      </w:r>
      <w:r w:rsidR="006672BA" w:rsidRPr="009B2A8C">
        <w:rPr>
          <w:sz w:val="24"/>
          <w:szCs w:val="24"/>
        </w:rPr>
        <w:t>dengan</w:t>
      </w:r>
      <w:r w:rsidR="00D454F7" w:rsidRPr="009B2A8C">
        <w:rPr>
          <w:sz w:val="24"/>
          <w:szCs w:val="24"/>
        </w:rPr>
        <w:t xml:space="preserve"> pendekatan </w:t>
      </w:r>
      <w:proofErr w:type="spellStart"/>
      <w:r w:rsidR="00D454F7" w:rsidRPr="009B2A8C">
        <w:rPr>
          <w:i/>
          <w:iCs/>
          <w:sz w:val="24"/>
          <w:szCs w:val="24"/>
        </w:rPr>
        <w:t>cross-sectional</w:t>
      </w:r>
      <w:proofErr w:type="spellEnd"/>
      <w:r w:rsidR="00D454F7" w:rsidRPr="009B2A8C">
        <w:rPr>
          <w:sz w:val="24"/>
          <w:szCs w:val="24"/>
        </w:rPr>
        <w:t xml:space="preserve">, di mana perolehan data primer melalui penyebaran kuesioner </w:t>
      </w:r>
      <w:r w:rsidR="006672BA" w:rsidRPr="009B2A8C">
        <w:rPr>
          <w:sz w:val="24"/>
          <w:szCs w:val="24"/>
        </w:rPr>
        <w:t>dalam satu kurun</w:t>
      </w:r>
      <w:r w:rsidR="00D454F7" w:rsidRPr="009B2A8C">
        <w:rPr>
          <w:sz w:val="24"/>
          <w:szCs w:val="24"/>
        </w:rPr>
        <w:t xml:space="preserve"> waktu tertentu, yaitu pada </w:t>
      </w:r>
      <w:r w:rsidR="006672BA" w:rsidRPr="009B2A8C">
        <w:rPr>
          <w:sz w:val="24"/>
          <w:szCs w:val="24"/>
        </w:rPr>
        <w:t>Juni-September</w:t>
      </w:r>
      <w:r w:rsidR="00D454F7" w:rsidRPr="009B2A8C">
        <w:rPr>
          <w:sz w:val="24"/>
          <w:szCs w:val="24"/>
        </w:rPr>
        <w:t xml:space="preserve"> 2026. Data sekunder untuk memperkuat identifikasi masalah bersumber dari pada tren capaian kinerja pegawai dan organisasi pada tahun 2023, 2024, </w:t>
      </w:r>
      <w:r w:rsidR="00FC013F" w:rsidRPr="009B2A8C">
        <w:rPr>
          <w:sz w:val="24"/>
          <w:szCs w:val="24"/>
        </w:rPr>
        <w:t>dan 2025</w:t>
      </w:r>
      <w:r w:rsidR="00D454F7" w:rsidRPr="009B2A8C">
        <w:rPr>
          <w:sz w:val="24"/>
          <w:szCs w:val="24"/>
        </w:rPr>
        <w:t>.</w:t>
      </w:r>
    </w:p>
    <w:p w14:paraId="7921EC0E" w14:textId="2A6D0F46" w:rsidR="00D454F7" w:rsidRPr="009B2A8C" w:rsidRDefault="00194774" w:rsidP="00AF4D95">
      <w:pPr>
        <w:pStyle w:val="ListParagraph"/>
        <w:numPr>
          <w:ilvl w:val="0"/>
          <w:numId w:val="3"/>
        </w:numPr>
        <w:rPr>
          <w:sz w:val="24"/>
          <w:szCs w:val="24"/>
        </w:rPr>
      </w:pPr>
      <w:r w:rsidRPr="009B2A8C">
        <w:rPr>
          <w:sz w:val="24"/>
          <w:szCs w:val="24"/>
        </w:rPr>
        <w:t>Peneliti memberikan jaminan penuh bahwasanya seluruh data primer yang dikumpulkan dari para responden pegawai KPPN</w:t>
      </w:r>
      <w:r w:rsidR="006672BA" w:rsidRPr="009B2A8C">
        <w:rPr>
          <w:sz w:val="24"/>
          <w:szCs w:val="24"/>
        </w:rPr>
        <w:t xml:space="preserve"> KPH yang secara sukarela </w:t>
      </w:r>
      <w:r w:rsidR="006672BA" w:rsidRPr="009B2A8C">
        <w:rPr>
          <w:sz w:val="24"/>
          <w:szCs w:val="24"/>
        </w:rPr>
        <w:lastRenderedPageBreak/>
        <w:t>serta</w:t>
      </w:r>
      <w:r w:rsidRPr="009B2A8C">
        <w:rPr>
          <w:sz w:val="24"/>
          <w:szCs w:val="24"/>
        </w:rPr>
        <w:t xml:space="preserve"> akan dijaga ketat kerahasiaannya, dianonimkan tanpa mencantumkan identitas pribadi, dan dipergunakan semata-mata demi pemenuhan integritas akademik dalam penyusunan laporan </w:t>
      </w:r>
      <w:r w:rsidR="004C57AF" w:rsidRPr="009B2A8C">
        <w:rPr>
          <w:sz w:val="24"/>
          <w:szCs w:val="24"/>
        </w:rPr>
        <w:t>t</w:t>
      </w:r>
      <w:r w:rsidRPr="009B2A8C">
        <w:rPr>
          <w:sz w:val="24"/>
          <w:szCs w:val="24"/>
        </w:rPr>
        <w:t xml:space="preserve">ugas </w:t>
      </w:r>
      <w:r w:rsidR="004C57AF" w:rsidRPr="009B2A8C">
        <w:rPr>
          <w:sz w:val="24"/>
          <w:szCs w:val="24"/>
        </w:rPr>
        <w:t>a</w:t>
      </w:r>
      <w:r w:rsidRPr="009B2A8C">
        <w:rPr>
          <w:sz w:val="24"/>
          <w:szCs w:val="24"/>
        </w:rPr>
        <w:t>khir ini.</w:t>
      </w:r>
    </w:p>
    <w:p w14:paraId="1850EA4D" w14:textId="210E8E65" w:rsidR="00036B00" w:rsidRPr="009B2A8C" w:rsidRDefault="002C433A" w:rsidP="00AF4D95">
      <w:pPr>
        <w:pStyle w:val="ListParagraph"/>
        <w:numPr>
          <w:ilvl w:val="1"/>
          <w:numId w:val="1"/>
        </w:numPr>
        <w:rPr>
          <w:b/>
          <w:bCs/>
          <w:sz w:val="24"/>
          <w:szCs w:val="24"/>
        </w:rPr>
      </w:pPr>
      <w:r w:rsidRPr="009B2A8C">
        <w:rPr>
          <w:b/>
          <w:bCs/>
          <w:sz w:val="24"/>
          <w:szCs w:val="24"/>
        </w:rPr>
        <w:t>Tujuan Penelitian</w:t>
      </w:r>
    </w:p>
    <w:p w14:paraId="26617101" w14:textId="77777777" w:rsidR="00E23B11" w:rsidRPr="009B2A8C" w:rsidRDefault="009655CC" w:rsidP="006672BA">
      <w:pPr>
        <w:pStyle w:val="ListParagraph"/>
        <w:ind w:left="360" w:firstLine="0"/>
        <w:rPr>
          <w:sz w:val="24"/>
          <w:szCs w:val="24"/>
        </w:rPr>
      </w:pPr>
      <w:r w:rsidRPr="009B2A8C">
        <w:rPr>
          <w:sz w:val="24"/>
          <w:szCs w:val="24"/>
        </w:rPr>
        <w:t xml:space="preserve">Berdasarkan rumusan masalah di atas, penelitian ini bertujuan untuk: </w:t>
      </w:r>
    </w:p>
    <w:p w14:paraId="4F43A704" w14:textId="70849AEE" w:rsidR="00E23B11" w:rsidRPr="009B2A8C" w:rsidRDefault="00E23B11" w:rsidP="006672BA">
      <w:pPr>
        <w:pStyle w:val="ListParagraph"/>
        <w:numPr>
          <w:ilvl w:val="0"/>
          <w:numId w:val="4"/>
        </w:numPr>
        <w:rPr>
          <w:sz w:val="24"/>
          <w:szCs w:val="24"/>
        </w:rPr>
      </w:pPr>
      <w:r w:rsidRPr="009B2A8C">
        <w:rPr>
          <w:sz w:val="24"/>
          <w:szCs w:val="24"/>
        </w:rPr>
        <w:t xml:space="preserve">Menganalisis dan membuktikan pengaruh langsung </w:t>
      </w:r>
      <w:r w:rsidR="00482ABE" w:rsidRPr="009B2A8C">
        <w:rPr>
          <w:iCs/>
          <w:sz w:val="24"/>
          <w:szCs w:val="24"/>
        </w:rPr>
        <w:t>Sistem Kerja Fleksibel</w:t>
      </w:r>
      <w:r w:rsidRPr="009B2A8C">
        <w:rPr>
          <w:sz w:val="24"/>
          <w:szCs w:val="24"/>
        </w:rPr>
        <w:t xml:space="preserve"> terhadap </w:t>
      </w:r>
      <w:r w:rsidR="006672BA" w:rsidRPr="009B2A8C">
        <w:rPr>
          <w:sz w:val="24"/>
          <w:szCs w:val="24"/>
        </w:rPr>
        <w:t>Kinerja Pegawai di</w:t>
      </w:r>
      <w:r w:rsidRPr="009B2A8C">
        <w:rPr>
          <w:sz w:val="24"/>
          <w:szCs w:val="24"/>
        </w:rPr>
        <w:t xml:space="preserve"> KPPN KPH.</w:t>
      </w:r>
    </w:p>
    <w:p w14:paraId="0739BD2E" w14:textId="56E8D001" w:rsidR="00E23B11" w:rsidRPr="009B2A8C" w:rsidRDefault="00E23B11" w:rsidP="006672BA">
      <w:pPr>
        <w:pStyle w:val="ListParagraph"/>
        <w:numPr>
          <w:ilvl w:val="0"/>
          <w:numId w:val="4"/>
        </w:numPr>
        <w:rPr>
          <w:sz w:val="24"/>
          <w:szCs w:val="24"/>
        </w:rPr>
      </w:pPr>
      <w:r w:rsidRPr="009B2A8C">
        <w:rPr>
          <w:sz w:val="24"/>
          <w:szCs w:val="24"/>
        </w:rPr>
        <w:t xml:space="preserve">Menganalisis dan membuktikan pengaruh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452A2" w:rsidRPr="009B2A8C">
        <w:rPr>
          <w:i/>
          <w:iCs/>
          <w:sz w:val="24"/>
          <w:szCs w:val="24"/>
        </w:rPr>
        <w:t xml:space="preserve"> </w:t>
      </w:r>
      <w:r w:rsidRPr="009B2A8C">
        <w:rPr>
          <w:sz w:val="24"/>
          <w:szCs w:val="24"/>
        </w:rPr>
        <w:t xml:space="preserve"> terhadap </w:t>
      </w:r>
      <w:r w:rsidR="006672BA" w:rsidRPr="009B2A8C">
        <w:rPr>
          <w:sz w:val="24"/>
          <w:szCs w:val="24"/>
        </w:rPr>
        <w:t xml:space="preserve">Kinerja Pegawai di </w:t>
      </w:r>
      <w:r w:rsidRPr="009B2A8C">
        <w:rPr>
          <w:sz w:val="24"/>
          <w:szCs w:val="24"/>
        </w:rPr>
        <w:t>KPPN KPH.</w:t>
      </w:r>
    </w:p>
    <w:p w14:paraId="24C39069" w14:textId="2AE3EFAB" w:rsidR="00E23B11" w:rsidRPr="009B2A8C" w:rsidRDefault="00E23B11" w:rsidP="006672BA">
      <w:pPr>
        <w:pStyle w:val="ListParagraph"/>
        <w:numPr>
          <w:ilvl w:val="0"/>
          <w:numId w:val="4"/>
        </w:numPr>
        <w:rPr>
          <w:sz w:val="24"/>
          <w:szCs w:val="24"/>
        </w:rPr>
      </w:pPr>
      <w:r w:rsidRPr="009B2A8C">
        <w:rPr>
          <w:sz w:val="24"/>
          <w:szCs w:val="24"/>
        </w:rPr>
        <w:t xml:space="preserve">Menganalisis dan membuktikan pengaruh </w:t>
      </w:r>
      <w:r w:rsidR="00482ABE" w:rsidRPr="009B2A8C">
        <w:rPr>
          <w:iCs/>
          <w:sz w:val="24"/>
          <w:szCs w:val="24"/>
        </w:rPr>
        <w:t>Sistem Kerja Fleksibel</w:t>
      </w:r>
      <w:r w:rsidRPr="009B2A8C">
        <w:rPr>
          <w:sz w:val="24"/>
          <w:szCs w:val="24"/>
        </w:rPr>
        <w:t xml:space="preserve"> terhadap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pegawai KPPN KPH.</w:t>
      </w:r>
    </w:p>
    <w:p w14:paraId="64AA8A57" w14:textId="710D27BF" w:rsidR="009655CC" w:rsidRPr="009B2A8C" w:rsidRDefault="00E23B11" w:rsidP="006672BA">
      <w:pPr>
        <w:pStyle w:val="ListParagraph"/>
        <w:numPr>
          <w:ilvl w:val="0"/>
          <w:numId w:val="4"/>
        </w:numPr>
        <w:rPr>
          <w:sz w:val="24"/>
          <w:szCs w:val="24"/>
        </w:rPr>
      </w:pPr>
      <w:r w:rsidRPr="009B2A8C">
        <w:rPr>
          <w:sz w:val="24"/>
          <w:szCs w:val="24"/>
        </w:rPr>
        <w:t xml:space="preserve">Menganalisis dan membuktikan peran mediasi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452A2" w:rsidRPr="009B2A8C">
        <w:rPr>
          <w:i/>
          <w:iCs/>
          <w:sz w:val="24"/>
          <w:szCs w:val="24"/>
        </w:rPr>
        <w:t xml:space="preserve"> </w:t>
      </w:r>
      <w:r w:rsidRPr="009B2A8C">
        <w:rPr>
          <w:sz w:val="24"/>
          <w:szCs w:val="24"/>
        </w:rPr>
        <w:t xml:space="preserve"> dalam hubungan antara </w:t>
      </w:r>
      <w:r w:rsidR="00482ABE" w:rsidRPr="009B2A8C">
        <w:rPr>
          <w:iCs/>
          <w:sz w:val="24"/>
          <w:szCs w:val="24"/>
        </w:rPr>
        <w:t>Sistem Kerja Fleksibel</w:t>
      </w:r>
      <w:r w:rsidRPr="009B2A8C">
        <w:rPr>
          <w:sz w:val="24"/>
          <w:szCs w:val="24"/>
        </w:rPr>
        <w:t xml:space="preserve"> dan </w:t>
      </w:r>
      <w:r w:rsidR="006672BA" w:rsidRPr="009B2A8C">
        <w:rPr>
          <w:sz w:val="24"/>
          <w:szCs w:val="24"/>
        </w:rPr>
        <w:t xml:space="preserve">Kinerja Pegawai di </w:t>
      </w:r>
      <w:r w:rsidRPr="009B2A8C">
        <w:rPr>
          <w:sz w:val="24"/>
          <w:szCs w:val="24"/>
        </w:rPr>
        <w:t>KPPN KPH.</w:t>
      </w:r>
    </w:p>
    <w:p w14:paraId="3BDE37CB" w14:textId="79EDB731" w:rsidR="002C433A" w:rsidRPr="009B2A8C" w:rsidRDefault="002C433A" w:rsidP="00AF4D95">
      <w:pPr>
        <w:pStyle w:val="ListParagraph"/>
        <w:numPr>
          <w:ilvl w:val="1"/>
          <w:numId w:val="1"/>
        </w:numPr>
        <w:rPr>
          <w:b/>
          <w:bCs/>
          <w:sz w:val="24"/>
          <w:szCs w:val="24"/>
        </w:rPr>
      </w:pPr>
      <w:r w:rsidRPr="009B2A8C">
        <w:rPr>
          <w:b/>
          <w:bCs/>
          <w:sz w:val="24"/>
          <w:szCs w:val="24"/>
        </w:rPr>
        <w:t>Manfaat Penelitian</w:t>
      </w:r>
    </w:p>
    <w:p w14:paraId="274721CA" w14:textId="77777777" w:rsidR="0074766C" w:rsidRPr="009B2A8C" w:rsidRDefault="0074766C" w:rsidP="00C412C0">
      <w:pPr>
        <w:pStyle w:val="ListParagraph"/>
        <w:ind w:left="360" w:firstLine="0"/>
        <w:rPr>
          <w:sz w:val="24"/>
          <w:szCs w:val="24"/>
        </w:rPr>
      </w:pPr>
      <w:r w:rsidRPr="009B2A8C">
        <w:rPr>
          <w:sz w:val="24"/>
          <w:szCs w:val="24"/>
        </w:rPr>
        <w:t>Penelitian ini diharapkan dapat memberikan manfaat dan dampak positif baik secara teoritis dan praktis:</w:t>
      </w:r>
    </w:p>
    <w:p w14:paraId="6EE816D3" w14:textId="77777777" w:rsidR="0074766C" w:rsidRPr="009B2A8C" w:rsidRDefault="0074766C" w:rsidP="00AF4D95">
      <w:pPr>
        <w:pStyle w:val="ListParagraph"/>
        <w:numPr>
          <w:ilvl w:val="0"/>
          <w:numId w:val="6"/>
        </w:numPr>
        <w:rPr>
          <w:sz w:val="24"/>
          <w:szCs w:val="24"/>
        </w:rPr>
      </w:pPr>
      <w:r w:rsidRPr="009B2A8C">
        <w:rPr>
          <w:sz w:val="24"/>
          <w:szCs w:val="24"/>
        </w:rPr>
        <w:t>Manfaat Teoritis (Akademik)</w:t>
      </w:r>
    </w:p>
    <w:p w14:paraId="58C091B0" w14:textId="3851FE93" w:rsidR="0074766C" w:rsidRPr="009B2A8C" w:rsidRDefault="0074766C" w:rsidP="00AF4D95">
      <w:pPr>
        <w:pStyle w:val="ListParagraph"/>
        <w:numPr>
          <w:ilvl w:val="0"/>
          <w:numId w:val="5"/>
        </w:numPr>
        <w:rPr>
          <w:sz w:val="24"/>
          <w:szCs w:val="24"/>
        </w:rPr>
      </w:pPr>
      <w:r w:rsidRPr="009B2A8C">
        <w:rPr>
          <w:sz w:val="24"/>
          <w:szCs w:val="24"/>
        </w:rPr>
        <w:t xml:space="preserve">Memberikan kontribusi pada pengembangan ilmu manajemen sumber daya manusia, khususnya dalam memvalidasi </w:t>
      </w:r>
      <w:r w:rsidR="0037153E" w:rsidRPr="009B2A8C">
        <w:rPr>
          <w:sz w:val="24"/>
          <w:szCs w:val="24"/>
        </w:rPr>
        <w:t xml:space="preserve">konsep </w:t>
      </w:r>
      <w:proofErr w:type="spellStart"/>
      <w:r w:rsidRPr="009B2A8C">
        <w:rPr>
          <w:i/>
          <w:iCs/>
          <w:sz w:val="24"/>
          <w:szCs w:val="24"/>
        </w:rPr>
        <w:t>Job</w:t>
      </w:r>
      <w:proofErr w:type="spellEnd"/>
      <w:r w:rsidRPr="009B2A8C">
        <w:rPr>
          <w:i/>
          <w:iCs/>
          <w:sz w:val="24"/>
          <w:szCs w:val="24"/>
        </w:rPr>
        <w:t xml:space="preserve"> </w:t>
      </w:r>
      <w:proofErr w:type="spellStart"/>
      <w:r w:rsidRPr="009B2A8C">
        <w:rPr>
          <w:i/>
          <w:iCs/>
          <w:sz w:val="24"/>
          <w:szCs w:val="24"/>
        </w:rPr>
        <w:t>Characteristics</w:t>
      </w:r>
      <w:proofErr w:type="spellEnd"/>
      <w:r w:rsidRPr="009B2A8C">
        <w:rPr>
          <w:i/>
          <w:iCs/>
          <w:sz w:val="24"/>
          <w:szCs w:val="24"/>
        </w:rPr>
        <w:t xml:space="preserve"> Model </w:t>
      </w:r>
      <w:r w:rsidRPr="009B2A8C">
        <w:rPr>
          <w:sz w:val="24"/>
          <w:szCs w:val="24"/>
        </w:rPr>
        <w:t>(</w:t>
      </w:r>
      <w:proofErr w:type="spellStart"/>
      <w:r w:rsidRPr="009B2A8C">
        <w:rPr>
          <w:sz w:val="24"/>
          <w:szCs w:val="24"/>
        </w:rPr>
        <w:t>Hackman</w:t>
      </w:r>
      <w:proofErr w:type="spellEnd"/>
      <w:r w:rsidRPr="009B2A8C">
        <w:rPr>
          <w:sz w:val="24"/>
          <w:szCs w:val="24"/>
        </w:rPr>
        <w:t xml:space="preserve"> &amp; </w:t>
      </w:r>
      <w:proofErr w:type="spellStart"/>
      <w:r w:rsidRPr="009B2A8C">
        <w:rPr>
          <w:sz w:val="24"/>
          <w:szCs w:val="24"/>
        </w:rPr>
        <w:t>Oldham</w:t>
      </w:r>
      <w:proofErr w:type="spellEnd"/>
      <w:r w:rsidRPr="009B2A8C">
        <w:rPr>
          <w:sz w:val="24"/>
          <w:szCs w:val="24"/>
        </w:rPr>
        <w:t>, 1976)</w:t>
      </w:r>
      <w:sdt>
        <w:sdtPr>
          <w:rPr>
            <w:sz w:val="24"/>
            <w:szCs w:val="24"/>
          </w:rPr>
          <w:tag w:val="MENDELEY_CITATION_v3_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"/>
          <w:id w:val="1675843753"/>
          <w:placeholder>
            <w:docPart w:val="DefaultPlaceholder_-1854013440"/>
          </w:placeholder>
        </w:sdtPr>
        <w:sdtContent>
          <w:r w:rsidR="006572C9" w:rsidRPr="006572C9">
            <w:rPr>
              <w:color w:val="000000"/>
              <w:sz w:val="24"/>
              <w:szCs w:val="24"/>
            </w:rPr>
            <w:t>[6]</w:t>
          </w:r>
        </w:sdtContent>
      </w:sdt>
      <w:r w:rsidR="00397B7A">
        <w:rPr>
          <w:sz w:val="24"/>
          <w:szCs w:val="24"/>
        </w:rPr>
        <w:t xml:space="preserve"> </w:t>
      </w:r>
      <w:r w:rsidRPr="009B2A8C">
        <w:rPr>
          <w:sz w:val="24"/>
          <w:szCs w:val="24"/>
        </w:rPr>
        <w:t xml:space="preserve"> pada konteks pegawai ASN yang bekerja secara </w:t>
      </w:r>
      <w:proofErr w:type="spellStart"/>
      <w:r w:rsidRPr="009B2A8C">
        <w:rPr>
          <w:i/>
          <w:iCs/>
          <w:sz w:val="24"/>
          <w:szCs w:val="24"/>
        </w:rPr>
        <w:t>hybrid</w:t>
      </w:r>
      <w:proofErr w:type="spellEnd"/>
      <w:r w:rsidRPr="009B2A8C">
        <w:rPr>
          <w:sz w:val="24"/>
          <w:szCs w:val="24"/>
        </w:rPr>
        <w:t xml:space="preserve"> di lingkungan instansi pemerintah Indonesia.</w:t>
      </w:r>
    </w:p>
    <w:p w14:paraId="6EA202A6" w14:textId="38095F77" w:rsidR="0074766C" w:rsidRPr="009B2A8C" w:rsidRDefault="0074766C" w:rsidP="00AF4D95">
      <w:pPr>
        <w:pStyle w:val="ListParagraph"/>
        <w:numPr>
          <w:ilvl w:val="0"/>
          <w:numId w:val="5"/>
        </w:numPr>
        <w:rPr>
          <w:sz w:val="24"/>
          <w:szCs w:val="24"/>
        </w:rPr>
      </w:pPr>
      <w:r w:rsidRPr="009B2A8C">
        <w:rPr>
          <w:sz w:val="24"/>
          <w:szCs w:val="24"/>
        </w:rPr>
        <w:t xml:space="preserve">Menambah bukti empiris mengenai hubungan antara </w:t>
      </w:r>
      <w:r w:rsidR="001C59A7" w:rsidRPr="009B2A8C">
        <w:rPr>
          <w:sz w:val="24"/>
          <w:szCs w:val="24"/>
        </w:rPr>
        <w:t>Sistem kerja fleksibel</w:t>
      </w:r>
      <w:r w:rsidRPr="009B2A8C">
        <w:rPr>
          <w:sz w:val="24"/>
          <w:szCs w:val="24"/>
        </w:rPr>
        <w:t xml:space="preserve">,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452A2" w:rsidRPr="009B2A8C">
        <w:rPr>
          <w:i/>
          <w:iCs/>
          <w:sz w:val="24"/>
          <w:szCs w:val="24"/>
        </w:rPr>
        <w:t xml:space="preserve"> </w:t>
      </w:r>
      <w:r w:rsidRPr="009B2A8C">
        <w:rPr>
          <w:sz w:val="24"/>
          <w:szCs w:val="24"/>
        </w:rPr>
        <w:t xml:space="preserve">, dan </w:t>
      </w:r>
      <w:r w:rsidR="001E27D4" w:rsidRPr="009B2A8C">
        <w:rPr>
          <w:sz w:val="24"/>
          <w:szCs w:val="24"/>
        </w:rPr>
        <w:t>kinerja ASN</w:t>
      </w:r>
      <w:r w:rsidRPr="009B2A8C">
        <w:rPr>
          <w:sz w:val="24"/>
          <w:szCs w:val="24"/>
        </w:rPr>
        <w:t xml:space="preserve"> di sektor publik Indonesia yang masih sangat terbatas dalam literatur akademis.</w:t>
      </w:r>
    </w:p>
    <w:p w14:paraId="584C81DB" w14:textId="4FCA4168" w:rsidR="0074766C" w:rsidRPr="009B2A8C" w:rsidRDefault="0074766C" w:rsidP="00AF4D95">
      <w:pPr>
        <w:pStyle w:val="ListParagraph"/>
        <w:numPr>
          <w:ilvl w:val="0"/>
          <w:numId w:val="5"/>
        </w:numPr>
        <w:rPr>
          <w:sz w:val="24"/>
          <w:szCs w:val="24"/>
        </w:rPr>
      </w:pPr>
      <w:r w:rsidRPr="009B2A8C">
        <w:rPr>
          <w:sz w:val="24"/>
          <w:szCs w:val="24"/>
        </w:rPr>
        <w:lastRenderedPageBreak/>
        <w:t xml:space="preserve">Memperkuat posisi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sebagai variabel mediasi yang penting dalam menjelaskan mekanisme di balik pengaruh </w:t>
      </w:r>
      <w:r w:rsidR="00482ABE" w:rsidRPr="009B2A8C">
        <w:rPr>
          <w:iCs/>
          <w:sz w:val="24"/>
          <w:szCs w:val="24"/>
        </w:rPr>
        <w:t>Sistem Kerja Fleksibel</w:t>
      </w:r>
      <w:r w:rsidR="00447B67" w:rsidRPr="009B2A8C">
        <w:rPr>
          <w:sz w:val="24"/>
          <w:szCs w:val="24"/>
        </w:rPr>
        <w:t xml:space="preserve"> </w:t>
      </w:r>
      <w:r w:rsidRPr="009B2A8C">
        <w:rPr>
          <w:sz w:val="24"/>
          <w:szCs w:val="24"/>
        </w:rPr>
        <w:t xml:space="preserve">terhadap </w:t>
      </w:r>
      <w:r w:rsidR="001E27D4" w:rsidRPr="009B2A8C">
        <w:rPr>
          <w:sz w:val="24"/>
          <w:szCs w:val="24"/>
        </w:rPr>
        <w:t>kinerja</w:t>
      </w:r>
      <w:r w:rsidRPr="009B2A8C">
        <w:rPr>
          <w:sz w:val="24"/>
          <w:szCs w:val="24"/>
        </w:rPr>
        <w:t>, khususnya di lingkungan kerja berorientasi layanan dengan SLA ketat.</w:t>
      </w:r>
    </w:p>
    <w:p w14:paraId="0A1E899A" w14:textId="77777777" w:rsidR="0074766C" w:rsidRPr="009B2A8C" w:rsidRDefault="0074766C" w:rsidP="00AF4D95">
      <w:pPr>
        <w:pStyle w:val="ListParagraph"/>
        <w:numPr>
          <w:ilvl w:val="0"/>
          <w:numId w:val="6"/>
        </w:numPr>
        <w:rPr>
          <w:sz w:val="24"/>
          <w:szCs w:val="24"/>
        </w:rPr>
      </w:pPr>
      <w:r w:rsidRPr="009B2A8C">
        <w:rPr>
          <w:sz w:val="24"/>
          <w:szCs w:val="24"/>
        </w:rPr>
        <w:t>Manfaat Praktis</w:t>
      </w:r>
    </w:p>
    <w:p w14:paraId="509180A8" w14:textId="25C54A07" w:rsidR="0074766C" w:rsidRPr="009B2A8C" w:rsidRDefault="0074766C" w:rsidP="00AF4D95">
      <w:pPr>
        <w:pStyle w:val="ListParagraph"/>
        <w:numPr>
          <w:ilvl w:val="0"/>
          <w:numId w:val="7"/>
        </w:numPr>
        <w:ind w:left="1134"/>
        <w:rPr>
          <w:sz w:val="24"/>
          <w:szCs w:val="24"/>
        </w:rPr>
      </w:pPr>
      <w:r w:rsidRPr="009B2A8C">
        <w:rPr>
          <w:sz w:val="24"/>
          <w:szCs w:val="24"/>
        </w:rPr>
        <w:t xml:space="preserve">Memberikan masukan dengan bukti empiris pertama yang dapat menjadi landasan ilmiah dalam merancang kebijakan </w:t>
      </w:r>
      <w:r w:rsidR="008657DC" w:rsidRPr="009B2A8C">
        <w:rPr>
          <w:sz w:val="24"/>
          <w:szCs w:val="24"/>
        </w:rPr>
        <w:t>kerja fleksibel</w:t>
      </w:r>
      <w:r w:rsidRPr="009B2A8C">
        <w:rPr>
          <w:sz w:val="24"/>
          <w:szCs w:val="24"/>
        </w:rPr>
        <w:t xml:space="preserve"> yang tidak hanya mengatur pembagian WFH/WFO secara administratif, tetapi juga secara aktif memperkuat dimensi-dimensi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pegawai dengan variasi tugas, otonomi, signifikansi, dan umpan balik demi men</w:t>
      </w:r>
      <w:r w:rsidR="0057347E" w:rsidRPr="009B2A8C">
        <w:rPr>
          <w:sz w:val="24"/>
          <w:szCs w:val="24"/>
        </w:rPr>
        <w:t>ingkatkan kualitas kinerja</w:t>
      </w:r>
      <w:r w:rsidRPr="009B2A8C">
        <w:rPr>
          <w:sz w:val="24"/>
          <w:szCs w:val="24"/>
        </w:rPr>
        <w:t xml:space="preserve"> layanan perbendaharaan.</w:t>
      </w:r>
    </w:p>
    <w:p w14:paraId="19E78DE5" w14:textId="77777777" w:rsidR="0074766C" w:rsidRPr="009B2A8C" w:rsidRDefault="0074766C" w:rsidP="00AF4D95">
      <w:pPr>
        <w:pStyle w:val="ListParagraph"/>
        <w:numPr>
          <w:ilvl w:val="0"/>
          <w:numId w:val="7"/>
        </w:numPr>
        <w:ind w:left="1134"/>
        <w:rPr>
          <w:sz w:val="24"/>
          <w:szCs w:val="24"/>
        </w:rPr>
      </w:pPr>
      <w:r w:rsidRPr="009B2A8C">
        <w:rPr>
          <w:sz w:val="24"/>
          <w:szCs w:val="24"/>
        </w:rPr>
        <w:t>Menyediakan argumentasi ilmiah bahwa kebijakan efisiensi fiskal melalui WFH dan penghematan BBM hanya dapat berkelanjutan jika disertai dengan penguatan desain pekerjaan yang bermakna, sehingga efisiensi tidak mengorbankan kualitas kinerja ASN.</w:t>
      </w:r>
    </w:p>
    <w:p w14:paraId="494AB60A" w14:textId="4577A451" w:rsidR="0074766C" w:rsidRPr="009B2A8C" w:rsidRDefault="0074766C" w:rsidP="00AF4D95">
      <w:pPr>
        <w:pStyle w:val="ListParagraph"/>
        <w:numPr>
          <w:ilvl w:val="0"/>
          <w:numId w:val="7"/>
        </w:numPr>
        <w:ind w:left="1134"/>
        <w:rPr>
          <w:sz w:val="24"/>
          <w:szCs w:val="24"/>
        </w:rPr>
      </w:pPr>
      <w:r w:rsidRPr="009B2A8C">
        <w:rPr>
          <w:sz w:val="24"/>
          <w:szCs w:val="24"/>
        </w:rPr>
        <w:t xml:space="preserve">Menjadi referensi metodologis dan kontekstual untuk penelitian serupa dengan cakupan populasi yang lebih luas, misalnya pada seluruh kanwil dan KPPN di Indonesia, atau dengan menambahkan variabel </w:t>
      </w:r>
      <w:proofErr w:type="spellStart"/>
      <w:r w:rsidRPr="009B2A8C">
        <w:rPr>
          <w:sz w:val="24"/>
          <w:szCs w:val="24"/>
        </w:rPr>
        <w:t>moderasi</w:t>
      </w:r>
      <w:proofErr w:type="spellEnd"/>
      <w:r w:rsidRPr="009B2A8C">
        <w:rPr>
          <w:sz w:val="24"/>
          <w:szCs w:val="24"/>
        </w:rPr>
        <w:t xml:space="preserve"> seperti dukungan teknologi dan kepemimpinan </w:t>
      </w:r>
      <w:proofErr w:type="spellStart"/>
      <w:r w:rsidRPr="009B2A8C">
        <w:rPr>
          <w:sz w:val="24"/>
          <w:szCs w:val="24"/>
        </w:rPr>
        <w:t>transformasional</w:t>
      </w:r>
      <w:proofErr w:type="spellEnd"/>
      <w:r w:rsidRPr="009B2A8C">
        <w:rPr>
          <w:sz w:val="24"/>
          <w:szCs w:val="24"/>
        </w:rPr>
        <w:t>.</w:t>
      </w:r>
    </w:p>
    <w:p w14:paraId="2BA98686" w14:textId="797079BA" w:rsidR="00860076" w:rsidRPr="009B2A8C" w:rsidRDefault="0074766C" w:rsidP="00AF4D95">
      <w:pPr>
        <w:pStyle w:val="ListParagraph"/>
        <w:numPr>
          <w:ilvl w:val="1"/>
          <w:numId w:val="1"/>
        </w:numPr>
        <w:rPr>
          <w:b/>
          <w:bCs/>
          <w:sz w:val="24"/>
          <w:szCs w:val="24"/>
        </w:rPr>
      </w:pPr>
      <w:r w:rsidRPr="009B2A8C">
        <w:rPr>
          <w:b/>
          <w:bCs/>
          <w:sz w:val="24"/>
          <w:szCs w:val="24"/>
        </w:rPr>
        <w:t>Metode Penelitian</w:t>
      </w:r>
    </w:p>
    <w:p w14:paraId="333ECE9A" w14:textId="486C9F8C" w:rsidR="00860076" w:rsidRPr="009B2A8C" w:rsidRDefault="00860076" w:rsidP="00AF4D95">
      <w:pPr>
        <w:pStyle w:val="ListParagraph"/>
        <w:numPr>
          <w:ilvl w:val="2"/>
          <w:numId w:val="1"/>
        </w:numPr>
        <w:rPr>
          <w:b/>
          <w:bCs/>
          <w:sz w:val="24"/>
          <w:szCs w:val="24"/>
        </w:rPr>
      </w:pPr>
      <w:r w:rsidRPr="009B2A8C">
        <w:rPr>
          <w:b/>
          <w:bCs/>
          <w:sz w:val="24"/>
          <w:szCs w:val="24"/>
        </w:rPr>
        <w:t>Jenis Penelitian</w:t>
      </w:r>
    </w:p>
    <w:p w14:paraId="0FA727C4" w14:textId="02376769" w:rsidR="00860076" w:rsidRPr="009B2A8C" w:rsidRDefault="00860076" w:rsidP="00BF42E4">
      <w:pPr>
        <w:pStyle w:val="ListParagraph"/>
        <w:ind w:left="720" w:firstLine="720"/>
        <w:rPr>
          <w:sz w:val="24"/>
          <w:szCs w:val="24"/>
        </w:rPr>
      </w:pPr>
      <w:r w:rsidRPr="009B2A8C">
        <w:rPr>
          <w:sz w:val="24"/>
          <w:szCs w:val="24"/>
        </w:rPr>
        <w:t>Penelitian ini menggunakan pendekatan kuantitatif dengan desain</w:t>
      </w:r>
      <w:r w:rsidR="002E0853" w:rsidRPr="009B2A8C">
        <w:rPr>
          <w:sz w:val="24"/>
          <w:szCs w:val="24"/>
        </w:rPr>
        <w:t xml:space="preserve"> </w:t>
      </w:r>
      <w:r w:rsidR="00753A2F" w:rsidRPr="009B2A8C">
        <w:rPr>
          <w:sz w:val="24"/>
          <w:szCs w:val="24"/>
        </w:rPr>
        <w:t>sebab akibat (kausalitas</w:t>
      </w:r>
      <w:r w:rsidR="008E2604" w:rsidRPr="009B2A8C">
        <w:rPr>
          <w:sz w:val="24"/>
          <w:szCs w:val="24"/>
        </w:rPr>
        <w:t>) dengan tujuan untuk menguji hipotesis yang telah ditetapkan. Penelitian</w:t>
      </w:r>
      <w:r w:rsidR="00545922" w:rsidRPr="009B2A8C">
        <w:rPr>
          <w:sz w:val="24"/>
          <w:szCs w:val="24"/>
        </w:rPr>
        <w:t xml:space="preserve"> dengan pendekatan ini bertujuan untuk mengetahui hubungan sebab-akibat antar-variabel</w:t>
      </w:r>
      <w:r w:rsidR="00C047D9" w:rsidRPr="009B2A8C">
        <w:rPr>
          <w:sz w:val="24"/>
          <w:szCs w:val="24"/>
        </w:rPr>
        <w:t xml:space="preserve"> penelitian, dalam hal ini menguji pengaruh </w:t>
      </w:r>
      <w:r w:rsidR="00482ABE" w:rsidRPr="009B2A8C">
        <w:rPr>
          <w:iCs/>
          <w:sz w:val="24"/>
          <w:szCs w:val="24"/>
        </w:rPr>
        <w:t>Sistem Kerja Fleksibel</w:t>
      </w:r>
      <w:r w:rsidR="000255BD" w:rsidRPr="009B2A8C">
        <w:rPr>
          <w:sz w:val="24"/>
          <w:szCs w:val="24"/>
        </w:rPr>
        <w:t xml:space="preserve"> </w:t>
      </w:r>
      <w:r w:rsidR="00C047D9" w:rsidRPr="009B2A8C">
        <w:rPr>
          <w:sz w:val="24"/>
          <w:szCs w:val="24"/>
        </w:rPr>
        <w:t>(</w:t>
      </w:r>
      <w:r w:rsidR="000415CE" w:rsidRPr="009B2A8C">
        <w:rPr>
          <w:sz w:val="24"/>
          <w:szCs w:val="24"/>
        </w:rPr>
        <w:t>X</w:t>
      </w:r>
      <w:r w:rsidR="00C047D9" w:rsidRPr="009B2A8C">
        <w:rPr>
          <w:sz w:val="24"/>
          <w:szCs w:val="24"/>
        </w:rPr>
        <w:t xml:space="preserve">) terhadap </w:t>
      </w:r>
      <w:r w:rsidR="000415CE" w:rsidRPr="009B2A8C">
        <w:rPr>
          <w:sz w:val="24"/>
          <w:szCs w:val="24"/>
        </w:rPr>
        <w:t>kinerja pegawai</w:t>
      </w:r>
      <w:r w:rsidR="00A63870" w:rsidRPr="009B2A8C">
        <w:rPr>
          <w:sz w:val="24"/>
          <w:szCs w:val="24"/>
        </w:rPr>
        <w:t xml:space="preserve"> (</w:t>
      </w:r>
      <w:r w:rsidR="000415CE" w:rsidRPr="009B2A8C">
        <w:rPr>
          <w:sz w:val="24"/>
          <w:szCs w:val="24"/>
        </w:rPr>
        <w:t>Y</w:t>
      </w:r>
      <w:r w:rsidR="00A63870" w:rsidRPr="009B2A8C">
        <w:rPr>
          <w:sz w:val="24"/>
          <w:szCs w:val="24"/>
        </w:rPr>
        <w:t xml:space="preserve">) melalui peran mediasi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452A2" w:rsidRPr="009B2A8C">
        <w:rPr>
          <w:i/>
          <w:iCs/>
          <w:sz w:val="24"/>
          <w:szCs w:val="24"/>
        </w:rPr>
        <w:t xml:space="preserve"> </w:t>
      </w:r>
      <w:r w:rsidR="00A63870" w:rsidRPr="009B2A8C">
        <w:rPr>
          <w:sz w:val="24"/>
          <w:szCs w:val="24"/>
        </w:rPr>
        <w:t xml:space="preserve"> (</w:t>
      </w:r>
      <w:r w:rsidR="000415CE" w:rsidRPr="009B2A8C">
        <w:rPr>
          <w:sz w:val="24"/>
          <w:szCs w:val="24"/>
        </w:rPr>
        <w:t>Z</w:t>
      </w:r>
      <w:r w:rsidR="00A63870" w:rsidRPr="009B2A8C">
        <w:rPr>
          <w:sz w:val="24"/>
          <w:szCs w:val="24"/>
        </w:rPr>
        <w:t>).</w:t>
      </w:r>
    </w:p>
    <w:p w14:paraId="5ACB6849" w14:textId="08A5F0FF" w:rsidR="00860076" w:rsidRPr="009B2A8C" w:rsidRDefault="00DA555F" w:rsidP="00AF4D95">
      <w:pPr>
        <w:pStyle w:val="ListParagraph"/>
        <w:numPr>
          <w:ilvl w:val="2"/>
          <w:numId w:val="1"/>
        </w:numPr>
        <w:rPr>
          <w:b/>
          <w:bCs/>
          <w:sz w:val="24"/>
          <w:szCs w:val="24"/>
        </w:rPr>
      </w:pPr>
      <w:r w:rsidRPr="009B2A8C">
        <w:rPr>
          <w:b/>
          <w:bCs/>
          <w:sz w:val="24"/>
          <w:szCs w:val="24"/>
        </w:rPr>
        <w:lastRenderedPageBreak/>
        <w:t>Sumber dan Jenis Data</w:t>
      </w:r>
    </w:p>
    <w:p w14:paraId="6D7988DB" w14:textId="684D603A" w:rsidR="00A3044A" w:rsidRPr="009B2A8C" w:rsidRDefault="00A3044A" w:rsidP="00C412C0">
      <w:pPr>
        <w:pStyle w:val="ListParagraph"/>
        <w:ind w:left="720" w:firstLine="0"/>
        <w:rPr>
          <w:sz w:val="24"/>
          <w:szCs w:val="24"/>
        </w:rPr>
      </w:pPr>
      <w:r w:rsidRPr="009B2A8C">
        <w:rPr>
          <w:sz w:val="24"/>
          <w:szCs w:val="24"/>
        </w:rPr>
        <w:t>Data yang dikaji dalam penelitian ini mencakup dua jenis sumber data, yaitu:</w:t>
      </w:r>
    </w:p>
    <w:p w14:paraId="6A2AC7BB" w14:textId="02F3B24D" w:rsidR="00A3044A" w:rsidRPr="009B2A8C" w:rsidRDefault="00A3044A" w:rsidP="00AF4D95">
      <w:pPr>
        <w:pStyle w:val="ListParagraph"/>
        <w:numPr>
          <w:ilvl w:val="1"/>
          <w:numId w:val="7"/>
        </w:numPr>
        <w:rPr>
          <w:sz w:val="24"/>
          <w:szCs w:val="24"/>
        </w:rPr>
      </w:pPr>
      <w:r w:rsidRPr="009B2A8C">
        <w:rPr>
          <w:sz w:val="24"/>
          <w:szCs w:val="24"/>
        </w:rPr>
        <w:t>Data Primer: Diperoleh secara langsung dari subjek penelitian melalui pengisian kuesioner terstruktur digital (</w:t>
      </w:r>
      <w:r w:rsidRPr="009B2A8C">
        <w:rPr>
          <w:i/>
          <w:iCs/>
          <w:sz w:val="24"/>
          <w:szCs w:val="24"/>
        </w:rPr>
        <w:t xml:space="preserve">Google </w:t>
      </w:r>
      <w:proofErr w:type="spellStart"/>
      <w:r w:rsidRPr="009B2A8C">
        <w:rPr>
          <w:i/>
          <w:iCs/>
          <w:sz w:val="24"/>
          <w:szCs w:val="24"/>
        </w:rPr>
        <w:t>Form</w:t>
      </w:r>
      <w:proofErr w:type="spellEnd"/>
      <w:r w:rsidRPr="009B2A8C">
        <w:rPr>
          <w:sz w:val="24"/>
          <w:szCs w:val="24"/>
        </w:rPr>
        <w:t>) yang disebarkan kepada para pegawai KPPN KPH.</w:t>
      </w:r>
    </w:p>
    <w:p w14:paraId="1AB17602" w14:textId="39CE73ED" w:rsidR="00A3044A" w:rsidRPr="009B2A8C" w:rsidRDefault="00A3044A" w:rsidP="00AF4D95">
      <w:pPr>
        <w:pStyle w:val="ListParagraph"/>
        <w:numPr>
          <w:ilvl w:val="1"/>
          <w:numId w:val="7"/>
        </w:numPr>
        <w:rPr>
          <w:sz w:val="24"/>
          <w:szCs w:val="24"/>
        </w:rPr>
      </w:pPr>
      <w:r w:rsidRPr="009B2A8C">
        <w:rPr>
          <w:sz w:val="24"/>
          <w:szCs w:val="24"/>
        </w:rPr>
        <w:t xml:space="preserve">Data Sekunder: Diperoleh secara tidak langsung melalui dokumentasi capaian kinerja </w:t>
      </w:r>
      <w:proofErr w:type="spellStart"/>
      <w:r w:rsidRPr="009B2A8C">
        <w:rPr>
          <w:sz w:val="24"/>
          <w:szCs w:val="24"/>
        </w:rPr>
        <w:t>organisasi,capaian</w:t>
      </w:r>
      <w:proofErr w:type="spellEnd"/>
      <w:r w:rsidRPr="009B2A8C">
        <w:rPr>
          <w:sz w:val="24"/>
          <w:szCs w:val="24"/>
        </w:rPr>
        <w:t xml:space="preserve"> kinerja pegawai, serta data pendukung lainnya.</w:t>
      </w:r>
    </w:p>
    <w:p w14:paraId="353FA8B9" w14:textId="77777777" w:rsidR="003465E1" w:rsidRPr="009B2A8C" w:rsidRDefault="00DA555F" w:rsidP="00AF4D95">
      <w:pPr>
        <w:pStyle w:val="ListParagraph"/>
        <w:numPr>
          <w:ilvl w:val="2"/>
          <w:numId w:val="1"/>
        </w:numPr>
        <w:rPr>
          <w:b/>
          <w:bCs/>
          <w:sz w:val="24"/>
          <w:szCs w:val="24"/>
        </w:rPr>
      </w:pPr>
      <w:r w:rsidRPr="009B2A8C">
        <w:rPr>
          <w:b/>
          <w:bCs/>
          <w:sz w:val="24"/>
          <w:szCs w:val="24"/>
        </w:rPr>
        <w:t>Hipotesis Penelitian</w:t>
      </w:r>
    </w:p>
    <w:p w14:paraId="50FC4C73" w14:textId="77777777" w:rsidR="003465E1" w:rsidRPr="009B2A8C" w:rsidRDefault="00D90F8E" w:rsidP="00C412C0">
      <w:pPr>
        <w:pStyle w:val="ListParagraph"/>
        <w:ind w:left="720" w:firstLine="0"/>
        <w:rPr>
          <w:sz w:val="24"/>
          <w:szCs w:val="24"/>
        </w:rPr>
      </w:pPr>
      <w:r w:rsidRPr="009B2A8C">
        <w:rPr>
          <w:sz w:val="24"/>
          <w:szCs w:val="24"/>
        </w:rPr>
        <w:t>Berdasarkan pengembangan kerangka konseptual, maka hipotesis yang diajukan dalam penelitian ini adalah sebagai berikut:</w:t>
      </w:r>
    </w:p>
    <w:p w14:paraId="75998CF7" w14:textId="73FD83D4" w:rsidR="003465E1" w:rsidRPr="009B2A8C" w:rsidRDefault="00D90F8E" w:rsidP="00AF4D95">
      <w:pPr>
        <w:pStyle w:val="ListParagraph"/>
        <w:numPr>
          <w:ilvl w:val="0"/>
          <w:numId w:val="8"/>
        </w:numPr>
        <w:rPr>
          <w:sz w:val="24"/>
          <w:szCs w:val="24"/>
        </w:rPr>
      </w:pPr>
      <w:r w:rsidRPr="009B2A8C">
        <w:rPr>
          <w:sz w:val="24"/>
          <w:szCs w:val="24"/>
        </w:rPr>
        <w:t xml:space="preserve">Hipotesis 1: </w:t>
      </w:r>
      <w:r w:rsidR="00482ABE" w:rsidRPr="009B2A8C">
        <w:rPr>
          <w:iCs/>
          <w:sz w:val="24"/>
          <w:szCs w:val="24"/>
        </w:rPr>
        <w:t>Sistem Kerja Fleksibel</w:t>
      </w:r>
      <w:r w:rsidRPr="009B2A8C">
        <w:rPr>
          <w:sz w:val="24"/>
          <w:szCs w:val="24"/>
        </w:rPr>
        <w:t xml:space="preserve"> berpengaruh positif dan signifikan terhadap </w:t>
      </w:r>
      <w:r w:rsidR="002E1ABC" w:rsidRPr="009B2A8C">
        <w:rPr>
          <w:sz w:val="24"/>
          <w:szCs w:val="24"/>
        </w:rPr>
        <w:t>Kinerja Pegawai</w:t>
      </w:r>
      <w:r w:rsidRPr="009B2A8C">
        <w:rPr>
          <w:sz w:val="24"/>
          <w:szCs w:val="24"/>
        </w:rPr>
        <w:t xml:space="preserve"> di KPPN KPH.</w:t>
      </w:r>
    </w:p>
    <w:p w14:paraId="7DF53D66" w14:textId="2A97B646" w:rsidR="003465E1" w:rsidRPr="009B2A8C" w:rsidRDefault="00D90F8E" w:rsidP="00AF4D95">
      <w:pPr>
        <w:pStyle w:val="ListParagraph"/>
        <w:numPr>
          <w:ilvl w:val="0"/>
          <w:numId w:val="8"/>
        </w:numPr>
        <w:rPr>
          <w:sz w:val="24"/>
          <w:szCs w:val="24"/>
        </w:rPr>
      </w:pPr>
      <w:r w:rsidRPr="009B2A8C">
        <w:rPr>
          <w:sz w:val="24"/>
          <w:szCs w:val="24"/>
        </w:rPr>
        <w:t xml:space="preserve">Hipotesis 2: </w:t>
      </w:r>
      <w:r w:rsidR="00482ABE" w:rsidRPr="009B2A8C">
        <w:rPr>
          <w:iCs/>
          <w:sz w:val="24"/>
          <w:szCs w:val="24"/>
        </w:rPr>
        <w:t>Sistem Kerja Fleksibel</w:t>
      </w:r>
      <w:r w:rsidRPr="009B2A8C">
        <w:rPr>
          <w:sz w:val="24"/>
          <w:szCs w:val="24"/>
        </w:rPr>
        <w:t xml:space="preserve"> berpengaruh positif dan signifikan terhadap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452A2" w:rsidRPr="009B2A8C">
        <w:rPr>
          <w:i/>
          <w:iCs/>
          <w:sz w:val="24"/>
          <w:szCs w:val="24"/>
        </w:rPr>
        <w:t xml:space="preserve"> </w:t>
      </w:r>
      <w:r w:rsidRPr="009B2A8C">
        <w:rPr>
          <w:sz w:val="24"/>
          <w:szCs w:val="24"/>
        </w:rPr>
        <w:t>Pegawai di KPPN KPH.</w:t>
      </w:r>
    </w:p>
    <w:p w14:paraId="70E091EA" w14:textId="23CA02D4" w:rsidR="003465E1" w:rsidRPr="009B2A8C" w:rsidRDefault="00D90F8E" w:rsidP="00AF4D95">
      <w:pPr>
        <w:pStyle w:val="ListParagraph"/>
        <w:numPr>
          <w:ilvl w:val="0"/>
          <w:numId w:val="8"/>
        </w:numPr>
        <w:rPr>
          <w:sz w:val="24"/>
          <w:szCs w:val="24"/>
        </w:rPr>
      </w:pPr>
      <w:r w:rsidRPr="009B2A8C">
        <w:rPr>
          <w:sz w:val="24"/>
          <w:szCs w:val="24"/>
        </w:rPr>
        <w:t xml:space="preserve">Hipotesis 3: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452A2" w:rsidRPr="009B2A8C">
        <w:rPr>
          <w:i/>
          <w:iCs/>
          <w:sz w:val="24"/>
          <w:szCs w:val="24"/>
        </w:rPr>
        <w:t xml:space="preserve"> </w:t>
      </w:r>
      <w:r w:rsidRPr="009B2A8C">
        <w:rPr>
          <w:sz w:val="24"/>
          <w:szCs w:val="24"/>
        </w:rPr>
        <w:t xml:space="preserve"> berpengaruh positif dan signifikan terhadap </w:t>
      </w:r>
      <w:r w:rsidR="002E1ABC" w:rsidRPr="009B2A8C">
        <w:rPr>
          <w:sz w:val="24"/>
          <w:szCs w:val="24"/>
        </w:rPr>
        <w:t xml:space="preserve">Kinerja Pegawai </w:t>
      </w:r>
      <w:r w:rsidRPr="009B2A8C">
        <w:rPr>
          <w:sz w:val="24"/>
          <w:szCs w:val="24"/>
        </w:rPr>
        <w:t>di KPPN KPH.</w:t>
      </w:r>
    </w:p>
    <w:p w14:paraId="2822E9FB" w14:textId="53EFA69C" w:rsidR="00D90F8E" w:rsidRPr="009B2A8C" w:rsidRDefault="00D90F8E" w:rsidP="00AF4D95">
      <w:pPr>
        <w:pStyle w:val="ListParagraph"/>
        <w:numPr>
          <w:ilvl w:val="0"/>
          <w:numId w:val="8"/>
        </w:numPr>
        <w:rPr>
          <w:sz w:val="24"/>
          <w:szCs w:val="24"/>
        </w:rPr>
      </w:pPr>
      <w:r w:rsidRPr="009B2A8C">
        <w:rPr>
          <w:sz w:val="24"/>
          <w:szCs w:val="24"/>
        </w:rPr>
        <w:t xml:space="preserve">Hipotesis 4: </w:t>
      </w:r>
      <w:r w:rsidR="000552EC" w:rsidRPr="009B2A8C">
        <w:rPr>
          <w:iCs/>
          <w:sz w:val="24"/>
          <w:szCs w:val="24"/>
        </w:rPr>
        <w:t xml:space="preserve">Sistem Kerja Fleksibel berpengaruh positif dan </w:t>
      </w:r>
      <w:proofErr w:type="spellStart"/>
      <w:r w:rsidR="000552EC" w:rsidRPr="009B2A8C">
        <w:rPr>
          <w:iCs/>
          <w:sz w:val="24"/>
          <w:szCs w:val="24"/>
        </w:rPr>
        <w:t>signikan</w:t>
      </w:r>
      <w:proofErr w:type="spellEnd"/>
      <w:r w:rsidR="000552EC" w:rsidRPr="009B2A8C">
        <w:rPr>
          <w:iCs/>
          <w:sz w:val="24"/>
          <w:szCs w:val="24"/>
        </w:rPr>
        <w:t xml:space="preserve"> terhadap Kinerja Pegawai di KPPN KPH melalui</w:t>
      </w:r>
      <w:r w:rsidR="000552EC" w:rsidRPr="009B2A8C">
        <w:rPr>
          <w:i/>
          <w:sz w:val="24"/>
          <w:szCs w:val="24"/>
        </w:rPr>
        <w:t xml:space="preserve">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0552EC" w:rsidRPr="009B2A8C">
        <w:rPr>
          <w:i/>
          <w:sz w:val="24"/>
          <w:szCs w:val="24"/>
        </w:rPr>
        <w:t xml:space="preserve"> </w:t>
      </w:r>
      <w:r w:rsidR="000552EC" w:rsidRPr="009B2A8C">
        <w:rPr>
          <w:iCs/>
          <w:sz w:val="24"/>
          <w:szCs w:val="24"/>
        </w:rPr>
        <w:t>menjadi variabel</w:t>
      </w:r>
      <w:r w:rsidR="000552EC" w:rsidRPr="009B2A8C">
        <w:rPr>
          <w:i/>
          <w:sz w:val="24"/>
          <w:szCs w:val="24"/>
        </w:rPr>
        <w:t xml:space="preserve"> </w:t>
      </w:r>
      <w:proofErr w:type="spellStart"/>
      <w:r w:rsidR="000552EC" w:rsidRPr="009B2A8C">
        <w:rPr>
          <w:i/>
          <w:sz w:val="24"/>
          <w:szCs w:val="24"/>
        </w:rPr>
        <w:t>intervening</w:t>
      </w:r>
      <w:proofErr w:type="spellEnd"/>
    </w:p>
    <w:p w14:paraId="09917B32" w14:textId="6B267574" w:rsidR="0082186E" w:rsidRPr="009B2A8C" w:rsidRDefault="00DA555F" w:rsidP="0082186E">
      <w:pPr>
        <w:pStyle w:val="ListParagraph"/>
        <w:numPr>
          <w:ilvl w:val="2"/>
          <w:numId w:val="1"/>
        </w:numPr>
        <w:rPr>
          <w:b/>
          <w:bCs/>
          <w:sz w:val="24"/>
          <w:szCs w:val="24"/>
        </w:rPr>
      </w:pPr>
      <w:r w:rsidRPr="009B2A8C">
        <w:rPr>
          <w:b/>
          <w:bCs/>
          <w:sz w:val="24"/>
          <w:szCs w:val="24"/>
        </w:rPr>
        <w:t>Metode Analisis Data</w:t>
      </w:r>
    </w:p>
    <w:p w14:paraId="21E49703" w14:textId="2F52DE87" w:rsidR="009C3C97" w:rsidRPr="009B2A8C" w:rsidRDefault="00204AA8" w:rsidP="00655D55">
      <w:pPr>
        <w:pStyle w:val="ListParagraph"/>
        <w:ind w:left="720" w:firstLine="720"/>
        <w:rPr>
          <w:sz w:val="24"/>
          <w:szCs w:val="24"/>
        </w:rPr>
      </w:pPr>
      <w:r w:rsidRPr="009B2A8C">
        <w:rPr>
          <w:sz w:val="24"/>
          <w:szCs w:val="24"/>
        </w:rPr>
        <w:t>Dalam penelitian ini, teknik analisis data menggunakan pendekatan kuantitatif statistik dengan memanfaatkan perangkat lunak S</w:t>
      </w:r>
      <w:r w:rsidR="00ED1E86">
        <w:rPr>
          <w:sz w:val="24"/>
          <w:szCs w:val="24"/>
        </w:rPr>
        <w:t xml:space="preserve">EM </w:t>
      </w:r>
      <w:r w:rsidRPr="009B2A8C">
        <w:rPr>
          <w:sz w:val="24"/>
          <w:szCs w:val="24"/>
        </w:rPr>
        <w:t>PLS. Proses analisis struktural dilakukan secara komprehensif melalui dua tahapan utama, yaitu pengujian model pengukuran (</w:t>
      </w:r>
      <w:proofErr w:type="spellStart"/>
      <w:r w:rsidRPr="009B2A8C">
        <w:rPr>
          <w:i/>
          <w:iCs/>
          <w:sz w:val="24"/>
          <w:szCs w:val="24"/>
        </w:rPr>
        <w:t>outer</w:t>
      </w:r>
      <w:proofErr w:type="spellEnd"/>
      <w:r w:rsidRPr="009B2A8C">
        <w:rPr>
          <w:i/>
          <w:iCs/>
          <w:sz w:val="24"/>
          <w:szCs w:val="24"/>
        </w:rPr>
        <w:t xml:space="preserve"> model</w:t>
      </w:r>
      <w:r w:rsidRPr="009B2A8C">
        <w:rPr>
          <w:sz w:val="24"/>
          <w:szCs w:val="24"/>
        </w:rPr>
        <w:t xml:space="preserve">) </w:t>
      </w:r>
      <w:r w:rsidR="002142C9" w:rsidRPr="009B2A8C">
        <w:rPr>
          <w:sz w:val="24"/>
          <w:szCs w:val="24"/>
        </w:rPr>
        <w:t>dan</w:t>
      </w:r>
      <w:r w:rsidRPr="009B2A8C">
        <w:rPr>
          <w:sz w:val="24"/>
          <w:szCs w:val="24"/>
        </w:rPr>
        <w:t xml:space="preserve"> </w:t>
      </w:r>
      <w:r w:rsidRPr="009B2A8C">
        <w:rPr>
          <w:sz w:val="24"/>
          <w:szCs w:val="24"/>
        </w:rPr>
        <w:lastRenderedPageBreak/>
        <w:t>pengujian model struktural (</w:t>
      </w:r>
      <w:proofErr w:type="spellStart"/>
      <w:r w:rsidRPr="009B2A8C">
        <w:rPr>
          <w:sz w:val="24"/>
          <w:szCs w:val="24"/>
        </w:rPr>
        <w:t>inner</w:t>
      </w:r>
      <w:proofErr w:type="spellEnd"/>
      <w:r w:rsidRPr="009B2A8C">
        <w:rPr>
          <w:sz w:val="24"/>
          <w:szCs w:val="24"/>
        </w:rPr>
        <w:t xml:space="preserve"> model atau</w:t>
      </w:r>
      <w:r w:rsidR="00D40BAF" w:rsidRPr="009B2A8C">
        <w:rPr>
          <w:sz w:val="24"/>
          <w:szCs w:val="24"/>
        </w:rPr>
        <w:t xml:space="preserve">) </w:t>
      </w:r>
      <w:r w:rsidR="006B330D" w:rsidRPr="009B2A8C">
        <w:rPr>
          <w:sz w:val="24"/>
          <w:szCs w:val="24"/>
        </w:rPr>
        <w:t>melalui teknik analisis</w:t>
      </w:r>
      <w:r w:rsidRPr="009B2A8C">
        <w:rPr>
          <w:sz w:val="24"/>
          <w:szCs w:val="24"/>
        </w:rPr>
        <w:t xml:space="preserve"> </w:t>
      </w:r>
      <w:proofErr w:type="spellStart"/>
      <w:r w:rsidR="001A6DDA" w:rsidRPr="009B2A8C">
        <w:rPr>
          <w:i/>
          <w:iCs/>
          <w:sz w:val="24"/>
          <w:szCs w:val="24"/>
        </w:rPr>
        <w:t>Structural</w:t>
      </w:r>
      <w:proofErr w:type="spellEnd"/>
      <w:r w:rsidR="001A6DDA" w:rsidRPr="009B2A8C">
        <w:rPr>
          <w:i/>
          <w:iCs/>
          <w:sz w:val="24"/>
          <w:szCs w:val="24"/>
        </w:rPr>
        <w:t xml:space="preserve"> </w:t>
      </w:r>
      <w:proofErr w:type="spellStart"/>
      <w:r w:rsidR="001A6DDA" w:rsidRPr="009B2A8C">
        <w:rPr>
          <w:i/>
          <w:iCs/>
          <w:sz w:val="24"/>
          <w:szCs w:val="24"/>
        </w:rPr>
        <w:t>Equation</w:t>
      </w:r>
      <w:proofErr w:type="spellEnd"/>
      <w:r w:rsidR="001A6DDA" w:rsidRPr="009B2A8C">
        <w:rPr>
          <w:i/>
          <w:iCs/>
          <w:sz w:val="24"/>
          <w:szCs w:val="24"/>
        </w:rPr>
        <w:t xml:space="preserve"> Modeling </w:t>
      </w:r>
      <w:proofErr w:type="spellStart"/>
      <w:r w:rsidR="001A6DDA" w:rsidRPr="009B2A8C">
        <w:rPr>
          <w:i/>
          <w:iCs/>
          <w:sz w:val="24"/>
          <w:szCs w:val="24"/>
        </w:rPr>
        <w:t>Partial</w:t>
      </w:r>
      <w:proofErr w:type="spellEnd"/>
      <w:r w:rsidR="001A6DDA" w:rsidRPr="009B2A8C">
        <w:rPr>
          <w:i/>
          <w:iCs/>
          <w:sz w:val="24"/>
          <w:szCs w:val="24"/>
        </w:rPr>
        <w:t xml:space="preserve"> </w:t>
      </w:r>
      <w:proofErr w:type="spellStart"/>
      <w:r w:rsidR="001A6DDA" w:rsidRPr="009B2A8C">
        <w:rPr>
          <w:i/>
          <w:iCs/>
          <w:sz w:val="24"/>
          <w:szCs w:val="24"/>
        </w:rPr>
        <w:t>Least</w:t>
      </w:r>
      <w:proofErr w:type="spellEnd"/>
      <w:r w:rsidR="001A6DDA" w:rsidRPr="009B2A8C">
        <w:rPr>
          <w:i/>
          <w:iCs/>
          <w:sz w:val="24"/>
          <w:szCs w:val="24"/>
        </w:rPr>
        <w:t xml:space="preserve"> </w:t>
      </w:r>
      <w:proofErr w:type="spellStart"/>
      <w:r w:rsidR="001A6DDA" w:rsidRPr="009B2A8C">
        <w:rPr>
          <w:i/>
          <w:iCs/>
          <w:sz w:val="24"/>
          <w:szCs w:val="24"/>
        </w:rPr>
        <w:t>Square</w:t>
      </w:r>
      <w:proofErr w:type="spellEnd"/>
      <w:r w:rsidR="001A6DDA" w:rsidRPr="009B2A8C">
        <w:rPr>
          <w:sz w:val="24"/>
          <w:szCs w:val="24"/>
        </w:rPr>
        <w:t xml:space="preserve"> </w:t>
      </w:r>
      <w:ins w:id="2" w:author="Microsoft Word" w:date="2026-08-30T23:39:00Z" w16du:dateUtc="2026-08-30T16:39:00Z">
        <w:r w:rsidR="001A6DDA" w:rsidRPr="009B2A8C">
          <w:rPr>
            <w:sz w:val="24"/>
            <w:szCs w:val="24"/>
          </w:rPr>
          <w:t>(</w:t>
        </w:r>
      </w:ins>
      <w:r w:rsidR="001A6DDA" w:rsidRPr="009B2A8C">
        <w:rPr>
          <w:sz w:val="24"/>
          <w:szCs w:val="24"/>
        </w:rPr>
        <w:t>SEM-PLS)</w:t>
      </w:r>
      <w:r w:rsidRPr="009B2A8C">
        <w:rPr>
          <w:sz w:val="24"/>
          <w:szCs w:val="24"/>
        </w:rPr>
        <w:t xml:space="preserve">. </w:t>
      </w:r>
    </w:p>
    <w:p w14:paraId="45F5334D" w14:textId="77777777" w:rsidR="0082186E" w:rsidRPr="009B2A8C" w:rsidRDefault="0082186E" w:rsidP="0082186E">
      <w:pPr>
        <w:pStyle w:val="ListParagraph"/>
        <w:ind w:left="720" w:firstLine="0"/>
        <w:rPr>
          <w:b/>
          <w:bCs/>
          <w:sz w:val="24"/>
          <w:szCs w:val="24"/>
        </w:rPr>
      </w:pPr>
    </w:p>
    <w:p w14:paraId="08876EFB" w14:textId="55A71E60" w:rsidR="002874FE" w:rsidRPr="009B2A8C" w:rsidRDefault="002874FE" w:rsidP="00226674">
      <w:pPr>
        <w:pStyle w:val="ListParagraph"/>
        <w:ind w:left="360" w:firstLine="0"/>
        <w:rPr>
          <w:sz w:val="24"/>
          <w:szCs w:val="24"/>
        </w:rPr>
      </w:pPr>
    </w:p>
    <w:p w14:paraId="12C93AC9" w14:textId="58C5F1FE" w:rsidR="00B450FB" w:rsidRPr="009B2A8C" w:rsidRDefault="00E17BB6" w:rsidP="00B450FB">
      <w:pPr>
        <w:pStyle w:val="ListParagraph"/>
        <w:ind w:left="720"/>
        <w:rPr>
          <w:sz w:val="24"/>
          <w:szCs w:val="24"/>
        </w:rPr>
      </w:pPr>
      <w:r w:rsidRPr="009B2A8C">
        <w:rPr>
          <w:sz w:val="24"/>
          <w:szCs w:val="24"/>
        </w:rPr>
        <w:tab/>
      </w:r>
      <w:r w:rsidR="005120EF" w:rsidRPr="009B2A8C">
        <w:rPr>
          <w:sz w:val="24"/>
          <w:szCs w:val="24"/>
        </w:rPr>
        <w:tab/>
      </w:r>
      <w:r w:rsidR="00204AA8" w:rsidRPr="009B2A8C">
        <w:rPr>
          <w:sz w:val="24"/>
          <w:szCs w:val="24"/>
        </w:rPr>
        <w:br/>
      </w:r>
    </w:p>
    <w:p w14:paraId="7E9A1B36" w14:textId="27D9F504" w:rsidR="00B450FB" w:rsidRPr="009B2A8C" w:rsidRDefault="00B450FB" w:rsidP="00B450FB">
      <w:pPr>
        <w:pStyle w:val="ListParagraph"/>
        <w:ind w:left="720" w:firstLine="0"/>
        <w:rPr>
          <w:sz w:val="24"/>
          <w:szCs w:val="24"/>
        </w:rPr>
      </w:pPr>
    </w:p>
    <w:p w14:paraId="6043092F" w14:textId="77777777" w:rsidR="003D1C07" w:rsidRPr="009B2A8C" w:rsidRDefault="003D1C07" w:rsidP="00C173AE">
      <w:pPr>
        <w:jc w:val="center"/>
        <w:rPr>
          <w:b/>
          <w:bCs/>
          <w:sz w:val="24"/>
          <w:szCs w:val="24"/>
        </w:rPr>
        <w:sectPr w:rsidR="003D1C07" w:rsidRPr="009B2A8C" w:rsidSect="001B70B2">
          <w:pgSz w:w="11910" w:h="16840"/>
          <w:pgMar w:top="2268" w:right="1701" w:bottom="1701" w:left="2268" w:header="0" w:footer="1043" w:gutter="0"/>
          <w:cols w:space="720"/>
        </w:sectPr>
      </w:pPr>
    </w:p>
    <w:p w14:paraId="6DD6CDA3" w14:textId="44286132" w:rsidR="00B450FB" w:rsidRPr="00D42C80" w:rsidRDefault="00C173AE" w:rsidP="00C173AE">
      <w:pPr>
        <w:jc w:val="center"/>
        <w:rPr>
          <w:b/>
          <w:bCs/>
          <w:sz w:val="28"/>
          <w:szCs w:val="28"/>
        </w:rPr>
      </w:pPr>
      <w:r w:rsidRPr="00D42C80">
        <w:rPr>
          <w:b/>
          <w:bCs/>
          <w:sz w:val="28"/>
          <w:szCs w:val="28"/>
        </w:rPr>
        <w:lastRenderedPageBreak/>
        <w:t>BAB II</w:t>
      </w:r>
    </w:p>
    <w:p w14:paraId="7A00A051" w14:textId="6913C880" w:rsidR="00C542BF" w:rsidRPr="009B2A8C" w:rsidRDefault="00C542BF" w:rsidP="00C173AE">
      <w:pPr>
        <w:jc w:val="center"/>
        <w:rPr>
          <w:b/>
          <w:bCs/>
          <w:sz w:val="24"/>
          <w:szCs w:val="24"/>
        </w:rPr>
      </w:pPr>
      <w:r w:rsidRPr="00D42C80">
        <w:rPr>
          <w:b/>
          <w:bCs/>
          <w:sz w:val="28"/>
          <w:szCs w:val="28"/>
        </w:rPr>
        <w:t>LANDASAN METODE</w:t>
      </w:r>
    </w:p>
    <w:p w14:paraId="1076A35B" w14:textId="77777777" w:rsidR="009B0D1E" w:rsidRPr="009B2A8C" w:rsidRDefault="00F20DC0" w:rsidP="009B0D1E">
      <w:pPr>
        <w:pStyle w:val="ListParagraph"/>
        <w:numPr>
          <w:ilvl w:val="0"/>
          <w:numId w:val="9"/>
        </w:numPr>
        <w:rPr>
          <w:sz w:val="24"/>
          <w:szCs w:val="24"/>
        </w:rPr>
      </w:pPr>
      <w:r w:rsidRPr="009B2A8C">
        <w:rPr>
          <w:sz w:val="24"/>
          <w:szCs w:val="24"/>
        </w:rPr>
        <w:t xml:space="preserve"> </w:t>
      </w:r>
      <w:r w:rsidR="00D02749" w:rsidRPr="009B2A8C">
        <w:rPr>
          <w:sz w:val="24"/>
          <w:szCs w:val="24"/>
        </w:rPr>
        <w:t>T</w:t>
      </w:r>
      <w:r w:rsidR="00D51640" w:rsidRPr="009B2A8C">
        <w:rPr>
          <w:sz w:val="24"/>
          <w:szCs w:val="24"/>
        </w:rPr>
        <w:t>injauan Teori</w:t>
      </w:r>
    </w:p>
    <w:p w14:paraId="10B82AC5" w14:textId="77777777" w:rsidR="009B0D1E" w:rsidRPr="009B2A8C" w:rsidRDefault="00F20DC0" w:rsidP="003A2774">
      <w:pPr>
        <w:pStyle w:val="ListParagraph"/>
        <w:numPr>
          <w:ilvl w:val="2"/>
          <w:numId w:val="10"/>
        </w:numPr>
        <w:ind w:left="1134"/>
        <w:rPr>
          <w:b/>
          <w:bCs/>
          <w:sz w:val="24"/>
          <w:szCs w:val="24"/>
        </w:rPr>
      </w:pPr>
      <w:proofErr w:type="spellStart"/>
      <w:r w:rsidRPr="009B2A8C">
        <w:rPr>
          <w:b/>
          <w:bCs/>
          <w:sz w:val="24"/>
          <w:szCs w:val="24"/>
        </w:rPr>
        <w:t>Job</w:t>
      </w:r>
      <w:proofErr w:type="spellEnd"/>
      <w:r w:rsidRPr="009B2A8C">
        <w:rPr>
          <w:b/>
          <w:bCs/>
          <w:sz w:val="24"/>
          <w:szCs w:val="24"/>
        </w:rPr>
        <w:t xml:space="preserve"> </w:t>
      </w:r>
      <w:proofErr w:type="spellStart"/>
      <w:r w:rsidRPr="009B2A8C">
        <w:rPr>
          <w:b/>
          <w:bCs/>
          <w:sz w:val="24"/>
          <w:szCs w:val="24"/>
        </w:rPr>
        <w:t>Char</w:t>
      </w:r>
      <w:r w:rsidR="007821A5" w:rsidRPr="009B2A8C">
        <w:rPr>
          <w:b/>
          <w:bCs/>
          <w:sz w:val="24"/>
          <w:szCs w:val="24"/>
        </w:rPr>
        <w:t>acteristics</w:t>
      </w:r>
      <w:proofErr w:type="spellEnd"/>
      <w:r w:rsidR="007821A5" w:rsidRPr="009B2A8C">
        <w:rPr>
          <w:b/>
          <w:bCs/>
          <w:sz w:val="24"/>
          <w:szCs w:val="24"/>
        </w:rPr>
        <w:t xml:space="preserve"> Model</w:t>
      </w:r>
    </w:p>
    <w:p w14:paraId="4A493FFC" w14:textId="5E79D004" w:rsidR="00AF2FE5" w:rsidRDefault="00402933" w:rsidP="00AF2FE5">
      <w:pPr>
        <w:pStyle w:val="ListParagraph"/>
        <w:ind w:left="414" w:firstLine="294"/>
        <w:rPr>
          <w:sz w:val="24"/>
          <w:szCs w:val="24"/>
        </w:rPr>
      </w:pPr>
      <w:proofErr w:type="spellStart"/>
      <w:r w:rsidRPr="0063079C">
        <w:rPr>
          <w:i/>
          <w:iCs/>
          <w:sz w:val="24"/>
          <w:szCs w:val="24"/>
        </w:rPr>
        <w:t>Job</w:t>
      </w:r>
      <w:proofErr w:type="spellEnd"/>
      <w:r w:rsidRPr="0063079C">
        <w:rPr>
          <w:i/>
          <w:iCs/>
          <w:sz w:val="24"/>
          <w:szCs w:val="24"/>
        </w:rPr>
        <w:t xml:space="preserve"> </w:t>
      </w:r>
      <w:proofErr w:type="spellStart"/>
      <w:r w:rsidRPr="0063079C">
        <w:rPr>
          <w:i/>
          <w:iCs/>
          <w:sz w:val="24"/>
          <w:szCs w:val="24"/>
        </w:rPr>
        <w:t>Characteristics</w:t>
      </w:r>
      <w:proofErr w:type="spellEnd"/>
      <w:r w:rsidRPr="0063079C">
        <w:rPr>
          <w:i/>
          <w:iCs/>
          <w:sz w:val="24"/>
          <w:szCs w:val="24"/>
        </w:rPr>
        <w:t xml:space="preserve"> Model</w:t>
      </w:r>
      <w:r w:rsidRPr="009B2A8C">
        <w:rPr>
          <w:sz w:val="24"/>
          <w:szCs w:val="24"/>
        </w:rPr>
        <w:t xml:space="preserve"> (JCM) yang dikembangkan oleh </w:t>
      </w:r>
      <w:proofErr w:type="spellStart"/>
      <w:r w:rsidRPr="009B2A8C">
        <w:rPr>
          <w:sz w:val="24"/>
          <w:szCs w:val="24"/>
        </w:rPr>
        <w:t>Hackman</w:t>
      </w:r>
      <w:proofErr w:type="spellEnd"/>
      <w:r w:rsidRPr="009B2A8C">
        <w:rPr>
          <w:sz w:val="24"/>
          <w:szCs w:val="24"/>
        </w:rPr>
        <w:t xml:space="preserve"> dan </w:t>
      </w:r>
      <w:proofErr w:type="spellStart"/>
      <w:r w:rsidRPr="009B2A8C">
        <w:rPr>
          <w:sz w:val="24"/>
          <w:szCs w:val="24"/>
        </w:rPr>
        <w:t>Old</w:t>
      </w:r>
      <w:r w:rsidR="003E1C49">
        <w:rPr>
          <w:sz w:val="24"/>
          <w:szCs w:val="24"/>
        </w:rPr>
        <w:t>h</w:t>
      </w:r>
      <w:r w:rsidRPr="009B2A8C">
        <w:rPr>
          <w:sz w:val="24"/>
          <w:szCs w:val="24"/>
        </w:rPr>
        <w:t>a</w:t>
      </w:r>
      <w:r w:rsidR="003E1C49">
        <w:rPr>
          <w:sz w:val="24"/>
          <w:szCs w:val="24"/>
        </w:rPr>
        <w:t>m</w:t>
      </w:r>
      <w:proofErr w:type="spellEnd"/>
      <w:r w:rsidRPr="009B2A8C">
        <w:rPr>
          <w:sz w:val="24"/>
          <w:szCs w:val="24"/>
        </w:rPr>
        <w:t xml:space="preserve"> (1976)</w:t>
      </w:r>
      <w:sdt>
        <w:sdtPr>
          <w:rPr>
            <w:sz w:val="24"/>
            <w:szCs w:val="24"/>
          </w:rPr>
          <w:tag w:val="MENDELEY_CITATION_v3_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"/>
          <w:id w:val="-1284263792"/>
          <w:placeholder>
            <w:docPart w:val="DefaultPlaceholder_-1854013440"/>
          </w:placeholder>
        </w:sdtPr>
        <w:sdtContent>
          <w:r w:rsidR="006572C9" w:rsidRPr="006572C9">
            <w:rPr>
              <w:color w:val="000000"/>
              <w:sz w:val="24"/>
              <w:szCs w:val="24"/>
            </w:rPr>
            <w:t>[6]</w:t>
          </w:r>
        </w:sdtContent>
      </w:sdt>
      <w:r w:rsidR="002F7A4F">
        <w:rPr>
          <w:sz w:val="24"/>
          <w:szCs w:val="24"/>
        </w:rPr>
        <w:t xml:space="preserve"> </w:t>
      </w:r>
      <w:r w:rsidRPr="009B2A8C">
        <w:rPr>
          <w:sz w:val="24"/>
          <w:szCs w:val="24"/>
        </w:rPr>
        <w:t xml:space="preserve">, merupakan salah satu teori desain pekerjaan paling berpengaruh dalam ilmu manajemen SDM. Teori ini secara sistematis menghubungkan karakteristik intrinsik pekerjaan dengan motivasi, kepuasan, dan kinerja pegawai. Pemilihan JCM sebagai payung teori didasarkan pada kesesuaian konteks penelitian, </w:t>
      </w:r>
      <w:proofErr w:type="spellStart"/>
      <w:r w:rsidRPr="009B2A8C">
        <w:rPr>
          <w:sz w:val="24"/>
          <w:szCs w:val="24"/>
        </w:rPr>
        <w:t>dimana</w:t>
      </w:r>
      <w:proofErr w:type="spellEnd"/>
      <w:r w:rsidRPr="009B2A8C">
        <w:rPr>
          <w:sz w:val="24"/>
          <w:szCs w:val="24"/>
        </w:rPr>
        <w:t xml:space="preserve"> variabel </w:t>
      </w:r>
      <w:r w:rsidR="00482ABE" w:rsidRPr="009B2A8C">
        <w:rPr>
          <w:iCs/>
          <w:sz w:val="24"/>
          <w:szCs w:val="24"/>
        </w:rPr>
        <w:t>Sistem Kerja Fleksibel</w:t>
      </w:r>
      <w:r w:rsidRPr="009B2A8C">
        <w:rPr>
          <w:sz w:val="24"/>
          <w:szCs w:val="24"/>
        </w:rPr>
        <w:t xml:space="preserve">,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dan </w:t>
      </w:r>
      <w:r w:rsidR="009B60C7" w:rsidRPr="009B2A8C">
        <w:rPr>
          <w:sz w:val="24"/>
          <w:szCs w:val="24"/>
        </w:rPr>
        <w:t>kinerja pegawai</w:t>
      </w:r>
      <w:r w:rsidRPr="009B2A8C">
        <w:rPr>
          <w:sz w:val="24"/>
          <w:szCs w:val="24"/>
        </w:rPr>
        <w:t xml:space="preserve"> dapat dijelaskan secara koheren dalam satu kerangka </w:t>
      </w:r>
      <w:proofErr w:type="spellStart"/>
      <w:r w:rsidRPr="009B2A8C">
        <w:rPr>
          <w:sz w:val="24"/>
          <w:szCs w:val="24"/>
        </w:rPr>
        <w:t>teoritikal</w:t>
      </w:r>
      <w:proofErr w:type="spellEnd"/>
      <w:r w:rsidRPr="009B2A8C">
        <w:rPr>
          <w:sz w:val="24"/>
          <w:szCs w:val="24"/>
        </w:rPr>
        <w:t xml:space="preserve"> yang terpadu. </w:t>
      </w:r>
    </w:p>
    <w:p w14:paraId="54217C34" w14:textId="360EF498" w:rsidR="00AF2FE5" w:rsidRDefault="00402933" w:rsidP="00AF2FE5">
      <w:pPr>
        <w:pStyle w:val="ListParagraph"/>
        <w:ind w:left="414" w:firstLine="294"/>
        <w:rPr>
          <w:sz w:val="24"/>
          <w:szCs w:val="24"/>
        </w:rPr>
      </w:pPr>
      <w:r w:rsidRPr="00AF2FE5">
        <w:rPr>
          <w:sz w:val="24"/>
          <w:szCs w:val="24"/>
        </w:rPr>
        <w:t>Secara konsep JCM, pekerjaan memiliki lima karakteristik inti yang secara tidak langsung mempengaruhi tiga variabe</w:t>
      </w:r>
      <w:r w:rsidR="00641B12" w:rsidRPr="00AF2FE5">
        <w:rPr>
          <w:sz w:val="24"/>
          <w:szCs w:val="24"/>
        </w:rPr>
        <w:t>l</w:t>
      </w:r>
      <w:r w:rsidRPr="00AF2FE5">
        <w:rPr>
          <w:sz w:val="24"/>
          <w:szCs w:val="24"/>
        </w:rPr>
        <w:t xml:space="preserve"> ini. </w:t>
      </w:r>
      <w:proofErr w:type="spellStart"/>
      <w:r w:rsidRPr="00AF2FE5">
        <w:rPr>
          <w:sz w:val="24"/>
          <w:szCs w:val="24"/>
        </w:rPr>
        <w:t>Hackman</w:t>
      </w:r>
      <w:proofErr w:type="spellEnd"/>
      <w:r w:rsidRPr="00AF2FE5">
        <w:rPr>
          <w:sz w:val="24"/>
          <w:szCs w:val="24"/>
        </w:rPr>
        <w:t xml:space="preserve"> dan </w:t>
      </w:r>
      <w:proofErr w:type="spellStart"/>
      <w:r w:rsidRPr="00AF2FE5">
        <w:rPr>
          <w:sz w:val="24"/>
          <w:szCs w:val="24"/>
        </w:rPr>
        <w:t>Oldham</w:t>
      </w:r>
      <w:proofErr w:type="spellEnd"/>
      <w:r w:rsidRPr="00AF2FE5">
        <w:rPr>
          <w:sz w:val="24"/>
          <w:szCs w:val="24"/>
        </w:rPr>
        <w:t xml:space="preserve"> merumuskan bahwa terdapat lima karakteristik inti </w:t>
      </w:r>
      <w:proofErr w:type="spellStart"/>
      <w:r w:rsidRPr="00AF2FE5">
        <w:rPr>
          <w:sz w:val="24"/>
          <w:szCs w:val="24"/>
        </w:rPr>
        <w:t>pekerjaaan</w:t>
      </w:r>
      <w:proofErr w:type="spellEnd"/>
      <w:r w:rsidRPr="00AF2FE5">
        <w:rPr>
          <w:sz w:val="24"/>
          <w:szCs w:val="24"/>
        </w:rPr>
        <w:t xml:space="preserve"> yang menentukan seberapa besar potensi </w:t>
      </w:r>
      <w:proofErr w:type="spellStart"/>
      <w:r w:rsidRPr="00AF2FE5">
        <w:rPr>
          <w:sz w:val="24"/>
          <w:szCs w:val="24"/>
        </w:rPr>
        <w:t>motivasional</w:t>
      </w:r>
      <w:proofErr w:type="spellEnd"/>
      <w:r w:rsidRPr="00AF2FE5">
        <w:rPr>
          <w:sz w:val="24"/>
          <w:szCs w:val="24"/>
        </w:rPr>
        <w:t xml:space="preserve"> suatu pekerjaan, yaitu </w:t>
      </w:r>
      <w:proofErr w:type="spellStart"/>
      <w:r w:rsidRPr="00AF2FE5">
        <w:rPr>
          <w:i/>
          <w:iCs/>
          <w:sz w:val="24"/>
          <w:szCs w:val="24"/>
        </w:rPr>
        <w:t>skill</w:t>
      </w:r>
      <w:proofErr w:type="spellEnd"/>
      <w:r w:rsidRPr="00AF2FE5">
        <w:rPr>
          <w:i/>
          <w:iCs/>
          <w:sz w:val="24"/>
          <w:szCs w:val="24"/>
        </w:rPr>
        <w:t xml:space="preserve"> </w:t>
      </w:r>
      <w:proofErr w:type="spellStart"/>
      <w:r w:rsidRPr="00AF2FE5">
        <w:rPr>
          <w:i/>
          <w:iCs/>
          <w:sz w:val="24"/>
          <w:szCs w:val="24"/>
        </w:rPr>
        <w:t>variety</w:t>
      </w:r>
      <w:proofErr w:type="spellEnd"/>
      <w:r w:rsidRPr="00AF2FE5">
        <w:rPr>
          <w:i/>
          <w:iCs/>
          <w:sz w:val="24"/>
          <w:szCs w:val="24"/>
        </w:rPr>
        <w:t xml:space="preserve">, </w:t>
      </w:r>
      <w:proofErr w:type="spellStart"/>
      <w:r w:rsidRPr="00AF2FE5">
        <w:rPr>
          <w:i/>
          <w:iCs/>
          <w:sz w:val="24"/>
          <w:szCs w:val="24"/>
        </w:rPr>
        <w:t>task</w:t>
      </w:r>
      <w:proofErr w:type="spellEnd"/>
      <w:r w:rsidRPr="00AF2FE5">
        <w:rPr>
          <w:i/>
          <w:iCs/>
          <w:sz w:val="24"/>
          <w:szCs w:val="24"/>
        </w:rPr>
        <w:t xml:space="preserve"> </w:t>
      </w:r>
      <w:proofErr w:type="spellStart"/>
      <w:r w:rsidRPr="00AF2FE5">
        <w:rPr>
          <w:i/>
          <w:iCs/>
          <w:sz w:val="24"/>
          <w:szCs w:val="24"/>
        </w:rPr>
        <w:t>identity</w:t>
      </w:r>
      <w:proofErr w:type="spellEnd"/>
      <w:r w:rsidRPr="00AF2FE5">
        <w:rPr>
          <w:i/>
          <w:iCs/>
          <w:sz w:val="24"/>
          <w:szCs w:val="24"/>
        </w:rPr>
        <w:t xml:space="preserve">, </w:t>
      </w:r>
      <w:proofErr w:type="spellStart"/>
      <w:r w:rsidRPr="00AF2FE5">
        <w:rPr>
          <w:i/>
          <w:iCs/>
          <w:sz w:val="24"/>
          <w:szCs w:val="24"/>
        </w:rPr>
        <w:t>task</w:t>
      </w:r>
      <w:proofErr w:type="spellEnd"/>
      <w:r w:rsidRPr="00AF2FE5">
        <w:rPr>
          <w:i/>
          <w:iCs/>
          <w:sz w:val="24"/>
          <w:szCs w:val="24"/>
        </w:rPr>
        <w:t xml:space="preserve"> </w:t>
      </w:r>
      <w:proofErr w:type="spellStart"/>
      <w:r w:rsidRPr="00AF2FE5">
        <w:rPr>
          <w:i/>
          <w:iCs/>
          <w:sz w:val="24"/>
          <w:szCs w:val="24"/>
        </w:rPr>
        <w:t>significance</w:t>
      </w:r>
      <w:proofErr w:type="spellEnd"/>
      <w:r w:rsidRPr="00AF2FE5">
        <w:rPr>
          <w:i/>
          <w:iCs/>
          <w:sz w:val="24"/>
          <w:szCs w:val="24"/>
        </w:rPr>
        <w:t xml:space="preserve">, </w:t>
      </w:r>
      <w:proofErr w:type="spellStart"/>
      <w:r w:rsidRPr="00AF2FE5">
        <w:rPr>
          <w:i/>
          <w:iCs/>
          <w:sz w:val="24"/>
          <w:szCs w:val="24"/>
        </w:rPr>
        <w:t>autonomy</w:t>
      </w:r>
      <w:proofErr w:type="spellEnd"/>
      <w:r w:rsidRPr="00AF2FE5">
        <w:rPr>
          <w:sz w:val="24"/>
          <w:szCs w:val="24"/>
        </w:rPr>
        <w:t xml:space="preserve"> dan </w:t>
      </w:r>
      <w:proofErr w:type="spellStart"/>
      <w:r w:rsidRPr="00AF2FE5">
        <w:rPr>
          <w:i/>
          <w:iCs/>
          <w:sz w:val="24"/>
          <w:szCs w:val="24"/>
        </w:rPr>
        <w:t>feedback</w:t>
      </w:r>
      <w:proofErr w:type="spellEnd"/>
      <w:sdt>
        <w:sdtPr>
          <w:rPr>
            <w:i/>
            <w:iCs/>
            <w:sz w:val="24"/>
            <w:szCs w:val="24"/>
          </w:rPr>
          <w:tag w:val="MENDELEY_CITATION_v3_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"/>
          <w:id w:val="-652685180"/>
          <w:placeholder>
            <w:docPart w:val="DefaultPlaceholder_-1854013440"/>
          </w:placeholder>
        </w:sdtPr>
        <w:sdtContent>
          <w:r w:rsidR="006572C9" w:rsidRPr="006572C9">
            <w:rPr>
              <w:i/>
              <w:iCs/>
              <w:color w:val="000000"/>
              <w:sz w:val="24"/>
              <w:szCs w:val="24"/>
            </w:rPr>
            <w:t>[6]</w:t>
          </w:r>
        </w:sdtContent>
      </w:sdt>
      <w:r w:rsidRPr="00AF2FE5">
        <w:rPr>
          <w:sz w:val="24"/>
          <w:szCs w:val="24"/>
        </w:rPr>
        <w:t xml:space="preserve">. </w:t>
      </w:r>
      <w:proofErr w:type="spellStart"/>
      <w:r w:rsidRPr="00AF2FE5">
        <w:rPr>
          <w:i/>
          <w:iCs/>
          <w:sz w:val="24"/>
          <w:szCs w:val="24"/>
        </w:rPr>
        <w:t>Skill</w:t>
      </w:r>
      <w:proofErr w:type="spellEnd"/>
      <w:r w:rsidRPr="00AF2FE5">
        <w:rPr>
          <w:i/>
          <w:iCs/>
          <w:sz w:val="24"/>
          <w:szCs w:val="24"/>
        </w:rPr>
        <w:t xml:space="preserve"> </w:t>
      </w:r>
      <w:proofErr w:type="spellStart"/>
      <w:r w:rsidRPr="00AF2FE5">
        <w:rPr>
          <w:i/>
          <w:iCs/>
          <w:sz w:val="24"/>
          <w:szCs w:val="24"/>
        </w:rPr>
        <w:t>Variety</w:t>
      </w:r>
      <w:proofErr w:type="spellEnd"/>
      <w:r w:rsidRPr="00AF2FE5">
        <w:rPr>
          <w:sz w:val="24"/>
          <w:szCs w:val="24"/>
        </w:rPr>
        <w:t xml:space="preserve"> merupakan tingkat di mana pekerjaan membutuhkan berbagai aktivitas dan keterampilan yang berbeda. </w:t>
      </w:r>
      <w:proofErr w:type="spellStart"/>
      <w:r w:rsidRPr="00AF2FE5">
        <w:rPr>
          <w:i/>
          <w:iCs/>
          <w:sz w:val="24"/>
          <w:szCs w:val="24"/>
        </w:rPr>
        <w:t>Task</w:t>
      </w:r>
      <w:proofErr w:type="spellEnd"/>
      <w:r w:rsidRPr="00AF2FE5">
        <w:rPr>
          <w:i/>
          <w:iCs/>
          <w:sz w:val="24"/>
          <w:szCs w:val="24"/>
        </w:rPr>
        <w:t xml:space="preserve"> </w:t>
      </w:r>
      <w:proofErr w:type="spellStart"/>
      <w:r w:rsidRPr="00AF2FE5">
        <w:rPr>
          <w:i/>
          <w:iCs/>
          <w:sz w:val="24"/>
          <w:szCs w:val="24"/>
        </w:rPr>
        <w:t>Identity</w:t>
      </w:r>
      <w:proofErr w:type="spellEnd"/>
      <w:r w:rsidRPr="00AF2FE5">
        <w:rPr>
          <w:sz w:val="24"/>
          <w:szCs w:val="24"/>
        </w:rPr>
        <w:t xml:space="preserve"> adalah tingkat di mana pekerjaan menuntut penyelesaian bagian tugas yang utuh dan dapat diidentifikasi dari awal hingga akhir. </w:t>
      </w:r>
      <w:proofErr w:type="spellStart"/>
      <w:r w:rsidRPr="00AF2FE5">
        <w:rPr>
          <w:i/>
          <w:iCs/>
          <w:sz w:val="24"/>
          <w:szCs w:val="24"/>
        </w:rPr>
        <w:t>Task</w:t>
      </w:r>
      <w:proofErr w:type="spellEnd"/>
      <w:r w:rsidRPr="00AF2FE5">
        <w:rPr>
          <w:i/>
          <w:iCs/>
          <w:sz w:val="24"/>
          <w:szCs w:val="24"/>
        </w:rPr>
        <w:t xml:space="preserve"> </w:t>
      </w:r>
      <w:proofErr w:type="spellStart"/>
      <w:r w:rsidRPr="00AF2FE5">
        <w:rPr>
          <w:i/>
          <w:iCs/>
          <w:sz w:val="24"/>
          <w:szCs w:val="24"/>
        </w:rPr>
        <w:t>Significance</w:t>
      </w:r>
      <w:proofErr w:type="spellEnd"/>
      <w:r w:rsidRPr="00AF2FE5">
        <w:rPr>
          <w:sz w:val="24"/>
          <w:szCs w:val="24"/>
        </w:rPr>
        <w:t xml:space="preserve"> adalah tingkat seberapa besar dampak pekerjaan tersebut dirasakan oleh pihak lain, baik di dalam organisasi maupun di luar organisasi. </w:t>
      </w:r>
      <w:proofErr w:type="spellStart"/>
      <w:r w:rsidRPr="00AF2FE5">
        <w:rPr>
          <w:i/>
          <w:iCs/>
          <w:sz w:val="24"/>
          <w:szCs w:val="24"/>
        </w:rPr>
        <w:t>Autonomy</w:t>
      </w:r>
      <w:proofErr w:type="spellEnd"/>
      <w:r w:rsidRPr="00AF2FE5">
        <w:rPr>
          <w:sz w:val="24"/>
          <w:szCs w:val="24"/>
        </w:rPr>
        <w:t xml:space="preserve">  merupakan tingkat kebebasan, kemandirian, dan diskresi yang diberikan kepada pegawai untuk merencanakan dan melaksanakan pekerjaan mereka. </w:t>
      </w:r>
      <w:proofErr w:type="spellStart"/>
      <w:r w:rsidRPr="00AF2FE5">
        <w:rPr>
          <w:i/>
          <w:iCs/>
          <w:sz w:val="24"/>
          <w:szCs w:val="24"/>
        </w:rPr>
        <w:t>Feedback</w:t>
      </w:r>
      <w:proofErr w:type="spellEnd"/>
      <w:r w:rsidRPr="00AF2FE5">
        <w:rPr>
          <w:sz w:val="24"/>
          <w:szCs w:val="24"/>
        </w:rPr>
        <w:t xml:space="preserve"> yaitu tingkat di mana pelaksanaan aktivitas pekerjaan memberikan informasi langsung dan jelas mengenai efektivitas kinerja pegawai.</w:t>
      </w:r>
    </w:p>
    <w:p w14:paraId="1991753A" w14:textId="584ECA81" w:rsidR="00AF2FE5" w:rsidRDefault="00402933" w:rsidP="00AF2FE5">
      <w:pPr>
        <w:pStyle w:val="ListParagraph"/>
        <w:ind w:left="414" w:firstLine="294"/>
        <w:rPr>
          <w:sz w:val="24"/>
          <w:szCs w:val="24"/>
        </w:rPr>
      </w:pPr>
      <w:r w:rsidRPr="00AF2FE5">
        <w:rPr>
          <w:sz w:val="24"/>
          <w:szCs w:val="24"/>
        </w:rPr>
        <w:t xml:space="preserve">Menurut JCM, kelima karakteristik ini akan mempengaruhi tiga kondisi psikologis kritis pada diri pegawai, yaitu rasa bermakna terhadap pekerjaan </w:t>
      </w:r>
      <w:r w:rsidRPr="00AF2FE5">
        <w:rPr>
          <w:sz w:val="24"/>
          <w:szCs w:val="24"/>
        </w:rPr>
        <w:lastRenderedPageBreak/>
        <w:t>(</w:t>
      </w:r>
      <w:proofErr w:type="spellStart"/>
      <w:r w:rsidRPr="00AF2FE5">
        <w:rPr>
          <w:i/>
          <w:iCs/>
          <w:sz w:val="24"/>
          <w:szCs w:val="24"/>
        </w:rPr>
        <w:t>experienced</w:t>
      </w:r>
      <w:proofErr w:type="spellEnd"/>
      <w:r w:rsidRPr="00AF2FE5">
        <w:rPr>
          <w:i/>
          <w:iCs/>
          <w:sz w:val="24"/>
          <w:szCs w:val="24"/>
        </w:rPr>
        <w:t xml:space="preserve"> </w:t>
      </w:r>
      <w:proofErr w:type="spellStart"/>
      <w:r w:rsidRPr="00AF2FE5">
        <w:rPr>
          <w:i/>
          <w:iCs/>
          <w:sz w:val="24"/>
          <w:szCs w:val="24"/>
        </w:rPr>
        <w:t>meaningfulness</w:t>
      </w:r>
      <w:proofErr w:type="spellEnd"/>
      <w:r w:rsidRPr="00AF2FE5">
        <w:rPr>
          <w:sz w:val="24"/>
          <w:szCs w:val="24"/>
        </w:rPr>
        <w:t xml:space="preserve">), rasa tanggung jawab terhadap hasil kerja </w:t>
      </w:r>
      <w:r w:rsidRPr="00AF2FE5">
        <w:rPr>
          <w:i/>
          <w:iCs/>
          <w:sz w:val="24"/>
          <w:szCs w:val="24"/>
        </w:rPr>
        <w:t>(</w:t>
      </w:r>
      <w:proofErr w:type="spellStart"/>
      <w:r w:rsidRPr="00AF2FE5">
        <w:rPr>
          <w:i/>
          <w:iCs/>
          <w:sz w:val="24"/>
          <w:szCs w:val="24"/>
        </w:rPr>
        <w:t>experienced</w:t>
      </w:r>
      <w:proofErr w:type="spellEnd"/>
      <w:r w:rsidRPr="00AF2FE5">
        <w:rPr>
          <w:i/>
          <w:iCs/>
          <w:sz w:val="24"/>
          <w:szCs w:val="24"/>
        </w:rPr>
        <w:t xml:space="preserve"> </w:t>
      </w:r>
      <w:proofErr w:type="spellStart"/>
      <w:r w:rsidRPr="00AF2FE5">
        <w:rPr>
          <w:i/>
          <w:iCs/>
          <w:sz w:val="24"/>
          <w:szCs w:val="24"/>
        </w:rPr>
        <w:t>responsibility</w:t>
      </w:r>
      <w:proofErr w:type="spellEnd"/>
      <w:r w:rsidRPr="00AF2FE5">
        <w:rPr>
          <w:sz w:val="24"/>
          <w:szCs w:val="24"/>
        </w:rPr>
        <w:t>), dan pengetahuan atas hasil kerja yang dicapai (</w:t>
      </w:r>
      <w:proofErr w:type="spellStart"/>
      <w:r w:rsidRPr="00AF2FE5">
        <w:rPr>
          <w:i/>
          <w:iCs/>
          <w:sz w:val="24"/>
          <w:szCs w:val="24"/>
        </w:rPr>
        <w:t>knowledge</w:t>
      </w:r>
      <w:proofErr w:type="spellEnd"/>
      <w:r w:rsidRPr="00AF2FE5">
        <w:rPr>
          <w:i/>
          <w:iCs/>
          <w:sz w:val="24"/>
          <w:szCs w:val="24"/>
        </w:rPr>
        <w:t xml:space="preserve"> </w:t>
      </w:r>
      <w:proofErr w:type="spellStart"/>
      <w:r w:rsidRPr="00AF2FE5">
        <w:rPr>
          <w:i/>
          <w:iCs/>
          <w:sz w:val="24"/>
          <w:szCs w:val="24"/>
        </w:rPr>
        <w:t>of</w:t>
      </w:r>
      <w:proofErr w:type="spellEnd"/>
      <w:r w:rsidRPr="00AF2FE5">
        <w:rPr>
          <w:i/>
          <w:iCs/>
          <w:sz w:val="24"/>
          <w:szCs w:val="24"/>
        </w:rPr>
        <w:t xml:space="preserve"> </w:t>
      </w:r>
      <w:proofErr w:type="spellStart"/>
      <w:r w:rsidRPr="00AF2FE5">
        <w:rPr>
          <w:i/>
          <w:iCs/>
          <w:sz w:val="24"/>
          <w:szCs w:val="24"/>
        </w:rPr>
        <w:t>results</w:t>
      </w:r>
      <w:proofErr w:type="spellEnd"/>
      <w:r w:rsidRPr="00AF2FE5">
        <w:rPr>
          <w:sz w:val="24"/>
          <w:szCs w:val="24"/>
        </w:rPr>
        <w:t>)</w:t>
      </w:r>
      <w:sdt>
        <w:sdtPr>
          <w:rPr>
            <w:sz w:val="24"/>
            <w:szCs w:val="24"/>
          </w:rPr>
          <w:tag w:val="MENDELEY_CITATION_v3_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"/>
          <w:id w:val="819314189"/>
          <w:placeholder>
            <w:docPart w:val="DefaultPlaceholder_-1854013440"/>
          </w:placeholder>
        </w:sdtPr>
        <w:sdtContent>
          <w:r w:rsidR="006572C9" w:rsidRPr="006572C9">
            <w:rPr>
              <w:color w:val="000000"/>
              <w:sz w:val="24"/>
              <w:szCs w:val="24"/>
            </w:rPr>
            <w:t>[6]</w:t>
          </w:r>
        </w:sdtContent>
      </w:sdt>
      <w:r w:rsidRPr="00AF2FE5">
        <w:rPr>
          <w:sz w:val="24"/>
          <w:szCs w:val="24"/>
        </w:rPr>
        <w:t>.</w:t>
      </w:r>
      <w:r w:rsidR="00873965">
        <w:rPr>
          <w:sz w:val="24"/>
          <w:szCs w:val="24"/>
        </w:rPr>
        <w:t xml:space="preserve"> </w:t>
      </w:r>
      <w:r w:rsidRPr="00AF2FE5">
        <w:rPr>
          <w:sz w:val="24"/>
          <w:szCs w:val="24"/>
        </w:rPr>
        <w:t>Ketiga kondisi psikologis inilah yang pada gilirannya menentukan empat hasil kerja (</w:t>
      </w:r>
      <w:r w:rsidRPr="00AF2FE5">
        <w:rPr>
          <w:i/>
          <w:iCs/>
          <w:sz w:val="24"/>
          <w:szCs w:val="24"/>
        </w:rPr>
        <w:t xml:space="preserve">personal </w:t>
      </w:r>
      <w:proofErr w:type="spellStart"/>
      <w:r w:rsidRPr="00AF2FE5">
        <w:rPr>
          <w:i/>
          <w:iCs/>
          <w:sz w:val="24"/>
          <w:szCs w:val="24"/>
        </w:rPr>
        <w:t>and</w:t>
      </w:r>
      <w:proofErr w:type="spellEnd"/>
      <w:r w:rsidRPr="00AF2FE5">
        <w:rPr>
          <w:i/>
          <w:iCs/>
          <w:sz w:val="24"/>
          <w:szCs w:val="24"/>
        </w:rPr>
        <w:t xml:space="preserve"> </w:t>
      </w:r>
      <w:proofErr w:type="spellStart"/>
      <w:r w:rsidRPr="00AF2FE5">
        <w:rPr>
          <w:i/>
          <w:iCs/>
          <w:sz w:val="24"/>
          <w:szCs w:val="24"/>
        </w:rPr>
        <w:t>work</w:t>
      </w:r>
      <w:proofErr w:type="spellEnd"/>
      <w:r w:rsidRPr="00AF2FE5">
        <w:rPr>
          <w:i/>
          <w:iCs/>
          <w:sz w:val="24"/>
          <w:szCs w:val="24"/>
        </w:rPr>
        <w:t xml:space="preserve"> </w:t>
      </w:r>
      <w:proofErr w:type="spellStart"/>
      <w:r w:rsidRPr="00AF2FE5">
        <w:rPr>
          <w:i/>
          <w:iCs/>
          <w:sz w:val="24"/>
          <w:szCs w:val="24"/>
        </w:rPr>
        <w:t>outcomes</w:t>
      </w:r>
      <w:proofErr w:type="spellEnd"/>
      <w:r w:rsidRPr="00AF2FE5">
        <w:rPr>
          <w:sz w:val="24"/>
          <w:szCs w:val="24"/>
        </w:rPr>
        <w:t>) yang diharapkan</w:t>
      </w:r>
      <w:r w:rsidR="00641B12" w:rsidRPr="00AF2FE5">
        <w:rPr>
          <w:sz w:val="24"/>
          <w:szCs w:val="24"/>
        </w:rPr>
        <w:t xml:space="preserve"> yaitu</w:t>
      </w:r>
      <w:r w:rsidRPr="00AF2FE5">
        <w:rPr>
          <w:sz w:val="24"/>
          <w:szCs w:val="24"/>
        </w:rPr>
        <w:t xml:space="preserve"> motivasi kerja internal yang tinggi, kepuasan kerja, kualitas kinerja yang baik, serta rendahnya tingkat absensi dan keluar-masuk pegawai (</w:t>
      </w:r>
      <w:proofErr w:type="spellStart"/>
      <w:r w:rsidRPr="00AF2FE5">
        <w:rPr>
          <w:i/>
          <w:iCs/>
          <w:sz w:val="24"/>
          <w:szCs w:val="24"/>
        </w:rPr>
        <w:t>turnover</w:t>
      </w:r>
      <w:proofErr w:type="spellEnd"/>
      <w:r w:rsidRPr="00AF2FE5">
        <w:rPr>
          <w:sz w:val="24"/>
          <w:szCs w:val="24"/>
        </w:rPr>
        <w:t xml:space="preserve">). Rangkaian hubungan ini menjadi inti dari konsep JCM </w:t>
      </w:r>
      <w:proofErr w:type="spellStart"/>
      <w:r w:rsidRPr="00AF2FE5">
        <w:rPr>
          <w:sz w:val="24"/>
          <w:szCs w:val="24"/>
        </w:rPr>
        <w:t>dimana</w:t>
      </w:r>
      <w:proofErr w:type="spellEnd"/>
      <w:r w:rsidRPr="00AF2FE5">
        <w:rPr>
          <w:sz w:val="24"/>
          <w:szCs w:val="24"/>
        </w:rPr>
        <w:t xml:space="preserve"> pekerjaan yang didesain dengan baik akan menghasilkan kondisi psikologis yang positif, dan kondisi psikologis yang positif akan menghasilkan kinerja yang lebih baik.</w:t>
      </w:r>
    </w:p>
    <w:p w14:paraId="2504E766" w14:textId="761575C5" w:rsidR="009B0D1E" w:rsidRPr="00AF2FE5" w:rsidRDefault="00402933" w:rsidP="00AF2FE5">
      <w:pPr>
        <w:pStyle w:val="ListParagraph"/>
        <w:ind w:left="414" w:firstLine="294"/>
        <w:rPr>
          <w:sz w:val="24"/>
          <w:szCs w:val="24"/>
        </w:rPr>
      </w:pPr>
      <w:r w:rsidRPr="00AF2FE5">
        <w:rPr>
          <w:sz w:val="24"/>
          <w:szCs w:val="24"/>
        </w:rPr>
        <w:t xml:space="preserve">Relevansi JCM terhadap model penelitian ini dapat dijelaskan melalui tiga argumen utama. Pertama, </w:t>
      </w:r>
      <w:r w:rsidR="003261E9" w:rsidRPr="00AF2FE5">
        <w:rPr>
          <w:sz w:val="24"/>
          <w:szCs w:val="24"/>
        </w:rPr>
        <w:t>SKF</w:t>
      </w:r>
      <w:r w:rsidRPr="00AF2FE5">
        <w:rPr>
          <w:sz w:val="24"/>
          <w:szCs w:val="24"/>
        </w:rPr>
        <w:t xml:space="preserve"> yang menjadi variabel independen dalam penelitian ini secara langsung berkaitan dengan dimensi </w:t>
      </w:r>
      <w:proofErr w:type="spellStart"/>
      <w:r w:rsidRPr="00AF2FE5">
        <w:rPr>
          <w:i/>
          <w:iCs/>
          <w:sz w:val="24"/>
          <w:szCs w:val="24"/>
        </w:rPr>
        <w:t>autonomy</w:t>
      </w:r>
      <w:proofErr w:type="spellEnd"/>
      <w:r w:rsidRPr="00AF2FE5">
        <w:rPr>
          <w:sz w:val="24"/>
          <w:szCs w:val="24"/>
        </w:rPr>
        <w:t xml:space="preserve"> dalam JCM yaitu, pemberian keleluasaan waktu dan lokasi kerja kepada pegawai adalah bentuk paling nyata dari peningkatan otonomi kerja. Kedua,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AF2FE5">
        <w:rPr>
          <w:i/>
          <w:sz w:val="24"/>
          <w:szCs w:val="24"/>
        </w:rPr>
        <w:t xml:space="preserve"> </w:t>
      </w:r>
      <w:r w:rsidRPr="00AF2FE5">
        <w:rPr>
          <w:sz w:val="24"/>
          <w:szCs w:val="24"/>
        </w:rPr>
        <w:t xml:space="preserve"> sebagai variabel </w:t>
      </w:r>
      <w:proofErr w:type="spellStart"/>
      <w:r w:rsidRPr="00AF2FE5">
        <w:rPr>
          <w:sz w:val="24"/>
          <w:szCs w:val="24"/>
        </w:rPr>
        <w:t>intervening</w:t>
      </w:r>
      <w:proofErr w:type="spellEnd"/>
      <w:r w:rsidRPr="00AF2FE5">
        <w:rPr>
          <w:sz w:val="24"/>
          <w:szCs w:val="24"/>
        </w:rPr>
        <w:t xml:space="preserve"> dalam penelitian ini bukan sekadar variabel tambahan, melainkan representasi operasional dari keseluruhan lima dimensi inti JCM itu sendiri. Artinya, mengukur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AF2FE5">
        <w:rPr>
          <w:i/>
          <w:sz w:val="24"/>
          <w:szCs w:val="24"/>
        </w:rPr>
        <w:t xml:space="preserve"> </w:t>
      </w:r>
      <w:r w:rsidRPr="00AF2FE5">
        <w:rPr>
          <w:sz w:val="24"/>
          <w:szCs w:val="24"/>
        </w:rPr>
        <w:t xml:space="preserve"> pada dasarnya adalah mengukur sejauh mana kelima karakteristik inti tersebut telah terinternalisasi dalam pekerjaan pegawai. Ketiga, </w:t>
      </w:r>
      <w:r w:rsidR="00B43D04" w:rsidRPr="00AF2FE5">
        <w:rPr>
          <w:sz w:val="24"/>
          <w:szCs w:val="24"/>
        </w:rPr>
        <w:t>kinerja pegawai</w:t>
      </w:r>
      <w:r w:rsidR="00330FA7" w:rsidRPr="00AF2FE5">
        <w:rPr>
          <w:sz w:val="24"/>
          <w:szCs w:val="24"/>
        </w:rPr>
        <w:t xml:space="preserve"> </w:t>
      </w:r>
      <w:r w:rsidR="00C32508" w:rsidRPr="00AF2FE5">
        <w:rPr>
          <w:sz w:val="24"/>
          <w:szCs w:val="24"/>
        </w:rPr>
        <w:t xml:space="preserve">diposisikan menjadi </w:t>
      </w:r>
      <w:proofErr w:type="spellStart"/>
      <w:r w:rsidR="00C32508" w:rsidRPr="00AF2FE5">
        <w:rPr>
          <w:i/>
          <w:iCs/>
          <w:sz w:val="24"/>
          <w:szCs w:val="24"/>
        </w:rPr>
        <w:t>outcome</w:t>
      </w:r>
      <w:proofErr w:type="spellEnd"/>
      <w:r w:rsidR="00C32508" w:rsidRPr="00AF2FE5">
        <w:rPr>
          <w:sz w:val="24"/>
          <w:szCs w:val="24"/>
        </w:rPr>
        <w:t xml:space="preserve"> dari terciptanya kondisi psikologis kritis akibat desain pekerjaan yang diperkaya</w:t>
      </w:r>
      <w:r w:rsidRPr="00AF2FE5">
        <w:rPr>
          <w:sz w:val="24"/>
          <w:szCs w:val="24"/>
        </w:rPr>
        <w:t xml:space="preserve">. Dengan demikian, JCM tidak hanya berfungsi sebagai kerangka rujukan teoritis, tetapi benar-benar menjadi </w:t>
      </w:r>
      <w:proofErr w:type="spellStart"/>
      <w:r w:rsidRPr="00AF2FE5">
        <w:rPr>
          <w:sz w:val="24"/>
          <w:szCs w:val="24"/>
        </w:rPr>
        <w:t>pondasi</w:t>
      </w:r>
      <w:proofErr w:type="spellEnd"/>
      <w:r w:rsidRPr="00AF2FE5">
        <w:rPr>
          <w:sz w:val="24"/>
          <w:szCs w:val="24"/>
        </w:rPr>
        <w:t xml:space="preserve"> teori </w:t>
      </w:r>
      <w:proofErr w:type="spellStart"/>
      <w:r w:rsidR="00DA1468" w:rsidRPr="00AF2FE5">
        <w:rPr>
          <w:sz w:val="24"/>
          <w:szCs w:val="24"/>
        </w:rPr>
        <w:t>manajamen</w:t>
      </w:r>
      <w:proofErr w:type="spellEnd"/>
      <w:r w:rsidR="00DA1468" w:rsidRPr="00AF2FE5">
        <w:rPr>
          <w:sz w:val="24"/>
          <w:szCs w:val="24"/>
        </w:rPr>
        <w:t xml:space="preserve"> SDM </w:t>
      </w:r>
      <w:r w:rsidRPr="00AF2FE5">
        <w:rPr>
          <w:sz w:val="24"/>
          <w:szCs w:val="24"/>
        </w:rPr>
        <w:t>yang menjelaskan logika kausal dari seluruh hipotesis yang diajukan dalam penelitian ini mulai dari bagaimana</w:t>
      </w:r>
      <w:r w:rsidR="0023450C" w:rsidRPr="00AF2FE5">
        <w:rPr>
          <w:sz w:val="24"/>
          <w:szCs w:val="24"/>
        </w:rPr>
        <w:t xml:space="preserve"> hubungan </w:t>
      </w:r>
      <w:r w:rsidRPr="00AF2FE5">
        <w:rPr>
          <w:sz w:val="24"/>
          <w:szCs w:val="24"/>
        </w:rPr>
        <w:t xml:space="preserve">fleksibilitas kerja dapat memengaruhi </w:t>
      </w:r>
      <w:r w:rsidR="00366958" w:rsidRPr="00AF2FE5">
        <w:rPr>
          <w:sz w:val="24"/>
          <w:szCs w:val="24"/>
        </w:rPr>
        <w:t xml:space="preserve">kinerja pegawai melalui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366958" w:rsidRPr="00AF2FE5">
        <w:rPr>
          <w:sz w:val="24"/>
          <w:szCs w:val="24"/>
        </w:rPr>
        <w:t xml:space="preserve"> merupakan satu rangkaian proses redesain pekerjaan yang bermuara pada peningkatan hasil kerja organisasi</w:t>
      </w:r>
      <w:r w:rsidRPr="00AF2FE5">
        <w:rPr>
          <w:sz w:val="24"/>
          <w:szCs w:val="24"/>
        </w:rPr>
        <w:t>.</w:t>
      </w:r>
    </w:p>
    <w:p w14:paraId="2040076E" w14:textId="1F58CCE2" w:rsidR="009B0D1E" w:rsidRPr="009B2A8C" w:rsidRDefault="00DC7511" w:rsidP="003A2774">
      <w:pPr>
        <w:pStyle w:val="ListParagraph"/>
        <w:numPr>
          <w:ilvl w:val="2"/>
          <w:numId w:val="10"/>
        </w:numPr>
        <w:ind w:left="1134"/>
        <w:rPr>
          <w:b/>
          <w:bCs/>
          <w:sz w:val="24"/>
          <w:szCs w:val="24"/>
        </w:rPr>
      </w:pPr>
      <w:r w:rsidRPr="009B2A8C">
        <w:rPr>
          <w:b/>
          <w:bCs/>
          <w:sz w:val="24"/>
          <w:szCs w:val="24"/>
        </w:rPr>
        <w:t xml:space="preserve">Kinerja Pegawai </w:t>
      </w:r>
    </w:p>
    <w:p w14:paraId="68BCE226" w14:textId="6F0E801A" w:rsidR="00B159DC" w:rsidRPr="009B2A8C" w:rsidRDefault="00B159DC" w:rsidP="003A2774">
      <w:pPr>
        <w:pStyle w:val="ListParagraph"/>
        <w:numPr>
          <w:ilvl w:val="3"/>
          <w:numId w:val="10"/>
        </w:numPr>
        <w:ind w:left="1134"/>
        <w:rPr>
          <w:sz w:val="24"/>
          <w:szCs w:val="24"/>
        </w:rPr>
      </w:pPr>
      <w:proofErr w:type="spellStart"/>
      <w:r w:rsidRPr="009B2A8C">
        <w:rPr>
          <w:sz w:val="24"/>
          <w:szCs w:val="24"/>
        </w:rPr>
        <w:t>Defenisi</w:t>
      </w:r>
      <w:proofErr w:type="spellEnd"/>
      <w:r w:rsidRPr="009B2A8C">
        <w:rPr>
          <w:sz w:val="24"/>
          <w:szCs w:val="24"/>
        </w:rPr>
        <w:t xml:space="preserve"> </w:t>
      </w:r>
      <w:r w:rsidR="00DC7511" w:rsidRPr="009B2A8C">
        <w:rPr>
          <w:sz w:val="24"/>
          <w:szCs w:val="24"/>
        </w:rPr>
        <w:t>Kinerja Pegawai</w:t>
      </w:r>
    </w:p>
    <w:p w14:paraId="3A353527" w14:textId="2F424A85" w:rsidR="00A21073" w:rsidRPr="0008459F" w:rsidRDefault="00D43D99" w:rsidP="0008459F">
      <w:pPr>
        <w:pStyle w:val="ListParagraph"/>
        <w:ind w:left="480" w:firstLine="240"/>
        <w:rPr>
          <w:sz w:val="24"/>
          <w:szCs w:val="24"/>
        </w:rPr>
      </w:pPr>
      <w:r>
        <w:rPr>
          <w:sz w:val="24"/>
          <w:szCs w:val="24"/>
        </w:rPr>
        <w:lastRenderedPageBreak/>
        <w:t xml:space="preserve">Menurut </w:t>
      </w:r>
      <w:r w:rsidR="002D2246">
        <w:rPr>
          <w:sz w:val="24"/>
          <w:szCs w:val="24"/>
        </w:rPr>
        <w:t>H</w:t>
      </w:r>
      <w:r w:rsidR="0008459F">
        <w:rPr>
          <w:sz w:val="24"/>
          <w:szCs w:val="24"/>
        </w:rPr>
        <w:t xml:space="preserve">andoko (2016) dalam </w:t>
      </w:r>
      <w:r w:rsidR="00015339">
        <w:rPr>
          <w:sz w:val="24"/>
          <w:szCs w:val="24"/>
        </w:rPr>
        <w:t xml:space="preserve">Nabila </w:t>
      </w:r>
      <w:proofErr w:type="spellStart"/>
      <w:r w:rsidR="00015339">
        <w:rPr>
          <w:sz w:val="24"/>
          <w:szCs w:val="24"/>
        </w:rPr>
        <w:t>et</w:t>
      </w:r>
      <w:proofErr w:type="spellEnd"/>
      <w:r w:rsidR="00015339">
        <w:rPr>
          <w:sz w:val="24"/>
          <w:szCs w:val="24"/>
        </w:rPr>
        <w:t xml:space="preserve"> </w:t>
      </w:r>
      <w:proofErr w:type="spellStart"/>
      <w:r w:rsidR="00015339">
        <w:rPr>
          <w:sz w:val="24"/>
          <w:szCs w:val="24"/>
        </w:rPr>
        <w:t>al.</w:t>
      </w:r>
      <w:proofErr w:type="spellEnd"/>
      <w:r w:rsidR="00015339">
        <w:rPr>
          <w:sz w:val="24"/>
          <w:szCs w:val="24"/>
        </w:rPr>
        <w:t>, (20</w:t>
      </w:r>
      <w:r w:rsidR="00861266">
        <w:rPr>
          <w:sz w:val="24"/>
          <w:szCs w:val="24"/>
        </w:rPr>
        <w:t>2</w:t>
      </w:r>
      <w:r w:rsidR="00015339">
        <w:rPr>
          <w:sz w:val="24"/>
          <w:szCs w:val="24"/>
        </w:rPr>
        <w:t>5)</w:t>
      </w:r>
      <w:r w:rsidR="00CD2573">
        <w:rPr>
          <w:sz w:val="24"/>
          <w:szCs w:val="24"/>
        </w:rPr>
        <w:t>,</w:t>
      </w:r>
      <w:r w:rsidR="00015339">
        <w:rPr>
          <w:sz w:val="24"/>
          <w:szCs w:val="24"/>
        </w:rPr>
        <w:t xml:space="preserve"> </w:t>
      </w:r>
      <w:r w:rsidR="00CD2573">
        <w:rPr>
          <w:sz w:val="24"/>
          <w:szCs w:val="24"/>
        </w:rPr>
        <w:t>k</w:t>
      </w:r>
      <w:r w:rsidR="00877B28" w:rsidRPr="0008459F">
        <w:rPr>
          <w:sz w:val="24"/>
          <w:szCs w:val="24"/>
        </w:rPr>
        <w:t>inerja ad</w:t>
      </w:r>
      <w:r w:rsidR="00CD2573">
        <w:rPr>
          <w:sz w:val="24"/>
          <w:szCs w:val="24"/>
        </w:rPr>
        <w:t>alah</w:t>
      </w:r>
      <w:r w:rsidR="00877B28" w:rsidRPr="0008459F">
        <w:rPr>
          <w:sz w:val="24"/>
          <w:szCs w:val="24"/>
        </w:rPr>
        <w:t xml:space="preserve"> konsep yang tidak hanya mencakup hasil kerja atau prestasi kerja </w:t>
      </w:r>
      <w:r w:rsidRPr="0008459F">
        <w:rPr>
          <w:sz w:val="24"/>
          <w:szCs w:val="24"/>
        </w:rPr>
        <w:t xml:space="preserve">namun juga meliputi keseluruhan proses kerja </w:t>
      </w:r>
      <w:r w:rsidR="00A21073" w:rsidRPr="0008459F">
        <w:rPr>
          <w:sz w:val="24"/>
          <w:szCs w:val="24"/>
        </w:rPr>
        <w:t>Kinerja pegawai (</w:t>
      </w:r>
      <w:proofErr w:type="spellStart"/>
      <w:r w:rsidR="00A21073" w:rsidRPr="0008459F">
        <w:rPr>
          <w:i/>
          <w:iCs/>
          <w:sz w:val="24"/>
          <w:szCs w:val="24"/>
        </w:rPr>
        <w:t>employee</w:t>
      </w:r>
      <w:proofErr w:type="spellEnd"/>
      <w:r w:rsidR="00A21073" w:rsidRPr="0008459F">
        <w:rPr>
          <w:i/>
          <w:iCs/>
          <w:sz w:val="24"/>
          <w:szCs w:val="24"/>
        </w:rPr>
        <w:t xml:space="preserve"> </w:t>
      </w:r>
      <w:proofErr w:type="spellStart"/>
      <w:r w:rsidR="00A21073" w:rsidRPr="0008459F">
        <w:rPr>
          <w:i/>
          <w:iCs/>
          <w:sz w:val="24"/>
          <w:szCs w:val="24"/>
        </w:rPr>
        <w:t>performance</w:t>
      </w:r>
      <w:proofErr w:type="spellEnd"/>
      <w:r w:rsidR="00A21073" w:rsidRPr="0008459F">
        <w:rPr>
          <w:sz w:val="24"/>
          <w:szCs w:val="24"/>
        </w:rPr>
        <w:t xml:space="preserve">) merupakan cerminan dari tingkat efisiensi, efektivitas, dan keberhasilan kontribusi individual dalam mentransformasikan tugas serta tanggung jawab yang diamanahkan menjadi </w:t>
      </w:r>
      <w:proofErr w:type="spellStart"/>
      <w:r w:rsidR="00A21073" w:rsidRPr="0008459F">
        <w:rPr>
          <w:sz w:val="24"/>
          <w:szCs w:val="24"/>
        </w:rPr>
        <w:t>output</w:t>
      </w:r>
      <w:proofErr w:type="spellEnd"/>
      <w:r w:rsidR="00A21073" w:rsidRPr="0008459F">
        <w:rPr>
          <w:sz w:val="24"/>
          <w:szCs w:val="24"/>
        </w:rPr>
        <w:t xml:space="preserve"> yang mendukung tercapainya sasaran strategis organisasi. Secara umum, kinerja pegawai merupakan hasil yang diperoleh seorang pegawai setelah melaksanakan tugas dan tanggung jawab yang diberikan kepadanya, baik dalam bentuk kualitas maupun kuantitas. </w:t>
      </w:r>
    </w:p>
    <w:p w14:paraId="2644F781" w14:textId="6B03EE54" w:rsidR="00A21073" w:rsidRPr="009B2A8C" w:rsidRDefault="00A21073" w:rsidP="00A21073">
      <w:pPr>
        <w:pStyle w:val="ListParagraph"/>
        <w:ind w:left="480" w:firstLine="240"/>
        <w:rPr>
          <w:sz w:val="24"/>
          <w:szCs w:val="24"/>
        </w:rPr>
      </w:pPr>
      <w:proofErr w:type="spellStart"/>
      <w:r w:rsidRPr="00457944">
        <w:rPr>
          <w:color w:val="EE0000"/>
          <w:sz w:val="24"/>
          <w:szCs w:val="24"/>
        </w:rPr>
        <w:t>Bernardin</w:t>
      </w:r>
      <w:proofErr w:type="spellEnd"/>
      <w:r w:rsidRPr="00457944">
        <w:rPr>
          <w:color w:val="EE0000"/>
          <w:sz w:val="24"/>
          <w:szCs w:val="24"/>
        </w:rPr>
        <w:t xml:space="preserve">, yang dikutip oleh </w:t>
      </w:r>
      <w:proofErr w:type="spellStart"/>
      <w:r w:rsidRPr="00457944">
        <w:rPr>
          <w:color w:val="EE0000"/>
          <w:sz w:val="24"/>
          <w:szCs w:val="24"/>
        </w:rPr>
        <w:t>Armstrong</w:t>
      </w:r>
      <w:proofErr w:type="spellEnd"/>
      <w:r w:rsidRPr="00457944">
        <w:rPr>
          <w:color w:val="EE0000"/>
          <w:sz w:val="24"/>
          <w:szCs w:val="24"/>
        </w:rPr>
        <w:t xml:space="preserve"> (2021), memberikan perspektif yang lebih berorientasi </w:t>
      </w:r>
      <w:r w:rsidRPr="009B2A8C">
        <w:rPr>
          <w:sz w:val="24"/>
          <w:szCs w:val="24"/>
        </w:rPr>
        <w:t>pada dampak bahwa</w:t>
      </w:r>
      <w:r w:rsidR="00D31057">
        <w:rPr>
          <w:sz w:val="24"/>
          <w:szCs w:val="24"/>
        </w:rPr>
        <w:t xml:space="preserve"> </w:t>
      </w:r>
      <w:r w:rsidRPr="009B2A8C">
        <w:rPr>
          <w:sz w:val="24"/>
          <w:szCs w:val="24"/>
        </w:rPr>
        <w:t xml:space="preserve">kinerja adalah pencapaian berdasarkan sasaran strategis organisasi, kepuasan pelanggan, dan dukungan terhadap ekonomi yang dinilai secara objektif berdasarkan tugas dan tanggung jawab yang diemban. Definisi ini relevan dengan konteks KPPN KPH karena menempatkan kepuasan mitra kerja sebagai salah satu dimensi kinerja yang tidak kalah penting dari ketepatan administratif semata. </w:t>
      </w:r>
      <w:proofErr w:type="spellStart"/>
      <w:r w:rsidRPr="00457944">
        <w:rPr>
          <w:color w:val="EE0000"/>
          <w:sz w:val="24"/>
          <w:szCs w:val="24"/>
        </w:rPr>
        <w:t>Campbell</w:t>
      </w:r>
      <w:proofErr w:type="spellEnd"/>
      <w:r w:rsidRPr="00457944">
        <w:rPr>
          <w:color w:val="EE0000"/>
          <w:sz w:val="24"/>
          <w:szCs w:val="24"/>
        </w:rPr>
        <w:t xml:space="preserve"> dkk. (dalam </w:t>
      </w:r>
      <w:proofErr w:type="spellStart"/>
      <w:r w:rsidRPr="00457944">
        <w:rPr>
          <w:color w:val="EE0000"/>
          <w:sz w:val="24"/>
          <w:szCs w:val="24"/>
        </w:rPr>
        <w:t>Armstrong</w:t>
      </w:r>
      <w:proofErr w:type="spellEnd"/>
      <w:r w:rsidRPr="00457944">
        <w:rPr>
          <w:color w:val="EE0000"/>
          <w:sz w:val="24"/>
          <w:szCs w:val="24"/>
        </w:rPr>
        <w:t xml:space="preserve">, 2021) memberikan definisi kinerja adalah </w:t>
      </w:r>
      <w:r w:rsidRPr="009B2A8C">
        <w:rPr>
          <w:sz w:val="24"/>
          <w:szCs w:val="24"/>
        </w:rPr>
        <w:t xml:space="preserve">setiap tindakan yang diambil untuk mencapai tujuan organisasi, bersifat terukur, dan memiliki banyak dimensi yang mencakup kemampuan teknis, perilaku kerja, komunikasi, disiplin, dan dukungan terhadap rekan kerja maupun manajemen. </w:t>
      </w:r>
    </w:p>
    <w:p w14:paraId="3ED7DDA4" w14:textId="636A689B" w:rsidR="00A21073" w:rsidRPr="009B2A8C" w:rsidRDefault="00A21073" w:rsidP="00A21073">
      <w:pPr>
        <w:pStyle w:val="ListParagraph"/>
        <w:ind w:left="480" w:firstLine="240"/>
        <w:rPr>
          <w:sz w:val="24"/>
          <w:szCs w:val="24"/>
        </w:rPr>
      </w:pPr>
      <w:r w:rsidRPr="00457944">
        <w:rPr>
          <w:color w:val="EE0000"/>
          <w:sz w:val="24"/>
          <w:szCs w:val="24"/>
        </w:rPr>
        <w:t xml:space="preserve">Menurut </w:t>
      </w:r>
      <w:proofErr w:type="spellStart"/>
      <w:r w:rsidRPr="00457944">
        <w:rPr>
          <w:color w:val="EE0000"/>
          <w:sz w:val="24"/>
          <w:szCs w:val="24"/>
        </w:rPr>
        <w:t>Mangkunegara</w:t>
      </w:r>
      <w:proofErr w:type="spellEnd"/>
      <w:r w:rsidRPr="00457944">
        <w:rPr>
          <w:color w:val="EE0000"/>
          <w:sz w:val="24"/>
          <w:szCs w:val="24"/>
        </w:rPr>
        <w:t xml:space="preserve"> (2017), kinerja pegawai adalah hasil kerja secara kualitas dan kuantitas yang dicap</w:t>
      </w:r>
      <w:r w:rsidRPr="009B2A8C">
        <w:rPr>
          <w:sz w:val="24"/>
          <w:szCs w:val="24"/>
        </w:rPr>
        <w:t>ai oleh seorang pegawai dalam melaksanakan tugasnya sesuai dengan tanggung jawab yang diberikan kepadanya. Ia juga merumuskan kinerja sebagai fungsi dari kemampuan (</w:t>
      </w:r>
      <w:proofErr w:type="spellStart"/>
      <w:r w:rsidRPr="009B2A8C">
        <w:rPr>
          <w:i/>
          <w:iCs/>
          <w:sz w:val="24"/>
          <w:szCs w:val="24"/>
        </w:rPr>
        <w:t>ability</w:t>
      </w:r>
      <w:proofErr w:type="spellEnd"/>
      <w:r w:rsidRPr="009B2A8C">
        <w:rPr>
          <w:sz w:val="24"/>
          <w:szCs w:val="24"/>
        </w:rPr>
        <w:t>) dan motivasi (</w:t>
      </w:r>
      <w:proofErr w:type="spellStart"/>
      <w:r w:rsidRPr="009B2A8C">
        <w:rPr>
          <w:i/>
          <w:iCs/>
          <w:sz w:val="24"/>
          <w:szCs w:val="24"/>
        </w:rPr>
        <w:t>motivation</w:t>
      </w:r>
      <w:proofErr w:type="spellEnd"/>
      <w:r w:rsidRPr="009B2A8C">
        <w:rPr>
          <w:sz w:val="24"/>
          <w:szCs w:val="24"/>
        </w:rPr>
        <w:t xml:space="preserve">), yang berarti bahwa baik buruknya hasil kerja seorang pegawai sangat ditentukan oleh perpaduan antara kapasitas yang dimiliki dan dorongan untuk mengoptimalkan kapasitas tersebut. </w:t>
      </w:r>
      <w:r w:rsidRPr="00457944">
        <w:rPr>
          <w:color w:val="EE0000"/>
          <w:sz w:val="24"/>
          <w:szCs w:val="24"/>
        </w:rPr>
        <w:t xml:space="preserve">Sementara itu, </w:t>
      </w:r>
      <w:proofErr w:type="spellStart"/>
      <w:r w:rsidRPr="00457944">
        <w:rPr>
          <w:color w:val="EE0000"/>
          <w:sz w:val="24"/>
          <w:szCs w:val="24"/>
        </w:rPr>
        <w:t>Robbins</w:t>
      </w:r>
      <w:proofErr w:type="spellEnd"/>
      <w:r w:rsidRPr="00457944">
        <w:rPr>
          <w:color w:val="EE0000"/>
          <w:sz w:val="24"/>
          <w:szCs w:val="24"/>
        </w:rPr>
        <w:t xml:space="preserve"> dan </w:t>
      </w:r>
      <w:proofErr w:type="spellStart"/>
      <w:r w:rsidRPr="00457944">
        <w:rPr>
          <w:color w:val="EE0000"/>
          <w:sz w:val="24"/>
          <w:szCs w:val="24"/>
        </w:rPr>
        <w:t>Judge</w:t>
      </w:r>
      <w:proofErr w:type="spellEnd"/>
      <w:r w:rsidRPr="00457944">
        <w:rPr>
          <w:color w:val="EE0000"/>
          <w:sz w:val="24"/>
          <w:szCs w:val="24"/>
        </w:rPr>
        <w:t xml:space="preserve"> (2017) memaknai kinerja sebagai hasil evaluasi terhadap pekerjaan yang telah dilakukan seorang pegawai dibandingkan dengan kriteria atau standar </w:t>
      </w:r>
      <w:r w:rsidRPr="009B2A8C">
        <w:rPr>
          <w:sz w:val="24"/>
          <w:szCs w:val="24"/>
        </w:rPr>
        <w:t xml:space="preserve">yang telah disepakati bersama, baik dari sisi hasil kerja maupun perilaku kerja yang </w:t>
      </w:r>
      <w:r w:rsidRPr="009B2A8C">
        <w:rPr>
          <w:sz w:val="24"/>
          <w:szCs w:val="24"/>
        </w:rPr>
        <w:lastRenderedPageBreak/>
        <w:t>ditunjukkan. Dari keseluruhan pandangan tersebut, dapat disimpulkan bahwa kinerja pegawai adalah pencapaian individu atas pelaksanaan tugas dan tanggung jawab yang diberikan, tercermin dari kualitas dan kuantitas hasil kerja serta perilaku yang ditunjukkan, dan diuku</w:t>
      </w:r>
      <w:r w:rsidR="00136E32" w:rsidRPr="009B2A8C">
        <w:rPr>
          <w:sz w:val="24"/>
          <w:szCs w:val="24"/>
        </w:rPr>
        <w:t xml:space="preserve">r </w:t>
      </w:r>
      <w:r w:rsidRPr="009B2A8C">
        <w:rPr>
          <w:sz w:val="24"/>
          <w:szCs w:val="24"/>
        </w:rPr>
        <w:t>berdasarkan standar yang telah ditetapkan organisasi dalam rangka mencapai tujuan strategis organisasi.</w:t>
      </w:r>
    </w:p>
    <w:p w14:paraId="0030BD59" w14:textId="7A5EA4E1" w:rsidR="00AD0AC1" w:rsidRPr="009B2A8C" w:rsidRDefault="00A21073" w:rsidP="00A21073">
      <w:pPr>
        <w:pStyle w:val="ListParagraph"/>
        <w:ind w:left="480" w:firstLine="240"/>
        <w:rPr>
          <w:sz w:val="24"/>
          <w:szCs w:val="24"/>
        </w:rPr>
      </w:pPr>
      <w:r w:rsidRPr="00457944">
        <w:rPr>
          <w:color w:val="EE0000"/>
          <w:sz w:val="24"/>
          <w:szCs w:val="24"/>
        </w:rPr>
        <w:t xml:space="preserve">Dalam konteks instansi pemerintah, </w:t>
      </w:r>
      <w:proofErr w:type="spellStart"/>
      <w:r w:rsidRPr="00457944">
        <w:rPr>
          <w:color w:val="EE0000"/>
          <w:sz w:val="24"/>
          <w:szCs w:val="24"/>
        </w:rPr>
        <w:t>Sedarmayanti</w:t>
      </w:r>
      <w:proofErr w:type="spellEnd"/>
      <w:r w:rsidRPr="00457944">
        <w:rPr>
          <w:color w:val="EE0000"/>
          <w:sz w:val="24"/>
          <w:szCs w:val="24"/>
        </w:rPr>
        <w:t xml:space="preserve"> (2017) menegaskan bahwa kinerja pegawai ASN tidak hanya diukur dari volume pekerjaan yang diselesaikan, tetapi juga dari kualitas </w:t>
      </w:r>
      <w:r w:rsidRPr="009B2A8C">
        <w:rPr>
          <w:sz w:val="24"/>
          <w:szCs w:val="24"/>
        </w:rPr>
        <w:t xml:space="preserve">pelayanan yang diberikan kepada masyarakat. Kinerja dalam sektor publik mencakup efisiensi penggunaan sumber daya yang ada untuk menghasilkan pelayanan dengan standar tertinggi dalam kerangka anggaran yang terbatas. Definisi ini penting digarisbawahi karena </w:t>
      </w:r>
      <w:proofErr w:type="spellStart"/>
      <w:r w:rsidRPr="009B2A8C">
        <w:rPr>
          <w:sz w:val="24"/>
          <w:szCs w:val="24"/>
        </w:rPr>
        <w:t>Sedarmayanti</w:t>
      </w:r>
      <w:proofErr w:type="spellEnd"/>
      <w:r w:rsidRPr="009B2A8C">
        <w:rPr>
          <w:sz w:val="24"/>
          <w:szCs w:val="24"/>
        </w:rPr>
        <w:t xml:space="preserve"> membedakan secara tegas antara kinerja di sektor swasta yang umumnya berorientasi pada laba, dengan kinerja di sektor publik yang berorientasi pada kualitas pelayanan dan akuntabilitas penggunaan anggaran negara.</w:t>
      </w:r>
    </w:p>
    <w:p w14:paraId="180266B5" w14:textId="5D7A0CCA" w:rsidR="00951D36" w:rsidRPr="009B2A8C" w:rsidRDefault="00AD0AC1" w:rsidP="003A2774">
      <w:pPr>
        <w:pStyle w:val="ListParagraph"/>
        <w:numPr>
          <w:ilvl w:val="3"/>
          <w:numId w:val="10"/>
        </w:numPr>
        <w:ind w:left="1134"/>
        <w:rPr>
          <w:sz w:val="24"/>
          <w:szCs w:val="24"/>
        </w:rPr>
      </w:pPr>
      <w:r w:rsidRPr="009B2A8C">
        <w:rPr>
          <w:sz w:val="24"/>
          <w:szCs w:val="24"/>
        </w:rPr>
        <w:t>Konsep Kinerja dalam Keputusan Menteri Keuangan Nomor 467 Tahun 2014</w:t>
      </w:r>
    </w:p>
    <w:p w14:paraId="3FDC60FE" w14:textId="3845E3CC" w:rsidR="00A02EBB" w:rsidRPr="009B2A8C" w:rsidRDefault="000408D8" w:rsidP="000408D8">
      <w:pPr>
        <w:pStyle w:val="ListParagraph"/>
        <w:ind w:left="426" w:firstLine="360"/>
        <w:rPr>
          <w:sz w:val="24"/>
          <w:szCs w:val="24"/>
        </w:rPr>
      </w:pPr>
      <w:r w:rsidRPr="00457944">
        <w:rPr>
          <w:color w:val="EE0000"/>
          <w:sz w:val="24"/>
          <w:szCs w:val="24"/>
        </w:rPr>
        <w:t xml:space="preserve">Dalam Keputusan Menteri Keuangan Nomor 467 Tahun 2014 </w:t>
      </w:r>
      <w:r w:rsidR="00C759C7" w:rsidRPr="00457944">
        <w:rPr>
          <w:color w:val="EE0000"/>
          <w:sz w:val="24"/>
          <w:szCs w:val="24"/>
        </w:rPr>
        <w:t xml:space="preserve">tentang Pengelolaan Kinerja di Lingkungan Kementerian </w:t>
      </w:r>
      <w:r w:rsidR="00C759C7" w:rsidRPr="009B2A8C">
        <w:rPr>
          <w:sz w:val="24"/>
          <w:szCs w:val="24"/>
        </w:rPr>
        <w:t xml:space="preserve">Keuangan </w:t>
      </w:r>
      <w:r w:rsidRPr="009B2A8C">
        <w:rPr>
          <w:sz w:val="24"/>
          <w:szCs w:val="24"/>
        </w:rPr>
        <w:t xml:space="preserve">menyebutkan kinerja merupakan hasil kerja yang dicapai dari pelaksanaan tugas dan fungsi organisasi dan pegawai selama periode tertentu. </w:t>
      </w:r>
      <w:r w:rsidR="006D4D73" w:rsidRPr="009B2A8C">
        <w:rPr>
          <w:sz w:val="24"/>
          <w:szCs w:val="24"/>
        </w:rPr>
        <w:t>D</w:t>
      </w:r>
      <w:r w:rsidRPr="009B2A8C">
        <w:rPr>
          <w:sz w:val="24"/>
          <w:szCs w:val="24"/>
        </w:rPr>
        <w:t>i dalam kebijakan ini telah diatur bahwa penilaian dan pengelolaan kinerja di lingkungan Kementerian Keuangan telah bergeser dari pendekatan kehadiran fisik menjadi evaluasi berbasis luaran yang diukur melalui capaian IKU.</w:t>
      </w:r>
      <w:r w:rsidR="00651ED5" w:rsidRPr="009B2A8C">
        <w:rPr>
          <w:sz w:val="24"/>
          <w:szCs w:val="24"/>
        </w:rPr>
        <w:t xml:space="preserve"> </w:t>
      </w:r>
      <w:r w:rsidR="007F43D2" w:rsidRPr="009B2A8C">
        <w:rPr>
          <w:sz w:val="24"/>
          <w:szCs w:val="24"/>
        </w:rPr>
        <w:t xml:space="preserve">Peraturan ini mengoperasionalkan kinerja pegawai melalui metode </w:t>
      </w:r>
      <w:proofErr w:type="spellStart"/>
      <w:r w:rsidR="007F43D2" w:rsidRPr="009B2A8C">
        <w:rPr>
          <w:i/>
          <w:iCs/>
          <w:sz w:val="24"/>
          <w:szCs w:val="24"/>
        </w:rPr>
        <w:t>Balanced</w:t>
      </w:r>
      <w:proofErr w:type="spellEnd"/>
      <w:r w:rsidR="007F43D2" w:rsidRPr="009B2A8C">
        <w:rPr>
          <w:i/>
          <w:iCs/>
          <w:sz w:val="24"/>
          <w:szCs w:val="24"/>
        </w:rPr>
        <w:t xml:space="preserve"> </w:t>
      </w:r>
      <w:proofErr w:type="spellStart"/>
      <w:r w:rsidR="007F43D2" w:rsidRPr="009B2A8C">
        <w:rPr>
          <w:i/>
          <w:iCs/>
          <w:sz w:val="24"/>
          <w:szCs w:val="24"/>
        </w:rPr>
        <w:t>Scorecard</w:t>
      </w:r>
      <w:proofErr w:type="spellEnd"/>
      <w:r w:rsidR="007F43D2" w:rsidRPr="009B2A8C">
        <w:rPr>
          <w:sz w:val="24"/>
          <w:szCs w:val="24"/>
        </w:rPr>
        <w:t xml:space="preserve"> (BSC), yaitu alat manajemen strategis yang menerjemahkan visi, misi, tujuan, dan strategi organisasi ke dalam Peta Strategi yang berisi Sasaran Strategis (SS) dan diukur melalui Indikator Kinerja Utama (IKU). Setiap pegawai menuangkan kesepakatan kinerjanya dalam Kontrak Kinerja, yang paling sedikit memuat pernyataan kesanggupan, Sasaran Kerja Pegawai (SKP), dan </w:t>
      </w:r>
      <w:proofErr w:type="spellStart"/>
      <w:r w:rsidR="007F43D2" w:rsidRPr="009B2A8C">
        <w:rPr>
          <w:i/>
          <w:iCs/>
          <w:sz w:val="24"/>
          <w:szCs w:val="24"/>
        </w:rPr>
        <w:lastRenderedPageBreak/>
        <w:t>trajectory</w:t>
      </w:r>
      <w:proofErr w:type="spellEnd"/>
      <w:r w:rsidR="007F43D2" w:rsidRPr="009B2A8C">
        <w:rPr>
          <w:sz w:val="24"/>
          <w:szCs w:val="24"/>
        </w:rPr>
        <w:t xml:space="preserve"> target IKU yang harus dicapai dalam periode tertentu.</w:t>
      </w:r>
      <w:r w:rsidR="006D4D73" w:rsidRPr="009B2A8C">
        <w:rPr>
          <w:sz w:val="24"/>
          <w:szCs w:val="24"/>
        </w:rPr>
        <w:t xml:space="preserve"> Penilaian kinerja di lingkup Kementerian Keuangan dilaksanakan melalui evaluasi terhadap kinerja pegawai yang merupakan penggabungan antara nilai </w:t>
      </w:r>
      <w:r w:rsidR="00351431" w:rsidRPr="009B2A8C">
        <w:rPr>
          <w:sz w:val="24"/>
          <w:szCs w:val="24"/>
        </w:rPr>
        <w:t>Capaian</w:t>
      </w:r>
      <w:r w:rsidR="006D4D73" w:rsidRPr="009B2A8C">
        <w:rPr>
          <w:sz w:val="24"/>
          <w:szCs w:val="24"/>
        </w:rPr>
        <w:t xml:space="preserve"> Kinerja Pegawai (SKP) dan nilai Perilaku Kerja.</w:t>
      </w:r>
      <w:r w:rsidR="00351431" w:rsidRPr="009B2A8C">
        <w:rPr>
          <w:sz w:val="24"/>
          <w:szCs w:val="24"/>
        </w:rPr>
        <w:t xml:space="preserve"> Capaian Kinerja Pegawai (CKP) merupakan nilai capaian IKU pada kontrak kinerja setiap pegawai, yang mencerminkan hasil kerja terhadap target yang telah disepakati. Nilai Perilaku (NP) adalah nilai yang didasarkan </w:t>
      </w:r>
      <w:r w:rsidR="00325A8C" w:rsidRPr="009B2A8C">
        <w:rPr>
          <w:sz w:val="24"/>
          <w:szCs w:val="24"/>
        </w:rPr>
        <w:t>pada penilaian perilaku sehari-hari pegawai untuk mendukung kinerjanya, diperoleh melalui kuesioner metode 360 derajat yang diisi oleh atasan langsung, rekan kerja (</w:t>
      </w:r>
      <w:proofErr w:type="spellStart"/>
      <w:r w:rsidR="00325A8C" w:rsidRPr="009B2A8C">
        <w:rPr>
          <w:i/>
          <w:iCs/>
          <w:sz w:val="24"/>
          <w:szCs w:val="24"/>
        </w:rPr>
        <w:t>peer</w:t>
      </w:r>
      <w:proofErr w:type="spellEnd"/>
      <w:r w:rsidR="00325A8C" w:rsidRPr="009B2A8C">
        <w:rPr>
          <w:sz w:val="24"/>
          <w:szCs w:val="24"/>
        </w:rPr>
        <w:t>)</w:t>
      </w:r>
      <w:r w:rsidR="00762B4F" w:rsidRPr="009B2A8C">
        <w:rPr>
          <w:sz w:val="24"/>
          <w:szCs w:val="24"/>
        </w:rPr>
        <w:t>, dan/atau bawahan mencakup enam aspek dari orientasi pelayanan, pelayanan, integritas, komitmen, disiplin, kerja sama dan kepemimpinan.</w:t>
      </w:r>
      <w:r w:rsidR="00FF5781" w:rsidRPr="009B2A8C">
        <w:rPr>
          <w:sz w:val="24"/>
          <w:szCs w:val="24"/>
        </w:rPr>
        <w:t xml:space="preserve"> Kedua komponen ini digabungkan dengan pembobotan tertentu menjadi Nilai Kinerja Pegawai (NKP).</w:t>
      </w:r>
    </w:p>
    <w:p w14:paraId="2BD9657B" w14:textId="4E7AB7CA" w:rsidR="00642CE2" w:rsidRPr="009B2A8C" w:rsidRDefault="00141458" w:rsidP="00141458">
      <w:pPr>
        <w:pStyle w:val="ListParagraph"/>
        <w:ind w:left="426" w:firstLine="360"/>
        <w:rPr>
          <w:sz w:val="24"/>
          <w:szCs w:val="24"/>
          <w:lang w:val="en-ID"/>
        </w:rPr>
      </w:pPr>
      <w:proofErr w:type="spellStart"/>
      <w:r w:rsidRPr="00473FDC">
        <w:rPr>
          <w:color w:val="EE0000"/>
          <w:sz w:val="24"/>
          <w:szCs w:val="24"/>
          <w:lang w:val="en-ID"/>
        </w:rPr>
        <w:t>Ketentuan</w:t>
      </w:r>
      <w:proofErr w:type="spellEnd"/>
      <w:r w:rsidRPr="00473FDC">
        <w:rPr>
          <w:color w:val="EE0000"/>
          <w:sz w:val="24"/>
          <w:szCs w:val="24"/>
          <w:lang w:val="en-ID"/>
        </w:rPr>
        <w:t xml:space="preserve"> </w:t>
      </w:r>
      <w:proofErr w:type="spellStart"/>
      <w:r w:rsidRPr="00473FDC">
        <w:rPr>
          <w:color w:val="EE0000"/>
          <w:sz w:val="24"/>
          <w:szCs w:val="24"/>
          <w:lang w:val="en-ID"/>
        </w:rPr>
        <w:t>teknis</w:t>
      </w:r>
      <w:proofErr w:type="spellEnd"/>
      <w:r w:rsidRPr="00473FDC">
        <w:rPr>
          <w:color w:val="EE0000"/>
          <w:sz w:val="24"/>
          <w:szCs w:val="24"/>
          <w:lang w:val="en-ID"/>
        </w:rPr>
        <w:t xml:space="preserve"> KMK </w:t>
      </w:r>
      <w:proofErr w:type="spellStart"/>
      <w:r w:rsidRPr="00473FDC">
        <w:rPr>
          <w:color w:val="EE0000"/>
          <w:sz w:val="24"/>
          <w:szCs w:val="24"/>
          <w:lang w:val="en-ID"/>
        </w:rPr>
        <w:t>ini</w:t>
      </w:r>
      <w:proofErr w:type="spellEnd"/>
      <w:r w:rsidRPr="00473FDC">
        <w:rPr>
          <w:color w:val="EE0000"/>
          <w:sz w:val="24"/>
          <w:szCs w:val="24"/>
          <w:lang w:val="en-ID"/>
        </w:rPr>
        <w:t xml:space="preserve"> juga </w:t>
      </w:r>
      <w:proofErr w:type="spellStart"/>
      <w:r w:rsidRPr="00473FDC">
        <w:rPr>
          <w:color w:val="EE0000"/>
          <w:sz w:val="24"/>
          <w:szCs w:val="24"/>
          <w:lang w:val="en-ID"/>
        </w:rPr>
        <w:t>mensyaratkan</w:t>
      </w:r>
      <w:proofErr w:type="spellEnd"/>
      <w:r w:rsidRPr="00473FDC">
        <w:rPr>
          <w:color w:val="EE0000"/>
          <w:sz w:val="24"/>
          <w:szCs w:val="24"/>
          <w:lang w:val="en-ID"/>
        </w:rPr>
        <w:t xml:space="preserve"> </w:t>
      </w:r>
      <w:proofErr w:type="spellStart"/>
      <w:r w:rsidRPr="00473FDC">
        <w:rPr>
          <w:color w:val="EE0000"/>
          <w:sz w:val="24"/>
          <w:szCs w:val="24"/>
          <w:lang w:val="en-ID"/>
        </w:rPr>
        <w:t>bahwa</w:t>
      </w:r>
      <w:proofErr w:type="spellEnd"/>
      <w:r w:rsidRPr="00473FDC">
        <w:rPr>
          <w:color w:val="EE0000"/>
          <w:sz w:val="24"/>
          <w:szCs w:val="24"/>
          <w:lang w:val="en-ID"/>
        </w:rPr>
        <w:t xml:space="preserve"> </w:t>
      </w:r>
      <w:proofErr w:type="spellStart"/>
      <w:r w:rsidRPr="00473FDC">
        <w:rPr>
          <w:color w:val="EE0000"/>
          <w:sz w:val="24"/>
          <w:szCs w:val="24"/>
          <w:lang w:val="en-ID"/>
        </w:rPr>
        <w:t>setiap</w:t>
      </w:r>
      <w:proofErr w:type="spellEnd"/>
      <w:r w:rsidRPr="00473FDC">
        <w:rPr>
          <w:color w:val="EE0000"/>
          <w:sz w:val="24"/>
          <w:szCs w:val="24"/>
          <w:lang w:val="en-ID"/>
        </w:rPr>
        <w:t xml:space="preserve"> IKU </w:t>
      </w:r>
      <w:proofErr w:type="spellStart"/>
      <w:r w:rsidRPr="00473FDC">
        <w:rPr>
          <w:color w:val="EE0000"/>
          <w:sz w:val="24"/>
          <w:szCs w:val="24"/>
          <w:lang w:val="en-ID"/>
        </w:rPr>
        <w:t>harus</w:t>
      </w:r>
      <w:proofErr w:type="spellEnd"/>
      <w:r w:rsidRPr="00473FDC">
        <w:rPr>
          <w:color w:val="EE0000"/>
          <w:sz w:val="24"/>
          <w:szCs w:val="24"/>
          <w:lang w:val="en-ID"/>
        </w:rPr>
        <w:t xml:space="preserve"> </w:t>
      </w:r>
      <w:proofErr w:type="spellStart"/>
      <w:r w:rsidRPr="00473FDC">
        <w:rPr>
          <w:color w:val="EE0000"/>
          <w:sz w:val="24"/>
          <w:szCs w:val="24"/>
          <w:lang w:val="en-ID"/>
        </w:rPr>
        <w:t>memenuhi</w:t>
      </w:r>
      <w:proofErr w:type="spellEnd"/>
      <w:r w:rsidRPr="00473FDC">
        <w:rPr>
          <w:color w:val="EE0000"/>
          <w:sz w:val="24"/>
          <w:szCs w:val="24"/>
          <w:lang w:val="en-ID"/>
        </w:rPr>
        <w:t xml:space="preserve"> </w:t>
      </w:r>
      <w:proofErr w:type="spellStart"/>
      <w:r w:rsidRPr="00473FDC">
        <w:rPr>
          <w:color w:val="EE0000"/>
          <w:sz w:val="24"/>
          <w:szCs w:val="24"/>
          <w:lang w:val="en-ID"/>
        </w:rPr>
        <w:t>prinsip</w:t>
      </w:r>
      <w:proofErr w:type="spellEnd"/>
      <w:r w:rsidRPr="00473FDC">
        <w:rPr>
          <w:color w:val="EE0000"/>
          <w:sz w:val="24"/>
          <w:szCs w:val="24"/>
          <w:lang w:val="en-ID"/>
        </w:rPr>
        <w:t xml:space="preserve"> SMART-C, </w:t>
      </w:r>
      <w:proofErr w:type="spellStart"/>
      <w:r w:rsidRPr="00473FDC">
        <w:rPr>
          <w:color w:val="EE0000"/>
          <w:sz w:val="24"/>
          <w:szCs w:val="24"/>
          <w:lang w:val="en-ID"/>
        </w:rPr>
        <w:t>yaitu</w:t>
      </w:r>
      <w:proofErr w:type="spellEnd"/>
      <w:r w:rsidRPr="00473FDC">
        <w:rPr>
          <w:color w:val="EE0000"/>
          <w:sz w:val="24"/>
          <w:szCs w:val="24"/>
          <w:lang w:val="en-ID"/>
        </w:rPr>
        <w:t xml:space="preserve"> </w:t>
      </w:r>
      <w:r w:rsidRPr="00473FDC">
        <w:rPr>
          <w:i/>
          <w:iCs/>
          <w:color w:val="EE0000"/>
          <w:sz w:val="24"/>
          <w:szCs w:val="24"/>
          <w:lang w:val="en-ID"/>
        </w:rPr>
        <w:t>Specific</w:t>
      </w:r>
      <w:r w:rsidRPr="00473FDC">
        <w:rPr>
          <w:color w:val="EE0000"/>
          <w:sz w:val="24"/>
          <w:szCs w:val="24"/>
          <w:lang w:val="en-ID"/>
        </w:rPr>
        <w:t xml:space="preserve"> (</w:t>
      </w:r>
      <w:proofErr w:type="spellStart"/>
      <w:r w:rsidRPr="00473FDC">
        <w:rPr>
          <w:color w:val="EE0000"/>
          <w:sz w:val="24"/>
          <w:szCs w:val="24"/>
          <w:lang w:val="en-ID"/>
        </w:rPr>
        <w:t>spesifik</w:t>
      </w:r>
      <w:proofErr w:type="spellEnd"/>
      <w:r w:rsidRPr="00473FDC">
        <w:rPr>
          <w:color w:val="EE0000"/>
          <w:sz w:val="24"/>
          <w:szCs w:val="24"/>
          <w:lang w:val="en-ID"/>
        </w:rPr>
        <w:t xml:space="preserve"> dan </w:t>
      </w:r>
      <w:proofErr w:type="spellStart"/>
      <w:r w:rsidRPr="00473FDC">
        <w:rPr>
          <w:color w:val="EE0000"/>
          <w:sz w:val="24"/>
          <w:szCs w:val="24"/>
          <w:lang w:val="en-ID"/>
        </w:rPr>
        <w:t>tidak</w:t>
      </w:r>
      <w:proofErr w:type="spellEnd"/>
      <w:r w:rsidRPr="00473FDC">
        <w:rPr>
          <w:color w:val="EE0000"/>
          <w:sz w:val="24"/>
          <w:szCs w:val="24"/>
          <w:lang w:val="en-ID"/>
        </w:rPr>
        <w:t xml:space="preserve"> </w:t>
      </w:r>
      <w:proofErr w:type="spellStart"/>
      <w:r w:rsidRPr="00473FDC">
        <w:rPr>
          <w:color w:val="EE0000"/>
          <w:sz w:val="24"/>
          <w:szCs w:val="24"/>
          <w:lang w:val="en-ID"/>
        </w:rPr>
        <w:t>bermakna</w:t>
      </w:r>
      <w:proofErr w:type="spellEnd"/>
      <w:r w:rsidRPr="00473FDC">
        <w:rPr>
          <w:color w:val="EE0000"/>
          <w:sz w:val="24"/>
          <w:szCs w:val="24"/>
          <w:lang w:val="en-ID"/>
        </w:rPr>
        <w:t xml:space="preserve"> </w:t>
      </w:r>
      <w:proofErr w:type="spellStart"/>
      <w:r w:rsidRPr="00473FDC">
        <w:rPr>
          <w:color w:val="EE0000"/>
          <w:sz w:val="24"/>
          <w:szCs w:val="24"/>
          <w:lang w:val="en-ID"/>
        </w:rPr>
        <w:t>ganda</w:t>
      </w:r>
      <w:proofErr w:type="spellEnd"/>
      <w:r w:rsidRPr="00473FDC">
        <w:rPr>
          <w:color w:val="EE0000"/>
          <w:sz w:val="24"/>
          <w:szCs w:val="24"/>
          <w:lang w:val="en-ID"/>
        </w:rPr>
        <w:t xml:space="preserve">), </w:t>
      </w:r>
      <w:r w:rsidRPr="00473FDC">
        <w:rPr>
          <w:i/>
          <w:iCs/>
          <w:color w:val="EE0000"/>
          <w:sz w:val="24"/>
          <w:szCs w:val="24"/>
          <w:lang w:val="en-ID"/>
        </w:rPr>
        <w:t>Measurable</w:t>
      </w:r>
      <w:r w:rsidRPr="00473FDC">
        <w:rPr>
          <w:color w:val="EE0000"/>
          <w:sz w:val="24"/>
          <w:szCs w:val="24"/>
          <w:lang w:val="en-ID"/>
        </w:rPr>
        <w:t xml:space="preserve"> (</w:t>
      </w:r>
      <w:proofErr w:type="spellStart"/>
      <w:r w:rsidRPr="00473FDC">
        <w:rPr>
          <w:color w:val="EE0000"/>
          <w:sz w:val="24"/>
          <w:szCs w:val="24"/>
          <w:lang w:val="en-ID"/>
        </w:rPr>
        <w:t>dapat</w:t>
      </w:r>
      <w:proofErr w:type="spellEnd"/>
      <w:r w:rsidRPr="00473FDC">
        <w:rPr>
          <w:color w:val="EE0000"/>
          <w:sz w:val="24"/>
          <w:szCs w:val="24"/>
          <w:lang w:val="en-ID"/>
        </w:rPr>
        <w:t xml:space="preserve"> </w:t>
      </w:r>
      <w:proofErr w:type="spellStart"/>
      <w:r w:rsidRPr="009B2A8C">
        <w:rPr>
          <w:sz w:val="24"/>
          <w:szCs w:val="24"/>
          <w:lang w:val="en-ID"/>
        </w:rPr>
        <w:t>diukur</w:t>
      </w:r>
      <w:proofErr w:type="spellEnd"/>
      <w:r w:rsidRPr="009B2A8C">
        <w:rPr>
          <w:sz w:val="24"/>
          <w:szCs w:val="24"/>
          <w:lang w:val="en-ID"/>
        </w:rPr>
        <w:t xml:space="preserve"> </w:t>
      </w:r>
      <w:proofErr w:type="spellStart"/>
      <w:r w:rsidRPr="009B2A8C">
        <w:rPr>
          <w:sz w:val="24"/>
          <w:szCs w:val="24"/>
          <w:lang w:val="en-ID"/>
        </w:rPr>
        <w:t>dengan</w:t>
      </w:r>
      <w:proofErr w:type="spellEnd"/>
      <w:r w:rsidRPr="009B2A8C">
        <w:rPr>
          <w:sz w:val="24"/>
          <w:szCs w:val="24"/>
          <w:lang w:val="en-ID"/>
        </w:rPr>
        <w:t xml:space="preserve"> </w:t>
      </w:r>
      <w:proofErr w:type="spellStart"/>
      <w:r w:rsidRPr="009B2A8C">
        <w:rPr>
          <w:sz w:val="24"/>
          <w:szCs w:val="24"/>
          <w:lang w:val="en-ID"/>
        </w:rPr>
        <w:t>jelas</w:t>
      </w:r>
      <w:proofErr w:type="spellEnd"/>
      <w:r w:rsidRPr="009B2A8C">
        <w:rPr>
          <w:sz w:val="24"/>
          <w:szCs w:val="24"/>
          <w:lang w:val="en-ID"/>
        </w:rPr>
        <w:t xml:space="preserve">), </w:t>
      </w:r>
      <w:r w:rsidRPr="009B2A8C">
        <w:rPr>
          <w:i/>
          <w:iCs/>
          <w:sz w:val="24"/>
          <w:szCs w:val="24"/>
          <w:lang w:val="en-ID"/>
        </w:rPr>
        <w:t>Agreeable</w:t>
      </w:r>
      <w:r w:rsidRPr="009B2A8C">
        <w:rPr>
          <w:sz w:val="24"/>
          <w:szCs w:val="24"/>
          <w:lang w:val="en-ID"/>
        </w:rPr>
        <w:t xml:space="preserve"> (</w:t>
      </w:r>
      <w:proofErr w:type="spellStart"/>
      <w:r w:rsidRPr="009B2A8C">
        <w:rPr>
          <w:sz w:val="24"/>
          <w:szCs w:val="24"/>
          <w:lang w:val="en-ID"/>
        </w:rPr>
        <w:t>disepakati</w:t>
      </w:r>
      <w:proofErr w:type="spellEnd"/>
      <w:r w:rsidRPr="009B2A8C">
        <w:rPr>
          <w:sz w:val="24"/>
          <w:szCs w:val="24"/>
          <w:lang w:val="en-ID"/>
        </w:rPr>
        <w:t xml:space="preserve"> </w:t>
      </w:r>
      <w:proofErr w:type="spellStart"/>
      <w:r w:rsidRPr="009B2A8C">
        <w:rPr>
          <w:sz w:val="24"/>
          <w:szCs w:val="24"/>
          <w:lang w:val="en-ID"/>
        </w:rPr>
        <w:t>pemilik</w:t>
      </w:r>
      <w:proofErr w:type="spellEnd"/>
      <w:r w:rsidRPr="009B2A8C">
        <w:rPr>
          <w:sz w:val="24"/>
          <w:szCs w:val="24"/>
          <w:lang w:val="en-ID"/>
        </w:rPr>
        <w:t xml:space="preserve"> IKU dan </w:t>
      </w:r>
      <w:proofErr w:type="spellStart"/>
      <w:r w:rsidRPr="009B2A8C">
        <w:rPr>
          <w:sz w:val="24"/>
          <w:szCs w:val="24"/>
          <w:lang w:val="en-ID"/>
        </w:rPr>
        <w:t>atasannya</w:t>
      </w:r>
      <w:proofErr w:type="spellEnd"/>
      <w:r w:rsidRPr="009B2A8C">
        <w:rPr>
          <w:sz w:val="24"/>
          <w:szCs w:val="24"/>
          <w:lang w:val="en-ID"/>
        </w:rPr>
        <w:t xml:space="preserve">), </w:t>
      </w:r>
      <w:r w:rsidRPr="009B2A8C">
        <w:rPr>
          <w:i/>
          <w:iCs/>
          <w:sz w:val="24"/>
          <w:szCs w:val="24"/>
          <w:lang w:val="en-ID"/>
        </w:rPr>
        <w:t>Realistic</w:t>
      </w:r>
      <w:r w:rsidRPr="009B2A8C">
        <w:rPr>
          <w:sz w:val="24"/>
          <w:szCs w:val="24"/>
          <w:lang w:val="en-ID"/>
        </w:rPr>
        <w:t xml:space="preserve"> (</w:t>
      </w:r>
      <w:proofErr w:type="spellStart"/>
      <w:r w:rsidRPr="009B2A8C">
        <w:rPr>
          <w:sz w:val="24"/>
          <w:szCs w:val="24"/>
          <w:lang w:val="en-ID"/>
        </w:rPr>
        <w:t>dapat</w:t>
      </w:r>
      <w:proofErr w:type="spellEnd"/>
      <w:r w:rsidRPr="009B2A8C">
        <w:rPr>
          <w:sz w:val="24"/>
          <w:szCs w:val="24"/>
          <w:lang w:val="en-ID"/>
        </w:rPr>
        <w:t xml:space="preserve"> </w:t>
      </w:r>
      <w:proofErr w:type="spellStart"/>
      <w:r w:rsidRPr="009B2A8C">
        <w:rPr>
          <w:sz w:val="24"/>
          <w:szCs w:val="24"/>
          <w:lang w:val="en-ID"/>
        </w:rPr>
        <w:t>dicapai</w:t>
      </w:r>
      <w:proofErr w:type="spellEnd"/>
      <w:r w:rsidRPr="009B2A8C">
        <w:rPr>
          <w:sz w:val="24"/>
          <w:szCs w:val="24"/>
          <w:lang w:val="en-ID"/>
        </w:rPr>
        <w:t xml:space="preserve"> </w:t>
      </w:r>
      <w:proofErr w:type="spellStart"/>
      <w:r w:rsidRPr="009B2A8C">
        <w:rPr>
          <w:sz w:val="24"/>
          <w:szCs w:val="24"/>
          <w:lang w:val="en-ID"/>
        </w:rPr>
        <w:t>namun</w:t>
      </w:r>
      <w:proofErr w:type="spellEnd"/>
      <w:r w:rsidRPr="009B2A8C">
        <w:rPr>
          <w:sz w:val="24"/>
          <w:szCs w:val="24"/>
          <w:lang w:val="en-ID"/>
        </w:rPr>
        <w:t xml:space="preserve"> </w:t>
      </w:r>
      <w:proofErr w:type="spellStart"/>
      <w:r w:rsidRPr="009B2A8C">
        <w:rPr>
          <w:sz w:val="24"/>
          <w:szCs w:val="24"/>
          <w:lang w:val="en-ID"/>
        </w:rPr>
        <w:t>menantang</w:t>
      </w:r>
      <w:proofErr w:type="spellEnd"/>
      <w:r w:rsidRPr="009B2A8C">
        <w:rPr>
          <w:sz w:val="24"/>
          <w:szCs w:val="24"/>
          <w:lang w:val="en-ID"/>
        </w:rPr>
        <w:t xml:space="preserve">), </w:t>
      </w:r>
      <w:r w:rsidRPr="009B2A8C">
        <w:rPr>
          <w:i/>
          <w:iCs/>
          <w:sz w:val="24"/>
          <w:szCs w:val="24"/>
          <w:lang w:val="en-ID"/>
        </w:rPr>
        <w:t>Time-bounded</w:t>
      </w:r>
      <w:r w:rsidRPr="009B2A8C">
        <w:rPr>
          <w:sz w:val="24"/>
          <w:szCs w:val="24"/>
          <w:lang w:val="en-ID"/>
        </w:rPr>
        <w:t xml:space="preserve"> (</w:t>
      </w:r>
      <w:proofErr w:type="spellStart"/>
      <w:r w:rsidRPr="009B2A8C">
        <w:rPr>
          <w:sz w:val="24"/>
          <w:szCs w:val="24"/>
          <w:lang w:val="en-ID"/>
        </w:rPr>
        <w:t>memiliki</w:t>
      </w:r>
      <w:proofErr w:type="spellEnd"/>
      <w:r w:rsidRPr="009B2A8C">
        <w:rPr>
          <w:sz w:val="24"/>
          <w:szCs w:val="24"/>
          <w:lang w:val="en-ID"/>
        </w:rPr>
        <w:t xml:space="preserve"> batas </w:t>
      </w:r>
      <w:proofErr w:type="spellStart"/>
      <w:r w:rsidRPr="009B2A8C">
        <w:rPr>
          <w:sz w:val="24"/>
          <w:szCs w:val="24"/>
          <w:lang w:val="en-ID"/>
        </w:rPr>
        <w:t>waktu</w:t>
      </w:r>
      <w:proofErr w:type="spellEnd"/>
      <w:r w:rsidRPr="009B2A8C">
        <w:rPr>
          <w:sz w:val="24"/>
          <w:szCs w:val="24"/>
          <w:lang w:val="en-ID"/>
        </w:rPr>
        <w:t xml:space="preserve"> </w:t>
      </w:r>
      <w:proofErr w:type="spellStart"/>
      <w:r w:rsidRPr="009B2A8C">
        <w:rPr>
          <w:sz w:val="24"/>
          <w:szCs w:val="24"/>
          <w:lang w:val="en-ID"/>
        </w:rPr>
        <w:t>pencapaian</w:t>
      </w:r>
      <w:proofErr w:type="spellEnd"/>
      <w:r w:rsidRPr="009B2A8C">
        <w:rPr>
          <w:sz w:val="24"/>
          <w:szCs w:val="24"/>
          <w:lang w:val="en-ID"/>
        </w:rPr>
        <w:t xml:space="preserve">), dan </w:t>
      </w:r>
      <w:r w:rsidRPr="009B2A8C">
        <w:rPr>
          <w:i/>
          <w:iCs/>
          <w:sz w:val="24"/>
          <w:szCs w:val="24"/>
          <w:lang w:val="en-ID"/>
        </w:rPr>
        <w:t>Continuously Improved</w:t>
      </w:r>
      <w:r w:rsidRPr="009B2A8C">
        <w:rPr>
          <w:sz w:val="24"/>
          <w:szCs w:val="24"/>
          <w:lang w:val="en-ID"/>
        </w:rPr>
        <w:t xml:space="preserve"> (</w:t>
      </w:r>
      <w:proofErr w:type="spellStart"/>
      <w:r w:rsidRPr="009B2A8C">
        <w:rPr>
          <w:sz w:val="24"/>
          <w:szCs w:val="24"/>
          <w:lang w:val="en-ID"/>
        </w:rPr>
        <w:t>kualitas</w:t>
      </w:r>
      <w:proofErr w:type="spellEnd"/>
      <w:r w:rsidRPr="009B2A8C">
        <w:rPr>
          <w:sz w:val="24"/>
          <w:szCs w:val="24"/>
          <w:lang w:val="en-ID"/>
        </w:rPr>
        <w:t xml:space="preserve"> dan target </w:t>
      </w:r>
      <w:proofErr w:type="spellStart"/>
      <w:r w:rsidRPr="009B2A8C">
        <w:rPr>
          <w:sz w:val="24"/>
          <w:szCs w:val="24"/>
          <w:lang w:val="en-ID"/>
        </w:rPr>
        <w:t>terus</w:t>
      </w:r>
      <w:proofErr w:type="spellEnd"/>
      <w:r w:rsidRPr="009B2A8C">
        <w:rPr>
          <w:sz w:val="24"/>
          <w:szCs w:val="24"/>
          <w:lang w:val="en-ID"/>
        </w:rPr>
        <w:t xml:space="preserve"> </w:t>
      </w:r>
      <w:proofErr w:type="spellStart"/>
      <w:r w:rsidRPr="009B2A8C">
        <w:rPr>
          <w:sz w:val="24"/>
          <w:szCs w:val="24"/>
          <w:lang w:val="en-ID"/>
        </w:rPr>
        <w:t>disempurnakan</w:t>
      </w:r>
      <w:proofErr w:type="spellEnd"/>
      <w:r w:rsidRPr="009B2A8C">
        <w:rPr>
          <w:sz w:val="24"/>
          <w:szCs w:val="24"/>
          <w:lang w:val="en-ID"/>
        </w:rPr>
        <w:t xml:space="preserve">). Target pada SKP juga </w:t>
      </w:r>
      <w:proofErr w:type="spellStart"/>
      <w:r w:rsidRPr="009B2A8C">
        <w:rPr>
          <w:sz w:val="24"/>
          <w:szCs w:val="24"/>
          <w:lang w:val="en-ID"/>
        </w:rPr>
        <w:t>wajib</w:t>
      </w:r>
      <w:proofErr w:type="spellEnd"/>
      <w:r w:rsidRPr="009B2A8C">
        <w:rPr>
          <w:sz w:val="24"/>
          <w:szCs w:val="24"/>
          <w:lang w:val="en-ID"/>
        </w:rPr>
        <w:t xml:space="preserve"> </w:t>
      </w:r>
      <w:proofErr w:type="spellStart"/>
      <w:r w:rsidRPr="009B2A8C">
        <w:rPr>
          <w:sz w:val="24"/>
          <w:szCs w:val="24"/>
          <w:lang w:val="en-ID"/>
        </w:rPr>
        <w:t>mencakup</w:t>
      </w:r>
      <w:proofErr w:type="spellEnd"/>
      <w:r w:rsidRPr="009B2A8C">
        <w:rPr>
          <w:sz w:val="24"/>
          <w:szCs w:val="24"/>
          <w:lang w:val="en-ID"/>
        </w:rPr>
        <w:t xml:space="preserve"> </w:t>
      </w:r>
      <w:proofErr w:type="spellStart"/>
      <w:r w:rsidRPr="009B2A8C">
        <w:rPr>
          <w:sz w:val="24"/>
          <w:szCs w:val="24"/>
          <w:lang w:val="en-ID"/>
        </w:rPr>
        <w:t>empat</w:t>
      </w:r>
      <w:proofErr w:type="spellEnd"/>
      <w:r w:rsidRPr="009B2A8C">
        <w:rPr>
          <w:sz w:val="24"/>
          <w:szCs w:val="24"/>
          <w:lang w:val="en-ID"/>
        </w:rPr>
        <w:t xml:space="preserve"> </w:t>
      </w:r>
      <w:proofErr w:type="spellStart"/>
      <w:r w:rsidRPr="009B2A8C">
        <w:rPr>
          <w:sz w:val="24"/>
          <w:szCs w:val="24"/>
          <w:lang w:val="en-ID"/>
        </w:rPr>
        <w:t>aspek</w:t>
      </w:r>
      <w:proofErr w:type="spellEnd"/>
      <w:r w:rsidRPr="009B2A8C">
        <w:rPr>
          <w:sz w:val="24"/>
          <w:szCs w:val="24"/>
          <w:lang w:val="en-ID"/>
        </w:rPr>
        <w:t xml:space="preserve">, </w:t>
      </w:r>
      <w:proofErr w:type="spellStart"/>
      <w:r w:rsidRPr="009B2A8C">
        <w:rPr>
          <w:sz w:val="24"/>
          <w:szCs w:val="24"/>
          <w:lang w:val="en-ID"/>
        </w:rPr>
        <w:t>yaitu</w:t>
      </w:r>
      <w:proofErr w:type="spellEnd"/>
      <w:r w:rsidRPr="009B2A8C">
        <w:rPr>
          <w:sz w:val="24"/>
          <w:szCs w:val="24"/>
          <w:lang w:val="en-ID"/>
        </w:rPr>
        <w:t xml:space="preserve"> </w:t>
      </w:r>
      <w:proofErr w:type="spellStart"/>
      <w:r w:rsidRPr="009B2A8C">
        <w:rPr>
          <w:sz w:val="24"/>
          <w:szCs w:val="24"/>
          <w:lang w:val="en-ID"/>
        </w:rPr>
        <w:t>kuantitas</w:t>
      </w:r>
      <w:proofErr w:type="spellEnd"/>
      <w:r w:rsidRPr="009B2A8C">
        <w:rPr>
          <w:sz w:val="24"/>
          <w:szCs w:val="24"/>
          <w:lang w:val="en-ID"/>
        </w:rPr>
        <w:t xml:space="preserve">/output, </w:t>
      </w:r>
      <w:proofErr w:type="spellStart"/>
      <w:r w:rsidRPr="009B2A8C">
        <w:rPr>
          <w:sz w:val="24"/>
          <w:szCs w:val="24"/>
          <w:lang w:val="en-ID"/>
        </w:rPr>
        <w:t>kualitas</w:t>
      </w:r>
      <w:proofErr w:type="spellEnd"/>
      <w:r w:rsidRPr="009B2A8C">
        <w:rPr>
          <w:sz w:val="24"/>
          <w:szCs w:val="24"/>
          <w:lang w:val="en-ID"/>
        </w:rPr>
        <w:t>/</w:t>
      </w:r>
      <w:proofErr w:type="spellStart"/>
      <w:r w:rsidRPr="009B2A8C">
        <w:rPr>
          <w:sz w:val="24"/>
          <w:szCs w:val="24"/>
          <w:lang w:val="en-ID"/>
        </w:rPr>
        <w:t>mutu</w:t>
      </w:r>
      <w:proofErr w:type="spellEnd"/>
      <w:r w:rsidRPr="009B2A8C">
        <w:rPr>
          <w:sz w:val="24"/>
          <w:szCs w:val="24"/>
          <w:lang w:val="en-ID"/>
        </w:rPr>
        <w:t xml:space="preserve">, </w:t>
      </w:r>
      <w:proofErr w:type="spellStart"/>
      <w:r w:rsidRPr="009B2A8C">
        <w:rPr>
          <w:sz w:val="24"/>
          <w:szCs w:val="24"/>
          <w:lang w:val="en-ID"/>
        </w:rPr>
        <w:t>waktu</w:t>
      </w:r>
      <w:proofErr w:type="spellEnd"/>
      <w:r w:rsidRPr="009B2A8C">
        <w:rPr>
          <w:sz w:val="24"/>
          <w:szCs w:val="24"/>
          <w:lang w:val="en-ID"/>
        </w:rPr>
        <w:t xml:space="preserve">, dan </w:t>
      </w:r>
      <w:proofErr w:type="spellStart"/>
      <w:r w:rsidRPr="009B2A8C">
        <w:rPr>
          <w:sz w:val="24"/>
          <w:szCs w:val="24"/>
          <w:lang w:val="en-ID"/>
        </w:rPr>
        <w:t>biaya</w:t>
      </w:r>
      <w:proofErr w:type="spellEnd"/>
      <w:r w:rsidRPr="009B2A8C">
        <w:rPr>
          <w:sz w:val="24"/>
          <w:szCs w:val="24"/>
          <w:lang w:val="en-ID"/>
        </w:rPr>
        <w:t xml:space="preserve">. </w:t>
      </w:r>
      <w:proofErr w:type="spellStart"/>
      <w:r w:rsidRPr="009B2A8C">
        <w:rPr>
          <w:sz w:val="24"/>
          <w:szCs w:val="24"/>
          <w:lang w:val="en-ID"/>
        </w:rPr>
        <w:t>Pengelolaan</w:t>
      </w:r>
      <w:proofErr w:type="spellEnd"/>
      <w:r w:rsidRPr="009B2A8C">
        <w:rPr>
          <w:sz w:val="24"/>
          <w:szCs w:val="24"/>
          <w:lang w:val="en-ID"/>
        </w:rPr>
        <w:t xml:space="preserve"> </w:t>
      </w:r>
      <w:proofErr w:type="spellStart"/>
      <w:r w:rsidRPr="009B2A8C">
        <w:rPr>
          <w:sz w:val="24"/>
          <w:szCs w:val="24"/>
          <w:lang w:val="en-ID"/>
        </w:rPr>
        <w:t>kinerja</w:t>
      </w:r>
      <w:proofErr w:type="spellEnd"/>
      <w:r w:rsidRPr="009B2A8C">
        <w:rPr>
          <w:sz w:val="24"/>
          <w:szCs w:val="24"/>
          <w:lang w:val="en-ID"/>
        </w:rPr>
        <w:t xml:space="preserve"> </w:t>
      </w:r>
      <w:proofErr w:type="spellStart"/>
      <w:r w:rsidRPr="009B2A8C">
        <w:rPr>
          <w:sz w:val="24"/>
          <w:szCs w:val="24"/>
          <w:lang w:val="en-ID"/>
        </w:rPr>
        <w:t>dalam</w:t>
      </w:r>
      <w:proofErr w:type="spellEnd"/>
      <w:r w:rsidRPr="009B2A8C">
        <w:rPr>
          <w:sz w:val="24"/>
          <w:szCs w:val="24"/>
          <w:lang w:val="en-ID"/>
        </w:rPr>
        <w:t xml:space="preserve"> KMK </w:t>
      </w:r>
      <w:proofErr w:type="spellStart"/>
      <w:r w:rsidRPr="009B2A8C">
        <w:rPr>
          <w:sz w:val="24"/>
          <w:szCs w:val="24"/>
          <w:lang w:val="en-ID"/>
        </w:rPr>
        <w:t>ini</w:t>
      </w:r>
      <w:proofErr w:type="spellEnd"/>
      <w:r w:rsidRPr="009B2A8C">
        <w:rPr>
          <w:sz w:val="24"/>
          <w:szCs w:val="24"/>
          <w:lang w:val="en-ID"/>
        </w:rPr>
        <w:t xml:space="preserve"> </w:t>
      </w:r>
      <w:proofErr w:type="spellStart"/>
      <w:r w:rsidRPr="009B2A8C">
        <w:rPr>
          <w:sz w:val="24"/>
          <w:szCs w:val="24"/>
          <w:lang w:val="en-ID"/>
        </w:rPr>
        <w:t>dijalankan</w:t>
      </w:r>
      <w:proofErr w:type="spellEnd"/>
      <w:r w:rsidRPr="009B2A8C">
        <w:rPr>
          <w:sz w:val="24"/>
          <w:szCs w:val="24"/>
          <w:lang w:val="en-ID"/>
        </w:rPr>
        <w:t xml:space="preserve"> </w:t>
      </w:r>
      <w:proofErr w:type="spellStart"/>
      <w:r w:rsidRPr="009B2A8C">
        <w:rPr>
          <w:sz w:val="24"/>
          <w:szCs w:val="24"/>
          <w:lang w:val="en-ID"/>
        </w:rPr>
        <w:t>berdasarkan</w:t>
      </w:r>
      <w:proofErr w:type="spellEnd"/>
      <w:r w:rsidRPr="009B2A8C">
        <w:rPr>
          <w:sz w:val="24"/>
          <w:szCs w:val="24"/>
          <w:lang w:val="en-ID"/>
        </w:rPr>
        <w:t xml:space="preserve"> </w:t>
      </w:r>
      <w:proofErr w:type="spellStart"/>
      <w:r w:rsidRPr="009B2A8C">
        <w:rPr>
          <w:sz w:val="24"/>
          <w:szCs w:val="24"/>
          <w:lang w:val="en-ID"/>
        </w:rPr>
        <w:t>tiga</w:t>
      </w:r>
      <w:proofErr w:type="spellEnd"/>
      <w:r w:rsidRPr="009B2A8C">
        <w:rPr>
          <w:sz w:val="24"/>
          <w:szCs w:val="24"/>
          <w:lang w:val="en-ID"/>
        </w:rPr>
        <w:t xml:space="preserve"> </w:t>
      </w:r>
      <w:proofErr w:type="spellStart"/>
      <w:r w:rsidRPr="009B2A8C">
        <w:rPr>
          <w:sz w:val="24"/>
          <w:szCs w:val="24"/>
          <w:lang w:val="en-ID"/>
        </w:rPr>
        <w:t>asas</w:t>
      </w:r>
      <w:proofErr w:type="spellEnd"/>
      <w:r w:rsidRPr="009B2A8C">
        <w:rPr>
          <w:sz w:val="24"/>
          <w:szCs w:val="24"/>
          <w:lang w:val="en-ID"/>
        </w:rPr>
        <w:t xml:space="preserve">, </w:t>
      </w:r>
      <w:proofErr w:type="spellStart"/>
      <w:r w:rsidRPr="009B2A8C">
        <w:rPr>
          <w:sz w:val="24"/>
          <w:szCs w:val="24"/>
          <w:lang w:val="en-ID"/>
        </w:rPr>
        <w:t>yaitu</w:t>
      </w:r>
      <w:proofErr w:type="spellEnd"/>
      <w:r w:rsidRPr="009B2A8C">
        <w:rPr>
          <w:sz w:val="24"/>
          <w:szCs w:val="24"/>
          <w:lang w:val="en-ID"/>
        </w:rPr>
        <w:t xml:space="preserve"> </w:t>
      </w:r>
      <w:proofErr w:type="spellStart"/>
      <w:r w:rsidRPr="009B2A8C">
        <w:rPr>
          <w:sz w:val="24"/>
          <w:szCs w:val="24"/>
          <w:lang w:val="en-ID"/>
        </w:rPr>
        <w:t>objektivitas</w:t>
      </w:r>
      <w:proofErr w:type="spellEnd"/>
      <w:r w:rsidRPr="009B2A8C">
        <w:rPr>
          <w:sz w:val="24"/>
          <w:szCs w:val="24"/>
          <w:lang w:val="en-ID"/>
        </w:rPr>
        <w:t xml:space="preserve"> </w:t>
      </w:r>
      <w:r w:rsidR="005E1AD0">
        <w:rPr>
          <w:sz w:val="24"/>
          <w:szCs w:val="24"/>
          <w:lang w:val="en-ID"/>
        </w:rPr>
        <w:t xml:space="preserve"> </w:t>
      </w:r>
      <w:proofErr w:type="spellStart"/>
      <w:r w:rsidR="005E1AD0">
        <w:rPr>
          <w:sz w:val="24"/>
          <w:szCs w:val="24"/>
          <w:lang w:val="en-ID"/>
        </w:rPr>
        <w:t>dimana</w:t>
      </w:r>
      <w:proofErr w:type="spellEnd"/>
      <w:r w:rsidR="005E1AD0">
        <w:rPr>
          <w:sz w:val="24"/>
          <w:szCs w:val="24"/>
          <w:lang w:val="en-ID"/>
        </w:rPr>
        <w:t xml:space="preserve"> </w:t>
      </w:r>
      <w:proofErr w:type="spellStart"/>
      <w:r w:rsidRPr="009B2A8C">
        <w:rPr>
          <w:sz w:val="24"/>
          <w:szCs w:val="24"/>
          <w:lang w:val="en-ID"/>
        </w:rPr>
        <w:t>tugas</w:t>
      </w:r>
      <w:proofErr w:type="spellEnd"/>
      <w:r w:rsidRPr="009B2A8C">
        <w:rPr>
          <w:sz w:val="24"/>
          <w:szCs w:val="24"/>
          <w:lang w:val="en-ID"/>
        </w:rPr>
        <w:t xml:space="preserve"> yang </w:t>
      </w:r>
      <w:proofErr w:type="spellStart"/>
      <w:r w:rsidRPr="009B2A8C">
        <w:rPr>
          <w:sz w:val="24"/>
          <w:szCs w:val="24"/>
          <w:lang w:val="en-ID"/>
        </w:rPr>
        <w:t>diemban</w:t>
      </w:r>
      <w:proofErr w:type="spellEnd"/>
      <w:r w:rsidRPr="009B2A8C">
        <w:rPr>
          <w:sz w:val="24"/>
          <w:szCs w:val="24"/>
          <w:lang w:val="en-ID"/>
        </w:rPr>
        <w:t xml:space="preserve"> </w:t>
      </w:r>
      <w:proofErr w:type="spellStart"/>
      <w:r w:rsidRPr="009B2A8C">
        <w:rPr>
          <w:sz w:val="24"/>
          <w:szCs w:val="24"/>
          <w:lang w:val="en-ID"/>
        </w:rPr>
        <w:t>merupakan</w:t>
      </w:r>
      <w:proofErr w:type="spellEnd"/>
      <w:r w:rsidRPr="009B2A8C">
        <w:rPr>
          <w:sz w:val="24"/>
          <w:szCs w:val="24"/>
          <w:lang w:val="en-ID"/>
        </w:rPr>
        <w:t xml:space="preserve"> </w:t>
      </w:r>
      <w:proofErr w:type="spellStart"/>
      <w:r w:rsidRPr="009B2A8C">
        <w:rPr>
          <w:sz w:val="24"/>
          <w:szCs w:val="24"/>
          <w:lang w:val="en-ID"/>
        </w:rPr>
        <w:t>bagian</w:t>
      </w:r>
      <w:proofErr w:type="spellEnd"/>
      <w:r w:rsidRPr="009B2A8C">
        <w:rPr>
          <w:sz w:val="24"/>
          <w:szCs w:val="24"/>
          <w:lang w:val="en-ID"/>
        </w:rPr>
        <w:t xml:space="preserve"> </w:t>
      </w:r>
      <w:proofErr w:type="spellStart"/>
      <w:r w:rsidRPr="009B2A8C">
        <w:rPr>
          <w:sz w:val="24"/>
          <w:szCs w:val="24"/>
          <w:lang w:val="en-ID"/>
        </w:rPr>
        <w:t>dari</w:t>
      </w:r>
      <w:proofErr w:type="spellEnd"/>
      <w:r w:rsidRPr="009B2A8C">
        <w:rPr>
          <w:sz w:val="24"/>
          <w:szCs w:val="24"/>
          <w:lang w:val="en-ID"/>
        </w:rPr>
        <w:t xml:space="preserve"> target unit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realistis</w:t>
      </w:r>
      <w:proofErr w:type="spellEnd"/>
      <w:r w:rsidRPr="009B2A8C">
        <w:rPr>
          <w:sz w:val="24"/>
          <w:szCs w:val="24"/>
          <w:lang w:val="en-ID"/>
        </w:rPr>
        <w:t xml:space="preserve">, dan </w:t>
      </w:r>
      <w:proofErr w:type="spellStart"/>
      <w:r w:rsidRPr="009B2A8C">
        <w:rPr>
          <w:sz w:val="24"/>
          <w:szCs w:val="24"/>
          <w:lang w:val="en-ID"/>
        </w:rPr>
        <w:t>menantang</w:t>
      </w:r>
      <w:proofErr w:type="spellEnd"/>
      <w:r w:rsidRPr="009B2A8C">
        <w:rPr>
          <w:sz w:val="24"/>
          <w:szCs w:val="24"/>
          <w:lang w:val="en-ID"/>
        </w:rPr>
        <w:t xml:space="preserve">, </w:t>
      </w:r>
      <w:proofErr w:type="spellStart"/>
      <w:r w:rsidRPr="009B2A8C">
        <w:rPr>
          <w:sz w:val="24"/>
          <w:szCs w:val="24"/>
          <w:lang w:val="en-ID"/>
        </w:rPr>
        <w:t>keadilan</w:t>
      </w:r>
      <w:proofErr w:type="spellEnd"/>
      <w:r w:rsidRPr="009B2A8C">
        <w:rPr>
          <w:sz w:val="24"/>
          <w:szCs w:val="24"/>
          <w:lang w:val="en-ID"/>
        </w:rPr>
        <w:t xml:space="preserve"> </w:t>
      </w:r>
      <w:proofErr w:type="spellStart"/>
      <w:r w:rsidR="00E1270C">
        <w:rPr>
          <w:sz w:val="24"/>
          <w:szCs w:val="24"/>
          <w:lang w:val="en-ID"/>
        </w:rPr>
        <w:t>dimana</w:t>
      </w:r>
      <w:proofErr w:type="spellEnd"/>
      <w:r w:rsidR="00E1270C">
        <w:rPr>
          <w:sz w:val="24"/>
          <w:szCs w:val="24"/>
          <w:lang w:val="en-ID"/>
        </w:rPr>
        <w:t xml:space="preserve"> </w:t>
      </w:r>
      <w:proofErr w:type="spellStart"/>
      <w:r w:rsidRPr="009B2A8C">
        <w:rPr>
          <w:sz w:val="24"/>
          <w:szCs w:val="24"/>
          <w:lang w:val="en-ID"/>
        </w:rPr>
        <w:t>penilaian</w:t>
      </w:r>
      <w:proofErr w:type="spellEnd"/>
      <w:r w:rsidRPr="009B2A8C">
        <w:rPr>
          <w:sz w:val="24"/>
          <w:szCs w:val="24"/>
          <w:lang w:val="en-ID"/>
        </w:rPr>
        <w:t xml:space="preserve"> </w:t>
      </w:r>
      <w:proofErr w:type="spellStart"/>
      <w:r w:rsidRPr="009B2A8C">
        <w:rPr>
          <w:sz w:val="24"/>
          <w:szCs w:val="24"/>
          <w:lang w:val="en-ID"/>
        </w:rPr>
        <w:t>didasarkan</w:t>
      </w:r>
      <w:proofErr w:type="spellEnd"/>
      <w:r w:rsidRPr="009B2A8C">
        <w:rPr>
          <w:sz w:val="24"/>
          <w:szCs w:val="24"/>
          <w:lang w:val="en-ID"/>
        </w:rPr>
        <w:t xml:space="preserve"> pada </w:t>
      </w:r>
      <w:proofErr w:type="spellStart"/>
      <w:r w:rsidRPr="009B2A8C">
        <w:rPr>
          <w:sz w:val="24"/>
          <w:szCs w:val="24"/>
          <w:lang w:val="en-ID"/>
        </w:rPr>
        <w:t>kontribusi</w:t>
      </w:r>
      <w:proofErr w:type="spellEnd"/>
      <w:r w:rsidRPr="009B2A8C">
        <w:rPr>
          <w:sz w:val="24"/>
          <w:szCs w:val="24"/>
          <w:lang w:val="en-ID"/>
        </w:rPr>
        <w:t xml:space="preserve"> </w:t>
      </w:r>
      <w:proofErr w:type="spellStart"/>
      <w:r w:rsidRPr="009B2A8C">
        <w:rPr>
          <w:sz w:val="24"/>
          <w:szCs w:val="24"/>
          <w:lang w:val="en-ID"/>
        </w:rPr>
        <w:t>nyata</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dan </w:t>
      </w:r>
      <w:proofErr w:type="spellStart"/>
      <w:r w:rsidRPr="009B2A8C">
        <w:rPr>
          <w:sz w:val="24"/>
          <w:szCs w:val="24"/>
          <w:lang w:val="en-ID"/>
        </w:rPr>
        <w:t>didukung</w:t>
      </w:r>
      <w:proofErr w:type="spellEnd"/>
      <w:r w:rsidRPr="009B2A8C">
        <w:rPr>
          <w:sz w:val="24"/>
          <w:szCs w:val="24"/>
          <w:lang w:val="en-ID"/>
        </w:rPr>
        <w:t xml:space="preserve"> data yang </w:t>
      </w:r>
      <w:proofErr w:type="spellStart"/>
      <w:r w:rsidRPr="009B2A8C">
        <w:rPr>
          <w:sz w:val="24"/>
          <w:szCs w:val="24"/>
          <w:lang w:val="en-ID"/>
        </w:rPr>
        <w:t>dapat</w:t>
      </w:r>
      <w:proofErr w:type="spellEnd"/>
      <w:r w:rsidRPr="009B2A8C">
        <w:rPr>
          <w:sz w:val="24"/>
          <w:szCs w:val="24"/>
          <w:lang w:val="en-ID"/>
        </w:rPr>
        <w:t xml:space="preserve"> </w:t>
      </w:r>
      <w:proofErr w:type="spellStart"/>
      <w:r w:rsidRPr="009B2A8C">
        <w:rPr>
          <w:sz w:val="24"/>
          <w:szCs w:val="24"/>
          <w:lang w:val="en-ID"/>
        </w:rPr>
        <w:t>dipertanggungjawabkan</w:t>
      </w:r>
      <w:proofErr w:type="spellEnd"/>
      <w:r w:rsidRPr="009B2A8C">
        <w:rPr>
          <w:sz w:val="24"/>
          <w:szCs w:val="24"/>
          <w:lang w:val="en-ID"/>
        </w:rPr>
        <w:t xml:space="preserve">, dan </w:t>
      </w:r>
      <w:proofErr w:type="spellStart"/>
      <w:r w:rsidRPr="009B2A8C">
        <w:rPr>
          <w:sz w:val="24"/>
          <w:szCs w:val="24"/>
          <w:lang w:val="en-ID"/>
        </w:rPr>
        <w:t>transparansi</w:t>
      </w:r>
      <w:proofErr w:type="spellEnd"/>
      <w:r w:rsidRPr="009B2A8C">
        <w:rPr>
          <w:sz w:val="24"/>
          <w:szCs w:val="24"/>
          <w:lang w:val="en-ID"/>
        </w:rPr>
        <w:t xml:space="preserve"> </w:t>
      </w:r>
      <w:r w:rsidR="00E1270C">
        <w:rPr>
          <w:sz w:val="24"/>
          <w:szCs w:val="24"/>
          <w:lang w:val="en-ID"/>
        </w:rPr>
        <w:t xml:space="preserve"> </w:t>
      </w:r>
      <w:proofErr w:type="spellStart"/>
      <w:r w:rsidR="00E1270C">
        <w:rPr>
          <w:sz w:val="24"/>
          <w:szCs w:val="24"/>
          <w:lang w:val="en-ID"/>
        </w:rPr>
        <w:t>dimana</w:t>
      </w:r>
      <w:proofErr w:type="spellEnd"/>
      <w:r w:rsidR="00E1270C">
        <w:rPr>
          <w:sz w:val="24"/>
          <w:szCs w:val="24"/>
          <w:lang w:val="en-ID"/>
        </w:rPr>
        <w:t xml:space="preserve"> </w:t>
      </w:r>
      <w:proofErr w:type="spellStart"/>
      <w:r w:rsidRPr="009B2A8C">
        <w:rPr>
          <w:sz w:val="24"/>
          <w:szCs w:val="24"/>
          <w:lang w:val="en-ID"/>
        </w:rPr>
        <w:t>indikator</w:t>
      </w:r>
      <w:proofErr w:type="spellEnd"/>
      <w:r w:rsidRPr="009B2A8C">
        <w:rPr>
          <w:sz w:val="24"/>
          <w:szCs w:val="24"/>
          <w:lang w:val="en-ID"/>
        </w:rPr>
        <w:t xml:space="preserve">, </w:t>
      </w:r>
      <w:proofErr w:type="spellStart"/>
      <w:r w:rsidRPr="009B2A8C">
        <w:rPr>
          <w:sz w:val="24"/>
          <w:szCs w:val="24"/>
          <w:lang w:val="en-ID"/>
        </w:rPr>
        <w:t>metode</w:t>
      </w:r>
      <w:proofErr w:type="spellEnd"/>
      <w:r w:rsidRPr="009B2A8C">
        <w:rPr>
          <w:sz w:val="24"/>
          <w:szCs w:val="24"/>
          <w:lang w:val="en-ID"/>
        </w:rPr>
        <w:t xml:space="preserve">, dan </w:t>
      </w:r>
      <w:proofErr w:type="spellStart"/>
      <w:r w:rsidRPr="009B2A8C">
        <w:rPr>
          <w:sz w:val="24"/>
          <w:szCs w:val="24"/>
          <w:lang w:val="en-ID"/>
        </w:rPr>
        <w:t>sumber</w:t>
      </w:r>
      <w:proofErr w:type="spellEnd"/>
      <w:r w:rsidRPr="009B2A8C">
        <w:rPr>
          <w:sz w:val="24"/>
          <w:szCs w:val="24"/>
          <w:lang w:val="en-ID"/>
        </w:rPr>
        <w:t xml:space="preserve"> data </w:t>
      </w:r>
      <w:proofErr w:type="spellStart"/>
      <w:r w:rsidRPr="009B2A8C">
        <w:rPr>
          <w:sz w:val="24"/>
          <w:szCs w:val="24"/>
          <w:lang w:val="en-ID"/>
        </w:rPr>
        <w:t>penilaian</w:t>
      </w:r>
      <w:proofErr w:type="spellEnd"/>
      <w:r w:rsidRPr="009B2A8C">
        <w:rPr>
          <w:sz w:val="24"/>
          <w:szCs w:val="24"/>
          <w:lang w:val="en-ID"/>
        </w:rPr>
        <w:t xml:space="preserve"> </w:t>
      </w:r>
      <w:proofErr w:type="spellStart"/>
      <w:r w:rsidRPr="009B2A8C">
        <w:rPr>
          <w:sz w:val="24"/>
          <w:szCs w:val="24"/>
          <w:lang w:val="en-ID"/>
        </w:rPr>
        <w:t>dipahami</w:t>
      </w:r>
      <w:proofErr w:type="spellEnd"/>
      <w:r w:rsidRPr="009B2A8C">
        <w:rPr>
          <w:sz w:val="24"/>
          <w:szCs w:val="24"/>
          <w:lang w:val="en-ID"/>
        </w:rPr>
        <w:t xml:space="preserve"> oleh </w:t>
      </w:r>
      <w:proofErr w:type="spellStart"/>
      <w:r w:rsidRPr="009B2A8C">
        <w:rPr>
          <w:sz w:val="24"/>
          <w:szCs w:val="24"/>
          <w:lang w:val="en-ID"/>
        </w:rPr>
        <w:t>penilai</w:t>
      </w:r>
      <w:proofErr w:type="spellEnd"/>
      <w:r w:rsidRPr="009B2A8C">
        <w:rPr>
          <w:sz w:val="24"/>
          <w:szCs w:val="24"/>
          <w:lang w:val="en-ID"/>
        </w:rPr>
        <w:t xml:space="preserve"> </w:t>
      </w:r>
      <w:proofErr w:type="spellStart"/>
      <w:r w:rsidRPr="009B2A8C">
        <w:rPr>
          <w:sz w:val="24"/>
          <w:szCs w:val="24"/>
          <w:lang w:val="en-ID"/>
        </w:rPr>
        <w:t>maupun</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yang </w:t>
      </w:r>
      <w:proofErr w:type="spellStart"/>
      <w:r w:rsidRPr="009B2A8C">
        <w:rPr>
          <w:sz w:val="24"/>
          <w:szCs w:val="24"/>
          <w:lang w:val="en-ID"/>
        </w:rPr>
        <w:t>dinilai</w:t>
      </w:r>
      <w:proofErr w:type="spellEnd"/>
      <w:r w:rsidRPr="009B2A8C">
        <w:rPr>
          <w:sz w:val="24"/>
          <w:szCs w:val="24"/>
          <w:lang w:val="en-ID"/>
        </w:rPr>
        <w:t>.</w:t>
      </w:r>
    </w:p>
    <w:p w14:paraId="5D4C071C" w14:textId="5C52E4EE" w:rsidR="0055536E" w:rsidRPr="009B2A8C" w:rsidRDefault="002068B1" w:rsidP="003A2774">
      <w:pPr>
        <w:pStyle w:val="ListParagraph"/>
        <w:numPr>
          <w:ilvl w:val="3"/>
          <w:numId w:val="10"/>
        </w:numPr>
        <w:ind w:left="1134" w:hanging="708"/>
        <w:rPr>
          <w:sz w:val="24"/>
          <w:szCs w:val="24"/>
        </w:rPr>
      </w:pPr>
      <w:proofErr w:type="spellStart"/>
      <w:r w:rsidRPr="009B2A8C">
        <w:rPr>
          <w:sz w:val="24"/>
          <w:szCs w:val="24"/>
        </w:rPr>
        <w:t>Faktor</w:t>
      </w:r>
      <w:r w:rsidR="00721C57">
        <w:rPr>
          <w:sz w:val="24"/>
          <w:szCs w:val="24"/>
        </w:rPr>
        <w:t>-</w:t>
      </w:r>
      <w:r w:rsidR="00E75042" w:rsidRPr="009B2A8C">
        <w:rPr>
          <w:sz w:val="24"/>
          <w:szCs w:val="24"/>
        </w:rPr>
        <w:t>Faktor</w:t>
      </w:r>
      <w:proofErr w:type="spellEnd"/>
      <w:r w:rsidR="00E75042" w:rsidRPr="009B2A8C">
        <w:rPr>
          <w:sz w:val="24"/>
          <w:szCs w:val="24"/>
        </w:rPr>
        <w:t xml:space="preserve"> yang Mempengaruhi Kinerja Pegawa</w:t>
      </w:r>
      <w:r w:rsidR="0055536E" w:rsidRPr="009B2A8C">
        <w:rPr>
          <w:sz w:val="24"/>
          <w:szCs w:val="24"/>
        </w:rPr>
        <w:t>i</w:t>
      </w:r>
    </w:p>
    <w:p w14:paraId="3CA6059C" w14:textId="4E3EE109" w:rsidR="00E75042" w:rsidRPr="009B2A8C" w:rsidRDefault="00487D41" w:rsidP="001F3481">
      <w:pPr>
        <w:ind w:left="426" w:firstLine="294"/>
        <w:rPr>
          <w:sz w:val="24"/>
          <w:szCs w:val="24"/>
        </w:rPr>
      </w:pPr>
      <w:proofErr w:type="spellStart"/>
      <w:r w:rsidRPr="005851FE">
        <w:rPr>
          <w:color w:val="EE0000"/>
          <w:sz w:val="24"/>
          <w:szCs w:val="24"/>
        </w:rPr>
        <w:t>Armstrong</w:t>
      </w:r>
      <w:proofErr w:type="spellEnd"/>
      <w:r w:rsidRPr="005851FE">
        <w:rPr>
          <w:color w:val="EE0000"/>
          <w:sz w:val="24"/>
          <w:szCs w:val="24"/>
        </w:rPr>
        <w:t xml:space="preserve"> dan Baron </w:t>
      </w:r>
      <w:r w:rsidR="00E473BA" w:rsidRPr="005851FE">
        <w:rPr>
          <w:color w:val="EE0000"/>
          <w:sz w:val="24"/>
          <w:szCs w:val="24"/>
        </w:rPr>
        <w:t xml:space="preserve">(2021) mengidentifikasi </w:t>
      </w:r>
      <w:r w:rsidR="00E473BA" w:rsidRPr="009B2A8C">
        <w:rPr>
          <w:sz w:val="24"/>
          <w:szCs w:val="24"/>
        </w:rPr>
        <w:t xml:space="preserve">lima kelompok faktor utama yang mempengaruhi kinerja pegawai secara holistik. Kelima faktor </w:t>
      </w:r>
      <w:r w:rsidR="0055536E" w:rsidRPr="009B2A8C">
        <w:rPr>
          <w:sz w:val="24"/>
          <w:szCs w:val="24"/>
        </w:rPr>
        <w:t>ini dijelaskan sebagai berikut:</w:t>
      </w:r>
    </w:p>
    <w:p w14:paraId="2F9D6D3B" w14:textId="091DB4E2" w:rsidR="000F439F" w:rsidRPr="009B2A8C" w:rsidRDefault="000F439F" w:rsidP="000F439F">
      <w:pPr>
        <w:pStyle w:val="ListParagraph"/>
        <w:numPr>
          <w:ilvl w:val="1"/>
          <w:numId w:val="9"/>
        </w:numPr>
        <w:rPr>
          <w:sz w:val="24"/>
          <w:szCs w:val="24"/>
        </w:rPr>
      </w:pPr>
      <w:r w:rsidRPr="009B2A8C">
        <w:rPr>
          <w:i/>
          <w:iCs/>
          <w:sz w:val="24"/>
          <w:szCs w:val="24"/>
        </w:rPr>
        <w:lastRenderedPageBreak/>
        <w:t xml:space="preserve">Personal </w:t>
      </w:r>
      <w:proofErr w:type="spellStart"/>
      <w:r w:rsidRPr="009B2A8C">
        <w:rPr>
          <w:i/>
          <w:iCs/>
          <w:sz w:val="24"/>
          <w:szCs w:val="24"/>
        </w:rPr>
        <w:t>Factor</w:t>
      </w:r>
      <w:proofErr w:type="spellEnd"/>
      <w:r w:rsidRPr="009B2A8C">
        <w:rPr>
          <w:sz w:val="24"/>
          <w:szCs w:val="24"/>
        </w:rPr>
        <w:t xml:space="preserve"> (Faktor Individu)</w:t>
      </w:r>
    </w:p>
    <w:p w14:paraId="1A56C4B3" w14:textId="1AF9FDCE" w:rsidR="001E6470" w:rsidRPr="009B2A8C" w:rsidRDefault="001E6470" w:rsidP="00AF6330">
      <w:pPr>
        <w:pStyle w:val="ListParagraph"/>
        <w:ind w:left="1440" w:firstLine="0"/>
        <w:rPr>
          <w:sz w:val="24"/>
          <w:szCs w:val="24"/>
        </w:rPr>
      </w:pPr>
      <w:r w:rsidRPr="009B2A8C">
        <w:rPr>
          <w:sz w:val="24"/>
          <w:szCs w:val="24"/>
        </w:rPr>
        <w:t xml:space="preserve">Faktor ini mencakup </w:t>
      </w:r>
      <w:r w:rsidR="006D6B35" w:rsidRPr="009B2A8C">
        <w:rPr>
          <w:sz w:val="24"/>
          <w:szCs w:val="24"/>
        </w:rPr>
        <w:t>kemampuan teknis, motivasi kerja, dan tingkat dedikasi individu pegawai. Inilah fondasi kinerja yang paling mendasar karena berasal dari dalam diri pegawai itu sendiri.</w:t>
      </w:r>
      <w:r w:rsidR="008730B4" w:rsidRPr="009B2A8C">
        <w:rPr>
          <w:sz w:val="24"/>
          <w:szCs w:val="24"/>
        </w:rPr>
        <w:t xml:space="preserve"> </w:t>
      </w:r>
      <w:r w:rsidR="003B100D" w:rsidRPr="009B2A8C">
        <w:rPr>
          <w:sz w:val="24"/>
          <w:szCs w:val="24"/>
        </w:rPr>
        <w:t>Contohnya, k</w:t>
      </w:r>
      <w:r w:rsidR="008730B4" w:rsidRPr="009B2A8C">
        <w:rPr>
          <w:sz w:val="24"/>
          <w:szCs w:val="24"/>
        </w:rPr>
        <w:t xml:space="preserve">emampuan pegawai dalam mengoperasikan </w:t>
      </w:r>
      <w:r w:rsidR="00B278A7">
        <w:rPr>
          <w:sz w:val="24"/>
          <w:szCs w:val="24"/>
        </w:rPr>
        <w:t>aplikasi</w:t>
      </w:r>
      <w:r w:rsidR="00F56C91">
        <w:rPr>
          <w:sz w:val="24"/>
          <w:szCs w:val="24"/>
        </w:rPr>
        <w:t xml:space="preserve"> perbendaharaan</w:t>
      </w:r>
      <w:r w:rsidR="008730B4" w:rsidRPr="009B2A8C">
        <w:rPr>
          <w:sz w:val="24"/>
          <w:szCs w:val="24"/>
        </w:rPr>
        <w:t xml:space="preserve"> serta motivasi menyelesaikan tugas pencairan PHLN dengan akurat dan tepat waktu.</w:t>
      </w:r>
    </w:p>
    <w:p w14:paraId="78A0C932" w14:textId="70667B88" w:rsidR="003B100D" w:rsidRPr="009B2A8C" w:rsidRDefault="00DF40E9" w:rsidP="003B100D">
      <w:pPr>
        <w:pStyle w:val="ListParagraph"/>
        <w:numPr>
          <w:ilvl w:val="1"/>
          <w:numId w:val="9"/>
        </w:numPr>
        <w:rPr>
          <w:sz w:val="24"/>
          <w:szCs w:val="24"/>
        </w:rPr>
      </w:pPr>
      <w:proofErr w:type="spellStart"/>
      <w:r w:rsidRPr="009B2A8C">
        <w:rPr>
          <w:i/>
          <w:iCs/>
          <w:sz w:val="24"/>
          <w:szCs w:val="24"/>
        </w:rPr>
        <w:t>Leadership</w:t>
      </w:r>
      <w:proofErr w:type="spellEnd"/>
      <w:r w:rsidRPr="009B2A8C">
        <w:rPr>
          <w:i/>
          <w:iCs/>
          <w:sz w:val="24"/>
          <w:szCs w:val="24"/>
        </w:rPr>
        <w:t xml:space="preserve"> </w:t>
      </w:r>
      <w:proofErr w:type="spellStart"/>
      <w:r w:rsidRPr="009B2A8C">
        <w:rPr>
          <w:i/>
          <w:iCs/>
          <w:sz w:val="24"/>
          <w:szCs w:val="24"/>
        </w:rPr>
        <w:t>Factor</w:t>
      </w:r>
      <w:proofErr w:type="spellEnd"/>
      <w:r w:rsidRPr="009B2A8C">
        <w:rPr>
          <w:sz w:val="24"/>
          <w:szCs w:val="24"/>
        </w:rPr>
        <w:t xml:space="preserve"> (Faktor Kepemimpinan)</w:t>
      </w:r>
    </w:p>
    <w:p w14:paraId="194BFE48" w14:textId="5321134D" w:rsidR="00DF40E9" w:rsidRPr="009B2A8C" w:rsidRDefault="00DF40E9" w:rsidP="00234B04">
      <w:pPr>
        <w:pStyle w:val="ListParagraph"/>
        <w:ind w:left="1440" w:firstLine="0"/>
        <w:rPr>
          <w:sz w:val="24"/>
          <w:szCs w:val="24"/>
        </w:rPr>
      </w:pPr>
      <w:r w:rsidRPr="009B2A8C">
        <w:rPr>
          <w:sz w:val="24"/>
          <w:szCs w:val="24"/>
        </w:rPr>
        <w:t>Faktor ini berkaitan dengan kualitas bimbingan, arahan, dan dukungan yang diberikan oleh supervisor atau pimpinan tim kepada bawahannya dalam pelaksanaan tugas sehari-hari.</w:t>
      </w:r>
      <w:r w:rsidR="00DF5B3F" w:rsidRPr="009B2A8C">
        <w:rPr>
          <w:sz w:val="24"/>
          <w:szCs w:val="24"/>
        </w:rPr>
        <w:t xml:space="preserve"> Contohnya adalah peran </w:t>
      </w:r>
      <w:r w:rsidR="00AF6330">
        <w:rPr>
          <w:sz w:val="24"/>
          <w:szCs w:val="24"/>
        </w:rPr>
        <w:t>k</w:t>
      </w:r>
      <w:r w:rsidR="00DF5B3F" w:rsidRPr="009B2A8C">
        <w:rPr>
          <w:sz w:val="24"/>
          <w:szCs w:val="24"/>
        </w:rPr>
        <w:t xml:space="preserve">epala </w:t>
      </w:r>
      <w:r w:rsidR="00AF6330">
        <w:rPr>
          <w:sz w:val="24"/>
          <w:szCs w:val="24"/>
        </w:rPr>
        <w:t>s</w:t>
      </w:r>
      <w:r w:rsidR="00DF5B3F" w:rsidRPr="009B2A8C">
        <w:rPr>
          <w:sz w:val="24"/>
          <w:szCs w:val="24"/>
        </w:rPr>
        <w:t xml:space="preserve">eksi dalam memberikan arahan dan umpan balik kepada staf, terutama saat pelaksanaan </w:t>
      </w:r>
      <w:proofErr w:type="spellStart"/>
      <w:r w:rsidR="00914C77">
        <w:rPr>
          <w:sz w:val="24"/>
          <w:szCs w:val="24"/>
        </w:rPr>
        <w:t>work</w:t>
      </w:r>
      <w:proofErr w:type="spellEnd"/>
      <w:r w:rsidR="00914C77">
        <w:rPr>
          <w:sz w:val="24"/>
          <w:szCs w:val="24"/>
        </w:rPr>
        <w:t xml:space="preserve"> </w:t>
      </w:r>
      <w:proofErr w:type="spellStart"/>
      <w:r w:rsidR="00914C77">
        <w:rPr>
          <w:sz w:val="24"/>
          <w:szCs w:val="24"/>
        </w:rPr>
        <w:t>from</w:t>
      </w:r>
      <w:proofErr w:type="spellEnd"/>
      <w:r w:rsidR="00914C77">
        <w:rPr>
          <w:sz w:val="24"/>
          <w:szCs w:val="24"/>
        </w:rPr>
        <w:t xml:space="preserve"> </w:t>
      </w:r>
      <w:proofErr w:type="spellStart"/>
      <w:r w:rsidR="00914C77">
        <w:rPr>
          <w:sz w:val="24"/>
          <w:szCs w:val="24"/>
        </w:rPr>
        <w:t>home</w:t>
      </w:r>
      <w:proofErr w:type="spellEnd"/>
      <w:r w:rsidR="00DF5B3F" w:rsidRPr="009B2A8C">
        <w:rPr>
          <w:sz w:val="24"/>
          <w:szCs w:val="24"/>
        </w:rPr>
        <w:t xml:space="preserve"> di mana pengawasan tatap muka berkurang.</w:t>
      </w:r>
    </w:p>
    <w:p w14:paraId="2EA3BC5A" w14:textId="2352C927" w:rsidR="00DF5B3F" w:rsidRPr="009B2A8C" w:rsidRDefault="00643A52" w:rsidP="00DF5B3F">
      <w:pPr>
        <w:pStyle w:val="ListParagraph"/>
        <w:numPr>
          <w:ilvl w:val="1"/>
          <w:numId w:val="9"/>
        </w:numPr>
        <w:rPr>
          <w:sz w:val="24"/>
          <w:szCs w:val="24"/>
        </w:rPr>
      </w:pPr>
      <w:r w:rsidRPr="009B2A8C">
        <w:rPr>
          <w:i/>
          <w:iCs/>
          <w:sz w:val="24"/>
          <w:szCs w:val="24"/>
        </w:rPr>
        <w:t xml:space="preserve">Team </w:t>
      </w:r>
      <w:proofErr w:type="spellStart"/>
      <w:r w:rsidRPr="009B2A8C">
        <w:rPr>
          <w:i/>
          <w:iCs/>
          <w:sz w:val="24"/>
          <w:szCs w:val="24"/>
        </w:rPr>
        <w:t>Factor</w:t>
      </w:r>
      <w:proofErr w:type="spellEnd"/>
      <w:r w:rsidRPr="009B2A8C">
        <w:rPr>
          <w:sz w:val="24"/>
          <w:szCs w:val="24"/>
        </w:rPr>
        <w:t xml:space="preserve"> (Faktor Tim)</w:t>
      </w:r>
    </w:p>
    <w:p w14:paraId="042DAD01" w14:textId="14BA254F" w:rsidR="00643A52" w:rsidRPr="009B2A8C" w:rsidRDefault="00643A52" w:rsidP="00234B04">
      <w:pPr>
        <w:pStyle w:val="ListParagraph"/>
        <w:ind w:left="1440" w:firstLine="0"/>
        <w:rPr>
          <w:sz w:val="24"/>
          <w:szCs w:val="24"/>
        </w:rPr>
      </w:pPr>
      <w:r w:rsidRPr="009B2A8C">
        <w:rPr>
          <w:sz w:val="24"/>
          <w:szCs w:val="24"/>
        </w:rPr>
        <w:t>Faktor ini mengacu pada bantuan, koordinasi, dan kerja sama yang terjalin antar rekan kerja dalam satu unit. Kolaborasi yang efektif mempercepat penyelesaian tugas dan mengurangi kesalahan.</w:t>
      </w:r>
      <w:r w:rsidR="00B60975" w:rsidRPr="009B2A8C">
        <w:rPr>
          <w:sz w:val="24"/>
          <w:szCs w:val="24"/>
        </w:rPr>
        <w:t xml:space="preserve"> Contohnya, koordinasi antar seksi dalam proses bisnis </w:t>
      </w:r>
      <w:r w:rsidR="00A012ED">
        <w:rPr>
          <w:sz w:val="24"/>
          <w:szCs w:val="24"/>
        </w:rPr>
        <w:t xml:space="preserve">penyaluran dana </w:t>
      </w:r>
      <w:r w:rsidR="00B60975" w:rsidRPr="009B2A8C">
        <w:rPr>
          <w:sz w:val="24"/>
          <w:szCs w:val="24"/>
        </w:rPr>
        <w:t>PHLN yang bersifat berkesinambungan (</w:t>
      </w:r>
      <w:proofErr w:type="spellStart"/>
      <w:r w:rsidR="00B60975" w:rsidRPr="009B2A8C">
        <w:rPr>
          <w:i/>
          <w:iCs/>
          <w:sz w:val="24"/>
          <w:szCs w:val="24"/>
        </w:rPr>
        <w:t>relay</w:t>
      </w:r>
      <w:proofErr w:type="spellEnd"/>
      <w:r w:rsidR="00B60975" w:rsidRPr="009B2A8C">
        <w:rPr>
          <w:i/>
          <w:iCs/>
          <w:sz w:val="24"/>
          <w:szCs w:val="24"/>
        </w:rPr>
        <w:t xml:space="preserve"> </w:t>
      </w:r>
      <w:proofErr w:type="spellStart"/>
      <w:r w:rsidR="00B60975" w:rsidRPr="009B2A8C">
        <w:rPr>
          <w:i/>
          <w:iCs/>
          <w:sz w:val="24"/>
          <w:szCs w:val="24"/>
        </w:rPr>
        <w:t>process</w:t>
      </w:r>
      <w:proofErr w:type="spellEnd"/>
      <w:r w:rsidR="00B60975" w:rsidRPr="009B2A8C">
        <w:rPr>
          <w:sz w:val="24"/>
          <w:szCs w:val="24"/>
        </w:rPr>
        <w:t>).</w:t>
      </w:r>
    </w:p>
    <w:p w14:paraId="636584B1" w14:textId="35DE333B" w:rsidR="00B60975" w:rsidRPr="009B2A8C" w:rsidRDefault="008D15C1" w:rsidP="00B60975">
      <w:pPr>
        <w:pStyle w:val="ListParagraph"/>
        <w:numPr>
          <w:ilvl w:val="1"/>
          <w:numId w:val="9"/>
        </w:numPr>
        <w:rPr>
          <w:sz w:val="24"/>
          <w:szCs w:val="24"/>
        </w:rPr>
      </w:pPr>
      <w:r w:rsidRPr="009B2A8C">
        <w:rPr>
          <w:i/>
          <w:iCs/>
          <w:sz w:val="24"/>
          <w:szCs w:val="24"/>
        </w:rPr>
        <w:t xml:space="preserve">System </w:t>
      </w:r>
      <w:proofErr w:type="spellStart"/>
      <w:r w:rsidRPr="009B2A8C">
        <w:rPr>
          <w:i/>
          <w:iCs/>
          <w:sz w:val="24"/>
          <w:szCs w:val="24"/>
        </w:rPr>
        <w:t>Factor</w:t>
      </w:r>
      <w:proofErr w:type="spellEnd"/>
      <w:r w:rsidRPr="009B2A8C">
        <w:rPr>
          <w:sz w:val="24"/>
          <w:szCs w:val="24"/>
        </w:rPr>
        <w:t xml:space="preserve"> (Faktor </w:t>
      </w:r>
      <w:proofErr w:type="spellStart"/>
      <w:r w:rsidRPr="009B2A8C">
        <w:rPr>
          <w:sz w:val="24"/>
          <w:szCs w:val="24"/>
        </w:rPr>
        <w:t>Sistemik</w:t>
      </w:r>
      <w:proofErr w:type="spellEnd"/>
      <w:r w:rsidRPr="009B2A8C">
        <w:rPr>
          <w:sz w:val="24"/>
          <w:szCs w:val="24"/>
        </w:rPr>
        <w:t>)</w:t>
      </w:r>
    </w:p>
    <w:p w14:paraId="0D3F13E9" w14:textId="3A435D64" w:rsidR="008D15C1" w:rsidRPr="009B2A8C" w:rsidRDefault="008D15C1" w:rsidP="00234B04">
      <w:pPr>
        <w:pStyle w:val="ListParagraph"/>
        <w:ind w:left="1440" w:firstLine="0"/>
        <w:rPr>
          <w:sz w:val="24"/>
          <w:szCs w:val="24"/>
        </w:rPr>
      </w:pPr>
      <w:r w:rsidRPr="009B2A8C">
        <w:rPr>
          <w:sz w:val="24"/>
          <w:szCs w:val="24"/>
        </w:rPr>
        <w:t>Faktor ini berkaitan dengan infrastruktur, fasilitas, metodologi kerja, dan sistem aplikasi yang telah ditetapkan dalam organisasi sebagai sarana penunjang kinerja.</w:t>
      </w:r>
      <w:r w:rsidR="001A0D78" w:rsidRPr="009B2A8C">
        <w:rPr>
          <w:sz w:val="24"/>
          <w:szCs w:val="24"/>
        </w:rPr>
        <w:t xml:space="preserve"> Contohnya, ketersediaan dan keandalan infrastruktur digital </w:t>
      </w:r>
      <w:r w:rsidR="00E94DAB">
        <w:rPr>
          <w:sz w:val="24"/>
          <w:szCs w:val="24"/>
        </w:rPr>
        <w:t xml:space="preserve">seperti </w:t>
      </w:r>
      <w:r w:rsidR="001A0D78" w:rsidRPr="009B2A8C">
        <w:rPr>
          <w:sz w:val="24"/>
          <w:szCs w:val="24"/>
        </w:rPr>
        <w:t xml:space="preserve">SPAN, </w:t>
      </w:r>
      <w:r w:rsidR="00E94DAB">
        <w:rPr>
          <w:sz w:val="24"/>
          <w:szCs w:val="24"/>
        </w:rPr>
        <w:t xml:space="preserve">SAKTI, </w:t>
      </w:r>
      <w:r w:rsidR="001A0D78" w:rsidRPr="009B2A8C">
        <w:rPr>
          <w:sz w:val="24"/>
          <w:szCs w:val="24"/>
        </w:rPr>
        <w:t>Satu Kemenkeu</w:t>
      </w:r>
      <w:r w:rsidR="00E94DAB">
        <w:rPr>
          <w:sz w:val="24"/>
          <w:szCs w:val="24"/>
        </w:rPr>
        <w:t xml:space="preserve"> dan penggunaan VPN</w:t>
      </w:r>
      <w:r w:rsidR="001A0D78" w:rsidRPr="009B2A8C">
        <w:rPr>
          <w:sz w:val="24"/>
          <w:szCs w:val="24"/>
        </w:rPr>
        <w:t xml:space="preserve"> yang menjadi tulang punggung operasional KPPN KPH selama WFH.</w:t>
      </w:r>
    </w:p>
    <w:p w14:paraId="041C20B6" w14:textId="6AE20E40" w:rsidR="001A0D78" w:rsidRPr="009B2A8C" w:rsidRDefault="00805A82" w:rsidP="001A0D78">
      <w:pPr>
        <w:pStyle w:val="ListParagraph"/>
        <w:numPr>
          <w:ilvl w:val="1"/>
          <w:numId w:val="9"/>
        </w:numPr>
        <w:rPr>
          <w:sz w:val="24"/>
          <w:szCs w:val="24"/>
        </w:rPr>
      </w:pPr>
      <w:proofErr w:type="spellStart"/>
      <w:r w:rsidRPr="009B2A8C">
        <w:rPr>
          <w:i/>
          <w:iCs/>
          <w:sz w:val="24"/>
          <w:szCs w:val="24"/>
        </w:rPr>
        <w:t>Contextual</w:t>
      </w:r>
      <w:proofErr w:type="spellEnd"/>
      <w:r w:rsidRPr="009B2A8C">
        <w:rPr>
          <w:i/>
          <w:iCs/>
          <w:sz w:val="24"/>
          <w:szCs w:val="24"/>
        </w:rPr>
        <w:t>/</w:t>
      </w:r>
      <w:proofErr w:type="spellStart"/>
      <w:r w:rsidRPr="009B2A8C">
        <w:rPr>
          <w:i/>
          <w:iCs/>
          <w:sz w:val="24"/>
          <w:szCs w:val="24"/>
        </w:rPr>
        <w:t>Situational</w:t>
      </w:r>
      <w:proofErr w:type="spellEnd"/>
      <w:r w:rsidRPr="009B2A8C">
        <w:rPr>
          <w:i/>
          <w:iCs/>
          <w:sz w:val="24"/>
          <w:szCs w:val="24"/>
        </w:rPr>
        <w:t xml:space="preserve"> </w:t>
      </w:r>
      <w:proofErr w:type="spellStart"/>
      <w:r w:rsidRPr="009B2A8C">
        <w:rPr>
          <w:i/>
          <w:iCs/>
          <w:sz w:val="24"/>
          <w:szCs w:val="24"/>
        </w:rPr>
        <w:t>Factor</w:t>
      </w:r>
      <w:proofErr w:type="spellEnd"/>
      <w:r w:rsidRPr="009B2A8C">
        <w:rPr>
          <w:sz w:val="24"/>
          <w:szCs w:val="24"/>
        </w:rPr>
        <w:t xml:space="preserve"> (Faktor Kontekstual)</w:t>
      </w:r>
    </w:p>
    <w:p w14:paraId="1EA41F48" w14:textId="73A6649C" w:rsidR="0055536E" w:rsidRPr="009B2A8C" w:rsidRDefault="00805A82" w:rsidP="00234B04">
      <w:pPr>
        <w:pStyle w:val="ListParagraph"/>
        <w:ind w:left="1440" w:firstLine="0"/>
        <w:rPr>
          <w:sz w:val="24"/>
          <w:szCs w:val="24"/>
        </w:rPr>
      </w:pPr>
      <w:r w:rsidRPr="009B2A8C">
        <w:rPr>
          <w:sz w:val="24"/>
          <w:szCs w:val="24"/>
        </w:rPr>
        <w:lastRenderedPageBreak/>
        <w:t>Faktor ini melibatkan perubahan dan tekanan dari lingkungan internal dan eksternal organisasi yang dapat memengaruhi kinerja secara kondisional termasuk kebijakan baru, dinamika sosial, dan kondisi makro. Implementasi SE</w:t>
      </w:r>
      <w:r w:rsidR="005606A6">
        <w:rPr>
          <w:sz w:val="24"/>
          <w:szCs w:val="24"/>
        </w:rPr>
        <w:t>-</w:t>
      </w:r>
      <w:r w:rsidRPr="009B2A8C">
        <w:rPr>
          <w:sz w:val="24"/>
          <w:szCs w:val="24"/>
        </w:rPr>
        <w:t xml:space="preserve">2/MK/SJ/2026 yang mengubah pola kerja menjadi </w:t>
      </w:r>
      <w:proofErr w:type="spellStart"/>
      <w:r w:rsidRPr="009B2A8C">
        <w:rPr>
          <w:sz w:val="24"/>
          <w:szCs w:val="24"/>
        </w:rPr>
        <w:t>hybrid</w:t>
      </w:r>
      <w:proofErr w:type="spellEnd"/>
      <w:r w:rsidRPr="009B2A8C">
        <w:rPr>
          <w:sz w:val="24"/>
          <w:szCs w:val="24"/>
        </w:rPr>
        <w:t xml:space="preserve"> merupakan faktor kontekstual yang sedang berlangsung dan menjadi fokus penelitian ini.</w:t>
      </w:r>
    </w:p>
    <w:p w14:paraId="0C0AEA73" w14:textId="4D0786FD" w:rsidR="000B5DB8" w:rsidRPr="009B2A8C" w:rsidRDefault="00FE3249" w:rsidP="003A2774">
      <w:pPr>
        <w:pStyle w:val="ListParagraph"/>
        <w:numPr>
          <w:ilvl w:val="3"/>
          <w:numId w:val="10"/>
        </w:numPr>
        <w:ind w:left="1134" w:hanging="708"/>
        <w:rPr>
          <w:sz w:val="24"/>
          <w:szCs w:val="24"/>
        </w:rPr>
      </w:pPr>
      <w:r w:rsidRPr="009B2A8C">
        <w:rPr>
          <w:sz w:val="24"/>
          <w:szCs w:val="24"/>
        </w:rPr>
        <w:t>Indikator Pengukuran Kinerja Pegawai</w:t>
      </w:r>
    </w:p>
    <w:p w14:paraId="08208766" w14:textId="6E06A50E" w:rsidR="00B012C4" w:rsidRPr="005851FE" w:rsidRDefault="00B0489F" w:rsidP="00D02EAD">
      <w:pPr>
        <w:ind w:left="720"/>
        <w:rPr>
          <w:color w:val="EE0000"/>
          <w:sz w:val="24"/>
          <w:szCs w:val="24"/>
        </w:rPr>
      </w:pPr>
      <w:r w:rsidRPr="009B2A8C">
        <w:rPr>
          <w:sz w:val="24"/>
          <w:szCs w:val="24"/>
        </w:rPr>
        <w:t>Konsep kinerja pegawai yang bersifat abstrak harus dioperasionalkan ke dalam dimensi dan indikator yang konkret dan terukur</w:t>
      </w:r>
      <w:r w:rsidR="0063396C" w:rsidRPr="009B2A8C">
        <w:rPr>
          <w:sz w:val="24"/>
          <w:szCs w:val="24"/>
        </w:rPr>
        <w:t xml:space="preserve">. </w:t>
      </w:r>
      <w:r w:rsidR="004770E2" w:rsidRPr="005851FE">
        <w:rPr>
          <w:color w:val="EE0000"/>
          <w:sz w:val="24"/>
          <w:szCs w:val="24"/>
        </w:rPr>
        <w:t xml:space="preserve">Menurut </w:t>
      </w:r>
      <w:proofErr w:type="spellStart"/>
      <w:r w:rsidR="004770E2" w:rsidRPr="005851FE">
        <w:rPr>
          <w:color w:val="EE0000"/>
          <w:sz w:val="24"/>
          <w:szCs w:val="24"/>
        </w:rPr>
        <w:t>Robbins</w:t>
      </w:r>
      <w:proofErr w:type="spellEnd"/>
      <w:r w:rsidR="004770E2" w:rsidRPr="005851FE">
        <w:rPr>
          <w:color w:val="EE0000"/>
          <w:sz w:val="24"/>
          <w:szCs w:val="24"/>
        </w:rPr>
        <w:t xml:space="preserve"> (</w:t>
      </w:r>
      <w:r w:rsidR="00277081" w:rsidRPr="005851FE">
        <w:rPr>
          <w:color w:val="EE0000"/>
          <w:sz w:val="24"/>
          <w:szCs w:val="24"/>
        </w:rPr>
        <w:t>2017</w:t>
      </w:r>
      <w:r w:rsidR="003E081B" w:rsidRPr="005851FE">
        <w:rPr>
          <w:color w:val="EE0000"/>
          <w:sz w:val="24"/>
          <w:szCs w:val="24"/>
        </w:rPr>
        <w:t xml:space="preserve">) </w:t>
      </w:r>
      <w:r w:rsidR="000B028B" w:rsidRPr="005851FE">
        <w:rPr>
          <w:color w:val="EE0000"/>
          <w:sz w:val="24"/>
          <w:szCs w:val="24"/>
        </w:rPr>
        <w:t>terdapat enam indikator pengukuran kinerja pegawai yaitu:</w:t>
      </w:r>
    </w:p>
    <w:p w14:paraId="101F4F91" w14:textId="083E7D5B" w:rsidR="000B028B" w:rsidRPr="009B2A8C" w:rsidRDefault="000B028B" w:rsidP="000B028B">
      <w:pPr>
        <w:pStyle w:val="ListParagraph"/>
        <w:numPr>
          <w:ilvl w:val="1"/>
          <w:numId w:val="6"/>
        </w:numPr>
        <w:rPr>
          <w:sz w:val="24"/>
          <w:szCs w:val="24"/>
        </w:rPr>
      </w:pPr>
      <w:r w:rsidRPr="009B2A8C">
        <w:rPr>
          <w:sz w:val="24"/>
          <w:szCs w:val="24"/>
        </w:rPr>
        <w:t>Kualitas</w:t>
      </w:r>
      <w:r w:rsidR="00937C43" w:rsidRPr="009B2A8C">
        <w:rPr>
          <w:sz w:val="24"/>
          <w:szCs w:val="24"/>
        </w:rPr>
        <w:t xml:space="preserve"> Kerja (</w:t>
      </w:r>
      <w:proofErr w:type="spellStart"/>
      <w:r w:rsidR="00937C43" w:rsidRPr="009B2A8C">
        <w:rPr>
          <w:i/>
          <w:iCs/>
          <w:sz w:val="24"/>
          <w:szCs w:val="24"/>
        </w:rPr>
        <w:t>Quality</w:t>
      </w:r>
      <w:proofErr w:type="spellEnd"/>
      <w:r w:rsidR="00937C43" w:rsidRPr="009B2A8C">
        <w:rPr>
          <w:i/>
          <w:iCs/>
          <w:sz w:val="24"/>
          <w:szCs w:val="24"/>
        </w:rPr>
        <w:t xml:space="preserve"> </w:t>
      </w:r>
      <w:proofErr w:type="spellStart"/>
      <w:r w:rsidR="00937C43" w:rsidRPr="009B2A8C">
        <w:rPr>
          <w:i/>
          <w:iCs/>
          <w:sz w:val="24"/>
          <w:szCs w:val="24"/>
        </w:rPr>
        <w:t>of</w:t>
      </w:r>
      <w:proofErr w:type="spellEnd"/>
      <w:r w:rsidR="00937C43" w:rsidRPr="009B2A8C">
        <w:rPr>
          <w:i/>
          <w:iCs/>
          <w:sz w:val="24"/>
          <w:szCs w:val="24"/>
        </w:rPr>
        <w:t xml:space="preserve"> </w:t>
      </w:r>
      <w:proofErr w:type="spellStart"/>
      <w:r w:rsidR="00937C43" w:rsidRPr="009B2A8C">
        <w:rPr>
          <w:i/>
          <w:iCs/>
          <w:sz w:val="24"/>
          <w:szCs w:val="24"/>
        </w:rPr>
        <w:t>Work</w:t>
      </w:r>
      <w:proofErr w:type="spellEnd"/>
      <w:r w:rsidR="00937C43" w:rsidRPr="009B2A8C">
        <w:rPr>
          <w:i/>
          <w:iCs/>
          <w:sz w:val="24"/>
          <w:szCs w:val="24"/>
        </w:rPr>
        <w:t>)</w:t>
      </w:r>
    </w:p>
    <w:p w14:paraId="06A15CC1" w14:textId="6BAC1205" w:rsidR="000B028B" w:rsidRPr="009B2A8C" w:rsidRDefault="000B028B" w:rsidP="000B028B">
      <w:pPr>
        <w:pStyle w:val="ListParagraph"/>
        <w:ind w:left="1440" w:firstLine="0"/>
        <w:rPr>
          <w:sz w:val="24"/>
          <w:szCs w:val="24"/>
        </w:rPr>
      </w:pPr>
      <w:r w:rsidRPr="009B2A8C">
        <w:rPr>
          <w:sz w:val="24"/>
          <w:szCs w:val="24"/>
        </w:rPr>
        <w:t xml:space="preserve">Indikator ini </w:t>
      </w:r>
      <w:r w:rsidR="005767B1" w:rsidRPr="009B2A8C">
        <w:rPr>
          <w:sz w:val="24"/>
          <w:szCs w:val="24"/>
        </w:rPr>
        <w:t>mengukur</w:t>
      </w:r>
      <w:r w:rsidRPr="009B2A8C">
        <w:rPr>
          <w:sz w:val="24"/>
          <w:szCs w:val="24"/>
        </w:rPr>
        <w:t xml:space="preserve"> tingkat kesesuaian hasil kerja dengan standar mutu, spesifikasi, dan </w:t>
      </w:r>
      <w:proofErr w:type="spellStart"/>
      <w:r w:rsidRPr="009B2A8C">
        <w:rPr>
          <w:sz w:val="24"/>
          <w:szCs w:val="24"/>
        </w:rPr>
        <w:t>ekspetasi</w:t>
      </w:r>
      <w:proofErr w:type="spellEnd"/>
      <w:r w:rsidRPr="009B2A8C">
        <w:rPr>
          <w:sz w:val="24"/>
          <w:szCs w:val="24"/>
        </w:rPr>
        <w:t xml:space="preserve"> yang telah ditetapkan oleh organisasi</w:t>
      </w:r>
      <w:r w:rsidR="005767B1" w:rsidRPr="009B2A8C">
        <w:rPr>
          <w:sz w:val="24"/>
          <w:szCs w:val="24"/>
        </w:rPr>
        <w:t>, mencerminkan ketelitian, ketepatan, dan ketunggalan kesalahan. Contoh</w:t>
      </w:r>
      <w:r w:rsidR="00131366">
        <w:rPr>
          <w:sz w:val="24"/>
          <w:szCs w:val="24"/>
        </w:rPr>
        <w:t xml:space="preserve">, </w:t>
      </w:r>
      <w:r w:rsidR="005767B1" w:rsidRPr="009B2A8C">
        <w:rPr>
          <w:sz w:val="24"/>
          <w:szCs w:val="24"/>
        </w:rPr>
        <w:t>implementasi di KPPN KPH adalah akurasi dokumen pencairan SP2D</w:t>
      </w:r>
      <w:r w:rsidR="00F20D88" w:rsidRPr="009B2A8C">
        <w:rPr>
          <w:sz w:val="24"/>
          <w:szCs w:val="24"/>
        </w:rPr>
        <w:t xml:space="preserve"> yang bebas </w:t>
      </w:r>
      <w:r w:rsidR="00F71C68" w:rsidRPr="009B2A8C">
        <w:rPr>
          <w:sz w:val="24"/>
          <w:szCs w:val="24"/>
        </w:rPr>
        <w:t xml:space="preserve">dari kesalahan administratif sesuai dengan standar </w:t>
      </w:r>
      <w:r w:rsidR="00F71C68" w:rsidRPr="009B2A8C">
        <w:rPr>
          <w:i/>
          <w:iCs/>
          <w:sz w:val="24"/>
          <w:szCs w:val="24"/>
        </w:rPr>
        <w:t xml:space="preserve">zero </w:t>
      </w:r>
      <w:proofErr w:type="spellStart"/>
      <w:r w:rsidR="00F71C68" w:rsidRPr="009B2A8C">
        <w:rPr>
          <w:i/>
          <w:iCs/>
          <w:sz w:val="24"/>
          <w:szCs w:val="24"/>
        </w:rPr>
        <w:t>error</w:t>
      </w:r>
      <w:proofErr w:type="spellEnd"/>
      <w:r w:rsidR="00F71C68" w:rsidRPr="009B2A8C">
        <w:rPr>
          <w:i/>
          <w:iCs/>
          <w:sz w:val="24"/>
          <w:szCs w:val="24"/>
        </w:rPr>
        <w:t xml:space="preserve"> </w:t>
      </w:r>
      <w:r w:rsidR="00776355" w:rsidRPr="009B2A8C">
        <w:rPr>
          <w:sz w:val="24"/>
          <w:szCs w:val="24"/>
        </w:rPr>
        <w:t>yang berlaku.</w:t>
      </w:r>
    </w:p>
    <w:p w14:paraId="7CA5EB17" w14:textId="5B9E0A0D" w:rsidR="00776355" w:rsidRPr="009B2A8C" w:rsidRDefault="00776355" w:rsidP="00776355">
      <w:pPr>
        <w:pStyle w:val="ListParagraph"/>
        <w:numPr>
          <w:ilvl w:val="1"/>
          <w:numId w:val="6"/>
        </w:numPr>
        <w:rPr>
          <w:sz w:val="24"/>
          <w:szCs w:val="24"/>
        </w:rPr>
      </w:pPr>
      <w:r w:rsidRPr="009B2A8C">
        <w:rPr>
          <w:sz w:val="24"/>
          <w:szCs w:val="24"/>
        </w:rPr>
        <w:t>Kuantitas</w:t>
      </w:r>
      <w:r w:rsidR="00937C43" w:rsidRPr="009B2A8C">
        <w:rPr>
          <w:sz w:val="24"/>
          <w:szCs w:val="24"/>
        </w:rPr>
        <w:t xml:space="preserve"> Kerja (</w:t>
      </w:r>
      <w:proofErr w:type="spellStart"/>
      <w:r w:rsidR="00937C43" w:rsidRPr="009B2A8C">
        <w:rPr>
          <w:i/>
          <w:iCs/>
          <w:sz w:val="24"/>
          <w:szCs w:val="24"/>
        </w:rPr>
        <w:t>Quantity</w:t>
      </w:r>
      <w:proofErr w:type="spellEnd"/>
      <w:r w:rsidR="00937C43" w:rsidRPr="009B2A8C">
        <w:rPr>
          <w:i/>
          <w:iCs/>
          <w:sz w:val="24"/>
          <w:szCs w:val="24"/>
        </w:rPr>
        <w:t xml:space="preserve"> </w:t>
      </w:r>
      <w:proofErr w:type="spellStart"/>
      <w:r w:rsidR="00937C43" w:rsidRPr="009B2A8C">
        <w:rPr>
          <w:i/>
          <w:iCs/>
          <w:sz w:val="24"/>
          <w:szCs w:val="24"/>
        </w:rPr>
        <w:t>of</w:t>
      </w:r>
      <w:proofErr w:type="spellEnd"/>
      <w:r w:rsidR="00937C43" w:rsidRPr="009B2A8C">
        <w:rPr>
          <w:i/>
          <w:iCs/>
          <w:sz w:val="24"/>
          <w:szCs w:val="24"/>
        </w:rPr>
        <w:t xml:space="preserve"> </w:t>
      </w:r>
      <w:proofErr w:type="spellStart"/>
      <w:r w:rsidR="00937C43" w:rsidRPr="009B2A8C">
        <w:rPr>
          <w:i/>
          <w:iCs/>
          <w:sz w:val="24"/>
          <w:szCs w:val="24"/>
        </w:rPr>
        <w:t>Work</w:t>
      </w:r>
      <w:proofErr w:type="spellEnd"/>
      <w:r w:rsidR="00937C43" w:rsidRPr="009B2A8C">
        <w:rPr>
          <w:sz w:val="24"/>
          <w:szCs w:val="24"/>
        </w:rPr>
        <w:t>)</w:t>
      </w:r>
    </w:p>
    <w:p w14:paraId="1059AFC1" w14:textId="01429BEF" w:rsidR="00776355" w:rsidRPr="009B2A8C" w:rsidRDefault="00776355" w:rsidP="00776355">
      <w:pPr>
        <w:pStyle w:val="ListParagraph"/>
        <w:ind w:left="1440" w:firstLine="0"/>
        <w:rPr>
          <w:sz w:val="24"/>
          <w:szCs w:val="24"/>
        </w:rPr>
      </w:pPr>
      <w:r w:rsidRPr="009B2A8C">
        <w:rPr>
          <w:sz w:val="24"/>
          <w:szCs w:val="24"/>
        </w:rPr>
        <w:t xml:space="preserve">Kuantitas kerja merupakan volume atau jumlah </w:t>
      </w:r>
      <w:proofErr w:type="spellStart"/>
      <w:r w:rsidRPr="009B2A8C">
        <w:rPr>
          <w:sz w:val="24"/>
          <w:szCs w:val="24"/>
        </w:rPr>
        <w:t>output</w:t>
      </w:r>
      <w:proofErr w:type="spellEnd"/>
      <w:r w:rsidRPr="009B2A8C">
        <w:rPr>
          <w:sz w:val="24"/>
          <w:szCs w:val="24"/>
        </w:rPr>
        <w:t xml:space="preserve"> pekerjaan yang berhasil diselesaikan dalam satuan waktu tertentu, dibandingkan dengan target yang telah ditetapkan. </w:t>
      </w:r>
      <w:r w:rsidR="00937C43" w:rsidRPr="009B2A8C">
        <w:rPr>
          <w:sz w:val="24"/>
          <w:szCs w:val="24"/>
        </w:rPr>
        <w:t>Misalnya, jumlah SP2D yang berhasil diterbitkan per hari sesuai dengan beban kerja yang dialokasikan baik saat WFO dan WFH.</w:t>
      </w:r>
    </w:p>
    <w:p w14:paraId="2B83F507" w14:textId="561ECE84" w:rsidR="00937C43" w:rsidRPr="009B2A8C" w:rsidRDefault="00937C43" w:rsidP="00B302CC">
      <w:pPr>
        <w:pStyle w:val="ListParagraph"/>
        <w:numPr>
          <w:ilvl w:val="1"/>
          <w:numId w:val="6"/>
        </w:numPr>
        <w:rPr>
          <w:sz w:val="24"/>
          <w:szCs w:val="24"/>
        </w:rPr>
      </w:pPr>
      <w:r w:rsidRPr="009B2A8C">
        <w:rPr>
          <w:sz w:val="24"/>
          <w:szCs w:val="24"/>
        </w:rPr>
        <w:t>Ketepatan Waktu (</w:t>
      </w:r>
      <w:proofErr w:type="spellStart"/>
      <w:r w:rsidRPr="009B2A8C">
        <w:rPr>
          <w:i/>
          <w:iCs/>
          <w:sz w:val="24"/>
          <w:szCs w:val="24"/>
        </w:rPr>
        <w:t>Timeliness</w:t>
      </w:r>
      <w:proofErr w:type="spellEnd"/>
      <w:r w:rsidRPr="009B2A8C">
        <w:rPr>
          <w:sz w:val="24"/>
          <w:szCs w:val="24"/>
        </w:rPr>
        <w:t>)</w:t>
      </w:r>
    </w:p>
    <w:p w14:paraId="09097366" w14:textId="0874AE80" w:rsidR="00C94BB0" w:rsidRPr="009B2A8C" w:rsidRDefault="00B302CC" w:rsidP="00C94BB0">
      <w:pPr>
        <w:pStyle w:val="ListParagraph"/>
        <w:ind w:left="1440" w:firstLine="0"/>
        <w:rPr>
          <w:sz w:val="24"/>
          <w:szCs w:val="24"/>
        </w:rPr>
      </w:pPr>
      <w:r w:rsidRPr="009B2A8C">
        <w:rPr>
          <w:sz w:val="24"/>
          <w:szCs w:val="24"/>
        </w:rPr>
        <w:t xml:space="preserve">Indikator ini mengukur kemampuan pegawai menyelesaikan pekerjaan tepat </w:t>
      </w:r>
      <w:r w:rsidR="00C94BB0" w:rsidRPr="009B2A8C">
        <w:rPr>
          <w:sz w:val="24"/>
          <w:szCs w:val="24"/>
        </w:rPr>
        <w:t xml:space="preserve">pada batas waktu yang telah disepakati, tanpa keterlambatan yang mengganggu rantai proses berikutnya. </w:t>
      </w:r>
      <w:r w:rsidR="00C94BB0" w:rsidRPr="009B2A8C">
        <w:rPr>
          <w:sz w:val="24"/>
          <w:szCs w:val="24"/>
        </w:rPr>
        <w:lastRenderedPageBreak/>
        <w:t>Contohnya adalah bagaimana pemenuhan SLA pencairan PHLN sesuai dengan standar waktu yang ditetapkan.</w:t>
      </w:r>
    </w:p>
    <w:p w14:paraId="4D142E69" w14:textId="1C651D2E" w:rsidR="00C94BB0" w:rsidRPr="009B2A8C" w:rsidRDefault="00C94BB0" w:rsidP="00C94BB0">
      <w:pPr>
        <w:pStyle w:val="ListParagraph"/>
        <w:numPr>
          <w:ilvl w:val="1"/>
          <w:numId w:val="6"/>
        </w:numPr>
        <w:rPr>
          <w:sz w:val="24"/>
          <w:szCs w:val="24"/>
        </w:rPr>
      </w:pPr>
      <w:r w:rsidRPr="009B2A8C">
        <w:rPr>
          <w:sz w:val="24"/>
          <w:szCs w:val="24"/>
        </w:rPr>
        <w:t>Efektivitas (</w:t>
      </w:r>
      <w:proofErr w:type="spellStart"/>
      <w:r w:rsidRPr="009B2A8C">
        <w:rPr>
          <w:i/>
          <w:iCs/>
          <w:sz w:val="24"/>
          <w:szCs w:val="24"/>
        </w:rPr>
        <w:t>Effectiveness</w:t>
      </w:r>
      <w:proofErr w:type="spellEnd"/>
      <w:r w:rsidRPr="009B2A8C">
        <w:rPr>
          <w:i/>
          <w:iCs/>
          <w:sz w:val="24"/>
          <w:szCs w:val="24"/>
        </w:rPr>
        <w:t>)</w:t>
      </w:r>
    </w:p>
    <w:p w14:paraId="5A2EDD14" w14:textId="21E813B2" w:rsidR="000E0A27" w:rsidRPr="009B2A8C" w:rsidRDefault="00A20FF3" w:rsidP="000E0A27">
      <w:pPr>
        <w:pStyle w:val="ListParagraph"/>
        <w:ind w:left="1440" w:firstLine="0"/>
        <w:rPr>
          <w:sz w:val="24"/>
          <w:szCs w:val="24"/>
        </w:rPr>
      </w:pPr>
      <w:r w:rsidRPr="009B2A8C">
        <w:rPr>
          <w:sz w:val="24"/>
          <w:szCs w:val="24"/>
        </w:rPr>
        <w:t>Hal ini mengukur sejauh mana target atau tujuan yang telah ditetapkan benar-benar tercapai</w:t>
      </w:r>
      <w:r w:rsidR="000E0A27" w:rsidRPr="009B2A8C">
        <w:rPr>
          <w:sz w:val="24"/>
          <w:szCs w:val="24"/>
        </w:rPr>
        <w:t xml:space="preserve"> serta berfokus pada hasil akhir yang diinginkan tanpa terlalu mempersoalkan besarnya sumber daya yang digunakan. </w:t>
      </w:r>
      <w:r w:rsidR="00DD64A9" w:rsidRPr="009B2A8C">
        <w:rPr>
          <w:sz w:val="24"/>
          <w:szCs w:val="24"/>
        </w:rPr>
        <w:t>Di KPPN KPH, indikator ini mengukur ketercapaian target realisasi PHLN sesuai dengan rencana penarikan dana ha</w:t>
      </w:r>
      <w:r w:rsidR="00EC75A6" w:rsidRPr="009B2A8C">
        <w:rPr>
          <w:sz w:val="24"/>
          <w:szCs w:val="24"/>
        </w:rPr>
        <w:t>r</w:t>
      </w:r>
      <w:r w:rsidR="00DD64A9" w:rsidRPr="009B2A8C">
        <w:rPr>
          <w:sz w:val="24"/>
          <w:szCs w:val="24"/>
        </w:rPr>
        <w:t xml:space="preserve">ian yang telah dibuat oleh </w:t>
      </w:r>
      <w:r w:rsidR="00EC75A6" w:rsidRPr="009B2A8C">
        <w:rPr>
          <w:sz w:val="24"/>
          <w:szCs w:val="24"/>
        </w:rPr>
        <w:t>satker.</w:t>
      </w:r>
    </w:p>
    <w:p w14:paraId="776D0D3E" w14:textId="67C0F8BC" w:rsidR="00EC75A6" w:rsidRPr="009B2A8C" w:rsidRDefault="00EC75A6" w:rsidP="00EC75A6">
      <w:pPr>
        <w:pStyle w:val="ListParagraph"/>
        <w:numPr>
          <w:ilvl w:val="1"/>
          <w:numId w:val="6"/>
        </w:numPr>
        <w:rPr>
          <w:sz w:val="24"/>
          <w:szCs w:val="24"/>
        </w:rPr>
      </w:pPr>
      <w:r w:rsidRPr="009B2A8C">
        <w:rPr>
          <w:sz w:val="24"/>
          <w:szCs w:val="24"/>
        </w:rPr>
        <w:t>Kemandirian (</w:t>
      </w:r>
      <w:proofErr w:type="spellStart"/>
      <w:r w:rsidRPr="009B2A8C">
        <w:rPr>
          <w:i/>
          <w:iCs/>
          <w:sz w:val="24"/>
          <w:szCs w:val="24"/>
        </w:rPr>
        <w:t>Indepen</w:t>
      </w:r>
      <w:r w:rsidR="00E603CA" w:rsidRPr="009B2A8C">
        <w:rPr>
          <w:i/>
          <w:iCs/>
          <w:sz w:val="24"/>
          <w:szCs w:val="24"/>
        </w:rPr>
        <w:t>den</w:t>
      </w:r>
      <w:r w:rsidRPr="009B2A8C">
        <w:rPr>
          <w:i/>
          <w:iCs/>
          <w:sz w:val="24"/>
          <w:szCs w:val="24"/>
        </w:rPr>
        <w:t>ce</w:t>
      </w:r>
      <w:proofErr w:type="spellEnd"/>
      <w:r w:rsidRPr="009B2A8C">
        <w:rPr>
          <w:sz w:val="24"/>
          <w:szCs w:val="24"/>
        </w:rPr>
        <w:t>)</w:t>
      </w:r>
    </w:p>
    <w:p w14:paraId="01A79D25" w14:textId="19903F58" w:rsidR="00EC75A6" w:rsidRPr="009B2A8C" w:rsidRDefault="00EC75A6" w:rsidP="00EC75A6">
      <w:pPr>
        <w:pStyle w:val="ListParagraph"/>
        <w:ind w:left="1440" w:firstLine="0"/>
        <w:rPr>
          <w:sz w:val="24"/>
          <w:szCs w:val="24"/>
        </w:rPr>
      </w:pPr>
      <w:r w:rsidRPr="009B2A8C">
        <w:rPr>
          <w:sz w:val="24"/>
          <w:szCs w:val="24"/>
        </w:rPr>
        <w:t>Kemandirian adalah indikator yang mengukur tingkat kemampuan pegawai dalam menyelesaikan pekerjaannya secara mandiri dengan minimal pengawasan</w:t>
      </w:r>
      <w:r w:rsidR="00114D48" w:rsidRPr="009B2A8C">
        <w:rPr>
          <w:sz w:val="24"/>
          <w:szCs w:val="24"/>
        </w:rPr>
        <w:t xml:space="preserve"> langsung, mencerminkan penguasaan prosedur dan kompetensi teknis yang memadai. </w:t>
      </w:r>
      <w:r w:rsidR="003820D1" w:rsidRPr="009B2A8C">
        <w:rPr>
          <w:sz w:val="24"/>
          <w:szCs w:val="24"/>
        </w:rPr>
        <w:t xml:space="preserve">Misalnya, bagaimana kemampuan pegawai menyelesaikan verifikasi dokumen dan penyaluran PHLN secara mandiri selama </w:t>
      </w:r>
      <w:r w:rsidR="00076395" w:rsidRPr="009B2A8C">
        <w:rPr>
          <w:sz w:val="24"/>
          <w:szCs w:val="24"/>
        </w:rPr>
        <w:t>WFH</w:t>
      </w:r>
      <w:r w:rsidR="00076395" w:rsidRPr="009B2A8C">
        <w:rPr>
          <w:i/>
          <w:iCs/>
          <w:sz w:val="24"/>
          <w:szCs w:val="24"/>
        </w:rPr>
        <w:t xml:space="preserve">, </w:t>
      </w:r>
      <w:r w:rsidR="00076395" w:rsidRPr="009B2A8C">
        <w:rPr>
          <w:sz w:val="24"/>
          <w:szCs w:val="24"/>
        </w:rPr>
        <w:t xml:space="preserve"> tanpa harus bergantung pada rekan yang hadir secara fisik atau atasan.</w:t>
      </w:r>
    </w:p>
    <w:p w14:paraId="61993FEE" w14:textId="398612A1" w:rsidR="00076395" w:rsidRPr="009B2A8C" w:rsidRDefault="00076395" w:rsidP="00076395">
      <w:pPr>
        <w:pStyle w:val="ListParagraph"/>
        <w:numPr>
          <w:ilvl w:val="1"/>
          <w:numId w:val="6"/>
        </w:numPr>
        <w:rPr>
          <w:sz w:val="24"/>
          <w:szCs w:val="24"/>
        </w:rPr>
      </w:pPr>
      <w:r w:rsidRPr="009B2A8C">
        <w:rPr>
          <w:sz w:val="24"/>
          <w:szCs w:val="24"/>
        </w:rPr>
        <w:t>Komitmen Kerja (</w:t>
      </w:r>
      <w:proofErr w:type="spellStart"/>
      <w:r w:rsidRPr="009B2A8C">
        <w:rPr>
          <w:i/>
          <w:iCs/>
          <w:sz w:val="24"/>
          <w:szCs w:val="24"/>
        </w:rPr>
        <w:t>Work</w:t>
      </w:r>
      <w:proofErr w:type="spellEnd"/>
      <w:r w:rsidRPr="009B2A8C">
        <w:rPr>
          <w:i/>
          <w:iCs/>
          <w:sz w:val="24"/>
          <w:szCs w:val="24"/>
        </w:rPr>
        <w:t xml:space="preserve"> </w:t>
      </w:r>
      <w:proofErr w:type="spellStart"/>
      <w:r w:rsidRPr="009B2A8C">
        <w:rPr>
          <w:i/>
          <w:iCs/>
          <w:sz w:val="24"/>
          <w:szCs w:val="24"/>
        </w:rPr>
        <w:t>Commitment</w:t>
      </w:r>
      <w:proofErr w:type="spellEnd"/>
      <w:r w:rsidRPr="009B2A8C">
        <w:rPr>
          <w:sz w:val="24"/>
          <w:szCs w:val="24"/>
        </w:rPr>
        <w:t>)</w:t>
      </w:r>
    </w:p>
    <w:p w14:paraId="0868F9BC" w14:textId="48B55301" w:rsidR="00076395" w:rsidRPr="009B2A8C" w:rsidRDefault="00B80B78" w:rsidP="00076395">
      <w:pPr>
        <w:pStyle w:val="ListParagraph"/>
        <w:ind w:left="1440" w:firstLine="0"/>
        <w:rPr>
          <w:sz w:val="24"/>
          <w:szCs w:val="24"/>
        </w:rPr>
      </w:pPr>
      <w:r w:rsidRPr="009B2A8C">
        <w:rPr>
          <w:sz w:val="24"/>
          <w:szCs w:val="24"/>
        </w:rPr>
        <w:t xml:space="preserve">Indikator ini mengukur tingkat dedikasi, loyalitas, dan keterikatan emosional pegawai terhadap pekerjaan dan </w:t>
      </w:r>
      <w:proofErr w:type="spellStart"/>
      <w:r w:rsidRPr="009B2A8C">
        <w:rPr>
          <w:sz w:val="24"/>
          <w:szCs w:val="24"/>
        </w:rPr>
        <w:t>organisasimya</w:t>
      </w:r>
      <w:proofErr w:type="spellEnd"/>
      <w:r w:rsidRPr="009B2A8C">
        <w:rPr>
          <w:sz w:val="24"/>
          <w:szCs w:val="24"/>
        </w:rPr>
        <w:t xml:space="preserve">, tercermin dari kemauan untuk bekerja melebihi standar minimum dan tidak mudah menyerah menghadapi tantangan. Di KPPN KPH, hal ini mengukur sejauh mana kemauan pegawai untuk memastikan proses penyaluran PHLN berjalan optimal meskipun menghadapi </w:t>
      </w:r>
      <w:r w:rsidR="00E603CA" w:rsidRPr="009B2A8C">
        <w:rPr>
          <w:sz w:val="24"/>
          <w:szCs w:val="24"/>
        </w:rPr>
        <w:t>kendala teknis saat WFH atau kompleksitas prosedur donor yang beragam.</w:t>
      </w:r>
    </w:p>
    <w:p w14:paraId="06878BC6" w14:textId="7C4B0457" w:rsidR="00672AE5" w:rsidRPr="009B2A8C" w:rsidRDefault="00696EFB" w:rsidP="00AF2FE5">
      <w:pPr>
        <w:ind w:left="567" w:firstLine="153"/>
        <w:rPr>
          <w:sz w:val="24"/>
          <w:szCs w:val="24"/>
        </w:rPr>
      </w:pPr>
      <w:r w:rsidRPr="009B2A8C">
        <w:rPr>
          <w:sz w:val="24"/>
          <w:szCs w:val="24"/>
        </w:rPr>
        <w:t>Keenam indikator tersebut dipilih</w:t>
      </w:r>
      <w:r w:rsidR="009B7FE9" w:rsidRPr="009B2A8C">
        <w:rPr>
          <w:sz w:val="24"/>
          <w:szCs w:val="24"/>
        </w:rPr>
        <w:t xml:space="preserve"> berdasarkan tiga pertimbangan</w:t>
      </w:r>
      <w:r w:rsidR="00324F3E" w:rsidRPr="009B2A8C">
        <w:rPr>
          <w:sz w:val="24"/>
          <w:szCs w:val="24"/>
        </w:rPr>
        <w:t xml:space="preserve">. Pertama, secara teoritis, keenam indikator ini </w:t>
      </w:r>
      <w:r w:rsidR="00FB12AA" w:rsidRPr="009B2A8C">
        <w:rPr>
          <w:sz w:val="24"/>
          <w:szCs w:val="24"/>
        </w:rPr>
        <w:t xml:space="preserve">mampu menangkap </w:t>
      </w:r>
      <w:r w:rsidR="003F4DA5" w:rsidRPr="009B2A8C">
        <w:rPr>
          <w:sz w:val="24"/>
          <w:szCs w:val="24"/>
        </w:rPr>
        <w:t xml:space="preserve">baik dimensi kuantitatif kinerja maupun dimensi kualitatif sehingga pengukuran tidak bias </w:t>
      </w:r>
      <w:r w:rsidR="003F4DA5" w:rsidRPr="009B2A8C">
        <w:rPr>
          <w:sz w:val="24"/>
          <w:szCs w:val="24"/>
        </w:rPr>
        <w:lastRenderedPageBreak/>
        <w:t xml:space="preserve">hanya pada salah satu sisi. Kedua, secara kontekstual, keenam indikator ini relevan dengan karakteristik pekerjaan di KPPN KPH yang bersifat </w:t>
      </w:r>
      <w:r w:rsidR="004631D2" w:rsidRPr="009B2A8C">
        <w:rPr>
          <w:sz w:val="24"/>
          <w:szCs w:val="24"/>
        </w:rPr>
        <w:t xml:space="preserve">administratif-teknis dengan SLA yang ketat, </w:t>
      </w:r>
      <w:proofErr w:type="spellStart"/>
      <w:r w:rsidR="004631D2" w:rsidRPr="009B2A8C">
        <w:rPr>
          <w:sz w:val="24"/>
          <w:szCs w:val="24"/>
        </w:rPr>
        <w:t>ketepata</w:t>
      </w:r>
      <w:proofErr w:type="spellEnd"/>
      <w:r w:rsidR="004631D2" w:rsidRPr="009B2A8C">
        <w:rPr>
          <w:sz w:val="24"/>
          <w:szCs w:val="24"/>
        </w:rPr>
        <w:t xml:space="preserve">  waktu dan kemandirian menjadi kritis saat pegawai bekerja dari rumah tanpa pengawasan langsung, sementara kualitas kerja dan komitmen menjadi fondasi prinsip </w:t>
      </w:r>
      <w:r w:rsidR="004631D2" w:rsidRPr="009B2A8C">
        <w:rPr>
          <w:i/>
          <w:iCs/>
          <w:sz w:val="24"/>
          <w:szCs w:val="24"/>
        </w:rPr>
        <w:t xml:space="preserve">zero </w:t>
      </w:r>
      <w:proofErr w:type="spellStart"/>
      <w:r w:rsidR="004631D2" w:rsidRPr="009B2A8C">
        <w:rPr>
          <w:i/>
          <w:iCs/>
          <w:sz w:val="24"/>
          <w:szCs w:val="24"/>
        </w:rPr>
        <w:t>error</w:t>
      </w:r>
      <w:proofErr w:type="spellEnd"/>
      <w:r w:rsidR="004631D2" w:rsidRPr="009B2A8C">
        <w:rPr>
          <w:sz w:val="24"/>
          <w:szCs w:val="24"/>
        </w:rPr>
        <w:t xml:space="preserve"> dalam pengelolaan PHLN. Ketiga, secara metodologis, penggunaan enam indikator ini konsisten dengan penelitian terdahulu di konteks instansi pemerintah</w:t>
      </w:r>
      <w:r w:rsidR="00691346" w:rsidRPr="009B2A8C">
        <w:rPr>
          <w:sz w:val="24"/>
          <w:szCs w:val="24"/>
        </w:rPr>
        <w:t xml:space="preserve"> sehingga </w:t>
      </w:r>
      <w:proofErr w:type="spellStart"/>
      <w:r w:rsidR="00691346" w:rsidRPr="009B2A8C">
        <w:rPr>
          <w:sz w:val="24"/>
          <w:szCs w:val="24"/>
        </w:rPr>
        <w:t>memungkinan</w:t>
      </w:r>
      <w:proofErr w:type="spellEnd"/>
      <w:r w:rsidR="00691346" w:rsidRPr="009B2A8C">
        <w:rPr>
          <w:sz w:val="24"/>
          <w:szCs w:val="24"/>
        </w:rPr>
        <w:t xml:space="preserve"> </w:t>
      </w:r>
      <w:proofErr w:type="spellStart"/>
      <w:r w:rsidR="00691346" w:rsidRPr="009B2A8C">
        <w:rPr>
          <w:sz w:val="24"/>
          <w:szCs w:val="24"/>
        </w:rPr>
        <w:t>komparabilitas</w:t>
      </w:r>
      <w:proofErr w:type="spellEnd"/>
      <w:r w:rsidR="00691346" w:rsidRPr="009B2A8C">
        <w:rPr>
          <w:sz w:val="24"/>
          <w:szCs w:val="24"/>
        </w:rPr>
        <w:t xml:space="preserve"> temuan.</w:t>
      </w:r>
      <w:r w:rsidR="00F4088B" w:rsidRPr="009B2A8C">
        <w:rPr>
          <w:sz w:val="24"/>
          <w:szCs w:val="24"/>
        </w:rPr>
        <w:t xml:space="preserve"> </w:t>
      </w:r>
      <w:r w:rsidR="00672AE5" w:rsidRPr="009B2A8C">
        <w:rPr>
          <w:sz w:val="24"/>
          <w:szCs w:val="24"/>
        </w:rPr>
        <w:t>S</w:t>
      </w:r>
      <w:r w:rsidR="00F4088B" w:rsidRPr="009B2A8C">
        <w:rPr>
          <w:sz w:val="24"/>
          <w:szCs w:val="24"/>
        </w:rPr>
        <w:t>elaras</w:t>
      </w:r>
      <w:r w:rsidR="00672AE5" w:rsidRPr="009B2A8C">
        <w:rPr>
          <w:sz w:val="24"/>
          <w:szCs w:val="24"/>
        </w:rPr>
        <w:t xml:space="preserve"> dengan </w:t>
      </w:r>
      <w:r w:rsidR="00F4088B" w:rsidRPr="009B2A8C">
        <w:rPr>
          <w:sz w:val="24"/>
          <w:szCs w:val="24"/>
        </w:rPr>
        <w:t xml:space="preserve">pandangan </w:t>
      </w:r>
      <w:proofErr w:type="spellStart"/>
      <w:r w:rsidR="00F4088B" w:rsidRPr="00394C27">
        <w:rPr>
          <w:color w:val="EE0000"/>
          <w:sz w:val="24"/>
          <w:szCs w:val="24"/>
        </w:rPr>
        <w:t>Sedarmayanti</w:t>
      </w:r>
      <w:proofErr w:type="spellEnd"/>
      <w:r w:rsidR="00F4088B" w:rsidRPr="00394C27">
        <w:rPr>
          <w:color w:val="EE0000"/>
          <w:sz w:val="24"/>
          <w:szCs w:val="24"/>
        </w:rPr>
        <w:t xml:space="preserve"> (2017), penilaian kinerja pegawai KPPN KPH dalam penelitian ini </w:t>
      </w:r>
      <w:r w:rsidR="00F4088B" w:rsidRPr="009B2A8C">
        <w:rPr>
          <w:sz w:val="24"/>
          <w:szCs w:val="24"/>
        </w:rPr>
        <w:t>tidak hanya mencerminkan seberapa banyak pekerjaan yang diselesaikan (kuantitas), tetapi juga seberapa baik dan akurat pekerjaan tersebut dilakukan (kualitas), seberapa tepat waktu penyelesaiannya (ketepatan waktu), seberapa efektif pencapaian targetnya (efektivitas), seberapa mandiri penyelesaiannya tanpa bergantung pada pengawasan fisik (kemandirian) dan seberapa kuat dedikasi pegawai terhadap pekerjaan dan organisasinya (komitmen). Keenam dimensi ini bersama-sama membentuk penilaian kinerja yang komprehensif dan holistik.</w:t>
      </w:r>
    </w:p>
    <w:p w14:paraId="1E6FB930" w14:textId="346C0DC4" w:rsidR="00511160" w:rsidRPr="009B2A8C" w:rsidRDefault="00482ABE" w:rsidP="003A2774">
      <w:pPr>
        <w:pStyle w:val="ListParagraph"/>
        <w:numPr>
          <w:ilvl w:val="2"/>
          <w:numId w:val="10"/>
        </w:numPr>
        <w:ind w:left="1134"/>
        <w:rPr>
          <w:b/>
          <w:bCs/>
          <w:sz w:val="24"/>
          <w:szCs w:val="24"/>
        </w:rPr>
      </w:pPr>
      <w:r w:rsidRPr="009B2A8C">
        <w:rPr>
          <w:b/>
          <w:bCs/>
          <w:iCs/>
          <w:sz w:val="24"/>
          <w:szCs w:val="24"/>
        </w:rPr>
        <w:t>Sistem Kerja Fleksibel</w:t>
      </w:r>
    </w:p>
    <w:p w14:paraId="1AD78865" w14:textId="5BF4A814" w:rsidR="00B02110" w:rsidRPr="009B2A8C" w:rsidRDefault="00EB19AE" w:rsidP="003A2774">
      <w:pPr>
        <w:pStyle w:val="ListParagraph"/>
        <w:numPr>
          <w:ilvl w:val="3"/>
          <w:numId w:val="10"/>
        </w:numPr>
        <w:ind w:left="1134" w:hanging="708"/>
        <w:rPr>
          <w:sz w:val="24"/>
          <w:szCs w:val="24"/>
        </w:rPr>
      </w:pPr>
      <w:proofErr w:type="spellStart"/>
      <w:r w:rsidRPr="009B2A8C">
        <w:rPr>
          <w:sz w:val="24"/>
          <w:szCs w:val="24"/>
        </w:rPr>
        <w:t>Defenisi</w:t>
      </w:r>
      <w:proofErr w:type="spellEnd"/>
      <w:r w:rsidRPr="009B2A8C">
        <w:rPr>
          <w:sz w:val="24"/>
          <w:szCs w:val="24"/>
        </w:rPr>
        <w:t xml:space="preserve"> </w:t>
      </w:r>
      <w:r w:rsidR="00482ABE" w:rsidRPr="009B2A8C">
        <w:rPr>
          <w:iCs/>
          <w:sz w:val="24"/>
          <w:szCs w:val="24"/>
        </w:rPr>
        <w:t>Sistem Kerja Fleksibel</w:t>
      </w:r>
    </w:p>
    <w:p w14:paraId="04D98525" w14:textId="1C23D49B" w:rsidR="00B02110" w:rsidRPr="009B2A8C" w:rsidRDefault="00482ABE" w:rsidP="00744CAF">
      <w:pPr>
        <w:pStyle w:val="ListParagraph"/>
        <w:ind w:left="567" w:firstLine="360"/>
        <w:rPr>
          <w:sz w:val="24"/>
          <w:szCs w:val="24"/>
        </w:rPr>
      </w:pPr>
      <w:r w:rsidRPr="009B2A8C">
        <w:rPr>
          <w:sz w:val="24"/>
          <w:szCs w:val="24"/>
        </w:rPr>
        <w:t>Sistem Kerja Fleksibel</w:t>
      </w:r>
      <w:r w:rsidR="003261E9" w:rsidRPr="009B2A8C">
        <w:rPr>
          <w:sz w:val="24"/>
          <w:szCs w:val="24"/>
        </w:rPr>
        <w:t xml:space="preserve"> </w:t>
      </w:r>
      <w:r w:rsidR="00B02110" w:rsidRPr="009B2A8C">
        <w:rPr>
          <w:sz w:val="24"/>
          <w:szCs w:val="24"/>
        </w:rPr>
        <w:t xml:space="preserve"> (</w:t>
      </w:r>
      <w:r w:rsidR="003261E9" w:rsidRPr="009B2A8C">
        <w:rPr>
          <w:sz w:val="24"/>
          <w:szCs w:val="24"/>
        </w:rPr>
        <w:t>SKF</w:t>
      </w:r>
      <w:r w:rsidR="00B02110" w:rsidRPr="009B2A8C">
        <w:rPr>
          <w:sz w:val="24"/>
          <w:szCs w:val="24"/>
        </w:rPr>
        <w:t xml:space="preserve">) </w:t>
      </w:r>
      <w:r w:rsidR="00E8723C" w:rsidRPr="009B2A8C">
        <w:rPr>
          <w:sz w:val="24"/>
          <w:szCs w:val="24"/>
        </w:rPr>
        <w:t xml:space="preserve">atau </w:t>
      </w:r>
      <w:proofErr w:type="spellStart"/>
      <w:r w:rsidR="00E8723C" w:rsidRPr="009B2A8C">
        <w:rPr>
          <w:i/>
          <w:iCs/>
          <w:sz w:val="24"/>
          <w:szCs w:val="24"/>
        </w:rPr>
        <w:t>flexible</w:t>
      </w:r>
      <w:proofErr w:type="spellEnd"/>
      <w:r w:rsidR="00E8723C" w:rsidRPr="009B2A8C">
        <w:rPr>
          <w:i/>
          <w:iCs/>
          <w:sz w:val="24"/>
          <w:szCs w:val="24"/>
        </w:rPr>
        <w:t xml:space="preserve"> </w:t>
      </w:r>
      <w:proofErr w:type="spellStart"/>
      <w:r w:rsidR="00E8723C" w:rsidRPr="009B2A8C">
        <w:rPr>
          <w:i/>
          <w:iCs/>
          <w:sz w:val="24"/>
          <w:szCs w:val="24"/>
        </w:rPr>
        <w:t>working</w:t>
      </w:r>
      <w:proofErr w:type="spellEnd"/>
      <w:r w:rsidR="007574A0" w:rsidRPr="009B2A8C">
        <w:rPr>
          <w:sz w:val="24"/>
          <w:szCs w:val="24"/>
        </w:rPr>
        <w:t xml:space="preserve"> </w:t>
      </w:r>
      <w:r w:rsidR="00B02110" w:rsidRPr="009B2A8C">
        <w:rPr>
          <w:sz w:val="24"/>
          <w:szCs w:val="24"/>
        </w:rPr>
        <w:t xml:space="preserve">merupakan konsep yang merujuk pada penyesuaian tempat, waktu, dan/atau cara bekerja di luar pengaturan standar konvensional yang biasanya menuntut kehadiran penuh di kantor pada jam kerja yang seragam. </w:t>
      </w:r>
      <w:proofErr w:type="spellStart"/>
      <w:r w:rsidR="00B02110" w:rsidRPr="00B31417">
        <w:rPr>
          <w:color w:val="EE0000"/>
          <w:sz w:val="24"/>
          <w:szCs w:val="24"/>
        </w:rPr>
        <w:t>Weideman</w:t>
      </w:r>
      <w:proofErr w:type="spellEnd"/>
      <w:r w:rsidR="00B02110" w:rsidRPr="00B31417">
        <w:rPr>
          <w:color w:val="EE0000"/>
          <w:sz w:val="24"/>
          <w:szCs w:val="24"/>
        </w:rPr>
        <w:t xml:space="preserve"> dan </w:t>
      </w:r>
      <w:proofErr w:type="spellStart"/>
      <w:r w:rsidR="00B02110" w:rsidRPr="00B31417">
        <w:rPr>
          <w:color w:val="EE0000"/>
          <w:sz w:val="24"/>
          <w:szCs w:val="24"/>
        </w:rPr>
        <w:t>Hofmeyr</w:t>
      </w:r>
      <w:proofErr w:type="spellEnd"/>
      <w:r w:rsidR="00B02110" w:rsidRPr="00B31417">
        <w:rPr>
          <w:color w:val="EE0000"/>
          <w:sz w:val="24"/>
          <w:szCs w:val="24"/>
        </w:rPr>
        <w:t xml:space="preserve"> (2020) mendefinisikan </w:t>
      </w:r>
      <w:proofErr w:type="spellStart"/>
      <w:r w:rsidR="00E8723C" w:rsidRPr="00B31417">
        <w:rPr>
          <w:i/>
          <w:iCs/>
          <w:color w:val="EE0000"/>
          <w:sz w:val="24"/>
          <w:szCs w:val="24"/>
        </w:rPr>
        <w:t>flexible</w:t>
      </w:r>
      <w:proofErr w:type="spellEnd"/>
      <w:r w:rsidR="00E8723C" w:rsidRPr="00B31417">
        <w:rPr>
          <w:i/>
          <w:iCs/>
          <w:color w:val="EE0000"/>
          <w:sz w:val="24"/>
          <w:szCs w:val="24"/>
        </w:rPr>
        <w:t xml:space="preserve"> </w:t>
      </w:r>
      <w:proofErr w:type="spellStart"/>
      <w:r w:rsidR="00E8723C" w:rsidRPr="00B31417">
        <w:rPr>
          <w:i/>
          <w:iCs/>
          <w:color w:val="EE0000"/>
          <w:sz w:val="24"/>
          <w:szCs w:val="24"/>
        </w:rPr>
        <w:t>working</w:t>
      </w:r>
      <w:proofErr w:type="spellEnd"/>
      <w:r w:rsidR="00B02110" w:rsidRPr="00B31417">
        <w:rPr>
          <w:color w:val="EE0000"/>
          <w:sz w:val="24"/>
          <w:szCs w:val="24"/>
        </w:rPr>
        <w:t xml:space="preserve"> sebagai cara bekerja </w:t>
      </w:r>
      <w:r w:rsidR="00B02110" w:rsidRPr="009B2A8C">
        <w:rPr>
          <w:sz w:val="24"/>
          <w:szCs w:val="24"/>
        </w:rPr>
        <w:t xml:space="preserve">yang memungkinkan fleksibilitas pekerja dalam menyelesaikan tugas mereka, baik dari segi lokasi, waktu, besar beban pekerjaan, hingga cara penyelesaiannya, dengan tujuan untuk meningkatkan kesejahteraan, </w:t>
      </w:r>
      <w:proofErr w:type="spellStart"/>
      <w:r w:rsidR="00B02110" w:rsidRPr="00C0035A">
        <w:rPr>
          <w:i/>
          <w:iCs/>
          <w:sz w:val="24"/>
          <w:szCs w:val="24"/>
        </w:rPr>
        <w:t>work</w:t>
      </w:r>
      <w:proofErr w:type="spellEnd"/>
      <w:r w:rsidR="00C0035A">
        <w:rPr>
          <w:i/>
          <w:iCs/>
          <w:sz w:val="24"/>
          <w:szCs w:val="24"/>
        </w:rPr>
        <w:t xml:space="preserve"> </w:t>
      </w:r>
      <w:proofErr w:type="spellStart"/>
      <w:r w:rsidR="00B02110" w:rsidRPr="00C0035A">
        <w:rPr>
          <w:i/>
          <w:iCs/>
          <w:sz w:val="24"/>
          <w:szCs w:val="24"/>
        </w:rPr>
        <w:t>life</w:t>
      </w:r>
      <w:proofErr w:type="spellEnd"/>
      <w:r w:rsidR="00C0035A">
        <w:rPr>
          <w:i/>
          <w:iCs/>
          <w:sz w:val="24"/>
          <w:szCs w:val="24"/>
        </w:rPr>
        <w:t xml:space="preserve"> </w:t>
      </w:r>
      <w:proofErr w:type="spellStart"/>
      <w:r w:rsidR="00B02110" w:rsidRPr="00C0035A">
        <w:rPr>
          <w:i/>
          <w:iCs/>
          <w:sz w:val="24"/>
          <w:szCs w:val="24"/>
        </w:rPr>
        <w:t>balance</w:t>
      </w:r>
      <w:proofErr w:type="spellEnd"/>
      <w:r w:rsidR="00B02110" w:rsidRPr="009B2A8C">
        <w:rPr>
          <w:sz w:val="24"/>
          <w:szCs w:val="24"/>
        </w:rPr>
        <w:t xml:space="preserve">, dan peningkatan performa kerja. </w:t>
      </w:r>
      <w:r w:rsidR="00B02110" w:rsidRPr="00394C27">
        <w:rPr>
          <w:color w:val="EE0000"/>
          <w:sz w:val="24"/>
          <w:szCs w:val="24"/>
        </w:rPr>
        <w:t xml:space="preserve">Menurut </w:t>
      </w:r>
      <w:proofErr w:type="spellStart"/>
      <w:r w:rsidR="00B02110" w:rsidRPr="00394C27">
        <w:rPr>
          <w:color w:val="EE0000"/>
          <w:sz w:val="24"/>
          <w:szCs w:val="24"/>
        </w:rPr>
        <w:t>Kossek</w:t>
      </w:r>
      <w:proofErr w:type="spellEnd"/>
      <w:r w:rsidR="00B02110" w:rsidRPr="00394C27">
        <w:rPr>
          <w:color w:val="EE0000"/>
          <w:sz w:val="24"/>
          <w:szCs w:val="24"/>
        </w:rPr>
        <w:t xml:space="preserve"> dan </w:t>
      </w:r>
      <w:proofErr w:type="spellStart"/>
      <w:r w:rsidR="00B02110" w:rsidRPr="00394C27">
        <w:rPr>
          <w:color w:val="EE0000"/>
          <w:sz w:val="24"/>
          <w:szCs w:val="24"/>
        </w:rPr>
        <w:t>Lautsch</w:t>
      </w:r>
      <w:proofErr w:type="spellEnd"/>
      <w:r w:rsidR="00B02110" w:rsidRPr="00394C27">
        <w:rPr>
          <w:color w:val="EE0000"/>
          <w:sz w:val="24"/>
          <w:szCs w:val="24"/>
        </w:rPr>
        <w:t xml:space="preserve"> (2017) serta </w:t>
      </w:r>
      <w:proofErr w:type="spellStart"/>
      <w:r w:rsidR="00B02110" w:rsidRPr="00394C27">
        <w:rPr>
          <w:color w:val="EE0000"/>
          <w:sz w:val="24"/>
          <w:szCs w:val="24"/>
        </w:rPr>
        <w:t>Chung</w:t>
      </w:r>
      <w:proofErr w:type="spellEnd"/>
      <w:r w:rsidR="00B02110" w:rsidRPr="00394C27">
        <w:rPr>
          <w:color w:val="EE0000"/>
          <w:sz w:val="24"/>
          <w:szCs w:val="24"/>
        </w:rPr>
        <w:t xml:space="preserve"> dan </w:t>
      </w:r>
      <w:proofErr w:type="spellStart"/>
      <w:r w:rsidR="00B02110" w:rsidRPr="00394C27">
        <w:rPr>
          <w:color w:val="EE0000"/>
          <w:sz w:val="24"/>
          <w:szCs w:val="24"/>
        </w:rPr>
        <w:t>van</w:t>
      </w:r>
      <w:proofErr w:type="spellEnd"/>
      <w:r w:rsidR="00B02110" w:rsidRPr="00394C27">
        <w:rPr>
          <w:color w:val="EE0000"/>
          <w:sz w:val="24"/>
          <w:szCs w:val="24"/>
        </w:rPr>
        <w:t xml:space="preserve"> </w:t>
      </w:r>
      <w:proofErr w:type="spellStart"/>
      <w:r w:rsidR="00B02110" w:rsidRPr="00394C27">
        <w:rPr>
          <w:color w:val="EE0000"/>
          <w:sz w:val="24"/>
          <w:szCs w:val="24"/>
        </w:rPr>
        <w:t>der</w:t>
      </w:r>
      <w:proofErr w:type="spellEnd"/>
      <w:r w:rsidR="00B02110" w:rsidRPr="00394C27">
        <w:rPr>
          <w:color w:val="EE0000"/>
          <w:sz w:val="24"/>
          <w:szCs w:val="24"/>
        </w:rPr>
        <w:t xml:space="preserve"> </w:t>
      </w:r>
      <w:proofErr w:type="spellStart"/>
      <w:r w:rsidR="00B02110" w:rsidRPr="00394C27">
        <w:rPr>
          <w:color w:val="EE0000"/>
          <w:sz w:val="24"/>
          <w:szCs w:val="24"/>
        </w:rPr>
        <w:t>Horst</w:t>
      </w:r>
      <w:proofErr w:type="spellEnd"/>
      <w:r w:rsidR="00B02110" w:rsidRPr="00394C27">
        <w:rPr>
          <w:color w:val="EE0000"/>
          <w:sz w:val="24"/>
          <w:szCs w:val="24"/>
        </w:rPr>
        <w:t xml:space="preserve"> (2018) fleksib</w:t>
      </w:r>
      <w:r w:rsidR="00B02110" w:rsidRPr="009B2A8C">
        <w:rPr>
          <w:sz w:val="24"/>
          <w:szCs w:val="24"/>
        </w:rPr>
        <w:t xml:space="preserve">ilitas dalam </w:t>
      </w:r>
      <w:proofErr w:type="spellStart"/>
      <w:r w:rsidR="00E8723C" w:rsidRPr="009B2A8C">
        <w:rPr>
          <w:i/>
          <w:iCs/>
          <w:sz w:val="24"/>
          <w:szCs w:val="24"/>
        </w:rPr>
        <w:t>flexible</w:t>
      </w:r>
      <w:proofErr w:type="spellEnd"/>
      <w:r w:rsidR="00E8723C" w:rsidRPr="009B2A8C">
        <w:rPr>
          <w:i/>
          <w:iCs/>
          <w:sz w:val="24"/>
          <w:szCs w:val="24"/>
        </w:rPr>
        <w:t xml:space="preserve"> </w:t>
      </w:r>
      <w:proofErr w:type="spellStart"/>
      <w:r w:rsidR="00E8723C" w:rsidRPr="009B2A8C">
        <w:rPr>
          <w:i/>
          <w:iCs/>
          <w:sz w:val="24"/>
          <w:szCs w:val="24"/>
        </w:rPr>
        <w:t>working</w:t>
      </w:r>
      <w:proofErr w:type="spellEnd"/>
      <w:r w:rsidR="00B02110" w:rsidRPr="009B2A8C">
        <w:rPr>
          <w:sz w:val="24"/>
          <w:szCs w:val="24"/>
        </w:rPr>
        <w:t xml:space="preserve"> mencakup empat dimensi sekaligus yaitu lokasi, waktu, beban kerja, dan metode penyelesaian tugas.</w:t>
      </w:r>
    </w:p>
    <w:p w14:paraId="0CB70181" w14:textId="0E4A9B13" w:rsidR="004618D9" w:rsidRPr="009B2A8C" w:rsidRDefault="004618D9" w:rsidP="00744CAF">
      <w:pPr>
        <w:pStyle w:val="ListParagraph"/>
        <w:ind w:left="567" w:firstLine="360"/>
        <w:rPr>
          <w:sz w:val="24"/>
          <w:szCs w:val="24"/>
        </w:rPr>
      </w:pPr>
      <w:r w:rsidRPr="009B2A8C">
        <w:rPr>
          <w:sz w:val="24"/>
          <w:szCs w:val="24"/>
        </w:rPr>
        <w:lastRenderedPageBreak/>
        <w:t xml:space="preserve">Menurut </w:t>
      </w:r>
      <w:proofErr w:type="spellStart"/>
      <w:r w:rsidRPr="00394C27">
        <w:rPr>
          <w:color w:val="EE0000"/>
          <w:sz w:val="24"/>
          <w:szCs w:val="24"/>
        </w:rPr>
        <w:t>Lewis</w:t>
      </w:r>
      <w:proofErr w:type="spellEnd"/>
      <w:r w:rsidRPr="00394C27">
        <w:rPr>
          <w:color w:val="EE0000"/>
          <w:sz w:val="24"/>
          <w:szCs w:val="24"/>
        </w:rPr>
        <w:t xml:space="preserve"> (2013), </w:t>
      </w:r>
      <w:proofErr w:type="spellStart"/>
      <w:r w:rsidR="00F714B0" w:rsidRPr="00394C27">
        <w:rPr>
          <w:i/>
          <w:iCs/>
          <w:color w:val="EE0000"/>
          <w:sz w:val="24"/>
          <w:szCs w:val="24"/>
        </w:rPr>
        <w:t>Flexible</w:t>
      </w:r>
      <w:proofErr w:type="spellEnd"/>
      <w:r w:rsidR="00F714B0" w:rsidRPr="00394C27">
        <w:rPr>
          <w:i/>
          <w:iCs/>
          <w:color w:val="EE0000"/>
          <w:sz w:val="24"/>
          <w:szCs w:val="24"/>
        </w:rPr>
        <w:t xml:space="preserve"> </w:t>
      </w:r>
      <w:proofErr w:type="spellStart"/>
      <w:r w:rsidR="00F714B0" w:rsidRPr="00394C27">
        <w:rPr>
          <w:i/>
          <w:iCs/>
          <w:color w:val="EE0000"/>
          <w:sz w:val="24"/>
          <w:szCs w:val="24"/>
        </w:rPr>
        <w:t>Working</w:t>
      </w:r>
      <w:proofErr w:type="spellEnd"/>
      <w:r w:rsidR="00F714B0" w:rsidRPr="00394C27">
        <w:rPr>
          <w:i/>
          <w:iCs/>
          <w:color w:val="EE0000"/>
          <w:sz w:val="24"/>
          <w:szCs w:val="24"/>
        </w:rPr>
        <w:t xml:space="preserve"> </w:t>
      </w:r>
      <w:proofErr w:type="spellStart"/>
      <w:r w:rsidR="00F714B0" w:rsidRPr="00394C27">
        <w:rPr>
          <w:i/>
          <w:iCs/>
          <w:color w:val="EE0000"/>
          <w:sz w:val="24"/>
          <w:szCs w:val="24"/>
        </w:rPr>
        <w:t>Arrangement</w:t>
      </w:r>
      <w:proofErr w:type="spellEnd"/>
      <w:r w:rsidRPr="00394C27">
        <w:rPr>
          <w:color w:val="EE0000"/>
          <w:sz w:val="24"/>
          <w:szCs w:val="24"/>
        </w:rPr>
        <w:t xml:space="preserve"> adalah jadwal yang memungkinkan karyawan </w:t>
      </w:r>
      <w:r w:rsidRPr="009B2A8C">
        <w:rPr>
          <w:sz w:val="24"/>
          <w:szCs w:val="24"/>
        </w:rPr>
        <w:t xml:space="preserve">mengatur fleksibilitas jam kerjanya dengan tanggung jawab pribadi mereka, meliputi berapa lama, di mana, dan kapan mereka mulai bekerja. </w:t>
      </w:r>
      <w:proofErr w:type="spellStart"/>
      <w:r w:rsidRPr="009B2A8C">
        <w:rPr>
          <w:sz w:val="24"/>
          <w:szCs w:val="24"/>
        </w:rPr>
        <w:t>Kelliher</w:t>
      </w:r>
      <w:proofErr w:type="spellEnd"/>
      <w:r w:rsidRPr="009B2A8C">
        <w:rPr>
          <w:sz w:val="24"/>
          <w:szCs w:val="24"/>
        </w:rPr>
        <w:t xml:space="preserve"> dan Anderson (2010) juga merumuskan </w:t>
      </w:r>
      <w:proofErr w:type="spellStart"/>
      <w:r w:rsidR="00E8723C" w:rsidRPr="009B2A8C">
        <w:rPr>
          <w:i/>
          <w:iCs/>
          <w:sz w:val="24"/>
          <w:szCs w:val="24"/>
        </w:rPr>
        <w:t>flexible</w:t>
      </w:r>
      <w:proofErr w:type="spellEnd"/>
      <w:r w:rsidR="00E8723C" w:rsidRPr="009B2A8C">
        <w:rPr>
          <w:i/>
          <w:iCs/>
          <w:sz w:val="24"/>
          <w:szCs w:val="24"/>
        </w:rPr>
        <w:t xml:space="preserve"> </w:t>
      </w:r>
      <w:proofErr w:type="spellStart"/>
      <w:r w:rsidR="00E8723C" w:rsidRPr="009B2A8C">
        <w:rPr>
          <w:i/>
          <w:iCs/>
          <w:sz w:val="24"/>
          <w:szCs w:val="24"/>
        </w:rPr>
        <w:t>working</w:t>
      </w:r>
      <w:proofErr w:type="spellEnd"/>
      <w:r w:rsidRPr="009B2A8C">
        <w:rPr>
          <w:sz w:val="24"/>
          <w:szCs w:val="24"/>
        </w:rPr>
        <w:t xml:space="preserve"> sebagai praktik yang memberikan karyawan pilihan atas tiga dimensi </w:t>
      </w:r>
      <w:r w:rsidR="009039A4" w:rsidRPr="009B2A8C">
        <w:rPr>
          <w:sz w:val="24"/>
          <w:szCs w:val="24"/>
        </w:rPr>
        <w:t>u</w:t>
      </w:r>
      <w:r w:rsidRPr="009B2A8C">
        <w:rPr>
          <w:sz w:val="24"/>
          <w:szCs w:val="24"/>
        </w:rPr>
        <w:t>tama yaitu, fleksibilitas operasional (</w:t>
      </w:r>
      <w:proofErr w:type="spellStart"/>
      <w:r w:rsidRPr="009B2A8C">
        <w:rPr>
          <w:i/>
          <w:iCs/>
          <w:sz w:val="24"/>
          <w:szCs w:val="24"/>
        </w:rPr>
        <w:t>how</w:t>
      </w:r>
      <w:proofErr w:type="spellEnd"/>
      <w:r w:rsidRPr="009B2A8C">
        <w:rPr>
          <w:i/>
          <w:iCs/>
          <w:sz w:val="24"/>
          <w:szCs w:val="24"/>
        </w:rPr>
        <w:t xml:space="preserve"> </w:t>
      </w:r>
      <w:proofErr w:type="spellStart"/>
      <w:r w:rsidRPr="009B2A8C">
        <w:rPr>
          <w:i/>
          <w:iCs/>
          <w:sz w:val="24"/>
          <w:szCs w:val="24"/>
        </w:rPr>
        <w:t>much</w:t>
      </w:r>
      <w:proofErr w:type="spellEnd"/>
      <w:r w:rsidRPr="009B2A8C">
        <w:rPr>
          <w:sz w:val="24"/>
          <w:szCs w:val="24"/>
        </w:rPr>
        <w:t>), fleksibilitas waktu (</w:t>
      </w:r>
      <w:proofErr w:type="spellStart"/>
      <w:r w:rsidRPr="009B2A8C">
        <w:rPr>
          <w:i/>
          <w:iCs/>
          <w:sz w:val="24"/>
          <w:szCs w:val="24"/>
        </w:rPr>
        <w:t>when</w:t>
      </w:r>
      <w:proofErr w:type="spellEnd"/>
      <w:r w:rsidRPr="009B2A8C">
        <w:rPr>
          <w:sz w:val="24"/>
          <w:szCs w:val="24"/>
        </w:rPr>
        <w:t>), dan fleksibilitas lokasi (</w:t>
      </w:r>
      <w:proofErr w:type="spellStart"/>
      <w:r w:rsidRPr="009B2A8C">
        <w:rPr>
          <w:i/>
          <w:iCs/>
          <w:sz w:val="24"/>
          <w:szCs w:val="24"/>
        </w:rPr>
        <w:t>where</w:t>
      </w:r>
      <w:proofErr w:type="spellEnd"/>
      <w:r w:rsidRPr="009B2A8C">
        <w:rPr>
          <w:sz w:val="24"/>
          <w:szCs w:val="24"/>
        </w:rPr>
        <w:t xml:space="preserve">) dalam melaksanakan pekerjaan mereka. Kedua definisi ini saling melengkapi. Definisi </w:t>
      </w:r>
      <w:proofErr w:type="spellStart"/>
      <w:r w:rsidRPr="009B2A8C">
        <w:rPr>
          <w:sz w:val="24"/>
          <w:szCs w:val="24"/>
        </w:rPr>
        <w:t>Lewis</w:t>
      </w:r>
      <w:proofErr w:type="spellEnd"/>
      <w:r w:rsidRPr="009B2A8C">
        <w:rPr>
          <w:sz w:val="24"/>
          <w:szCs w:val="24"/>
        </w:rPr>
        <w:t xml:space="preserve"> menonjolkan sisi keseimbangan antara pekerjaan dan kehidupan pribadi, sementara definisi </w:t>
      </w:r>
      <w:proofErr w:type="spellStart"/>
      <w:r w:rsidRPr="009B2A8C">
        <w:rPr>
          <w:sz w:val="24"/>
          <w:szCs w:val="24"/>
        </w:rPr>
        <w:t>Kelliher</w:t>
      </w:r>
      <w:proofErr w:type="spellEnd"/>
      <w:r w:rsidRPr="009B2A8C">
        <w:rPr>
          <w:sz w:val="24"/>
          <w:szCs w:val="24"/>
        </w:rPr>
        <w:t xml:space="preserve"> dan Anderson menonjolkan sisi struktural dari fleksibilitas itu sendiri. </w:t>
      </w:r>
      <w:proofErr w:type="spellStart"/>
      <w:r w:rsidRPr="00FD2D86">
        <w:rPr>
          <w:color w:val="EE0000"/>
          <w:sz w:val="24"/>
          <w:szCs w:val="24"/>
        </w:rPr>
        <w:t>Defenisi</w:t>
      </w:r>
      <w:proofErr w:type="spellEnd"/>
      <w:r w:rsidRPr="00FD2D86">
        <w:rPr>
          <w:color w:val="EE0000"/>
          <w:sz w:val="24"/>
          <w:szCs w:val="24"/>
        </w:rPr>
        <w:t xml:space="preserve"> ini membedakan dua jenis utama yaitu </w:t>
      </w:r>
      <w:r w:rsidRPr="00FD2D86">
        <w:rPr>
          <w:i/>
          <w:iCs/>
          <w:color w:val="EE0000"/>
          <w:sz w:val="24"/>
          <w:szCs w:val="24"/>
        </w:rPr>
        <w:t xml:space="preserve">temporal </w:t>
      </w:r>
      <w:proofErr w:type="spellStart"/>
      <w:r w:rsidRPr="00FD2D86">
        <w:rPr>
          <w:i/>
          <w:iCs/>
          <w:color w:val="EE0000"/>
          <w:sz w:val="24"/>
          <w:szCs w:val="24"/>
        </w:rPr>
        <w:t>flexibility</w:t>
      </w:r>
      <w:proofErr w:type="spellEnd"/>
      <w:r w:rsidRPr="00FD2D86">
        <w:rPr>
          <w:color w:val="EE0000"/>
          <w:sz w:val="24"/>
          <w:szCs w:val="24"/>
        </w:rPr>
        <w:t xml:space="preserve"> (kapan pekerjaan dilakukan) dan </w:t>
      </w:r>
      <w:proofErr w:type="spellStart"/>
      <w:r w:rsidRPr="00FD2D86">
        <w:rPr>
          <w:i/>
          <w:iCs/>
          <w:color w:val="EE0000"/>
          <w:sz w:val="24"/>
          <w:szCs w:val="24"/>
        </w:rPr>
        <w:t>spatial</w:t>
      </w:r>
      <w:proofErr w:type="spellEnd"/>
      <w:r w:rsidRPr="00FD2D86">
        <w:rPr>
          <w:i/>
          <w:iCs/>
          <w:color w:val="EE0000"/>
          <w:sz w:val="24"/>
          <w:szCs w:val="24"/>
        </w:rPr>
        <w:t xml:space="preserve"> </w:t>
      </w:r>
      <w:proofErr w:type="spellStart"/>
      <w:r w:rsidRPr="00FD2D86">
        <w:rPr>
          <w:i/>
          <w:iCs/>
          <w:color w:val="EE0000"/>
          <w:sz w:val="24"/>
          <w:szCs w:val="24"/>
        </w:rPr>
        <w:t>flexibility</w:t>
      </w:r>
      <w:proofErr w:type="spellEnd"/>
      <w:r w:rsidRPr="00FD2D86">
        <w:rPr>
          <w:color w:val="EE0000"/>
          <w:sz w:val="24"/>
          <w:szCs w:val="24"/>
        </w:rPr>
        <w:t xml:space="preserve"> (di mana pekerjaan dilakukan) (Rau &amp; </w:t>
      </w:r>
      <w:proofErr w:type="spellStart"/>
      <w:r w:rsidRPr="00FD2D86">
        <w:rPr>
          <w:color w:val="EE0000"/>
          <w:sz w:val="24"/>
          <w:szCs w:val="24"/>
        </w:rPr>
        <w:t>Hyland</w:t>
      </w:r>
      <w:proofErr w:type="spellEnd"/>
      <w:r w:rsidRPr="00FD2D86">
        <w:rPr>
          <w:color w:val="EE0000"/>
          <w:sz w:val="24"/>
          <w:szCs w:val="24"/>
        </w:rPr>
        <w:t xml:space="preserve">, 2002). </w:t>
      </w:r>
      <w:proofErr w:type="spellStart"/>
      <w:r w:rsidRPr="00FD2D86">
        <w:rPr>
          <w:color w:val="EE0000"/>
          <w:sz w:val="24"/>
          <w:szCs w:val="24"/>
        </w:rPr>
        <w:t>Fursman</w:t>
      </w:r>
      <w:proofErr w:type="spellEnd"/>
      <w:r w:rsidRPr="00FD2D86">
        <w:rPr>
          <w:color w:val="EE0000"/>
          <w:sz w:val="24"/>
          <w:szCs w:val="24"/>
        </w:rPr>
        <w:t xml:space="preserve"> dan </w:t>
      </w:r>
      <w:proofErr w:type="spellStart"/>
      <w:r w:rsidRPr="00FD2D86">
        <w:rPr>
          <w:color w:val="EE0000"/>
          <w:sz w:val="24"/>
          <w:szCs w:val="24"/>
        </w:rPr>
        <w:t>Zodgekar</w:t>
      </w:r>
      <w:proofErr w:type="spellEnd"/>
      <w:r w:rsidRPr="00FD2D86">
        <w:rPr>
          <w:color w:val="EE0000"/>
          <w:sz w:val="24"/>
          <w:szCs w:val="24"/>
        </w:rPr>
        <w:t xml:space="preserve"> (2009) </w:t>
      </w:r>
      <w:r w:rsidRPr="009B2A8C">
        <w:rPr>
          <w:sz w:val="24"/>
          <w:szCs w:val="24"/>
        </w:rPr>
        <w:t xml:space="preserve">menegaskan bahwa </w:t>
      </w:r>
      <w:proofErr w:type="spellStart"/>
      <w:r w:rsidR="00F714B0" w:rsidRPr="00F714B0">
        <w:rPr>
          <w:i/>
          <w:iCs/>
          <w:sz w:val="24"/>
          <w:szCs w:val="24"/>
        </w:rPr>
        <w:t>Flexible</w:t>
      </w:r>
      <w:proofErr w:type="spellEnd"/>
      <w:r w:rsidR="00F714B0" w:rsidRPr="00F714B0">
        <w:rPr>
          <w:i/>
          <w:iCs/>
          <w:sz w:val="24"/>
          <w:szCs w:val="24"/>
        </w:rPr>
        <w:t xml:space="preserve"> </w:t>
      </w:r>
      <w:proofErr w:type="spellStart"/>
      <w:r w:rsidR="00F714B0" w:rsidRPr="00F714B0">
        <w:rPr>
          <w:i/>
          <w:iCs/>
          <w:sz w:val="24"/>
          <w:szCs w:val="24"/>
        </w:rPr>
        <w:t>Working</w:t>
      </w:r>
      <w:proofErr w:type="spellEnd"/>
      <w:r w:rsidR="00F714B0" w:rsidRPr="00F714B0">
        <w:rPr>
          <w:i/>
          <w:iCs/>
          <w:sz w:val="24"/>
          <w:szCs w:val="24"/>
        </w:rPr>
        <w:t xml:space="preserve"> </w:t>
      </w:r>
      <w:proofErr w:type="spellStart"/>
      <w:r w:rsidR="00F714B0" w:rsidRPr="00F714B0">
        <w:rPr>
          <w:i/>
          <w:iCs/>
          <w:sz w:val="24"/>
          <w:szCs w:val="24"/>
        </w:rPr>
        <w:t>Arrangement</w:t>
      </w:r>
      <w:proofErr w:type="spellEnd"/>
      <w:r w:rsidR="00E8723C" w:rsidRPr="009B2A8C">
        <w:rPr>
          <w:i/>
          <w:iCs/>
          <w:sz w:val="24"/>
          <w:szCs w:val="24"/>
        </w:rPr>
        <w:t xml:space="preserve"> </w:t>
      </w:r>
      <w:r w:rsidRPr="009B2A8C">
        <w:rPr>
          <w:sz w:val="24"/>
          <w:szCs w:val="24"/>
        </w:rPr>
        <w:t xml:space="preserve">memungkinkan orang bekerja di jam yang berbeda sesuai kebutuhan, dari jarak jauh, dan disesuaikan dengan kondisi darurat. Berbagai definisi para ahli ini secara kolektif menunjukkan bahwa </w:t>
      </w:r>
      <w:proofErr w:type="spellStart"/>
      <w:r w:rsidR="00E8723C" w:rsidRPr="009B2A8C">
        <w:rPr>
          <w:i/>
          <w:iCs/>
          <w:sz w:val="24"/>
          <w:szCs w:val="24"/>
        </w:rPr>
        <w:t>flexible</w:t>
      </w:r>
      <w:proofErr w:type="spellEnd"/>
      <w:r w:rsidR="00E8723C" w:rsidRPr="009B2A8C">
        <w:rPr>
          <w:i/>
          <w:iCs/>
          <w:sz w:val="24"/>
          <w:szCs w:val="24"/>
        </w:rPr>
        <w:t xml:space="preserve"> </w:t>
      </w:r>
      <w:proofErr w:type="spellStart"/>
      <w:r w:rsidR="00E8723C" w:rsidRPr="009B2A8C">
        <w:rPr>
          <w:i/>
          <w:iCs/>
          <w:sz w:val="24"/>
          <w:szCs w:val="24"/>
        </w:rPr>
        <w:t>working</w:t>
      </w:r>
      <w:proofErr w:type="spellEnd"/>
      <w:r w:rsidRPr="009B2A8C">
        <w:rPr>
          <w:sz w:val="24"/>
          <w:szCs w:val="24"/>
        </w:rPr>
        <w:t xml:space="preserve"> adalah filosofi pengelolaan SDM yang menempatkan kepercayaan kepada pegawai untuk mengatur cara kerjanya sendiri selama </w:t>
      </w:r>
      <w:proofErr w:type="spellStart"/>
      <w:r w:rsidRPr="009B2A8C">
        <w:rPr>
          <w:sz w:val="24"/>
          <w:szCs w:val="24"/>
        </w:rPr>
        <w:t>output</w:t>
      </w:r>
      <w:proofErr w:type="spellEnd"/>
      <w:r w:rsidRPr="009B2A8C">
        <w:rPr>
          <w:sz w:val="24"/>
          <w:szCs w:val="24"/>
        </w:rPr>
        <w:t xml:space="preserve"> yang disepakati tercapai.</w:t>
      </w:r>
    </w:p>
    <w:p w14:paraId="13B73525" w14:textId="69577452" w:rsidR="004618D9" w:rsidRPr="009B2A8C" w:rsidRDefault="004618D9" w:rsidP="00744CAF">
      <w:pPr>
        <w:pStyle w:val="ListParagraph"/>
        <w:ind w:left="567" w:firstLine="360"/>
        <w:rPr>
          <w:sz w:val="24"/>
          <w:szCs w:val="24"/>
        </w:rPr>
      </w:pPr>
      <w:r w:rsidRPr="00026D1B">
        <w:rPr>
          <w:color w:val="EE0000"/>
          <w:sz w:val="24"/>
          <w:szCs w:val="24"/>
        </w:rPr>
        <w:t xml:space="preserve">Dalam tinjauan literatur Azza dan Hendriani (2023), mengidentifikasi berbagai jenis praktik </w:t>
      </w:r>
      <w:proofErr w:type="spellStart"/>
      <w:r w:rsidR="00E8723C" w:rsidRPr="00026D1B">
        <w:rPr>
          <w:i/>
          <w:iCs/>
          <w:color w:val="EE0000"/>
          <w:sz w:val="24"/>
          <w:szCs w:val="24"/>
        </w:rPr>
        <w:t>flexible</w:t>
      </w:r>
      <w:proofErr w:type="spellEnd"/>
      <w:r w:rsidR="00E8723C" w:rsidRPr="00026D1B">
        <w:rPr>
          <w:i/>
          <w:iCs/>
          <w:color w:val="EE0000"/>
          <w:sz w:val="24"/>
          <w:szCs w:val="24"/>
        </w:rPr>
        <w:t xml:space="preserve"> </w:t>
      </w:r>
      <w:proofErr w:type="spellStart"/>
      <w:r w:rsidR="00E8723C" w:rsidRPr="00026D1B">
        <w:rPr>
          <w:i/>
          <w:iCs/>
          <w:color w:val="EE0000"/>
          <w:sz w:val="24"/>
          <w:szCs w:val="24"/>
        </w:rPr>
        <w:t>working</w:t>
      </w:r>
      <w:proofErr w:type="spellEnd"/>
      <w:r w:rsidRPr="00026D1B">
        <w:rPr>
          <w:color w:val="EE0000"/>
          <w:sz w:val="24"/>
          <w:szCs w:val="24"/>
        </w:rPr>
        <w:t xml:space="preserve">, antara lain </w:t>
      </w:r>
      <w:proofErr w:type="spellStart"/>
      <w:r w:rsidRPr="00026D1B">
        <w:rPr>
          <w:i/>
          <w:iCs/>
          <w:color w:val="EE0000"/>
          <w:sz w:val="24"/>
          <w:szCs w:val="24"/>
        </w:rPr>
        <w:t>weekend</w:t>
      </w:r>
      <w:proofErr w:type="spellEnd"/>
      <w:r w:rsidRPr="00026D1B">
        <w:rPr>
          <w:i/>
          <w:iCs/>
          <w:color w:val="EE0000"/>
          <w:sz w:val="24"/>
          <w:szCs w:val="24"/>
        </w:rPr>
        <w:t xml:space="preserve"> </w:t>
      </w:r>
      <w:proofErr w:type="spellStart"/>
      <w:r w:rsidRPr="00026D1B">
        <w:rPr>
          <w:i/>
          <w:iCs/>
          <w:color w:val="EE0000"/>
          <w:sz w:val="24"/>
          <w:szCs w:val="24"/>
        </w:rPr>
        <w:t>work</w:t>
      </w:r>
      <w:proofErr w:type="spellEnd"/>
      <w:r w:rsidRPr="00026D1B">
        <w:rPr>
          <w:i/>
          <w:iCs/>
          <w:color w:val="EE0000"/>
          <w:sz w:val="24"/>
          <w:szCs w:val="24"/>
        </w:rPr>
        <w:t xml:space="preserve">, </w:t>
      </w:r>
      <w:proofErr w:type="spellStart"/>
      <w:r w:rsidRPr="00026D1B">
        <w:rPr>
          <w:i/>
          <w:iCs/>
          <w:color w:val="EE0000"/>
          <w:sz w:val="24"/>
          <w:szCs w:val="24"/>
        </w:rPr>
        <w:t>shift</w:t>
      </w:r>
      <w:proofErr w:type="spellEnd"/>
      <w:r w:rsidRPr="00026D1B">
        <w:rPr>
          <w:i/>
          <w:iCs/>
          <w:color w:val="EE0000"/>
          <w:sz w:val="24"/>
          <w:szCs w:val="24"/>
        </w:rPr>
        <w:t xml:space="preserve"> </w:t>
      </w:r>
      <w:proofErr w:type="spellStart"/>
      <w:r w:rsidRPr="00026D1B">
        <w:rPr>
          <w:i/>
          <w:iCs/>
          <w:color w:val="EE0000"/>
          <w:sz w:val="24"/>
          <w:szCs w:val="24"/>
        </w:rPr>
        <w:t>work</w:t>
      </w:r>
      <w:proofErr w:type="spellEnd"/>
      <w:r w:rsidRPr="00026D1B">
        <w:rPr>
          <w:i/>
          <w:iCs/>
          <w:color w:val="EE0000"/>
          <w:sz w:val="24"/>
          <w:szCs w:val="24"/>
        </w:rPr>
        <w:t xml:space="preserve">, </w:t>
      </w:r>
      <w:proofErr w:type="spellStart"/>
      <w:r w:rsidRPr="00026D1B">
        <w:rPr>
          <w:i/>
          <w:iCs/>
          <w:color w:val="EE0000"/>
          <w:sz w:val="24"/>
          <w:szCs w:val="24"/>
        </w:rPr>
        <w:t>overtime</w:t>
      </w:r>
      <w:proofErr w:type="spellEnd"/>
      <w:r w:rsidRPr="00026D1B">
        <w:rPr>
          <w:i/>
          <w:iCs/>
          <w:color w:val="EE0000"/>
          <w:sz w:val="24"/>
          <w:szCs w:val="24"/>
        </w:rPr>
        <w:t xml:space="preserve">, </w:t>
      </w:r>
      <w:proofErr w:type="spellStart"/>
      <w:r w:rsidRPr="00026D1B">
        <w:rPr>
          <w:i/>
          <w:iCs/>
          <w:color w:val="EE0000"/>
          <w:sz w:val="24"/>
          <w:szCs w:val="24"/>
        </w:rPr>
        <w:t>part-time</w:t>
      </w:r>
      <w:proofErr w:type="spellEnd"/>
      <w:r w:rsidRPr="00026D1B">
        <w:rPr>
          <w:i/>
          <w:iCs/>
          <w:color w:val="EE0000"/>
          <w:sz w:val="24"/>
          <w:szCs w:val="24"/>
        </w:rPr>
        <w:t xml:space="preserve"> </w:t>
      </w:r>
      <w:proofErr w:type="spellStart"/>
      <w:r w:rsidRPr="00026D1B">
        <w:rPr>
          <w:i/>
          <w:iCs/>
          <w:color w:val="EE0000"/>
          <w:sz w:val="24"/>
          <w:szCs w:val="24"/>
        </w:rPr>
        <w:t>work</w:t>
      </w:r>
      <w:proofErr w:type="spellEnd"/>
      <w:r w:rsidRPr="00026D1B">
        <w:rPr>
          <w:i/>
          <w:iCs/>
          <w:color w:val="EE0000"/>
          <w:sz w:val="24"/>
          <w:szCs w:val="24"/>
        </w:rPr>
        <w:t xml:space="preserve">, </w:t>
      </w:r>
      <w:proofErr w:type="spellStart"/>
      <w:r w:rsidRPr="00026D1B">
        <w:rPr>
          <w:i/>
          <w:iCs/>
          <w:color w:val="EE0000"/>
          <w:sz w:val="24"/>
          <w:szCs w:val="24"/>
        </w:rPr>
        <w:t>job-sharing</w:t>
      </w:r>
      <w:proofErr w:type="spellEnd"/>
      <w:r w:rsidRPr="009B2A8C">
        <w:rPr>
          <w:i/>
          <w:iCs/>
          <w:sz w:val="24"/>
          <w:szCs w:val="24"/>
        </w:rPr>
        <w:t xml:space="preserve">, </w:t>
      </w:r>
      <w:proofErr w:type="spellStart"/>
      <w:r w:rsidRPr="009B2A8C">
        <w:rPr>
          <w:i/>
          <w:iCs/>
          <w:sz w:val="24"/>
          <w:szCs w:val="24"/>
        </w:rPr>
        <w:t>flexi-time</w:t>
      </w:r>
      <w:proofErr w:type="spellEnd"/>
      <w:r w:rsidRPr="009B2A8C">
        <w:rPr>
          <w:i/>
          <w:iCs/>
          <w:sz w:val="24"/>
          <w:szCs w:val="24"/>
        </w:rPr>
        <w:t xml:space="preserve">, </w:t>
      </w:r>
      <w:proofErr w:type="spellStart"/>
      <w:r w:rsidRPr="009B2A8C">
        <w:rPr>
          <w:i/>
          <w:iCs/>
          <w:sz w:val="24"/>
          <w:szCs w:val="24"/>
        </w:rPr>
        <w:t>telework</w:t>
      </w:r>
      <w:proofErr w:type="spellEnd"/>
      <w:r w:rsidRPr="009B2A8C">
        <w:rPr>
          <w:i/>
          <w:iCs/>
          <w:sz w:val="24"/>
          <w:szCs w:val="24"/>
        </w:rPr>
        <w:t xml:space="preserve">, </w:t>
      </w:r>
      <w:proofErr w:type="spellStart"/>
      <w:r w:rsidRPr="009B2A8C">
        <w:rPr>
          <w:i/>
          <w:iCs/>
          <w:sz w:val="24"/>
          <w:szCs w:val="24"/>
        </w:rPr>
        <w:t>home-based</w:t>
      </w:r>
      <w:proofErr w:type="spellEnd"/>
      <w:r w:rsidRPr="009B2A8C">
        <w:rPr>
          <w:i/>
          <w:iCs/>
          <w:sz w:val="24"/>
          <w:szCs w:val="24"/>
        </w:rPr>
        <w:t xml:space="preserve"> </w:t>
      </w:r>
      <w:proofErr w:type="spellStart"/>
      <w:r w:rsidRPr="009B2A8C">
        <w:rPr>
          <w:i/>
          <w:iCs/>
          <w:sz w:val="24"/>
          <w:szCs w:val="24"/>
        </w:rPr>
        <w:t>work</w:t>
      </w:r>
      <w:proofErr w:type="spellEnd"/>
      <w:r w:rsidRPr="009B2A8C">
        <w:rPr>
          <w:i/>
          <w:iCs/>
          <w:sz w:val="24"/>
          <w:szCs w:val="24"/>
        </w:rPr>
        <w:t xml:space="preserve">, </w:t>
      </w:r>
      <w:r w:rsidRPr="009B2A8C">
        <w:rPr>
          <w:sz w:val="24"/>
          <w:szCs w:val="24"/>
        </w:rPr>
        <w:t>dan</w:t>
      </w:r>
      <w:r w:rsidRPr="009B2A8C">
        <w:rPr>
          <w:i/>
          <w:iCs/>
          <w:sz w:val="24"/>
          <w:szCs w:val="24"/>
        </w:rPr>
        <w:t xml:space="preserve"> </w:t>
      </w:r>
      <w:proofErr w:type="spellStart"/>
      <w:r w:rsidRPr="009B2A8C">
        <w:rPr>
          <w:i/>
          <w:iCs/>
          <w:sz w:val="24"/>
          <w:szCs w:val="24"/>
        </w:rPr>
        <w:t>compressed</w:t>
      </w:r>
      <w:proofErr w:type="spellEnd"/>
      <w:r w:rsidRPr="009B2A8C">
        <w:rPr>
          <w:i/>
          <w:iCs/>
          <w:sz w:val="24"/>
          <w:szCs w:val="24"/>
        </w:rPr>
        <w:t xml:space="preserve"> </w:t>
      </w:r>
      <w:proofErr w:type="spellStart"/>
      <w:r w:rsidRPr="009B2A8C">
        <w:rPr>
          <w:i/>
          <w:iCs/>
          <w:sz w:val="24"/>
          <w:szCs w:val="24"/>
        </w:rPr>
        <w:t>work</w:t>
      </w:r>
      <w:proofErr w:type="spellEnd"/>
      <w:r w:rsidRPr="009B2A8C">
        <w:rPr>
          <w:i/>
          <w:iCs/>
          <w:sz w:val="24"/>
          <w:szCs w:val="24"/>
        </w:rPr>
        <w:t xml:space="preserve"> </w:t>
      </w:r>
      <w:proofErr w:type="spellStart"/>
      <w:r w:rsidRPr="009B2A8C">
        <w:rPr>
          <w:i/>
          <w:iCs/>
          <w:sz w:val="24"/>
          <w:szCs w:val="24"/>
        </w:rPr>
        <w:t>week</w:t>
      </w:r>
      <w:proofErr w:type="spellEnd"/>
      <w:r w:rsidRPr="009B2A8C">
        <w:rPr>
          <w:sz w:val="24"/>
          <w:szCs w:val="24"/>
        </w:rPr>
        <w:t xml:space="preserve">. Literatur ini menemukan bahwa fleksibilitas kerja secara signifikan dapat menurunkan </w:t>
      </w:r>
      <w:proofErr w:type="spellStart"/>
      <w:r w:rsidRPr="009B2A8C">
        <w:rPr>
          <w:i/>
          <w:iCs/>
          <w:sz w:val="24"/>
          <w:szCs w:val="24"/>
        </w:rPr>
        <w:t>turnover</w:t>
      </w:r>
      <w:proofErr w:type="spellEnd"/>
      <w:r w:rsidRPr="009B2A8C">
        <w:rPr>
          <w:i/>
          <w:iCs/>
          <w:sz w:val="24"/>
          <w:szCs w:val="24"/>
        </w:rPr>
        <w:t xml:space="preserve"> </w:t>
      </w:r>
      <w:proofErr w:type="spellStart"/>
      <w:r w:rsidRPr="009B2A8C">
        <w:rPr>
          <w:i/>
          <w:iCs/>
          <w:sz w:val="24"/>
          <w:szCs w:val="24"/>
        </w:rPr>
        <w:t>intentions</w:t>
      </w:r>
      <w:proofErr w:type="spellEnd"/>
      <w:r w:rsidRPr="009B2A8C">
        <w:rPr>
          <w:sz w:val="24"/>
          <w:szCs w:val="24"/>
        </w:rPr>
        <w:t xml:space="preserve">, meningkatkan profitabilitas organisasi, produktivitas dan kinerja, serta meningkatkan </w:t>
      </w:r>
      <w:proofErr w:type="spellStart"/>
      <w:r w:rsidRPr="009B2A8C">
        <w:rPr>
          <w:i/>
          <w:iCs/>
          <w:sz w:val="24"/>
          <w:szCs w:val="24"/>
        </w:rPr>
        <w:t>return</w:t>
      </w:r>
      <w:proofErr w:type="spellEnd"/>
      <w:r w:rsidRPr="009B2A8C">
        <w:rPr>
          <w:i/>
          <w:iCs/>
          <w:sz w:val="24"/>
          <w:szCs w:val="24"/>
        </w:rPr>
        <w:t xml:space="preserve"> of </w:t>
      </w:r>
      <w:proofErr w:type="spellStart"/>
      <w:r w:rsidRPr="009B2A8C">
        <w:rPr>
          <w:i/>
          <w:iCs/>
          <w:sz w:val="24"/>
          <w:szCs w:val="24"/>
        </w:rPr>
        <w:t>labor</w:t>
      </w:r>
      <w:proofErr w:type="spellEnd"/>
      <w:r w:rsidRPr="009B2A8C">
        <w:rPr>
          <w:sz w:val="24"/>
          <w:szCs w:val="24"/>
        </w:rPr>
        <w:t xml:space="preserve">. Namun, </w:t>
      </w:r>
      <w:r w:rsidR="00EB69E5" w:rsidRPr="009B2A8C">
        <w:rPr>
          <w:sz w:val="24"/>
          <w:szCs w:val="24"/>
        </w:rPr>
        <w:t>kerja fleksibe</w:t>
      </w:r>
      <w:r w:rsidR="001258DC" w:rsidRPr="009B2A8C">
        <w:rPr>
          <w:sz w:val="24"/>
          <w:szCs w:val="24"/>
        </w:rPr>
        <w:t>l</w:t>
      </w:r>
      <w:r w:rsidRPr="009B2A8C">
        <w:rPr>
          <w:sz w:val="24"/>
          <w:szCs w:val="24"/>
        </w:rPr>
        <w:t xml:space="preserve"> juga berpotensi meningkatkan stres dan mempersulit pemisahan kehidupan kerja</w:t>
      </w:r>
      <w:r w:rsidR="002A277B" w:rsidRPr="009B2A8C">
        <w:rPr>
          <w:sz w:val="24"/>
          <w:szCs w:val="24"/>
        </w:rPr>
        <w:t xml:space="preserve"> dan </w:t>
      </w:r>
      <w:r w:rsidRPr="009B2A8C">
        <w:rPr>
          <w:sz w:val="24"/>
          <w:szCs w:val="24"/>
        </w:rPr>
        <w:t>keluarga apabila batasnya menjadi kabur, sehingga pengaturan kerja yang jelas menjadi kunci untuk memaksimalkan dampak positifnya.</w:t>
      </w:r>
    </w:p>
    <w:p w14:paraId="42B16BB2" w14:textId="5652CADC" w:rsidR="00EB19AE" w:rsidRPr="009B2A8C" w:rsidRDefault="004618D9" w:rsidP="003A2774">
      <w:pPr>
        <w:pStyle w:val="ListParagraph"/>
        <w:numPr>
          <w:ilvl w:val="3"/>
          <w:numId w:val="10"/>
        </w:numPr>
        <w:tabs>
          <w:tab w:val="right" w:pos="851"/>
        </w:tabs>
        <w:ind w:left="567" w:firstLine="0"/>
        <w:rPr>
          <w:sz w:val="24"/>
          <w:szCs w:val="24"/>
        </w:rPr>
      </w:pPr>
      <w:r w:rsidRPr="009B2A8C">
        <w:rPr>
          <w:sz w:val="24"/>
          <w:szCs w:val="24"/>
        </w:rPr>
        <w:t xml:space="preserve">Kebijakan </w:t>
      </w:r>
      <w:r w:rsidR="00482ABE" w:rsidRPr="009B2A8C">
        <w:rPr>
          <w:sz w:val="24"/>
          <w:szCs w:val="24"/>
        </w:rPr>
        <w:t>Sistem Kerja Fleksibel</w:t>
      </w:r>
      <w:r w:rsidRPr="009B2A8C">
        <w:rPr>
          <w:sz w:val="24"/>
          <w:szCs w:val="24"/>
        </w:rPr>
        <w:t xml:space="preserve"> di Kementerian Keuangan</w:t>
      </w:r>
    </w:p>
    <w:p w14:paraId="45AA1AA5" w14:textId="22CB47E2" w:rsidR="004350B8" w:rsidRPr="009B2A8C" w:rsidRDefault="004350B8" w:rsidP="00744CAF">
      <w:pPr>
        <w:pStyle w:val="ListParagraph"/>
        <w:ind w:left="567" w:firstLine="360"/>
        <w:rPr>
          <w:sz w:val="24"/>
          <w:szCs w:val="24"/>
        </w:rPr>
      </w:pPr>
      <w:r w:rsidRPr="009B2A8C">
        <w:rPr>
          <w:sz w:val="24"/>
          <w:szCs w:val="24"/>
        </w:rPr>
        <w:lastRenderedPageBreak/>
        <w:t xml:space="preserve">Di Indonesia, Kementerian Keuangan menjadi pionir implementasi kerja fleksibel di lingkungan instansi pemerintah. Tonggak awal ditetapkan melalui </w:t>
      </w:r>
      <w:r w:rsidRPr="002054ED">
        <w:rPr>
          <w:color w:val="EE0000"/>
          <w:sz w:val="24"/>
          <w:szCs w:val="24"/>
        </w:rPr>
        <w:t xml:space="preserve">Keputusan Menteri Keuangan Nomor 223/KMK.01/2020 </w:t>
      </w:r>
      <w:r w:rsidRPr="009B2A8C">
        <w:rPr>
          <w:sz w:val="24"/>
          <w:szCs w:val="24"/>
        </w:rPr>
        <w:t>tentang Implementasi Fleksibilitas Tempat Bekerja (</w:t>
      </w:r>
      <w:proofErr w:type="spellStart"/>
      <w:r w:rsidRPr="009B2A8C">
        <w:rPr>
          <w:i/>
          <w:iCs/>
          <w:sz w:val="24"/>
          <w:szCs w:val="24"/>
        </w:rPr>
        <w:t>Flexible</w:t>
      </w:r>
      <w:proofErr w:type="spellEnd"/>
      <w:r w:rsidRPr="009B2A8C">
        <w:rPr>
          <w:i/>
          <w:iCs/>
          <w:sz w:val="24"/>
          <w:szCs w:val="24"/>
        </w:rPr>
        <w:t xml:space="preserve"> </w:t>
      </w:r>
      <w:proofErr w:type="spellStart"/>
      <w:r w:rsidRPr="009B2A8C">
        <w:rPr>
          <w:i/>
          <w:iCs/>
          <w:sz w:val="24"/>
          <w:szCs w:val="24"/>
        </w:rPr>
        <w:t>Working</w:t>
      </w:r>
      <w:proofErr w:type="spellEnd"/>
      <w:r w:rsidRPr="009B2A8C">
        <w:rPr>
          <w:i/>
          <w:iCs/>
          <w:sz w:val="24"/>
          <w:szCs w:val="24"/>
        </w:rPr>
        <w:t xml:space="preserve"> </w:t>
      </w:r>
      <w:proofErr w:type="spellStart"/>
      <w:r w:rsidRPr="009B2A8C">
        <w:rPr>
          <w:i/>
          <w:iCs/>
          <w:sz w:val="24"/>
          <w:szCs w:val="24"/>
        </w:rPr>
        <w:t>Space</w:t>
      </w:r>
      <w:proofErr w:type="spellEnd"/>
      <w:r w:rsidRPr="009B2A8C">
        <w:rPr>
          <w:sz w:val="24"/>
          <w:szCs w:val="24"/>
        </w:rPr>
        <w:t xml:space="preserve">/FWS) pada 6 Mei 2020 sebagai respons pandemi COVID-19. KMK ini memperkenalkan konsep </w:t>
      </w:r>
      <w:r w:rsidRPr="009B2A8C">
        <w:rPr>
          <w:i/>
          <w:iCs/>
          <w:sz w:val="24"/>
          <w:szCs w:val="24"/>
        </w:rPr>
        <w:t xml:space="preserve">New </w:t>
      </w:r>
      <w:proofErr w:type="spellStart"/>
      <w:r w:rsidRPr="009B2A8C">
        <w:rPr>
          <w:i/>
          <w:iCs/>
          <w:sz w:val="24"/>
          <w:szCs w:val="24"/>
        </w:rPr>
        <w:t>Thinking</w:t>
      </w:r>
      <w:proofErr w:type="spellEnd"/>
      <w:r w:rsidRPr="009B2A8C">
        <w:rPr>
          <w:i/>
          <w:iCs/>
          <w:sz w:val="24"/>
          <w:szCs w:val="24"/>
        </w:rPr>
        <w:t xml:space="preserve"> </w:t>
      </w:r>
      <w:proofErr w:type="spellStart"/>
      <w:r w:rsidRPr="009B2A8C">
        <w:rPr>
          <w:i/>
          <w:iCs/>
          <w:sz w:val="24"/>
          <w:szCs w:val="24"/>
        </w:rPr>
        <w:t>of</w:t>
      </w:r>
      <w:proofErr w:type="spellEnd"/>
      <w:r w:rsidRPr="009B2A8C">
        <w:rPr>
          <w:i/>
          <w:iCs/>
          <w:sz w:val="24"/>
          <w:szCs w:val="24"/>
        </w:rPr>
        <w:t xml:space="preserve"> </w:t>
      </w:r>
      <w:proofErr w:type="spellStart"/>
      <w:r w:rsidRPr="009B2A8C">
        <w:rPr>
          <w:i/>
          <w:iCs/>
          <w:sz w:val="24"/>
          <w:szCs w:val="24"/>
        </w:rPr>
        <w:t>Working</w:t>
      </w:r>
      <w:proofErr w:type="spellEnd"/>
      <w:r w:rsidRPr="009B2A8C">
        <w:rPr>
          <w:i/>
          <w:iCs/>
          <w:sz w:val="24"/>
          <w:szCs w:val="24"/>
        </w:rPr>
        <w:t xml:space="preserve"> </w:t>
      </w:r>
      <w:r w:rsidRPr="009B2A8C">
        <w:rPr>
          <w:sz w:val="24"/>
          <w:szCs w:val="24"/>
        </w:rPr>
        <w:t xml:space="preserve">(NTOW) yang mengedepankan penilaian kinerja berbasis </w:t>
      </w:r>
      <w:proofErr w:type="spellStart"/>
      <w:r w:rsidRPr="009B2A8C">
        <w:rPr>
          <w:sz w:val="24"/>
          <w:szCs w:val="24"/>
        </w:rPr>
        <w:t>output</w:t>
      </w:r>
      <w:proofErr w:type="spellEnd"/>
      <w:r w:rsidRPr="009B2A8C">
        <w:rPr>
          <w:sz w:val="24"/>
          <w:szCs w:val="24"/>
        </w:rPr>
        <w:t xml:space="preserve">, bukan kehadiran fisik. FWS diwujudkan dalam tiga bentuk yaitu </w:t>
      </w:r>
      <w:r w:rsidR="000E19EE" w:rsidRPr="009B2A8C">
        <w:rPr>
          <w:sz w:val="24"/>
          <w:szCs w:val="24"/>
        </w:rPr>
        <w:t>ruang kerja bersama</w:t>
      </w:r>
      <w:r w:rsidRPr="009B2A8C">
        <w:rPr>
          <w:sz w:val="24"/>
          <w:szCs w:val="24"/>
        </w:rPr>
        <w:t xml:space="preserve"> berbasis </w:t>
      </w:r>
      <w:proofErr w:type="spellStart"/>
      <w:r w:rsidRPr="009B2A8C">
        <w:rPr>
          <w:i/>
          <w:iCs/>
          <w:sz w:val="24"/>
          <w:szCs w:val="24"/>
        </w:rPr>
        <w:t>activity-based</w:t>
      </w:r>
      <w:proofErr w:type="spellEnd"/>
      <w:r w:rsidRPr="009B2A8C">
        <w:rPr>
          <w:i/>
          <w:iCs/>
          <w:sz w:val="24"/>
          <w:szCs w:val="24"/>
        </w:rPr>
        <w:t xml:space="preserve"> </w:t>
      </w:r>
      <w:proofErr w:type="spellStart"/>
      <w:r w:rsidRPr="009B2A8C">
        <w:rPr>
          <w:i/>
          <w:iCs/>
          <w:sz w:val="24"/>
          <w:szCs w:val="24"/>
        </w:rPr>
        <w:t>workplace</w:t>
      </w:r>
      <w:proofErr w:type="spellEnd"/>
      <w:r w:rsidRPr="009B2A8C">
        <w:rPr>
          <w:sz w:val="24"/>
          <w:szCs w:val="24"/>
        </w:rPr>
        <w:t>, bekerja dari rumah (WFH), dan bekerja dari lokasi lain di luar kantor yang memiliki fasilitas pendukung.</w:t>
      </w:r>
    </w:p>
    <w:p w14:paraId="29CD0077" w14:textId="685C7A26" w:rsidR="004350B8" w:rsidRPr="009B2A8C" w:rsidRDefault="004350B8" w:rsidP="00744CAF">
      <w:pPr>
        <w:pStyle w:val="ListParagraph"/>
        <w:ind w:left="567" w:firstLine="360"/>
        <w:rPr>
          <w:sz w:val="24"/>
          <w:szCs w:val="24"/>
        </w:rPr>
      </w:pPr>
      <w:r w:rsidRPr="009B2A8C">
        <w:rPr>
          <w:sz w:val="24"/>
          <w:szCs w:val="24"/>
        </w:rPr>
        <w:t>Kebijakan ini kemudian diperba</w:t>
      </w:r>
      <w:r w:rsidR="007131A3">
        <w:rPr>
          <w:sz w:val="24"/>
          <w:szCs w:val="24"/>
        </w:rPr>
        <w:t>ha</w:t>
      </w:r>
      <w:r w:rsidRPr="009B2A8C">
        <w:rPr>
          <w:sz w:val="24"/>
          <w:szCs w:val="24"/>
        </w:rPr>
        <w:t xml:space="preserve">rui melalui </w:t>
      </w:r>
      <w:r w:rsidRPr="002054ED">
        <w:rPr>
          <w:color w:val="EE0000"/>
          <w:sz w:val="24"/>
          <w:szCs w:val="24"/>
        </w:rPr>
        <w:t xml:space="preserve">Keputusan Menteri Keuangan Nomor 416 Tahun 2023 tentang </w:t>
      </w:r>
      <w:r w:rsidR="00482ABE" w:rsidRPr="002054ED">
        <w:rPr>
          <w:color w:val="EE0000"/>
          <w:sz w:val="24"/>
          <w:szCs w:val="24"/>
        </w:rPr>
        <w:t>Sistem Kerja Fleksibel</w:t>
      </w:r>
      <w:r w:rsidRPr="002054ED">
        <w:rPr>
          <w:color w:val="EE0000"/>
          <w:sz w:val="24"/>
          <w:szCs w:val="24"/>
        </w:rPr>
        <w:t xml:space="preserve"> </w:t>
      </w:r>
      <w:r w:rsidRPr="009B2A8C">
        <w:rPr>
          <w:sz w:val="24"/>
          <w:szCs w:val="24"/>
        </w:rPr>
        <w:t xml:space="preserve">di Lingkungan Kementerian Keuangan, sebagai tindak lanjut Perpres Nomor 21 Tahun 2023 tentang Hari dan Jam Kerja Instansi Pemerintah dan Pegawai ASN. Dalam aturan ini, fleksibilitas kerja </w:t>
      </w:r>
      <w:proofErr w:type="spellStart"/>
      <w:r w:rsidRPr="009B2A8C">
        <w:rPr>
          <w:sz w:val="24"/>
          <w:szCs w:val="24"/>
        </w:rPr>
        <w:t>didefenisikan</w:t>
      </w:r>
      <w:proofErr w:type="spellEnd"/>
      <w:r w:rsidRPr="009B2A8C">
        <w:rPr>
          <w:sz w:val="24"/>
          <w:szCs w:val="24"/>
        </w:rPr>
        <w:t xml:space="preserve"> sebagai pelaksanaan tugas kedinasan yang mengakomodasi fleksibilitas tempat bekerja dan fleksibilitas waktu bekerja, dengan tetap memastikan akuntabilitas kinerja berbasis </w:t>
      </w:r>
      <w:proofErr w:type="spellStart"/>
      <w:r w:rsidRPr="009B2A8C">
        <w:rPr>
          <w:sz w:val="24"/>
          <w:szCs w:val="24"/>
        </w:rPr>
        <w:t>output</w:t>
      </w:r>
      <w:proofErr w:type="spellEnd"/>
      <w:r w:rsidRPr="009B2A8C">
        <w:rPr>
          <w:sz w:val="24"/>
          <w:szCs w:val="24"/>
        </w:rPr>
        <w:t xml:space="preserve">. Kebijakan </w:t>
      </w:r>
      <w:r w:rsidR="008D6023" w:rsidRPr="009B2A8C">
        <w:rPr>
          <w:sz w:val="24"/>
          <w:szCs w:val="24"/>
        </w:rPr>
        <w:t xml:space="preserve">sistem kerja fleksibel </w:t>
      </w:r>
      <w:r w:rsidRPr="009B2A8C">
        <w:rPr>
          <w:sz w:val="24"/>
          <w:szCs w:val="24"/>
        </w:rPr>
        <w:t>ini dibuat dengan tujuan untuk:</w:t>
      </w:r>
    </w:p>
    <w:p w14:paraId="297B2CE2" w14:textId="7267F679" w:rsidR="004350B8" w:rsidRPr="009B2A8C" w:rsidRDefault="004350B8" w:rsidP="003A2774">
      <w:pPr>
        <w:pStyle w:val="ListParagraph"/>
        <w:numPr>
          <w:ilvl w:val="0"/>
          <w:numId w:val="12"/>
        </w:numPr>
        <w:ind w:left="851" w:hanging="283"/>
        <w:rPr>
          <w:sz w:val="24"/>
          <w:szCs w:val="24"/>
        </w:rPr>
      </w:pPr>
      <w:r w:rsidRPr="009B2A8C">
        <w:rPr>
          <w:sz w:val="24"/>
          <w:szCs w:val="24"/>
        </w:rPr>
        <w:t>Keberlanjutan dan Adaptabilitas Organisasi, yaitu memperkuat proses bisnis, membangun organisasi yang modern, serta menjamin keberlangsungan fungsi pelayanan publik di segala situasi (</w:t>
      </w:r>
      <w:proofErr w:type="spellStart"/>
      <w:r w:rsidRPr="009B2A8C">
        <w:rPr>
          <w:i/>
          <w:iCs/>
          <w:sz w:val="24"/>
          <w:szCs w:val="24"/>
        </w:rPr>
        <w:t>business</w:t>
      </w:r>
      <w:proofErr w:type="spellEnd"/>
      <w:r w:rsidRPr="009B2A8C">
        <w:rPr>
          <w:i/>
          <w:iCs/>
          <w:sz w:val="24"/>
          <w:szCs w:val="24"/>
        </w:rPr>
        <w:t xml:space="preserve"> </w:t>
      </w:r>
      <w:proofErr w:type="spellStart"/>
      <w:r w:rsidRPr="009B2A8C">
        <w:rPr>
          <w:i/>
          <w:iCs/>
          <w:sz w:val="24"/>
          <w:szCs w:val="24"/>
        </w:rPr>
        <w:t>continuity</w:t>
      </w:r>
      <w:proofErr w:type="spellEnd"/>
      <w:r w:rsidRPr="009B2A8C">
        <w:rPr>
          <w:i/>
          <w:iCs/>
          <w:sz w:val="24"/>
          <w:szCs w:val="24"/>
        </w:rPr>
        <w:t xml:space="preserve"> plan</w:t>
      </w:r>
      <w:r w:rsidR="008D6023" w:rsidRPr="009B2A8C">
        <w:rPr>
          <w:i/>
          <w:iCs/>
          <w:sz w:val="24"/>
          <w:szCs w:val="24"/>
        </w:rPr>
        <w:t>)</w:t>
      </w:r>
      <w:r w:rsidRPr="009B2A8C">
        <w:rPr>
          <w:sz w:val="24"/>
          <w:szCs w:val="24"/>
        </w:rPr>
        <w:t>.</w:t>
      </w:r>
    </w:p>
    <w:p w14:paraId="381D5856" w14:textId="5C61E5D6" w:rsidR="004350B8" w:rsidRPr="009B2A8C" w:rsidRDefault="004350B8" w:rsidP="003A2774">
      <w:pPr>
        <w:pStyle w:val="ListParagraph"/>
        <w:numPr>
          <w:ilvl w:val="0"/>
          <w:numId w:val="12"/>
        </w:numPr>
        <w:ind w:left="851" w:hanging="283"/>
        <w:rPr>
          <w:sz w:val="24"/>
          <w:szCs w:val="24"/>
        </w:rPr>
      </w:pPr>
      <w:r w:rsidRPr="009B2A8C">
        <w:rPr>
          <w:sz w:val="24"/>
          <w:szCs w:val="24"/>
        </w:rPr>
        <w:t>Kesejahteraan dan Produktivitas Pegawai</w:t>
      </w:r>
      <w:r w:rsidR="002B4033" w:rsidRPr="009B2A8C">
        <w:rPr>
          <w:sz w:val="24"/>
          <w:szCs w:val="24"/>
        </w:rPr>
        <w:t>, yaitu bertujuan</w:t>
      </w:r>
      <w:r w:rsidRPr="009B2A8C">
        <w:rPr>
          <w:sz w:val="24"/>
          <w:szCs w:val="24"/>
        </w:rPr>
        <w:t xml:space="preserve"> untuk meningkatkan produktivitas kualitatif, memperkuat keterikatan pegawai, serta menjaga kesejahteraan psikologis pegawai (</w:t>
      </w:r>
      <w:proofErr w:type="spellStart"/>
      <w:r w:rsidRPr="009B2A8C">
        <w:rPr>
          <w:i/>
          <w:iCs/>
          <w:sz w:val="24"/>
          <w:szCs w:val="24"/>
        </w:rPr>
        <w:t>employee</w:t>
      </w:r>
      <w:proofErr w:type="spellEnd"/>
      <w:r w:rsidRPr="009B2A8C">
        <w:rPr>
          <w:i/>
          <w:iCs/>
          <w:sz w:val="24"/>
          <w:szCs w:val="24"/>
        </w:rPr>
        <w:t xml:space="preserve"> </w:t>
      </w:r>
      <w:proofErr w:type="spellStart"/>
      <w:r w:rsidRPr="009B2A8C">
        <w:rPr>
          <w:i/>
          <w:iCs/>
          <w:sz w:val="24"/>
          <w:szCs w:val="24"/>
        </w:rPr>
        <w:t>well-being</w:t>
      </w:r>
      <w:proofErr w:type="spellEnd"/>
      <w:r w:rsidRPr="009B2A8C">
        <w:rPr>
          <w:sz w:val="24"/>
          <w:szCs w:val="24"/>
        </w:rPr>
        <w:t xml:space="preserve"> dan </w:t>
      </w:r>
      <w:proofErr w:type="spellStart"/>
      <w:r w:rsidRPr="009B2A8C">
        <w:rPr>
          <w:i/>
          <w:iCs/>
          <w:sz w:val="24"/>
          <w:szCs w:val="24"/>
        </w:rPr>
        <w:t>work-life</w:t>
      </w:r>
      <w:proofErr w:type="spellEnd"/>
      <w:r w:rsidRPr="009B2A8C">
        <w:rPr>
          <w:i/>
          <w:iCs/>
          <w:sz w:val="24"/>
          <w:szCs w:val="24"/>
        </w:rPr>
        <w:t xml:space="preserve"> </w:t>
      </w:r>
      <w:proofErr w:type="spellStart"/>
      <w:r w:rsidRPr="009B2A8C">
        <w:rPr>
          <w:i/>
          <w:iCs/>
          <w:sz w:val="24"/>
          <w:szCs w:val="24"/>
        </w:rPr>
        <w:t>balance</w:t>
      </w:r>
      <w:proofErr w:type="spellEnd"/>
      <w:r w:rsidRPr="009B2A8C">
        <w:rPr>
          <w:sz w:val="24"/>
          <w:szCs w:val="24"/>
        </w:rPr>
        <w:t>.</w:t>
      </w:r>
    </w:p>
    <w:p w14:paraId="5C7D4A13" w14:textId="2FCE2D56" w:rsidR="004350B8" w:rsidRPr="009B2A8C" w:rsidRDefault="004350B8" w:rsidP="003A2774">
      <w:pPr>
        <w:pStyle w:val="ListParagraph"/>
        <w:numPr>
          <w:ilvl w:val="0"/>
          <w:numId w:val="12"/>
        </w:numPr>
        <w:ind w:left="851" w:hanging="283"/>
        <w:rPr>
          <w:sz w:val="24"/>
          <w:szCs w:val="24"/>
        </w:rPr>
      </w:pPr>
      <w:r w:rsidRPr="009B2A8C">
        <w:rPr>
          <w:sz w:val="24"/>
          <w:szCs w:val="24"/>
        </w:rPr>
        <w:t xml:space="preserve">Efisiensi dan Kelestarian Lingkungan </w:t>
      </w:r>
      <w:r w:rsidR="0014105B" w:rsidRPr="009B2A8C">
        <w:rPr>
          <w:sz w:val="24"/>
          <w:szCs w:val="24"/>
        </w:rPr>
        <w:t xml:space="preserve">, dalam </w:t>
      </w:r>
      <w:r w:rsidRPr="009B2A8C">
        <w:rPr>
          <w:sz w:val="24"/>
          <w:szCs w:val="24"/>
        </w:rPr>
        <w:t xml:space="preserve">Surat Edaran Nomor 2/MK/SJ/2026, SKF secara strategis ditujukan untuk mendukung pemanfaatan energi secara bijak, mereduksi emisi, anggaran, serta </w:t>
      </w:r>
      <w:r w:rsidRPr="009B2A8C">
        <w:rPr>
          <w:sz w:val="24"/>
          <w:szCs w:val="24"/>
        </w:rPr>
        <w:lastRenderedPageBreak/>
        <w:t>mendorong perlindungan lingkungan yang berorientasi jangka panjang melalui digitalisasi layanan.</w:t>
      </w:r>
      <w:r w:rsidR="0014105B" w:rsidRPr="009B2A8C">
        <w:rPr>
          <w:sz w:val="24"/>
          <w:szCs w:val="24"/>
        </w:rPr>
        <w:t xml:space="preserve"> </w:t>
      </w:r>
      <w:r w:rsidRPr="009B2A8C">
        <w:rPr>
          <w:sz w:val="24"/>
          <w:szCs w:val="24"/>
        </w:rPr>
        <w:t>Kebijakan ini kemudian diturunkan dalam Surat Edaran Nomor 2/MK/SJ/2026 yang menjelaskan bahwa SKF dirancang sebagai bagian dari transformasi budaya kerja nasional untuk mewujudkan tata kelola pemerintahan yang lebih fleksibel, efisien, efektif, adaptif, responsif, dan berbasis digital, serta mendukung kebijakan pengelolaan dan pemanfaatan energi secara bijak.</w:t>
      </w:r>
    </w:p>
    <w:p w14:paraId="4D8FA5D3" w14:textId="77777777" w:rsidR="004350B8" w:rsidRPr="009B2A8C" w:rsidRDefault="004350B8" w:rsidP="00744CAF">
      <w:pPr>
        <w:pStyle w:val="ListParagraph"/>
        <w:ind w:left="567" w:firstLine="360"/>
        <w:rPr>
          <w:sz w:val="24"/>
          <w:szCs w:val="24"/>
        </w:rPr>
      </w:pPr>
      <w:r w:rsidRPr="009B2A8C">
        <w:rPr>
          <w:sz w:val="24"/>
          <w:szCs w:val="24"/>
        </w:rPr>
        <w:t xml:space="preserve">Ketentuan implementasi SKF ini diuraikan lebih jauh dalam surat edaran ini untuk memastikan pelaksanaannya tetap berjalan selaras sesuai dengan disiplin PNS. </w:t>
      </w:r>
      <w:r w:rsidRPr="009B2866">
        <w:rPr>
          <w:color w:val="EE0000"/>
          <w:sz w:val="24"/>
          <w:szCs w:val="24"/>
        </w:rPr>
        <w:t>Secara teknis, SE 2/MK/SJ/2026 menetapkan:</w:t>
      </w:r>
      <w:r w:rsidRPr="009B2A8C">
        <w:rPr>
          <w:sz w:val="24"/>
          <w:szCs w:val="24"/>
        </w:rPr>
        <w:t xml:space="preserve"> </w:t>
      </w:r>
    </w:p>
    <w:p w14:paraId="1AD97136" w14:textId="1E665B93" w:rsidR="004350B8" w:rsidRPr="009B2A8C" w:rsidRDefault="004350B8" w:rsidP="003A2774">
      <w:pPr>
        <w:pStyle w:val="ListParagraph"/>
        <w:numPr>
          <w:ilvl w:val="3"/>
          <w:numId w:val="15"/>
        </w:numPr>
        <w:ind w:left="993"/>
        <w:rPr>
          <w:sz w:val="24"/>
          <w:szCs w:val="24"/>
        </w:rPr>
      </w:pPr>
      <w:r w:rsidRPr="009B2A8C">
        <w:rPr>
          <w:sz w:val="24"/>
          <w:szCs w:val="24"/>
        </w:rPr>
        <w:t xml:space="preserve">WFO paling sedikit 3 hari kerja per minggu; </w:t>
      </w:r>
    </w:p>
    <w:p w14:paraId="22D8EB20" w14:textId="74B30F06" w:rsidR="004350B8" w:rsidRPr="009B2A8C" w:rsidRDefault="004350B8" w:rsidP="003A2774">
      <w:pPr>
        <w:pStyle w:val="ListParagraph"/>
        <w:numPr>
          <w:ilvl w:val="3"/>
          <w:numId w:val="15"/>
        </w:numPr>
        <w:ind w:left="993"/>
        <w:rPr>
          <w:sz w:val="24"/>
          <w:szCs w:val="24"/>
        </w:rPr>
      </w:pPr>
      <w:r w:rsidRPr="009B2A8C">
        <w:rPr>
          <w:sz w:val="24"/>
          <w:szCs w:val="24"/>
        </w:rPr>
        <w:t xml:space="preserve">CWS paling banyak 1 hari kerja per minggu; dan </w:t>
      </w:r>
    </w:p>
    <w:p w14:paraId="6564FFF2" w14:textId="7D23DAFF" w:rsidR="004350B8" w:rsidRPr="009B2A8C" w:rsidRDefault="004350B8" w:rsidP="003A2774">
      <w:pPr>
        <w:pStyle w:val="ListParagraph"/>
        <w:numPr>
          <w:ilvl w:val="3"/>
          <w:numId w:val="15"/>
        </w:numPr>
        <w:ind w:left="993"/>
        <w:rPr>
          <w:sz w:val="24"/>
          <w:szCs w:val="24"/>
        </w:rPr>
      </w:pPr>
      <w:r w:rsidRPr="009B2A8C">
        <w:rPr>
          <w:sz w:val="24"/>
          <w:szCs w:val="24"/>
        </w:rPr>
        <w:t xml:space="preserve">WFH paling banyak 1 hari kerja per minggu, yang secara spesifik dilaksanakan setiap hari Jumat. Jika terdapat tugas kedinasan tertentu, seperti layanan tatap muka atau pendampingan pimpinan yang tidak dapat dilaksanakan dari rumah pada hari Jumat, maka WFH dapat dilaksanakan pada hari lain di minggu yang sama setelah terbitnya </w:t>
      </w:r>
      <w:r w:rsidR="001F35E1">
        <w:rPr>
          <w:sz w:val="24"/>
          <w:szCs w:val="24"/>
        </w:rPr>
        <w:t>s</w:t>
      </w:r>
      <w:r w:rsidRPr="009B2A8C">
        <w:rPr>
          <w:sz w:val="24"/>
          <w:szCs w:val="24"/>
        </w:rPr>
        <w:t xml:space="preserve">urat </w:t>
      </w:r>
      <w:r w:rsidR="001F35E1">
        <w:rPr>
          <w:sz w:val="24"/>
          <w:szCs w:val="24"/>
        </w:rPr>
        <w:t>t</w:t>
      </w:r>
      <w:r w:rsidRPr="009B2A8C">
        <w:rPr>
          <w:sz w:val="24"/>
          <w:szCs w:val="24"/>
        </w:rPr>
        <w:t>ugas dari pejabat berwenang. Pegawai wajib melakukan presensi (</w:t>
      </w:r>
      <w:proofErr w:type="spellStart"/>
      <w:r w:rsidRPr="009B2A8C">
        <w:rPr>
          <w:i/>
          <w:iCs/>
          <w:sz w:val="24"/>
          <w:szCs w:val="24"/>
        </w:rPr>
        <w:t>geotagging</w:t>
      </w:r>
      <w:proofErr w:type="spellEnd"/>
      <w:r w:rsidRPr="009B2A8C">
        <w:rPr>
          <w:i/>
          <w:iCs/>
          <w:sz w:val="24"/>
          <w:szCs w:val="24"/>
        </w:rPr>
        <w:t>/</w:t>
      </w:r>
      <w:proofErr w:type="spellStart"/>
      <w:r w:rsidRPr="009B2A8C">
        <w:rPr>
          <w:i/>
          <w:iCs/>
          <w:sz w:val="24"/>
          <w:szCs w:val="24"/>
        </w:rPr>
        <w:t>geofencing</w:t>
      </w:r>
      <w:proofErr w:type="spellEnd"/>
      <w:r w:rsidRPr="009B2A8C">
        <w:rPr>
          <w:sz w:val="24"/>
          <w:szCs w:val="24"/>
        </w:rPr>
        <w:t xml:space="preserve">) sebanyak tiga kali saat masuk, siang antara pukul 11.00–13.00, dan pulang, serta melaporkan hasil kerja melalui aplikasi </w:t>
      </w:r>
      <w:proofErr w:type="spellStart"/>
      <w:r w:rsidRPr="009B2A8C">
        <w:rPr>
          <w:sz w:val="24"/>
          <w:szCs w:val="24"/>
        </w:rPr>
        <w:t>MyTask</w:t>
      </w:r>
      <w:proofErr w:type="spellEnd"/>
      <w:r w:rsidRPr="009B2A8C">
        <w:rPr>
          <w:sz w:val="24"/>
          <w:szCs w:val="24"/>
        </w:rPr>
        <w:t xml:space="preserve"> Satu Kemenkeu. Pelanggaran presensi termasuk penggunaan </w:t>
      </w:r>
      <w:proofErr w:type="spellStart"/>
      <w:r w:rsidRPr="009B2A8C">
        <w:rPr>
          <w:i/>
          <w:iCs/>
          <w:sz w:val="24"/>
          <w:szCs w:val="24"/>
        </w:rPr>
        <w:t>fake</w:t>
      </w:r>
      <w:proofErr w:type="spellEnd"/>
      <w:r w:rsidRPr="009B2A8C">
        <w:rPr>
          <w:sz w:val="24"/>
          <w:szCs w:val="24"/>
        </w:rPr>
        <w:t xml:space="preserve"> GPS dikenakan sanksi disiplin sesuai ketentuan.</w:t>
      </w:r>
    </w:p>
    <w:p w14:paraId="34E6F1E3" w14:textId="64175FAA" w:rsidR="004350B8" w:rsidRPr="009B2A8C" w:rsidRDefault="004350B8" w:rsidP="00744CAF">
      <w:pPr>
        <w:pStyle w:val="ListParagraph"/>
        <w:ind w:left="567" w:firstLine="360"/>
        <w:rPr>
          <w:sz w:val="24"/>
          <w:szCs w:val="24"/>
        </w:rPr>
      </w:pPr>
      <w:r w:rsidRPr="009B2A8C">
        <w:rPr>
          <w:sz w:val="24"/>
          <w:szCs w:val="24"/>
        </w:rPr>
        <w:t xml:space="preserve">Di tingkat operasional </w:t>
      </w:r>
      <w:proofErr w:type="spellStart"/>
      <w:r w:rsidRPr="009B2A8C">
        <w:rPr>
          <w:sz w:val="24"/>
          <w:szCs w:val="24"/>
        </w:rPr>
        <w:t>DJPb</w:t>
      </w:r>
      <w:proofErr w:type="spellEnd"/>
      <w:r w:rsidRPr="009B2A8C">
        <w:rPr>
          <w:sz w:val="24"/>
          <w:szCs w:val="24"/>
        </w:rPr>
        <w:t xml:space="preserve">, ketentuan ini diperinci melalui Nota Dinas Sekretaris </w:t>
      </w:r>
      <w:proofErr w:type="spellStart"/>
      <w:r w:rsidRPr="009B2A8C">
        <w:rPr>
          <w:sz w:val="24"/>
          <w:szCs w:val="24"/>
        </w:rPr>
        <w:t>DJPb</w:t>
      </w:r>
      <w:proofErr w:type="spellEnd"/>
      <w:r w:rsidRPr="009B2A8C">
        <w:rPr>
          <w:sz w:val="24"/>
          <w:szCs w:val="24"/>
        </w:rPr>
        <w:t xml:space="preserve"> Nomor ND-1321/PB.1/2026 tanggal 8 April 2026. Nota Dinas ini menetapkan bahwa pejabat </w:t>
      </w:r>
      <w:r w:rsidR="00E63B79" w:rsidRPr="009B2A8C">
        <w:rPr>
          <w:sz w:val="24"/>
          <w:szCs w:val="24"/>
        </w:rPr>
        <w:t xml:space="preserve">pimpinan tinggi </w:t>
      </w:r>
      <w:proofErr w:type="spellStart"/>
      <w:r w:rsidR="00E63B79" w:rsidRPr="009B2A8C">
        <w:rPr>
          <w:sz w:val="24"/>
          <w:szCs w:val="24"/>
        </w:rPr>
        <w:t>pratama</w:t>
      </w:r>
      <w:proofErr w:type="spellEnd"/>
      <w:r w:rsidR="00E63B79" w:rsidRPr="009B2A8C">
        <w:rPr>
          <w:sz w:val="24"/>
          <w:szCs w:val="24"/>
        </w:rPr>
        <w:t xml:space="preserve"> dan administrator </w:t>
      </w:r>
      <w:r w:rsidRPr="009B2A8C">
        <w:rPr>
          <w:sz w:val="24"/>
          <w:szCs w:val="24"/>
        </w:rPr>
        <w:t xml:space="preserve">wajib WFO, sedangkan pejabat </w:t>
      </w:r>
      <w:r w:rsidR="002C3748" w:rsidRPr="009B2A8C">
        <w:rPr>
          <w:sz w:val="24"/>
          <w:szCs w:val="24"/>
        </w:rPr>
        <w:t>p</w:t>
      </w:r>
      <w:r w:rsidRPr="009B2A8C">
        <w:rPr>
          <w:sz w:val="24"/>
          <w:szCs w:val="24"/>
        </w:rPr>
        <w:t xml:space="preserve">engawas dan </w:t>
      </w:r>
      <w:r w:rsidR="002C3748" w:rsidRPr="009B2A8C">
        <w:rPr>
          <w:sz w:val="24"/>
          <w:szCs w:val="24"/>
        </w:rPr>
        <w:t>p</w:t>
      </w:r>
      <w:r w:rsidRPr="009B2A8C">
        <w:rPr>
          <w:sz w:val="24"/>
          <w:szCs w:val="24"/>
        </w:rPr>
        <w:t xml:space="preserve">elaksana dapat WFH dengan proporsi maksimal 50 persen dari jumlah pegawai per unit kerja. WFH dilaksanakan dari tempat tinggal di wilayah kedudukan penugasan (termasuk Jabodetabek), dan tidak diperkenankan dari kafe, pusat </w:t>
      </w:r>
      <w:r w:rsidRPr="009B2A8C">
        <w:rPr>
          <w:sz w:val="24"/>
          <w:szCs w:val="24"/>
        </w:rPr>
        <w:lastRenderedPageBreak/>
        <w:t>perbelanjaan, atau lokasi publik lainnya. Pemantauan dan evaluasi dilaksanakan secara komparasi (</w:t>
      </w:r>
      <w:proofErr w:type="spellStart"/>
      <w:r w:rsidRPr="009B2A8C">
        <w:rPr>
          <w:i/>
          <w:iCs/>
          <w:sz w:val="24"/>
          <w:szCs w:val="24"/>
        </w:rPr>
        <w:t>before-after</w:t>
      </w:r>
      <w:proofErr w:type="spellEnd"/>
      <w:r w:rsidRPr="009B2A8C">
        <w:rPr>
          <w:sz w:val="24"/>
          <w:szCs w:val="24"/>
        </w:rPr>
        <w:t xml:space="preserve">) dan dilaporkan berjenjang dari KPPN ke Kanwil </w:t>
      </w:r>
      <w:proofErr w:type="spellStart"/>
      <w:r w:rsidRPr="009B2A8C">
        <w:rPr>
          <w:sz w:val="24"/>
          <w:szCs w:val="24"/>
        </w:rPr>
        <w:t>DJPb</w:t>
      </w:r>
      <w:proofErr w:type="spellEnd"/>
      <w:r w:rsidRPr="009B2A8C">
        <w:rPr>
          <w:sz w:val="24"/>
          <w:szCs w:val="24"/>
        </w:rPr>
        <w:t xml:space="preserve"> kemudian ke </w:t>
      </w:r>
      <w:proofErr w:type="spellStart"/>
      <w:r w:rsidRPr="009B2A8C">
        <w:rPr>
          <w:sz w:val="24"/>
          <w:szCs w:val="24"/>
        </w:rPr>
        <w:t>Setditjen</w:t>
      </w:r>
      <w:proofErr w:type="spellEnd"/>
      <w:r w:rsidRPr="009B2A8C">
        <w:rPr>
          <w:sz w:val="24"/>
          <w:szCs w:val="24"/>
        </w:rPr>
        <w:t xml:space="preserve"> Perbendaharaan.</w:t>
      </w:r>
    </w:p>
    <w:p w14:paraId="50788A30" w14:textId="29C42BC9" w:rsidR="004618D9" w:rsidRPr="009B2A8C" w:rsidRDefault="0012204C" w:rsidP="003A2774">
      <w:pPr>
        <w:pStyle w:val="ListParagraph"/>
        <w:numPr>
          <w:ilvl w:val="3"/>
          <w:numId w:val="10"/>
        </w:numPr>
        <w:ind w:left="567" w:firstLine="0"/>
        <w:rPr>
          <w:sz w:val="24"/>
          <w:szCs w:val="24"/>
        </w:rPr>
      </w:pPr>
      <w:r w:rsidRPr="009B2A8C">
        <w:rPr>
          <w:sz w:val="24"/>
          <w:szCs w:val="24"/>
        </w:rPr>
        <w:t xml:space="preserve">Dimensi dan Indikator </w:t>
      </w:r>
      <w:r w:rsidR="00482ABE" w:rsidRPr="009B2A8C">
        <w:rPr>
          <w:sz w:val="24"/>
          <w:szCs w:val="24"/>
        </w:rPr>
        <w:t>Sistem Kerja Fleksibel</w:t>
      </w:r>
    </w:p>
    <w:p w14:paraId="6993DC93" w14:textId="0BEC00CA" w:rsidR="00DE5035" w:rsidRPr="009B2A8C" w:rsidRDefault="00DE5035" w:rsidP="00744CAF">
      <w:pPr>
        <w:pStyle w:val="ListParagraph"/>
        <w:ind w:left="567" w:firstLine="360"/>
        <w:rPr>
          <w:sz w:val="24"/>
          <w:szCs w:val="24"/>
        </w:rPr>
      </w:pPr>
      <w:r w:rsidRPr="00D4086F">
        <w:rPr>
          <w:color w:val="EE0000"/>
          <w:sz w:val="24"/>
          <w:szCs w:val="24"/>
        </w:rPr>
        <w:t xml:space="preserve">Mengacu pada </w:t>
      </w:r>
      <w:proofErr w:type="spellStart"/>
      <w:r w:rsidRPr="00D4086F">
        <w:rPr>
          <w:color w:val="EE0000"/>
          <w:sz w:val="24"/>
          <w:szCs w:val="24"/>
        </w:rPr>
        <w:t>Kossek</w:t>
      </w:r>
      <w:proofErr w:type="spellEnd"/>
      <w:r w:rsidRPr="00D4086F">
        <w:rPr>
          <w:color w:val="EE0000"/>
          <w:sz w:val="24"/>
          <w:szCs w:val="24"/>
        </w:rPr>
        <w:t xml:space="preserve"> dkk. (2015), </w:t>
      </w:r>
      <w:proofErr w:type="spellStart"/>
      <w:r w:rsidRPr="00D4086F">
        <w:rPr>
          <w:color w:val="EE0000"/>
          <w:sz w:val="24"/>
          <w:szCs w:val="24"/>
        </w:rPr>
        <w:t>Kelliher</w:t>
      </w:r>
      <w:proofErr w:type="spellEnd"/>
      <w:r w:rsidRPr="00D4086F">
        <w:rPr>
          <w:color w:val="EE0000"/>
          <w:sz w:val="24"/>
          <w:szCs w:val="24"/>
        </w:rPr>
        <w:t xml:space="preserve"> dan Anderson (2010), serta disesuaikan den</w:t>
      </w:r>
      <w:r w:rsidRPr="009B2A8C">
        <w:rPr>
          <w:sz w:val="24"/>
          <w:szCs w:val="24"/>
        </w:rPr>
        <w:t xml:space="preserve">gan ketentuan teknis SE 2/MK/SJ/2026 dan ND-1321/PB.1/2026 </w:t>
      </w:r>
      <w:proofErr w:type="spellStart"/>
      <w:r w:rsidRPr="009B2A8C">
        <w:rPr>
          <w:sz w:val="24"/>
          <w:szCs w:val="24"/>
        </w:rPr>
        <w:t>DJPb</w:t>
      </w:r>
      <w:proofErr w:type="spellEnd"/>
      <w:r w:rsidRPr="009B2A8C">
        <w:rPr>
          <w:sz w:val="24"/>
          <w:szCs w:val="24"/>
        </w:rPr>
        <w:t xml:space="preserve"> yang berlaku di KPPN KPH, dimensi </w:t>
      </w:r>
      <w:r w:rsidR="00482ABE" w:rsidRPr="009B2A8C">
        <w:rPr>
          <w:sz w:val="24"/>
          <w:szCs w:val="24"/>
        </w:rPr>
        <w:t>Sistem Kerja Fleksibel</w:t>
      </w:r>
      <w:r w:rsidRPr="009B2A8C">
        <w:rPr>
          <w:sz w:val="24"/>
          <w:szCs w:val="24"/>
        </w:rPr>
        <w:t xml:space="preserve"> dalam penelitian ini meliputi:</w:t>
      </w:r>
    </w:p>
    <w:p w14:paraId="6881F3D4" w14:textId="3CBA79F5" w:rsidR="00DE5035" w:rsidRPr="009B2A8C" w:rsidRDefault="00DE5035" w:rsidP="003A2774">
      <w:pPr>
        <w:pStyle w:val="ListParagraph"/>
        <w:numPr>
          <w:ilvl w:val="1"/>
          <w:numId w:val="13"/>
        </w:numPr>
        <w:ind w:left="993"/>
        <w:rPr>
          <w:sz w:val="24"/>
          <w:szCs w:val="24"/>
        </w:rPr>
      </w:pPr>
      <w:r w:rsidRPr="009B2A8C">
        <w:rPr>
          <w:sz w:val="24"/>
          <w:szCs w:val="24"/>
        </w:rPr>
        <w:t>Fleksibilitas Waktu (</w:t>
      </w:r>
      <w:proofErr w:type="spellStart"/>
      <w:r w:rsidRPr="009B2A8C">
        <w:rPr>
          <w:i/>
          <w:iCs/>
          <w:sz w:val="24"/>
          <w:szCs w:val="24"/>
        </w:rPr>
        <w:t>Flextime</w:t>
      </w:r>
      <w:proofErr w:type="spellEnd"/>
      <w:r w:rsidRPr="009B2A8C">
        <w:rPr>
          <w:sz w:val="24"/>
          <w:szCs w:val="24"/>
        </w:rPr>
        <w:t>) yaitu, keleluasaan pegawai dalam menentukan jam mulai dan selesai bekerja. Di KPPN KPH, mencakup pengaturan jadwal setiap hari Jumat sebagai hari WFH.</w:t>
      </w:r>
    </w:p>
    <w:p w14:paraId="5C73F297" w14:textId="04A5CBAC" w:rsidR="00DE5035" w:rsidRPr="009B2A8C" w:rsidRDefault="00DE5035" w:rsidP="003A2774">
      <w:pPr>
        <w:pStyle w:val="ListParagraph"/>
        <w:numPr>
          <w:ilvl w:val="1"/>
          <w:numId w:val="13"/>
        </w:numPr>
        <w:ind w:left="993"/>
        <w:rPr>
          <w:sz w:val="24"/>
          <w:szCs w:val="24"/>
        </w:rPr>
      </w:pPr>
      <w:r w:rsidRPr="009B2A8C">
        <w:rPr>
          <w:sz w:val="24"/>
          <w:szCs w:val="24"/>
        </w:rPr>
        <w:t>Fleksibilitas Lokasi (</w:t>
      </w:r>
      <w:proofErr w:type="spellStart"/>
      <w:r w:rsidRPr="009B2A8C">
        <w:rPr>
          <w:i/>
          <w:iCs/>
          <w:sz w:val="24"/>
          <w:szCs w:val="24"/>
        </w:rPr>
        <w:t>Spatial</w:t>
      </w:r>
      <w:proofErr w:type="spellEnd"/>
      <w:r w:rsidRPr="009B2A8C">
        <w:rPr>
          <w:i/>
          <w:iCs/>
          <w:sz w:val="24"/>
          <w:szCs w:val="24"/>
        </w:rPr>
        <w:t xml:space="preserve"> </w:t>
      </w:r>
      <w:proofErr w:type="spellStart"/>
      <w:r w:rsidRPr="009B2A8C">
        <w:rPr>
          <w:i/>
          <w:iCs/>
          <w:sz w:val="24"/>
          <w:szCs w:val="24"/>
        </w:rPr>
        <w:t>Flexibility</w:t>
      </w:r>
      <w:proofErr w:type="spellEnd"/>
      <w:r w:rsidRPr="009B2A8C">
        <w:rPr>
          <w:sz w:val="24"/>
          <w:szCs w:val="24"/>
        </w:rPr>
        <w:t>) yaitu, kemungkinan pegawai menyelesaikan tugas dari rumah/tempat tinggal sesuai ketentuan ND-1321/PB.1/2026 tidak diperkenankan dari kafe atau pusat perbelanjaan.</w:t>
      </w:r>
    </w:p>
    <w:p w14:paraId="672E7E3E" w14:textId="67834A6B" w:rsidR="00DE5035" w:rsidRPr="009B2A8C" w:rsidRDefault="00DE5035" w:rsidP="003A2774">
      <w:pPr>
        <w:pStyle w:val="ListParagraph"/>
        <w:numPr>
          <w:ilvl w:val="1"/>
          <w:numId w:val="13"/>
        </w:numPr>
        <w:ind w:left="993"/>
        <w:rPr>
          <w:sz w:val="24"/>
          <w:szCs w:val="24"/>
        </w:rPr>
      </w:pPr>
      <w:r w:rsidRPr="009B2A8C">
        <w:rPr>
          <w:sz w:val="24"/>
          <w:szCs w:val="24"/>
        </w:rPr>
        <w:t>Fleksibilitas Tugas (</w:t>
      </w:r>
      <w:proofErr w:type="spellStart"/>
      <w:r w:rsidRPr="009B2A8C">
        <w:rPr>
          <w:i/>
          <w:iCs/>
          <w:sz w:val="24"/>
          <w:szCs w:val="24"/>
        </w:rPr>
        <w:t>Task</w:t>
      </w:r>
      <w:proofErr w:type="spellEnd"/>
      <w:r w:rsidRPr="009B2A8C">
        <w:rPr>
          <w:i/>
          <w:iCs/>
          <w:sz w:val="24"/>
          <w:szCs w:val="24"/>
        </w:rPr>
        <w:t xml:space="preserve"> </w:t>
      </w:r>
      <w:proofErr w:type="spellStart"/>
      <w:r w:rsidRPr="009B2A8C">
        <w:rPr>
          <w:i/>
          <w:iCs/>
          <w:sz w:val="24"/>
          <w:szCs w:val="24"/>
        </w:rPr>
        <w:t>Flexibility</w:t>
      </w:r>
      <w:proofErr w:type="spellEnd"/>
      <w:r w:rsidRPr="009B2A8C">
        <w:rPr>
          <w:sz w:val="24"/>
          <w:szCs w:val="24"/>
        </w:rPr>
        <w:t xml:space="preserve">) yaitu tingkat kebebasan pegawai dalam menentukan urutan dan metode penyelesaian tugas selama WFH, sepanjang target </w:t>
      </w:r>
      <w:proofErr w:type="spellStart"/>
      <w:r w:rsidRPr="009B2A8C">
        <w:rPr>
          <w:sz w:val="24"/>
          <w:szCs w:val="24"/>
        </w:rPr>
        <w:t>output</w:t>
      </w:r>
      <w:proofErr w:type="spellEnd"/>
      <w:r w:rsidRPr="009B2A8C">
        <w:rPr>
          <w:sz w:val="24"/>
          <w:szCs w:val="24"/>
        </w:rPr>
        <w:t xml:space="preserve"> dan SLA terpenuhi.</w:t>
      </w:r>
    </w:p>
    <w:p w14:paraId="7DAE063B" w14:textId="5338E9B1" w:rsidR="00DE5035" w:rsidRPr="009B2A8C" w:rsidRDefault="00DE5035" w:rsidP="003A2774">
      <w:pPr>
        <w:pStyle w:val="ListParagraph"/>
        <w:numPr>
          <w:ilvl w:val="1"/>
          <w:numId w:val="13"/>
        </w:numPr>
        <w:ind w:left="993"/>
        <w:rPr>
          <w:sz w:val="24"/>
          <w:szCs w:val="24"/>
        </w:rPr>
      </w:pPr>
      <w:r w:rsidRPr="009B2A8C">
        <w:rPr>
          <w:sz w:val="24"/>
          <w:szCs w:val="24"/>
        </w:rPr>
        <w:t>Dukungan Teknologi Digital yaitu ketersediaan infrastruktur digital seperti SPAN/SAKTI/</w:t>
      </w:r>
      <w:proofErr w:type="spellStart"/>
      <w:r w:rsidRPr="009B2A8C">
        <w:rPr>
          <w:i/>
          <w:iCs/>
          <w:sz w:val="24"/>
          <w:szCs w:val="24"/>
        </w:rPr>
        <w:t>Myintress</w:t>
      </w:r>
      <w:proofErr w:type="spellEnd"/>
      <w:r w:rsidRPr="009B2A8C">
        <w:rPr>
          <w:i/>
          <w:iCs/>
          <w:sz w:val="24"/>
          <w:szCs w:val="24"/>
        </w:rPr>
        <w:t xml:space="preserve">, </w:t>
      </w:r>
      <w:proofErr w:type="spellStart"/>
      <w:r w:rsidRPr="009B2A8C">
        <w:rPr>
          <w:i/>
          <w:iCs/>
          <w:sz w:val="24"/>
          <w:szCs w:val="24"/>
        </w:rPr>
        <w:t>MyTask</w:t>
      </w:r>
      <w:proofErr w:type="spellEnd"/>
      <w:r w:rsidRPr="009B2A8C">
        <w:rPr>
          <w:sz w:val="24"/>
          <w:szCs w:val="24"/>
        </w:rPr>
        <w:t xml:space="preserve"> Satu Kemenkeu, presensi </w:t>
      </w:r>
      <w:proofErr w:type="spellStart"/>
      <w:r w:rsidRPr="009B2A8C">
        <w:rPr>
          <w:sz w:val="24"/>
          <w:szCs w:val="24"/>
        </w:rPr>
        <w:t>geotagging</w:t>
      </w:r>
      <w:proofErr w:type="spellEnd"/>
      <w:r w:rsidRPr="009B2A8C">
        <w:rPr>
          <w:sz w:val="24"/>
          <w:szCs w:val="24"/>
        </w:rPr>
        <w:t xml:space="preserve"> yang mendukung produktivitas dan akuntabilitas selama WFH.</w:t>
      </w:r>
    </w:p>
    <w:p w14:paraId="1832135A" w14:textId="288A448C" w:rsidR="00DE5035" w:rsidRPr="009B2A8C" w:rsidRDefault="00DE5035" w:rsidP="003A2774">
      <w:pPr>
        <w:pStyle w:val="ListParagraph"/>
        <w:numPr>
          <w:ilvl w:val="1"/>
          <w:numId w:val="13"/>
        </w:numPr>
        <w:ind w:left="993"/>
        <w:rPr>
          <w:sz w:val="24"/>
          <w:szCs w:val="24"/>
        </w:rPr>
      </w:pPr>
      <w:r w:rsidRPr="009B2A8C">
        <w:rPr>
          <w:sz w:val="24"/>
          <w:szCs w:val="24"/>
        </w:rPr>
        <w:t xml:space="preserve">Akuntabilitas Berbasis </w:t>
      </w:r>
      <w:proofErr w:type="spellStart"/>
      <w:r w:rsidRPr="009B2A8C">
        <w:rPr>
          <w:sz w:val="24"/>
          <w:szCs w:val="24"/>
        </w:rPr>
        <w:t>Output</w:t>
      </w:r>
      <w:proofErr w:type="spellEnd"/>
      <w:r w:rsidRPr="009B2A8C">
        <w:rPr>
          <w:sz w:val="24"/>
          <w:szCs w:val="24"/>
        </w:rPr>
        <w:t xml:space="preserve"> yaitu mekanisme pelaporan hasil kerja via </w:t>
      </w:r>
      <w:proofErr w:type="spellStart"/>
      <w:r w:rsidRPr="009B2A8C">
        <w:rPr>
          <w:sz w:val="24"/>
          <w:szCs w:val="24"/>
        </w:rPr>
        <w:t>MyTask</w:t>
      </w:r>
      <w:proofErr w:type="spellEnd"/>
      <w:r w:rsidRPr="009B2A8C">
        <w:rPr>
          <w:sz w:val="24"/>
          <w:szCs w:val="24"/>
        </w:rPr>
        <w:t xml:space="preserve"> Satu Kemenkeu, validasi atasan, serta evaluasi komparasi (</w:t>
      </w:r>
      <w:proofErr w:type="spellStart"/>
      <w:r w:rsidRPr="009B2A8C">
        <w:rPr>
          <w:i/>
          <w:iCs/>
          <w:sz w:val="24"/>
          <w:szCs w:val="24"/>
        </w:rPr>
        <w:t>before-after</w:t>
      </w:r>
      <w:proofErr w:type="spellEnd"/>
      <w:r w:rsidRPr="009B2A8C">
        <w:rPr>
          <w:sz w:val="24"/>
          <w:szCs w:val="24"/>
        </w:rPr>
        <w:t>) oleh pimpinan unit sesuai SE 2/MK/SJ/2026.</w:t>
      </w:r>
    </w:p>
    <w:p w14:paraId="1469B2A5" w14:textId="541D185E" w:rsidR="0012204C" w:rsidRPr="009B2A8C" w:rsidRDefault="00DE5035" w:rsidP="00744CAF">
      <w:pPr>
        <w:pStyle w:val="ListParagraph"/>
        <w:ind w:left="567" w:firstLine="360"/>
        <w:rPr>
          <w:sz w:val="24"/>
          <w:szCs w:val="24"/>
        </w:rPr>
      </w:pPr>
      <w:r w:rsidRPr="009B2A8C">
        <w:rPr>
          <w:sz w:val="24"/>
          <w:szCs w:val="24"/>
        </w:rPr>
        <w:t xml:space="preserve">Kelima dimensi ini dipilih karena secara komprehensif merepresentasikan formula kebijakan WFH satu hari per minggu yang berlaku di KPPN KPH. Dimensi fleksibilitas waktu dan lokasi menangkap bentuk kebijakan berdasarkan regulasi, sedangkan dimensi fleksibilitas tugas, dukungan </w:t>
      </w:r>
      <w:r w:rsidRPr="009B2A8C">
        <w:rPr>
          <w:sz w:val="24"/>
          <w:szCs w:val="24"/>
        </w:rPr>
        <w:lastRenderedPageBreak/>
        <w:t xml:space="preserve">teknologi, dan akuntabilitas berbasis </w:t>
      </w:r>
      <w:proofErr w:type="spellStart"/>
      <w:r w:rsidRPr="009B2A8C">
        <w:rPr>
          <w:sz w:val="24"/>
          <w:szCs w:val="24"/>
        </w:rPr>
        <w:t>output</w:t>
      </w:r>
      <w:proofErr w:type="spellEnd"/>
      <w:r w:rsidRPr="009B2A8C">
        <w:rPr>
          <w:sz w:val="24"/>
          <w:szCs w:val="24"/>
        </w:rPr>
        <w:t xml:space="preserve"> menangkap bagaimana kebijakan tersebut dioperasionalkan dan dipertanggungjawabkan secara teknis di lapangan sesuai ketentuan </w:t>
      </w:r>
      <w:proofErr w:type="spellStart"/>
      <w:r w:rsidRPr="009B2A8C">
        <w:rPr>
          <w:sz w:val="24"/>
          <w:szCs w:val="24"/>
        </w:rPr>
        <w:t>DJPb</w:t>
      </w:r>
      <w:proofErr w:type="spellEnd"/>
      <w:r w:rsidRPr="009B2A8C">
        <w:rPr>
          <w:sz w:val="24"/>
          <w:szCs w:val="24"/>
        </w:rPr>
        <w:t>.</w:t>
      </w:r>
    </w:p>
    <w:p w14:paraId="62CDD6F7" w14:textId="22554829" w:rsidR="009B0D1E" w:rsidRPr="009B2A8C" w:rsidRDefault="00273E10" w:rsidP="003A2774">
      <w:pPr>
        <w:pStyle w:val="ListParagraph"/>
        <w:numPr>
          <w:ilvl w:val="2"/>
          <w:numId w:val="10"/>
        </w:numPr>
        <w:ind w:left="1134"/>
        <w:rPr>
          <w:b/>
          <w:bCs/>
          <w:sz w:val="24"/>
          <w:szCs w:val="24"/>
        </w:rPr>
      </w:pPr>
      <w:proofErr w:type="spellStart"/>
      <w:r w:rsidRPr="00273E10">
        <w:rPr>
          <w:b/>
          <w:bCs/>
          <w:i/>
          <w:sz w:val="24"/>
          <w:szCs w:val="24"/>
        </w:rPr>
        <w:t>Job</w:t>
      </w:r>
      <w:proofErr w:type="spellEnd"/>
      <w:r w:rsidRPr="00273E10">
        <w:rPr>
          <w:b/>
          <w:bCs/>
          <w:i/>
          <w:sz w:val="24"/>
          <w:szCs w:val="24"/>
        </w:rPr>
        <w:t xml:space="preserve"> </w:t>
      </w:r>
      <w:proofErr w:type="spellStart"/>
      <w:r w:rsidRPr="00273E10">
        <w:rPr>
          <w:b/>
          <w:bCs/>
          <w:i/>
          <w:sz w:val="24"/>
          <w:szCs w:val="24"/>
        </w:rPr>
        <w:t>Enrichment</w:t>
      </w:r>
      <w:proofErr w:type="spellEnd"/>
      <w:r w:rsidR="00A452A2" w:rsidRPr="009B2A8C">
        <w:rPr>
          <w:b/>
          <w:bCs/>
          <w:i/>
          <w:sz w:val="24"/>
          <w:szCs w:val="24"/>
        </w:rPr>
        <w:t xml:space="preserve"> </w:t>
      </w:r>
    </w:p>
    <w:p w14:paraId="74A28A4B" w14:textId="6331CAE0" w:rsidR="00475864" w:rsidRPr="009B2A8C" w:rsidRDefault="002D10BB" w:rsidP="003A2774">
      <w:pPr>
        <w:pStyle w:val="ListParagraph"/>
        <w:numPr>
          <w:ilvl w:val="3"/>
          <w:numId w:val="10"/>
        </w:numPr>
        <w:ind w:left="1134"/>
        <w:rPr>
          <w:sz w:val="24"/>
          <w:szCs w:val="24"/>
        </w:rPr>
      </w:pPr>
      <w:proofErr w:type="spellStart"/>
      <w:r w:rsidRPr="009B2A8C">
        <w:rPr>
          <w:sz w:val="24"/>
          <w:szCs w:val="24"/>
        </w:rPr>
        <w:t>Defenisi</w:t>
      </w:r>
      <w:proofErr w:type="spellEnd"/>
      <w:r w:rsidRPr="009B2A8C">
        <w:rPr>
          <w:sz w:val="24"/>
          <w:szCs w:val="24"/>
        </w:rPr>
        <w:t xml:space="preserve">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p>
    <w:p w14:paraId="00AE90A9" w14:textId="36276A6A" w:rsidR="00AC46B0" w:rsidRPr="009B2A8C" w:rsidRDefault="00273E10" w:rsidP="00AA465E">
      <w:pPr>
        <w:pStyle w:val="ListParagraph"/>
        <w:ind w:left="426" w:firstLine="360"/>
        <w:rPr>
          <w:sz w:val="24"/>
          <w:szCs w:val="24"/>
        </w:rPr>
      </w:pPr>
      <w:proofErr w:type="spellStart"/>
      <w:r w:rsidRPr="00273E10">
        <w:rPr>
          <w:i/>
          <w:sz w:val="24"/>
          <w:szCs w:val="24"/>
        </w:rPr>
        <w:t>Job</w:t>
      </w:r>
      <w:proofErr w:type="spellEnd"/>
      <w:r w:rsidRPr="00273E10">
        <w:rPr>
          <w:i/>
          <w:sz w:val="24"/>
          <w:szCs w:val="24"/>
        </w:rPr>
        <w:t xml:space="preserve"> </w:t>
      </w:r>
      <w:proofErr w:type="spellStart"/>
      <w:r w:rsidRPr="00273E10">
        <w:rPr>
          <w:i/>
          <w:sz w:val="24"/>
          <w:szCs w:val="24"/>
        </w:rPr>
        <w:t>Enrichment</w:t>
      </w:r>
      <w:proofErr w:type="spellEnd"/>
      <w:r w:rsidR="00AC46B0" w:rsidRPr="009B2A8C">
        <w:rPr>
          <w:sz w:val="24"/>
          <w:szCs w:val="24"/>
        </w:rPr>
        <w:t xml:space="preserve"> atau pengayaan pekerjaan adalah strategi desain pekerjaan yang bertujuan meningkatkan motivasi intrinsik dan kepuasan kerja pegawai dengan cara memperluas konten dan tanggung jawab pekerjaan secara vertikal. Penting untuk membedakan konsep ini dengan </w:t>
      </w:r>
      <w:proofErr w:type="spellStart"/>
      <w:r w:rsidR="00AC46B0" w:rsidRPr="009B2A8C">
        <w:rPr>
          <w:i/>
          <w:iCs/>
          <w:sz w:val="24"/>
          <w:szCs w:val="24"/>
        </w:rPr>
        <w:t>job</w:t>
      </w:r>
      <w:proofErr w:type="spellEnd"/>
      <w:r w:rsidR="00AC46B0" w:rsidRPr="009B2A8C">
        <w:rPr>
          <w:i/>
          <w:iCs/>
          <w:sz w:val="24"/>
          <w:szCs w:val="24"/>
        </w:rPr>
        <w:t xml:space="preserve"> </w:t>
      </w:r>
      <w:proofErr w:type="spellStart"/>
      <w:r w:rsidR="00AC46B0" w:rsidRPr="009B2A8C">
        <w:rPr>
          <w:i/>
          <w:iCs/>
          <w:sz w:val="24"/>
          <w:szCs w:val="24"/>
        </w:rPr>
        <w:t>enlargement</w:t>
      </w:r>
      <w:proofErr w:type="spellEnd"/>
      <w:r w:rsidR="00AC46B0" w:rsidRPr="009B2A8C">
        <w:rPr>
          <w:sz w:val="24"/>
          <w:szCs w:val="24"/>
        </w:rPr>
        <w:t xml:space="preserve">, yang sering disalahartikan setara. </w:t>
      </w:r>
      <w:proofErr w:type="spellStart"/>
      <w:r w:rsidR="00AC46B0" w:rsidRPr="009B2A8C">
        <w:rPr>
          <w:i/>
          <w:iCs/>
          <w:sz w:val="24"/>
          <w:szCs w:val="24"/>
        </w:rPr>
        <w:t>Job</w:t>
      </w:r>
      <w:proofErr w:type="spellEnd"/>
      <w:r w:rsidR="00AC46B0" w:rsidRPr="009B2A8C">
        <w:rPr>
          <w:i/>
          <w:iCs/>
          <w:sz w:val="24"/>
          <w:szCs w:val="24"/>
        </w:rPr>
        <w:t xml:space="preserve"> </w:t>
      </w:r>
      <w:proofErr w:type="spellStart"/>
      <w:r w:rsidR="00AC46B0" w:rsidRPr="009B2A8C">
        <w:rPr>
          <w:i/>
          <w:iCs/>
          <w:sz w:val="24"/>
          <w:szCs w:val="24"/>
        </w:rPr>
        <w:t>enlargement</w:t>
      </w:r>
      <w:proofErr w:type="spellEnd"/>
      <w:r w:rsidR="00AC46B0" w:rsidRPr="009B2A8C">
        <w:rPr>
          <w:sz w:val="24"/>
          <w:szCs w:val="24"/>
        </w:rPr>
        <w:t xml:space="preserve"> hanya menambah jumlah tugas secara horizontal dan lebih banyak tugas dengan tingkat kesulitan dan tantangan yang relatif sama. Konsep </w:t>
      </w:r>
      <w:proofErr w:type="spellStart"/>
      <w:r w:rsidRPr="00273E10">
        <w:rPr>
          <w:i/>
          <w:sz w:val="24"/>
          <w:szCs w:val="24"/>
        </w:rPr>
        <w:t>Job</w:t>
      </w:r>
      <w:proofErr w:type="spellEnd"/>
      <w:r w:rsidRPr="00273E10">
        <w:rPr>
          <w:i/>
          <w:sz w:val="24"/>
          <w:szCs w:val="24"/>
        </w:rPr>
        <w:t xml:space="preserve"> </w:t>
      </w:r>
      <w:proofErr w:type="spellStart"/>
      <w:r w:rsidRPr="00273E10">
        <w:rPr>
          <w:i/>
          <w:sz w:val="24"/>
          <w:szCs w:val="24"/>
        </w:rPr>
        <w:t>Enrichment</w:t>
      </w:r>
      <w:proofErr w:type="spellEnd"/>
      <w:r w:rsidR="00A452A2" w:rsidRPr="009B2A8C">
        <w:rPr>
          <w:i/>
          <w:sz w:val="24"/>
          <w:szCs w:val="24"/>
        </w:rPr>
        <w:t xml:space="preserve"> </w:t>
      </w:r>
      <w:r w:rsidR="00AC46B0" w:rsidRPr="009B2A8C">
        <w:rPr>
          <w:sz w:val="24"/>
          <w:szCs w:val="24"/>
        </w:rPr>
        <w:t xml:space="preserve"> justru meningkatkan derajat tantangan, otonomi, dan makna dalam pekerjaan itu sendiri, tanpa harus menambah volume tugas. Perbedaan ini krusial karena penelitian ini secara spesifik berkepentingan dengan dimensi kualitatif pekerjaan (</w:t>
      </w:r>
      <w:proofErr w:type="spellStart"/>
      <w:r w:rsidR="00AC46B0" w:rsidRPr="009B2A8C">
        <w:rPr>
          <w:sz w:val="24"/>
          <w:szCs w:val="24"/>
        </w:rPr>
        <w:t>kebermaknaan</w:t>
      </w:r>
      <w:proofErr w:type="spellEnd"/>
      <w:r w:rsidR="00AC46B0" w:rsidRPr="009B2A8C">
        <w:rPr>
          <w:sz w:val="24"/>
          <w:szCs w:val="24"/>
        </w:rPr>
        <w:t>, tantangan), bukan dimensi kuantitatif (jumlah tugas).</w:t>
      </w:r>
    </w:p>
    <w:p w14:paraId="43F059DE" w14:textId="69DAEE34" w:rsidR="00AC46B0" w:rsidRPr="009B2A8C" w:rsidRDefault="00AC46B0" w:rsidP="00AA465E">
      <w:pPr>
        <w:pStyle w:val="ListParagraph"/>
        <w:ind w:left="426" w:firstLine="360"/>
        <w:rPr>
          <w:sz w:val="24"/>
          <w:szCs w:val="24"/>
        </w:rPr>
      </w:pPr>
      <w:proofErr w:type="spellStart"/>
      <w:r w:rsidRPr="005D111B">
        <w:rPr>
          <w:color w:val="EE0000"/>
          <w:sz w:val="24"/>
          <w:szCs w:val="24"/>
        </w:rPr>
        <w:t>Hackman</w:t>
      </w:r>
      <w:proofErr w:type="spellEnd"/>
      <w:r w:rsidRPr="005D111B">
        <w:rPr>
          <w:color w:val="EE0000"/>
          <w:sz w:val="24"/>
          <w:szCs w:val="24"/>
        </w:rPr>
        <w:t xml:space="preserve"> dan </w:t>
      </w:r>
      <w:proofErr w:type="spellStart"/>
      <w:r w:rsidRPr="005D111B">
        <w:rPr>
          <w:color w:val="EE0000"/>
          <w:sz w:val="24"/>
          <w:szCs w:val="24"/>
        </w:rPr>
        <w:t>Oldham</w:t>
      </w:r>
      <w:proofErr w:type="spellEnd"/>
      <w:r w:rsidRPr="005D111B">
        <w:rPr>
          <w:color w:val="EE0000"/>
          <w:sz w:val="24"/>
          <w:szCs w:val="24"/>
        </w:rPr>
        <w:t xml:space="preserve"> (1980) merumuskan </w:t>
      </w:r>
      <w:proofErr w:type="spellStart"/>
      <w:r w:rsidR="00273E10" w:rsidRPr="005D111B">
        <w:rPr>
          <w:i/>
          <w:color w:val="EE0000"/>
          <w:sz w:val="24"/>
          <w:szCs w:val="24"/>
        </w:rPr>
        <w:t>Job</w:t>
      </w:r>
      <w:proofErr w:type="spellEnd"/>
      <w:r w:rsidR="00273E10" w:rsidRPr="005D111B">
        <w:rPr>
          <w:i/>
          <w:color w:val="EE0000"/>
          <w:sz w:val="24"/>
          <w:szCs w:val="24"/>
        </w:rPr>
        <w:t xml:space="preserve"> </w:t>
      </w:r>
      <w:proofErr w:type="spellStart"/>
      <w:r w:rsidR="00273E10" w:rsidRPr="005D111B">
        <w:rPr>
          <w:i/>
          <w:color w:val="EE0000"/>
          <w:sz w:val="24"/>
          <w:szCs w:val="24"/>
        </w:rPr>
        <w:t>Enrichment</w:t>
      </w:r>
      <w:proofErr w:type="spellEnd"/>
      <w:r w:rsidR="00A452A2" w:rsidRPr="005D111B">
        <w:rPr>
          <w:i/>
          <w:color w:val="EE0000"/>
          <w:sz w:val="24"/>
          <w:szCs w:val="24"/>
        </w:rPr>
        <w:t xml:space="preserve"> </w:t>
      </w:r>
      <w:r w:rsidRPr="005D111B">
        <w:rPr>
          <w:color w:val="EE0000"/>
          <w:sz w:val="24"/>
          <w:szCs w:val="24"/>
        </w:rPr>
        <w:t xml:space="preserve">secara lebih operasional sebagai proses peningkatan </w:t>
      </w:r>
      <w:proofErr w:type="spellStart"/>
      <w:r w:rsidRPr="005D111B">
        <w:rPr>
          <w:i/>
          <w:iCs/>
          <w:color w:val="EE0000"/>
          <w:sz w:val="24"/>
          <w:szCs w:val="24"/>
        </w:rPr>
        <w:t>motivating</w:t>
      </w:r>
      <w:proofErr w:type="spellEnd"/>
      <w:r w:rsidRPr="005D111B">
        <w:rPr>
          <w:i/>
          <w:iCs/>
          <w:color w:val="EE0000"/>
          <w:sz w:val="24"/>
          <w:szCs w:val="24"/>
        </w:rPr>
        <w:t xml:space="preserve"> </w:t>
      </w:r>
      <w:proofErr w:type="spellStart"/>
      <w:r w:rsidRPr="005D111B">
        <w:rPr>
          <w:i/>
          <w:iCs/>
          <w:color w:val="EE0000"/>
          <w:sz w:val="24"/>
          <w:szCs w:val="24"/>
        </w:rPr>
        <w:t>potential</w:t>
      </w:r>
      <w:proofErr w:type="spellEnd"/>
      <w:r w:rsidRPr="005D111B">
        <w:rPr>
          <w:i/>
          <w:iCs/>
          <w:color w:val="EE0000"/>
          <w:sz w:val="24"/>
          <w:szCs w:val="24"/>
        </w:rPr>
        <w:t xml:space="preserve"> </w:t>
      </w:r>
      <w:proofErr w:type="spellStart"/>
      <w:r w:rsidRPr="009B2A8C">
        <w:rPr>
          <w:i/>
          <w:iCs/>
          <w:sz w:val="24"/>
          <w:szCs w:val="24"/>
        </w:rPr>
        <w:t>score</w:t>
      </w:r>
      <w:proofErr w:type="spellEnd"/>
      <w:r w:rsidRPr="009B2A8C">
        <w:rPr>
          <w:sz w:val="24"/>
          <w:szCs w:val="24"/>
        </w:rPr>
        <w:t xml:space="preserve"> (MPS) suatu pekerjaan melalui penguatan lima karakteristik inti JCM. MPS dihitung dengan formula: </w:t>
      </w:r>
    </w:p>
    <w:p w14:paraId="76B47582" w14:textId="45747DD3" w:rsidR="00AC46B0" w:rsidRPr="009B2A8C" w:rsidRDefault="00975DF1" w:rsidP="00AA465E">
      <w:pPr>
        <w:pStyle w:val="ListParagraph"/>
        <w:ind w:left="426" w:firstLine="0"/>
        <w:jc w:val="left"/>
        <w:rPr>
          <w:sz w:val="24"/>
          <w:szCs w:val="24"/>
        </w:rPr>
      </w:pPr>
      <w:r w:rsidRPr="009B2A8C">
        <w:rPr>
          <w:noProof/>
          <w:sz w:val="24"/>
          <w:szCs w:val="24"/>
        </w:rPr>
        <mc:AlternateContent>
          <mc:Choice Requires="wps">
            <w:drawing>
              <wp:anchor distT="0" distB="0" distL="114300" distR="114300" simplePos="0" relativeHeight="251658241" behindDoc="0" locked="0" layoutInCell="1" allowOverlap="1" wp14:anchorId="1C1C1F34" wp14:editId="0E2ACEA1">
                <wp:simplePos x="0" y="0"/>
                <wp:positionH relativeFrom="column">
                  <wp:posOffset>683956</wp:posOffset>
                </wp:positionH>
                <wp:positionV relativeFrom="paragraph">
                  <wp:posOffset>346075</wp:posOffset>
                </wp:positionV>
                <wp:extent cx="4410075" cy="475013"/>
                <wp:effectExtent l="0" t="0" r="0" b="0"/>
                <wp:wrapNone/>
                <wp:docPr id="2" name="TextBox 1">
                  <a:extLst xmlns:a="http://schemas.openxmlformats.org/drawingml/2006/main">
                    <a:ext uri="{FF2B5EF4-FFF2-40B4-BE49-F238E27FC236}">
                      <a16:creationId xmlns:a16="http://schemas.microsoft.com/office/drawing/2014/main" id="{644E3038-CA93-66A1-474C-A57CCBF15079}"/>
                    </a:ext>
                  </a:extLst>
                </wp:docPr>
                <wp:cNvGraphicFramePr/>
                <a:graphic xmlns:a="http://schemas.openxmlformats.org/drawingml/2006/main">
                  <a:graphicData uri="http://schemas.microsoft.com/office/word/2010/wordprocessingShape">
                    <wps:wsp>
                      <wps:cNvSpPr txBox="1"/>
                      <wps:spPr>
                        <a:xfrm>
                          <a:off x="0" y="0"/>
                          <a:ext cx="4410075" cy="475013"/>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46529E84" w14:textId="77777777" w:rsidR="00FB3AAC" w:rsidRDefault="00FB3AAC" w:rsidP="00FB3AAC">
                            <w:pPr>
                              <w:rPr>
                                <w:rFonts w:asciiTheme="minorHAnsi" w:hAnsi="Calibri" w:cstheme="minorBidi"/>
                                <w:color w:val="000000" w:themeColor="text1"/>
                              </w:rPr>
                            </w:pPr>
                            <w:r>
                              <w:rPr>
                                <w:rFonts w:asciiTheme="minorHAnsi" w:hAnsi="Calibri" w:cstheme="minorBidi"/>
                                <w:color w:val="000000" w:themeColor="text1"/>
                              </w:rPr>
                              <w:t>(</w:t>
                            </w:r>
                            <m:oMath>
                              <m:f>
                                <m:fPr>
                                  <m:ctrlPr>
                                    <w:rPr>
                                      <w:rFonts w:ascii="Cambria Math" w:eastAsiaTheme="minorEastAsia" w:hAnsi="Cambria Math" w:cstheme="minorBidi"/>
                                      <w:i/>
                                      <w:iCs/>
                                      <w:color w:val="000000" w:themeColor="text1"/>
                                      <w:sz w:val="24"/>
                                      <w:szCs w:val="24"/>
                                    </w:rPr>
                                  </m:ctrlPr>
                                </m:fPr>
                                <m:num>
                                  <m:r>
                                    <w:rPr>
                                      <w:rFonts w:ascii="Cambria Math" w:hAnsi="Cambria Math" w:cstheme="minorBidi"/>
                                      <w:color w:val="000000" w:themeColor="text1"/>
                                      <w:sz w:val="24"/>
                                      <w:szCs w:val="24"/>
                                    </w:rPr>
                                    <m:t>Skill Variety + Task Identity + Task Significance</m:t>
                                  </m:r>
                                </m:num>
                                <m:den>
                                  <m:r>
                                    <w:rPr>
                                      <w:rFonts w:ascii="Cambria Math" w:hAnsi="Cambria Math" w:cstheme="minorBidi"/>
                                      <w:color w:val="000000" w:themeColor="text1"/>
                                      <w:sz w:val="24"/>
                                      <w:szCs w:val="24"/>
                                      <w:lang w:val="en-US"/>
                                    </w:rPr>
                                    <m:t>3</m:t>
                                  </m:r>
                                </m:den>
                              </m:f>
                            </m:oMath>
                            <w:r>
                              <w:rPr>
                                <w:rFonts w:asciiTheme="minorHAnsi" w:hAnsi="Calibri" w:cstheme="minorBidi"/>
                                <w:color w:val="000000" w:themeColor="text1"/>
                              </w:rPr>
                              <w:t xml:space="preserve">) x </w:t>
                            </w:r>
                            <w:r w:rsidRPr="00D8135F">
                              <w:rPr>
                                <w:rFonts w:asciiTheme="minorHAnsi" w:hAnsi="Calibri" w:cstheme="minorBidi"/>
                                <w:i/>
                                <w:iCs/>
                                <w:color w:val="000000" w:themeColor="text1"/>
                                <w:sz w:val="20"/>
                                <w:szCs w:val="20"/>
                              </w:rPr>
                              <w:t>Autonomy x Feedback</w:t>
                            </w:r>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1C1C1F34" id="_x0000_t202" coordsize="21600,21600" o:spt="202" path="m,l,21600r21600,l21600,xe">
                <v:stroke joinstyle="miter"/>
                <v:path gradientshapeok="t" o:connecttype="rect"/>
              </v:shapetype>
              <v:shape id="TextBox 1" o:spid="_x0000_s1026" type="#_x0000_t202" style="position:absolute;left:0;text-align:left;margin-left:53.85pt;margin-top:27.25pt;width:347.25pt;height:37.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" filled="f" stroked="f">
                <v:textbox inset="0,0,0,0">
                  <w:txbxContent>
                    <w:p w14:paraId="46529E84" w14:textId="77777777" w:rsidR="00FB3AAC" w:rsidRDefault="00FB3AAC" w:rsidP="00FB3AAC">
                      <w:pPr>
                        <w:rPr>
                          <w:rFonts w:asciiTheme="minorHAnsi" w:hAnsi="Calibri" w:cstheme="minorBidi"/>
                          <w:color w:val="000000" w:themeColor="text1"/>
                        </w:rPr>
                      </w:pPr>
                      <w:r>
                        <w:rPr>
                          <w:rFonts w:asciiTheme="minorHAnsi" w:hAnsi="Calibri" w:cstheme="minorBidi"/>
                          <w:color w:val="000000" w:themeColor="text1"/>
                        </w:rPr>
                        <w:t>(</w:t>
                      </w:r>
                      <m:oMath>
                        <m:f>
                          <m:fPr>
                            <m:ctrlPr>
                              <w:rPr>
                                <w:rFonts w:ascii="Cambria Math" w:eastAsiaTheme="minorEastAsia" w:hAnsi="Cambria Math" w:cstheme="minorBidi"/>
                                <w:i/>
                                <w:iCs/>
                                <w:color w:val="000000" w:themeColor="text1"/>
                                <w:sz w:val="24"/>
                                <w:szCs w:val="24"/>
                              </w:rPr>
                            </m:ctrlPr>
                          </m:fPr>
                          <m:num>
                            <m:r>
                              <w:rPr>
                                <w:rFonts w:ascii="Cambria Math" w:hAnsi="Cambria Math" w:cstheme="minorBidi"/>
                                <w:color w:val="000000" w:themeColor="text1"/>
                                <w:sz w:val="24"/>
                                <w:szCs w:val="24"/>
                              </w:rPr>
                              <m:t>Skill Variety + Task Identity + Task Significance</m:t>
                            </m:r>
                          </m:num>
                          <m:den>
                            <m:r>
                              <w:rPr>
                                <w:rFonts w:ascii="Cambria Math" w:hAnsi="Cambria Math" w:cstheme="minorBidi"/>
                                <w:color w:val="000000" w:themeColor="text1"/>
                                <w:sz w:val="24"/>
                                <w:szCs w:val="24"/>
                                <w:lang w:val="en-US"/>
                              </w:rPr>
                              <m:t>3</m:t>
                            </m:r>
                          </m:den>
                        </m:f>
                      </m:oMath>
                      <w:r>
                        <w:rPr>
                          <w:rFonts w:asciiTheme="minorHAnsi" w:hAnsi="Calibri" w:cstheme="minorBidi"/>
                          <w:color w:val="000000" w:themeColor="text1"/>
                        </w:rPr>
                        <w:t xml:space="preserve">) x </w:t>
                      </w:r>
                      <w:r w:rsidRPr="00D8135F">
                        <w:rPr>
                          <w:rFonts w:asciiTheme="minorHAnsi" w:hAnsi="Calibri" w:cstheme="minorBidi"/>
                          <w:i/>
                          <w:iCs/>
                          <w:color w:val="000000" w:themeColor="text1"/>
                          <w:sz w:val="20"/>
                          <w:szCs w:val="20"/>
                        </w:rPr>
                        <w:t>Autonomy x Feedback</w:t>
                      </w:r>
                    </w:p>
                  </w:txbxContent>
                </v:textbox>
              </v:shape>
            </w:pict>
          </mc:Fallback>
        </mc:AlternateContent>
      </w:r>
      <w:proofErr w:type="spellStart"/>
      <w:r w:rsidR="00FB3AAC" w:rsidRPr="009B2A8C">
        <w:rPr>
          <w:i/>
          <w:iCs/>
          <w:sz w:val="24"/>
          <w:szCs w:val="24"/>
        </w:rPr>
        <w:t>Motivating</w:t>
      </w:r>
      <w:proofErr w:type="spellEnd"/>
      <w:r w:rsidR="00FB3AAC" w:rsidRPr="009B2A8C">
        <w:rPr>
          <w:i/>
          <w:iCs/>
          <w:sz w:val="24"/>
          <w:szCs w:val="24"/>
        </w:rPr>
        <w:t xml:space="preserve"> </w:t>
      </w:r>
      <w:proofErr w:type="spellStart"/>
      <w:r w:rsidR="00FB3AAC" w:rsidRPr="009B2A8C">
        <w:rPr>
          <w:i/>
          <w:iCs/>
          <w:sz w:val="24"/>
          <w:szCs w:val="24"/>
        </w:rPr>
        <w:t>Potential</w:t>
      </w:r>
      <w:proofErr w:type="spellEnd"/>
      <w:r w:rsidR="00FB3AAC" w:rsidRPr="009B2A8C">
        <w:rPr>
          <w:i/>
          <w:iCs/>
          <w:sz w:val="24"/>
          <w:szCs w:val="24"/>
        </w:rPr>
        <w:t xml:space="preserve"> </w:t>
      </w:r>
      <w:proofErr w:type="spellStart"/>
      <w:r w:rsidR="00FB3AAC" w:rsidRPr="009B2A8C">
        <w:rPr>
          <w:i/>
          <w:iCs/>
          <w:sz w:val="24"/>
          <w:szCs w:val="24"/>
        </w:rPr>
        <w:t>Score</w:t>
      </w:r>
      <w:proofErr w:type="spellEnd"/>
      <w:r w:rsidR="00FB3AAC" w:rsidRPr="009B2A8C">
        <w:rPr>
          <w:sz w:val="24"/>
          <w:szCs w:val="24"/>
        </w:rPr>
        <w:t xml:space="preserve"> (MPS)</w:t>
      </w:r>
      <w:r w:rsidR="00AC46B0" w:rsidRPr="009B2A8C">
        <w:rPr>
          <w:sz w:val="24"/>
          <w:szCs w:val="24"/>
        </w:rPr>
        <w:t xml:space="preserve"> = </w:t>
      </w:r>
    </w:p>
    <w:p w14:paraId="5D69305E" w14:textId="77777777" w:rsidR="00975DF1" w:rsidRPr="009B2A8C" w:rsidRDefault="00975DF1" w:rsidP="00AA465E">
      <w:pPr>
        <w:pStyle w:val="ListParagraph"/>
        <w:ind w:left="426" w:firstLine="0"/>
        <w:jc w:val="left"/>
        <w:rPr>
          <w:sz w:val="24"/>
          <w:szCs w:val="24"/>
        </w:rPr>
      </w:pPr>
    </w:p>
    <w:p w14:paraId="7187814B" w14:textId="45CA5CE5" w:rsidR="00FB3AAC" w:rsidRPr="009B2A8C" w:rsidRDefault="00FB3AAC" w:rsidP="00AA465E">
      <w:pPr>
        <w:pStyle w:val="ListParagraph"/>
        <w:ind w:left="426"/>
        <w:jc w:val="center"/>
        <w:rPr>
          <w:sz w:val="24"/>
          <w:szCs w:val="24"/>
        </w:rPr>
      </w:pPr>
    </w:p>
    <w:p w14:paraId="040CFC0F" w14:textId="30920DDF" w:rsidR="00AC46B0" w:rsidRPr="009B2A8C" w:rsidRDefault="00AC46B0" w:rsidP="00AA465E">
      <w:pPr>
        <w:pStyle w:val="ListParagraph"/>
        <w:ind w:left="426" w:firstLine="360"/>
        <w:rPr>
          <w:sz w:val="24"/>
          <w:szCs w:val="24"/>
        </w:rPr>
      </w:pPr>
      <w:r w:rsidRPr="009B2A8C">
        <w:rPr>
          <w:sz w:val="24"/>
          <w:szCs w:val="24"/>
        </w:rPr>
        <w:t xml:space="preserve">Formula ini secara matematis menunjukkan hal yang menarik yaitu jika </w:t>
      </w:r>
      <w:proofErr w:type="spellStart"/>
      <w:r w:rsidRPr="009B2A8C">
        <w:rPr>
          <w:i/>
          <w:iCs/>
          <w:sz w:val="24"/>
          <w:szCs w:val="24"/>
        </w:rPr>
        <w:t>autonomy</w:t>
      </w:r>
      <w:proofErr w:type="spellEnd"/>
      <w:r w:rsidRPr="009B2A8C">
        <w:rPr>
          <w:sz w:val="24"/>
          <w:szCs w:val="24"/>
        </w:rPr>
        <w:t xml:space="preserve"> atau</w:t>
      </w:r>
      <w:r w:rsidRPr="009B2A8C">
        <w:rPr>
          <w:i/>
          <w:iCs/>
          <w:sz w:val="24"/>
          <w:szCs w:val="24"/>
        </w:rPr>
        <w:t xml:space="preserve"> </w:t>
      </w:r>
      <w:proofErr w:type="spellStart"/>
      <w:r w:rsidRPr="009B2A8C">
        <w:rPr>
          <w:i/>
          <w:iCs/>
          <w:sz w:val="24"/>
          <w:szCs w:val="24"/>
        </w:rPr>
        <w:t>feedback</w:t>
      </w:r>
      <w:proofErr w:type="spellEnd"/>
      <w:r w:rsidRPr="009B2A8C">
        <w:rPr>
          <w:sz w:val="24"/>
          <w:szCs w:val="24"/>
        </w:rPr>
        <w:t xml:space="preserve"> bernilai nol, maka MPS keseluruhan pekerjaan juga akan bernilai nol. Artinya, </w:t>
      </w:r>
      <w:proofErr w:type="spellStart"/>
      <w:r w:rsidRPr="009B2A8C">
        <w:rPr>
          <w:sz w:val="24"/>
          <w:szCs w:val="24"/>
        </w:rPr>
        <w:t>betapapun</w:t>
      </w:r>
      <w:proofErr w:type="spellEnd"/>
      <w:r w:rsidRPr="009B2A8C">
        <w:rPr>
          <w:sz w:val="24"/>
          <w:szCs w:val="24"/>
        </w:rPr>
        <w:t xml:space="preserve"> bervariasinya keterampilan yang dibutuhkan suatu pekerjaan, tanpa otonomi dan umpan balik, potensi </w:t>
      </w:r>
      <w:proofErr w:type="spellStart"/>
      <w:r w:rsidRPr="009B2A8C">
        <w:rPr>
          <w:sz w:val="24"/>
          <w:szCs w:val="24"/>
        </w:rPr>
        <w:t>motivasionalnya</w:t>
      </w:r>
      <w:proofErr w:type="spellEnd"/>
      <w:r w:rsidRPr="009B2A8C">
        <w:rPr>
          <w:sz w:val="24"/>
          <w:szCs w:val="24"/>
        </w:rPr>
        <w:t xml:space="preserve"> tetap akan runtuh. Implikasinya bagi penelitian ini sangat </w:t>
      </w:r>
      <w:r w:rsidRPr="009B2A8C">
        <w:rPr>
          <w:sz w:val="24"/>
          <w:szCs w:val="24"/>
        </w:rPr>
        <w:lastRenderedPageBreak/>
        <w:t xml:space="preserve">penting karena pemberian otonomi melalui </w:t>
      </w:r>
      <w:r w:rsidR="003261E9" w:rsidRPr="009B2A8C">
        <w:rPr>
          <w:sz w:val="24"/>
          <w:szCs w:val="24"/>
        </w:rPr>
        <w:t>SKF</w:t>
      </w:r>
      <w:r w:rsidRPr="009B2A8C">
        <w:rPr>
          <w:sz w:val="24"/>
          <w:szCs w:val="24"/>
        </w:rPr>
        <w:t xml:space="preserve"> bukan hanya salah satu dari lima dimensi, melainkan dimensi yang secara matematis bersifat pengganda (multiplikatif) terhadap keseluruhan potensi </w:t>
      </w:r>
      <w:proofErr w:type="spellStart"/>
      <w:r w:rsidRPr="009B2A8C">
        <w:rPr>
          <w:sz w:val="24"/>
          <w:szCs w:val="24"/>
        </w:rPr>
        <w:t>motivasional</w:t>
      </w:r>
      <w:proofErr w:type="spellEnd"/>
      <w:r w:rsidRPr="009B2A8C">
        <w:rPr>
          <w:sz w:val="24"/>
          <w:szCs w:val="24"/>
        </w:rPr>
        <w:t xml:space="preserve"> pekerjaan. Oleh karena itu, peningkatan nilai MPS melalui otonomi dan pengayaan pekerjaan ini menjadi prasyarat mutlak untuk menggerakkan motivasi intrinsik pegawai, yang pada gilirannya akan bermuara pada peningkatan </w:t>
      </w:r>
      <w:r w:rsidR="00826E1D" w:rsidRPr="009B2A8C">
        <w:rPr>
          <w:sz w:val="24"/>
          <w:szCs w:val="24"/>
        </w:rPr>
        <w:t>kinerja pegawai</w:t>
      </w:r>
      <w:r w:rsidRPr="009B2A8C">
        <w:rPr>
          <w:sz w:val="24"/>
          <w:szCs w:val="24"/>
        </w:rPr>
        <w:t xml:space="preserve"> secara berkelanjutan.</w:t>
      </w:r>
    </w:p>
    <w:p w14:paraId="55159F7D" w14:textId="06E58FDC" w:rsidR="00BA08C3" w:rsidRPr="009B2A8C" w:rsidRDefault="00AC46B0" w:rsidP="00AA465E">
      <w:pPr>
        <w:pStyle w:val="ListParagraph"/>
        <w:ind w:left="426" w:firstLine="360"/>
        <w:rPr>
          <w:sz w:val="24"/>
          <w:szCs w:val="24"/>
        </w:rPr>
      </w:pPr>
      <w:proofErr w:type="spellStart"/>
      <w:r w:rsidRPr="005D111B">
        <w:rPr>
          <w:color w:val="EE0000"/>
          <w:sz w:val="24"/>
          <w:szCs w:val="24"/>
        </w:rPr>
        <w:t>Ivancevich</w:t>
      </w:r>
      <w:proofErr w:type="spellEnd"/>
      <w:r w:rsidRPr="005D111B">
        <w:rPr>
          <w:color w:val="EE0000"/>
          <w:sz w:val="24"/>
          <w:szCs w:val="24"/>
        </w:rPr>
        <w:t xml:space="preserve"> dkk. (2014) sebagaimana dikutip dalam </w:t>
      </w:r>
      <w:proofErr w:type="spellStart"/>
      <w:r w:rsidRPr="005D111B">
        <w:rPr>
          <w:color w:val="EE0000"/>
          <w:sz w:val="24"/>
          <w:szCs w:val="24"/>
        </w:rPr>
        <w:t>Nidhom</w:t>
      </w:r>
      <w:proofErr w:type="spellEnd"/>
      <w:r w:rsidRPr="005D111B">
        <w:rPr>
          <w:color w:val="EE0000"/>
          <w:sz w:val="24"/>
          <w:szCs w:val="24"/>
        </w:rPr>
        <w:t xml:space="preserve"> (2025) menyatakan bahwa </w:t>
      </w:r>
      <w:proofErr w:type="spellStart"/>
      <w:r w:rsidR="00273E10" w:rsidRPr="005D111B">
        <w:rPr>
          <w:i/>
          <w:color w:val="EE0000"/>
          <w:sz w:val="24"/>
          <w:szCs w:val="24"/>
        </w:rPr>
        <w:t>Job</w:t>
      </w:r>
      <w:proofErr w:type="spellEnd"/>
      <w:r w:rsidR="00273E10" w:rsidRPr="005D111B">
        <w:rPr>
          <w:i/>
          <w:color w:val="EE0000"/>
          <w:sz w:val="24"/>
          <w:szCs w:val="24"/>
        </w:rPr>
        <w:t xml:space="preserve"> </w:t>
      </w:r>
      <w:proofErr w:type="spellStart"/>
      <w:r w:rsidR="00273E10" w:rsidRPr="005D111B">
        <w:rPr>
          <w:i/>
          <w:color w:val="EE0000"/>
          <w:sz w:val="24"/>
          <w:szCs w:val="24"/>
        </w:rPr>
        <w:t>Enrichment</w:t>
      </w:r>
      <w:proofErr w:type="spellEnd"/>
      <w:r w:rsidRPr="005D111B">
        <w:rPr>
          <w:color w:val="EE0000"/>
          <w:sz w:val="24"/>
          <w:szCs w:val="24"/>
        </w:rPr>
        <w:t xml:space="preserve"> </w:t>
      </w:r>
      <w:r w:rsidRPr="009B2A8C">
        <w:rPr>
          <w:sz w:val="24"/>
          <w:szCs w:val="24"/>
        </w:rPr>
        <w:t xml:space="preserve">dapat meningkatkan </w:t>
      </w:r>
      <w:proofErr w:type="spellStart"/>
      <w:r w:rsidRPr="009B2A8C">
        <w:rPr>
          <w:i/>
          <w:iCs/>
          <w:sz w:val="24"/>
          <w:szCs w:val="24"/>
        </w:rPr>
        <w:t>psychological</w:t>
      </w:r>
      <w:proofErr w:type="spellEnd"/>
      <w:r w:rsidRPr="009B2A8C">
        <w:rPr>
          <w:i/>
          <w:iCs/>
          <w:sz w:val="24"/>
          <w:szCs w:val="24"/>
        </w:rPr>
        <w:t xml:space="preserve"> </w:t>
      </w:r>
      <w:proofErr w:type="spellStart"/>
      <w:r w:rsidRPr="009B2A8C">
        <w:rPr>
          <w:i/>
          <w:iCs/>
          <w:sz w:val="24"/>
          <w:szCs w:val="24"/>
        </w:rPr>
        <w:t>growth</w:t>
      </w:r>
      <w:proofErr w:type="spellEnd"/>
      <w:r w:rsidRPr="009B2A8C">
        <w:rPr>
          <w:i/>
          <w:iCs/>
          <w:sz w:val="24"/>
          <w:szCs w:val="24"/>
        </w:rPr>
        <w:t xml:space="preserve"> </w:t>
      </w:r>
      <w:proofErr w:type="spellStart"/>
      <w:r w:rsidRPr="009B2A8C">
        <w:rPr>
          <w:i/>
          <w:iCs/>
          <w:sz w:val="24"/>
          <w:szCs w:val="24"/>
        </w:rPr>
        <w:t>needs</w:t>
      </w:r>
      <w:proofErr w:type="spellEnd"/>
      <w:r w:rsidRPr="009B2A8C">
        <w:rPr>
          <w:sz w:val="24"/>
          <w:szCs w:val="24"/>
        </w:rPr>
        <w:t xml:space="preserve"> pegawai, seperti aktualisasi diri, yang secara langsung berkontribusi terhadap kualitas pengalaman kerja dan secara tidak langsung meningkatkan kinerja pegawai. Argumen ini memperkuat posisi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917193" w:rsidRPr="009B2A8C">
        <w:rPr>
          <w:sz w:val="24"/>
          <w:szCs w:val="24"/>
        </w:rPr>
        <w:t xml:space="preserve"> </w:t>
      </w:r>
      <w:r w:rsidRPr="009B2A8C">
        <w:rPr>
          <w:sz w:val="24"/>
          <w:szCs w:val="24"/>
        </w:rPr>
        <w:t xml:space="preserve">sebagai variabel </w:t>
      </w:r>
      <w:proofErr w:type="spellStart"/>
      <w:r w:rsidRPr="009B2A8C">
        <w:rPr>
          <w:sz w:val="24"/>
          <w:szCs w:val="24"/>
        </w:rPr>
        <w:t>intervening</w:t>
      </w:r>
      <w:proofErr w:type="spellEnd"/>
      <w:r w:rsidRPr="009B2A8C">
        <w:rPr>
          <w:sz w:val="24"/>
          <w:szCs w:val="24"/>
        </w:rPr>
        <w:t xml:space="preserve"> dalam penelitian ini.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berperan sebagai jembatan psikologis yang mengubah otonomi yang diberikan oleh </w:t>
      </w:r>
      <w:r w:rsidR="003261E9" w:rsidRPr="009B2A8C">
        <w:rPr>
          <w:sz w:val="24"/>
          <w:szCs w:val="24"/>
        </w:rPr>
        <w:t>SKF</w:t>
      </w:r>
      <w:r w:rsidRPr="009B2A8C">
        <w:rPr>
          <w:sz w:val="24"/>
          <w:szCs w:val="24"/>
        </w:rPr>
        <w:t xml:space="preserve"> menjadi tanggung jawab intrinsik yang produktif. Tanpa jembatan ini, otonomi yang diberikan melalui kebijakan WFH berisiko hanya menjadi kebebasan logistik semata </w:t>
      </w:r>
      <w:proofErr w:type="spellStart"/>
      <w:r w:rsidRPr="009B2A8C">
        <w:rPr>
          <w:sz w:val="24"/>
          <w:szCs w:val="24"/>
        </w:rPr>
        <w:t>dimana</w:t>
      </w:r>
      <w:proofErr w:type="spellEnd"/>
      <w:r w:rsidRPr="009B2A8C">
        <w:rPr>
          <w:sz w:val="24"/>
          <w:szCs w:val="24"/>
        </w:rPr>
        <w:t xml:space="preserve"> pegawai bebas bekerja dari mana saja dan kapan saja, namun tanpa perubahan apa pun pada makna dan tantangan pekerjaannya. Mekanisme inilah yang selama ini terabaikan dalam penelitian terdahulu mengenai </w:t>
      </w:r>
      <w:r w:rsidR="003261E9" w:rsidRPr="009B2A8C">
        <w:rPr>
          <w:sz w:val="24"/>
          <w:szCs w:val="24"/>
        </w:rPr>
        <w:t>SKF</w:t>
      </w:r>
      <w:r w:rsidRPr="009B2A8C">
        <w:rPr>
          <w:sz w:val="24"/>
          <w:szCs w:val="24"/>
        </w:rPr>
        <w:t xml:space="preserve"> dan kinerja, dan yang secara empiris terindikasi dari hasil </w:t>
      </w:r>
      <w:proofErr w:type="spellStart"/>
      <w:r w:rsidRPr="009B2A8C">
        <w:rPr>
          <w:sz w:val="24"/>
          <w:szCs w:val="24"/>
        </w:rPr>
        <w:t>pra</w:t>
      </w:r>
      <w:proofErr w:type="spellEnd"/>
      <w:r w:rsidRPr="009B2A8C">
        <w:rPr>
          <w:sz w:val="24"/>
          <w:szCs w:val="24"/>
        </w:rPr>
        <w:t xml:space="preserve">-survei pegawai KPPN KPH yang dibahas pada Bab I di mana persepsi terhadap aspek administratif </w:t>
      </w:r>
      <w:r w:rsidR="003261E9" w:rsidRPr="009B2A8C">
        <w:rPr>
          <w:sz w:val="24"/>
          <w:szCs w:val="24"/>
        </w:rPr>
        <w:t>SKF</w:t>
      </w:r>
      <w:r w:rsidRPr="009B2A8C">
        <w:rPr>
          <w:sz w:val="24"/>
          <w:szCs w:val="24"/>
        </w:rPr>
        <w:t xml:space="preserve"> sudah tinggi, namun persepsi terhadap </w:t>
      </w:r>
      <w:proofErr w:type="spellStart"/>
      <w:r w:rsidRPr="009B2A8C">
        <w:rPr>
          <w:sz w:val="24"/>
          <w:szCs w:val="24"/>
        </w:rPr>
        <w:t>kebermaknaan</w:t>
      </w:r>
      <w:proofErr w:type="spellEnd"/>
      <w:r w:rsidRPr="009B2A8C">
        <w:rPr>
          <w:sz w:val="24"/>
          <w:szCs w:val="24"/>
        </w:rPr>
        <w:t xml:space="preserve"> pekerjaan masih relatif tertinggal.</w:t>
      </w:r>
    </w:p>
    <w:p w14:paraId="34745C35" w14:textId="558CBBC1" w:rsidR="002D10BB" w:rsidRPr="009B2A8C" w:rsidRDefault="002D10BB" w:rsidP="003A2774">
      <w:pPr>
        <w:pStyle w:val="ListParagraph"/>
        <w:numPr>
          <w:ilvl w:val="3"/>
          <w:numId w:val="10"/>
        </w:numPr>
        <w:ind w:left="1134"/>
        <w:rPr>
          <w:sz w:val="24"/>
          <w:szCs w:val="24"/>
        </w:rPr>
      </w:pPr>
      <w:r w:rsidRPr="009B2A8C">
        <w:rPr>
          <w:sz w:val="24"/>
          <w:szCs w:val="24"/>
        </w:rPr>
        <w:t xml:space="preserve">Dimensi dan Indikator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p>
    <w:p w14:paraId="0EF4F40C" w14:textId="45B08937" w:rsidR="009B159A" w:rsidRPr="009B2A8C" w:rsidRDefault="009B159A" w:rsidP="000A6535">
      <w:pPr>
        <w:ind w:left="414" w:firstLine="306"/>
        <w:rPr>
          <w:sz w:val="24"/>
          <w:szCs w:val="24"/>
        </w:rPr>
      </w:pPr>
      <w:r w:rsidRPr="009B2A8C">
        <w:rPr>
          <w:sz w:val="24"/>
          <w:szCs w:val="24"/>
        </w:rPr>
        <w:t xml:space="preserve">Lima dimensi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yang bersumber dari JCM </w:t>
      </w:r>
      <w:proofErr w:type="spellStart"/>
      <w:r w:rsidRPr="009B2A8C">
        <w:rPr>
          <w:sz w:val="24"/>
          <w:szCs w:val="24"/>
        </w:rPr>
        <w:t>Hackman</w:t>
      </w:r>
      <w:proofErr w:type="spellEnd"/>
      <w:r w:rsidRPr="009B2A8C">
        <w:rPr>
          <w:sz w:val="24"/>
          <w:szCs w:val="24"/>
        </w:rPr>
        <w:t xml:space="preserve"> &amp; </w:t>
      </w:r>
      <w:proofErr w:type="spellStart"/>
      <w:r w:rsidRPr="009B2A8C">
        <w:rPr>
          <w:sz w:val="24"/>
          <w:szCs w:val="24"/>
        </w:rPr>
        <w:t>Oldham</w:t>
      </w:r>
      <w:proofErr w:type="spellEnd"/>
      <w:r w:rsidRPr="009B2A8C">
        <w:rPr>
          <w:sz w:val="24"/>
          <w:szCs w:val="24"/>
        </w:rPr>
        <w:t xml:space="preserve"> (1976) dan telah diadaptasi untuk konteks pegawai KPPN KPH adalah:</w:t>
      </w:r>
    </w:p>
    <w:p w14:paraId="66432615" w14:textId="7555119A" w:rsidR="009B159A" w:rsidRPr="009B2A8C" w:rsidRDefault="009B159A" w:rsidP="003A2774">
      <w:pPr>
        <w:pStyle w:val="ListParagraph"/>
        <w:numPr>
          <w:ilvl w:val="1"/>
          <w:numId w:val="11"/>
        </w:numPr>
        <w:ind w:left="851"/>
        <w:rPr>
          <w:sz w:val="24"/>
          <w:szCs w:val="24"/>
        </w:rPr>
      </w:pPr>
      <w:proofErr w:type="spellStart"/>
      <w:r w:rsidRPr="009B2A8C">
        <w:rPr>
          <w:i/>
          <w:iCs/>
          <w:sz w:val="24"/>
          <w:szCs w:val="24"/>
        </w:rPr>
        <w:t>Skill</w:t>
      </w:r>
      <w:proofErr w:type="spellEnd"/>
      <w:r w:rsidRPr="009B2A8C">
        <w:rPr>
          <w:i/>
          <w:iCs/>
          <w:sz w:val="24"/>
          <w:szCs w:val="24"/>
        </w:rPr>
        <w:t xml:space="preserve"> </w:t>
      </w:r>
      <w:proofErr w:type="spellStart"/>
      <w:r w:rsidRPr="009B2A8C">
        <w:rPr>
          <w:i/>
          <w:iCs/>
          <w:sz w:val="24"/>
          <w:szCs w:val="24"/>
        </w:rPr>
        <w:t>Variety</w:t>
      </w:r>
      <w:proofErr w:type="spellEnd"/>
      <w:r w:rsidRPr="009B2A8C">
        <w:rPr>
          <w:sz w:val="24"/>
          <w:szCs w:val="24"/>
        </w:rPr>
        <w:t xml:space="preserve"> (Variasi Keterampilan) yaitu tingkat keberagaman aktivitas dan keterampilan yang digunakan dalam pekerjaan. Di KPPN KPH, ini </w:t>
      </w:r>
      <w:r w:rsidRPr="009B2A8C">
        <w:rPr>
          <w:sz w:val="24"/>
          <w:szCs w:val="24"/>
        </w:rPr>
        <w:lastRenderedPageBreak/>
        <w:t>mencakup kemampuan mengelola prosedur pencairan PHLN dari berbagai lembaga donor internasional dengan prosedur yang beragam.</w:t>
      </w:r>
    </w:p>
    <w:p w14:paraId="3918D689" w14:textId="2C4F2179" w:rsidR="009B159A" w:rsidRPr="009B2A8C" w:rsidRDefault="009B159A" w:rsidP="003A2774">
      <w:pPr>
        <w:pStyle w:val="ListParagraph"/>
        <w:numPr>
          <w:ilvl w:val="1"/>
          <w:numId w:val="11"/>
        </w:numPr>
        <w:ind w:left="851"/>
        <w:rPr>
          <w:sz w:val="24"/>
          <w:szCs w:val="24"/>
        </w:rPr>
      </w:pPr>
      <w:proofErr w:type="spellStart"/>
      <w:r w:rsidRPr="009B2A8C">
        <w:rPr>
          <w:i/>
          <w:iCs/>
          <w:sz w:val="24"/>
          <w:szCs w:val="24"/>
        </w:rPr>
        <w:t>Task</w:t>
      </w:r>
      <w:proofErr w:type="spellEnd"/>
      <w:r w:rsidRPr="009B2A8C">
        <w:rPr>
          <w:i/>
          <w:iCs/>
          <w:sz w:val="24"/>
          <w:szCs w:val="24"/>
        </w:rPr>
        <w:t xml:space="preserve"> </w:t>
      </w:r>
      <w:proofErr w:type="spellStart"/>
      <w:r w:rsidRPr="009B2A8C">
        <w:rPr>
          <w:i/>
          <w:iCs/>
          <w:sz w:val="24"/>
          <w:szCs w:val="24"/>
        </w:rPr>
        <w:t>Identit</w:t>
      </w:r>
      <w:r w:rsidRPr="009B2A8C">
        <w:rPr>
          <w:sz w:val="24"/>
          <w:szCs w:val="24"/>
        </w:rPr>
        <w:t>y</w:t>
      </w:r>
      <w:proofErr w:type="spellEnd"/>
      <w:r w:rsidRPr="009B2A8C">
        <w:rPr>
          <w:sz w:val="24"/>
          <w:szCs w:val="24"/>
        </w:rPr>
        <w:t xml:space="preserve"> (Identitas Tugas) yaitu sejauh mana pegawai dapat menyelesaikan suatu tugas secara utuh dari awal hingga akhir sehingga kontribusinya terhadap hasil kerja terlihat nyata.</w:t>
      </w:r>
    </w:p>
    <w:p w14:paraId="08EB169F" w14:textId="36102718" w:rsidR="009B159A" w:rsidRPr="009B2A8C" w:rsidRDefault="009B159A" w:rsidP="003A2774">
      <w:pPr>
        <w:pStyle w:val="ListParagraph"/>
        <w:numPr>
          <w:ilvl w:val="1"/>
          <w:numId w:val="11"/>
        </w:numPr>
        <w:ind w:left="851"/>
        <w:rPr>
          <w:sz w:val="24"/>
          <w:szCs w:val="24"/>
        </w:rPr>
      </w:pPr>
      <w:proofErr w:type="spellStart"/>
      <w:r w:rsidRPr="009B2A8C">
        <w:rPr>
          <w:i/>
          <w:iCs/>
          <w:sz w:val="24"/>
          <w:szCs w:val="24"/>
        </w:rPr>
        <w:t>Task</w:t>
      </w:r>
      <w:proofErr w:type="spellEnd"/>
      <w:r w:rsidRPr="009B2A8C">
        <w:rPr>
          <w:i/>
          <w:iCs/>
          <w:sz w:val="24"/>
          <w:szCs w:val="24"/>
        </w:rPr>
        <w:t xml:space="preserve"> </w:t>
      </w:r>
      <w:proofErr w:type="spellStart"/>
      <w:r w:rsidRPr="009B2A8C">
        <w:rPr>
          <w:i/>
          <w:iCs/>
          <w:sz w:val="24"/>
          <w:szCs w:val="24"/>
        </w:rPr>
        <w:t>Significance</w:t>
      </w:r>
      <w:proofErr w:type="spellEnd"/>
      <w:r w:rsidRPr="009B2A8C">
        <w:rPr>
          <w:sz w:val="24"/>
          <w:szCs w:val="24"/>
        </w:rPr>
        <w:t xml:space="preserve"> (Signifikansi Tugas) yaitu persepsi pegawai mengenai seberapa penting dampak pekerjaannya terhadap orang lain atau masyarakat. Dalam konteks KPPN KPH, signifikansi tugas sangat tinggi karena pencairan PHLN berdampak langsung pada pembangunan infrastruktur nasional.</w:t>
      </w:r>
    </w:p>
    <w:p w14:paraId="3DCF84DD" w14:textId="65479D2F" w:rsidR="009B159A" w:rsidRPr="009B2A8C" w:rsidRDefault="009B159A" w:rsidP="003A2774">
      <w:pPr>
        <w:pStyle w:val="ListParagraph"/>
        <w:numPr>
          <w:ilvl w:val="1"/>
          <w:numId w:val="11"/>
        </w:numPr>
        <w:ind w:left="851"/>
        <w:rPr>
          <w:sz w:val="24"/>
          <w:szCs w:val="24"/>
        </w:rPr>
      </w:pPr>
      <w:proofErr w:type="spellStart"/>
      <w:r w:rsidRPr="009B2A8C">
        <w:rPr>
          <w:i/>
          <w:iCs/>
          <w:sz w:val="24"/>
          <w:szCs w:val="24"/>
        </w:rPr>
        <w:t>Autonomy</w:t>
      </w:r>
      <w:proofErr w:type="spellEnd"/>
      <w:r w:rsidRPr="009B2A8C">
        <w:rPr>
          <w:sz w:val="24"/>
          <w:szCs w:val="24"/>
        </w:rPr>
        <w:t xml:space="preserve"> (Otonomi) yaitu tingkat kebebasan dan kemandirian yang diberikan kepada pegawai dalam merencanakan pekerjaan dan menentukan metode pelaksanaannya. Dimensi ini paling langsung dipengaruhi oleh penerapan </w:t>
      </w:r>
      <w:r w:rsidR="003261E9" w:rsidRPr="009B2A8C">
        <w:rPr>
          <w:sz w:val="24"/>
          <w:szCs w:val="24"/>
        </w:rPr>
        <w:t>SKF</w:t>
      </w:r>
      <w:r w:rsidRPr="009B2A8C">
        <w:rPr>
          <w:sz w:val="24"/>
          <w:szCs w:val="24"/>
        </w:rPr>
        <w:t>.</w:t>
      </w:r>
    </w:p>
    <w:p w14:paraId="5D28E77A" w14:textId="6715BADD" w:rsidR="009B159A" w:rsidRPr="009B2A8C" w:rsidRDefault="009B159A" w:rsidP="003A2774">
      <w:pPr>
        <w:pStyle w:val="ListParagraph"/>
        <w:numPr>
          <w:ilvl w:val="1"/>
          <w:numId w:val="11"/>
        </w:numPr>
        <w:ind w:left="851"/>
        <w:rPr>
          <w:sz w:val="24"/>
          <w:szCs w:val="24"/>
        </w:rPr>
      </w:pPr>
      <w:proofErr w:type="spellStart"/>
      <w:r w:rsidRPr="009B2A8C">
        <w:rPr>
          <w:i/>
          <w:iCs/>
          <w:sz w:val="24"/>
          <w:szCs w:val="24"/>
        </w:rPr>
        <w:t>Feedback</w:t>
      </w:r>
      <w:proofErr w:type="spellEnd"/>
      <w:r w:rsidRPr="009B2A8C">
        <w:rPr>
          <w:i/>
          <w:iCs/>
          <w:sz w:val="24"/>
          <w:szCs w:val="24"/>
        </w:rPr>
        <w:t xml:space="preserve"> </w:t>
      </w:r>
      <w:r w:rsidRPr="009B2A8C">
        <w:rPr>
          <w:sz w:val="24"/>
          <w:szCs w:val="24"/>
        </w:rPr>
        <w:t xml:space="preserve">(Umpan Balik) yaitu kejelasan informasi yang diperoleh pegawai dari pekerjaan itu sendiri (bukan hanya dari atasan) mengenai efektivitas kinerjanya. Di </w:t>
      </w:r>
      <w:proofErr w:type="spellStart"/>
      <w:r w:rsidRPr="009B2A8C">
        <w:rPr>
          <w:sz w:val="24"/>
          <w:szCs w:val="24"/>
        </w:rPr>
        <w:t>DJPb</w:t>
      </w:r>
      <w:proofErr w:type="spellEnd"/>
      <w:r w:rsidRPr="009B2A8C">
        <w:rPr>
          <w:sz w:val="24"/>
          <w:szCs w:val="24"/>
        </w:rPr>
        <w:t>, sistem BSC enam level menyediakan mekanisme umpan balik yang terstruktur.</w:t>
      </w:r>
    </w:p>
    <w:p w14:paraId="7BCAB4F4" w14:textId="2BCE78D9" w:rsidR="00026F8C" w:rsidRPr="009B2A8C" w:rsidRDefault="009B159A" w:rsidP="009B159A">
      <w:pPr>
        <w:ind w:left="414" w:firstLine="306"/>
        <w:rPr>
          <w:sz w:val="24"/>
          <w:szCs w:val="24"/>
        </w:rPr>
      </w:pPr>
      <w:r w:rsidRPr="009B2A8C">
        <w:rPr>
          <w:sz w:val="24"/>
          <w:szCs w:val="24"/>
        </w:rPr>
        <w:t xml:space="preserve">Penggunaan kelima dimensi yang identik dengan dimensi JCM bukan suatu kebetulan atau pengulangan, melainkan konsekuensi logis dari kedudukan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264020" w:rsidRPr="009B2A8C">
        <w:rPr>
          <w:sz w:val="24"/>
          <w:szCs w:val="24"/>
        </w:rPr>
        <w:t xml:space="preserve"> </w:t>
      </w:r>
      <w:r w:rsidRPr="009B2A8C">
        <w:rPr>
          <w:sz w:val="24"/>
          <w:szCs w:val="24"/>
        </w:rPr>
        <w:t>sebagai bentuk operasional JCM itu sendiri. Sebagaimana telah dijelaskan</w:t>
      </w:r>
      <w:r w:rsidR="002A1DEA" w:rsidRPr="009B2A8C">
        <w:rPr>
          <w:sz w:val="24"/>
          <w:szCs w:val="24"/>
        </w:rPr>
        <w:t>,</w:t>
      </w:r>
      <w:r w:rsidRPr="009B2A8C">
        <w:rPr>
          <w:sz w:val="24"/>
          <w:szCs w:val="24"/>
        </w:rPr>
        <w:t xml:space="preserve"> mengukur tingkat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264020" w:rsidRPr="009B2A8C">
        <w:rPr>
          <w:sz w:val="24"/>
          <w:szCs w:val="24"/>
        </w:rPr>
        <w:t xml:space="preserve"> </w:t>
      </w:r>
      <w:r w:rsidRPr="009B2A8C">
        <w:rPr>
          <w:sz w:val="24"/>
          <w:szCs w:val="24"/>
        </w:rPr>
        <w:t>pada dasarnya adalah mengukur sejauh mana kelima karakteristik inti pekerjaan tersebut telah hadir dan dirasakan oleh pegawai dalam pekerjaannya sehari-hari.</w:t>
      </w:r>
    </w:p>
    <w:p w14:paraId="48711076" w14:textId="77777777" w:rsidR="00712EF9" w:rsidRPr="009B2A8C" w:rsidRDefault="00E0249C" w:rsidP="00712EF9">
      <w:pPr>
        <w:pStyle w:val="ListParagraph"/>
        <w:numPr>
          <w:ilvl w:val="0"/>
          <w:numId w:val="9"/>
        </w:numPr>
        <w:rPr>
          <w:b/>
          <w:bCs/>
          <w:sz w:val="24"/>
          <w:szCs w:val="24"/>
        </w:rPr>
      </w:pPr>
      <w:r w:rsidRPr="009B2A8C">
        <w:rPr>
          <w:b/>
          <w:bCs/>
          <w:sz w:val="24"/>
          <w:szCs w:val="24"/>
        </w:rPr>
        <w:t xml:space="preserve"> Penelitian Terdahulu</w:t>
      </w:r>
    </w:p>
    <w:p w14:paraId="45E8E21A" w14:textId="676E53C7" w:rsidR="009A36D4" w:rsidRPr="00A915B6" w:rsidRDefault="00622A94" w:rsidP="00A915B6">
      <w:pPr>
        <w:ind w:left="360" w:firstLine="360"/>
        <w:rPr>
          <w:sz w:val="24"/>
          <w:szCs w:val="24"/>
        </w:rPr>
      </w:pPr>
      <w:r w:rsidRPr="009B2A8C">
        <w:rPr>
          <w:sz w:val="24"/>
          <w:szCs w:val="24"/>
        </w:rPr>
        <w:t xml:space="preserve">Penelitian terdahulu menyajikan hasil-hasil studi sebelumnya yang memiliki kesamaan variabel atau topik dengan penelitian ini. </w:t>
      </w:r>
      <w:r w:rsidR="006512A4" w:rsidRPr="009B2A8C">
        <w:rPr>
          <w:sz w:val="24"/>
          <w:szCs w:val="24"/>
        </w:rPr>
        <w:t xml:space="preserve">Hal ini bertujuan untuk memberikan gambaran tentang temuan-temuan yang sudah ada </w:t>
      </w:r>
      <w:r w:rsidR="006512A4" w:rsidRPr="009B2A8C">
        <w:rPr>
          <w:sz w:val="24"/>
          <w:szCs w:val="24"/>
        </w:rPr>
        <w:lastRenderedPageBreak/>
        <w:t>sebelumnya</w:t>
      </w:r>
      <w:r w:rsidR="00D33FB1" w:rsidRPr="009B2A8C">
        <w:rPr>
          <w:sz w:val="24"/>
          <w:szCs w:val="24"/>
        </w:rPr>
        <w:t xml:space="preserve"> dan memperjelas kontribusi penelitian ini </w:t>
      </w:r>
      <w:proofErr w:type="spellStart"/>
      <w:r w:rsidR="00D33FB1" w:rsidRPr="009B2A8C">
        <w:rPr>
          <w:sz w:val="24"/>
          <w:szCs w:val="24"/>
        </w:rPr>
        <w:t>diantara</w:t>
      </w:r>
      <w:proofErr w:type="spellEnd"/>
      <w:r w:rsidR="00D33FB1" w:rsidRPr="009B2A8C">
        <w:rPr>
          <w:sz w:val="24"/>
          <w:szCs w:val="24"/>
        </w:rPr>
        <w:t xml:space="preserve"> studi</w:t>
      </w:r>
      <w:r w:rsidR="009A36D4" w:rsidRPr="009B2A8C">
        <w:rPr>
          <w:sz w:val="24"/>
          <w:szCs w:val="24"/>
        </w:rPr>
        <w:t>-studi yang dilakukan sebelumnya.</w:t>
      </w:r>
    </w:p>
    <w:p w14:paraId="34226560" w14:textId="3A742DE0" w:rsidR="006B3FB6" w:rsidRPr="009B2A8C" w:rsidRDefault="006B3FB6" w:rsidP="009C4D7B">
      <w:pPr>
        <w:pStyle w:val="ListParagraph"/>
        <w:ind w:left="720" w:firstLine="0"/>
        <w:jc w:val="center"/>
        <w:rPr>
          <w:sz w:val="24"/>
          <w:szCs w:val="24"/>
        </w:rPr>
      </w:pPr>
      <w:r w:rsidRPr="009B2A8C">
        <w:rPr>
          <w:sz w:val="24"/>
          <w:szCs w:val="24"/>
        </w:rPr>
        <w:t>Tabel 2.</w:t>
      </w:r>
      <w:r w:rsidR="009C4D7B" w:rsidRPr="009B2A8C">
        <w:rPr>
          <w:sz w:val="24"/>
          <w:szCs w:val="24"/>
        </w:rPr>
        <w:t>2 Penelitian Terdahulu</w:t>
      </w:r>
    </w:p>
    <w:tbl>
      <w:tblPr>
        <w:tblStyle w:val="TableGrid"/>
        <w:tblW w:w="7654" w:type="dxa"/>
        <w:tblInd w:w="279" w:type="dxa"/>
        <w:tblLayout w:type="fixed"/>
        <w:tblLook w:val="04A0" w:firstRow="1" w:lastRow="0" w:firstColumn="1" w:lastColumn="0" w:noHBand="0" w:noVBand="1"/>
      </w:tblPr>
      <w:tblGrid>
        <w:gridCol w:w="658"/>
        <w:gridCol w:w="1326"/>
        <w:gridCol w:w="1276"/>
        <w:gridCol w:w="1134"/>
        <w:gridCol w:w="1701"/>
        <w:gridCol w:w="1559"/>
      </w:tblGrid>
      <w:tr w:rsidR="0035189C" w:rsidRPr="009B2A8C" w14:paraId="6BB8FB6C" w14:textId="77777777" w:rsidTr="00F714B0">
        <w:trPr>
          <w:trHeight w:val="1027"/>
        </w:trPr>
        <w:tc>
          <w:tcPr>
            <w:tcW w:w="658" w:type="dxa"/>
          </w:tcPr>
          <w:p w14:paraId="313DC63F" w14:textId="165FF067" w:rsidR="0035189C" w:rsidRPr="00A915B6" w:rsidRDefault="0035189C" w:rsidP="00F714B0">
            <w:pPr>
              <w:pStyle w:val="ListParagraph"/>
              <w:spacing w:line="240" w:lineRule="auto"/>
              <w:ind w:left="0" w:firstLine="0"/>
              <w:rPr>
                <w:sz w:val="24"/>
                <w:szCs w:val="24"/>
              </w:rPr>
            </w:pPr>
            <w:proofErr w:type="spellStart"/>
            <w:r w:rsidRPr="00A915B6">
              <w:rPr>
                <w:sz w:val="24"/>
                <w:szCs w:val="24"/>
              </w:rPr>
              <w:t>No</w:t>
            </w:r>
            <w:proofErr w:type="spellEnd"/>
          </w:p>
        </w:tc>
        <w:tc>
          <w:tcPr>
            <w:tcW w:w="1326" w:type="dxa"/>
          </w:tcPr>
          <w:p w14:paraId="29EB2566" w14:textId="77777777" w:rsidR="0035189C" w:rsidRPr="00A915B6" w:rsidRDefault="0035189C" w:rsidP="00F714B0">
            <w:pPr>
              <w:pStyle w:val="ListParagraph"/>
              <w:spacing w:line="240" w:lineRule="auto"/>
              <w:ind w:left="0" w:firstLine="0"/>
              <w:jc w:val="center"/>
              <w:rPr>
                <w:sz w:val="24"/>
                <w:szCs w:val="24"/>
              </w:rPr>
            </w:pPr>
            <w:r w:rsidRPr="00A915B6">
              <w:rPr>
                <w:sz w:val="24"/>
                <w:szCs w:val="24"/>
              </w:rPr>
              <w:t>Nama Peneliti &amp; Tahun</w:t>
            </w:r>
          </w:p>
        </w:tc>
        <w:tc>
          <w:tcPr>
            <w:tcW w:w="1276" w:type="dxa"/>
          </w:tcPr>
          <w:p w14:paraId="3D06761C" w14:textId="77777777" w:rsidR="0035189C" w:rsidRPr="00A915B6" w:rsidRDefault="0035189C" w:rsidP="00F714B0">
            <w:pPr>
              <w:pStyle w:val="ListParagraph"/>
              <w:spacing w:line="240" w:lineRule="auto"/>
              <w:ind w:left="0" w:firstLine="0"/>
              <w:jc w:val="center"/>
              <w:rPr>
                <w:sz w:val="24"/>
                <w:szCs w:val="24"/>
              </w:rPr>
            </w:pPr>
            <w:r w:rsidRPr="00A915B6">
              <w:rPr>
                <w:sz w:val="24"/>
                <w:szCs w:val="24"/>
              </w:rPr>
              <w:t>Judul Penelitian</w:t>
            </w:r>
          </w:p>
        </w:tc>
        <w:tc>
          <w:tcPr>
            <w:tcW w:w="1134" w:type="dxa"/>
          </w:tcPr>
          <w:p w14:paraId="3BEDED45" w14:textId="77777777" w:rsidR="0035189C" w:rsidRPr="00A915B6" w:rsidRDefault="0035189C" w:rsidP="00F714B0">
            <w:pPr>
              <w:pStyle w:val="ListParagraph"/>
              <w:spacing w:line="240" w:lineRule="auto"/>
              <w:ind w:left="0" w:firstLine="0"/>
              <w:jc w:val="center"/>
              <w:rPr>
                <w:sz w:val="24"/>
                <w:szCs w:val="24"/>
              </w:rPr>
            </w:pPr>
            <w:r w:rsidRPr="00A915B6">
              <w:rPr>
                <w:sz w:val="24"/>
                <w:szCs w:val="24"/>
              </w:rPr>
              <w:t>Metode Analisis Data</w:t>
            </w:r>
          </w:p>
        </w:tc>
        <w:tc>
          <w:tcPr>
            <w:tcW w:w="1701" w:type="dxa"/>
          </w:tcPr>
          <w:p w14:paraId="31B4512D" w14:textId="77777777" w:rsidR="0035189C" w:rsidRPr="00A915B6" w:rsidRDefault="0035189C" w:rsidP="00F714B0">
            <w:pPr>
              <w:pStyle w:val="ListParagraph"/>
              <w:spacing w:line="240" w:lineRule="auto"/>
              <w:ind w:left="0" w:firstLine="0"/>
              <w:jc w:val="center"/>
              <w:rPr>
                <w:sz w:val="24"/>
                <w:szCs w:val="24"/>
              </w:rPr>
            </w:pPr>
            <w:r w:rsidRPr="00A915B6">
              <w:rPr>
                <w:sz w:val="24"/>
                <w:szCs w:val="24"/>
              </w:rPr>
              <w:t>Hasil Penelitian</w:t>
            </w:r>
          </w:p>
        </w:tc>
        <w:tc>
          <w:tcPr>
            <w:tcW w:w="1559" w:type="dxa"/>
          </w:tcPr>
          <w:p w14:paraId="6D9AEE68" w14:textId="77777777" w:rsidR="0035189C" w:rsidRPr="00A915B6" w:rsidRDefault="0035189C" w:rsidP="00F714B0">
            <w:pPr>
              <w:pStyle w:val="ListParagraph"/>
              <w:spacing w:line="240" w:lineRule="auto"/>
              <w:ind w:left="0" w:firstLine="0"/>
              <w:jc w:val="center"/>
              <w:rPr>
                <w:sz w:val="24"/>
                <w:szCs w:val="24"/>
              </w:rPr>
            </w:pPr>
            <w:r w:rsidRPr="00A915B6">
              <w:rPr>
                <w:sz w:val="24"/>
                <w:szCs w:val="24"/>
              </w:rPr>
              <w:t>Kesamaan Variabel Penelitian</w:t>
            </w:r>
          </w:p>
        </w:tc>
      </w:tr>
      <w:tr w:rsidR="00401A44" w:rsidRPr="009B2A8C" w14:paraId="58D6E55E" w14:textId="77777777" w:rsidTr="00A915B6">
        <w:tc>
          <w:tcPr>
            <w:tcW w:w="658" w:type="dxa"/>
          </w:tcPr>
          <w:p w14:paraId="329250F3" w14:textId="77777777" w:rsidR="00401A44" w:rsidRPr="00A915B6" w:rsidRDefault="00401A44" w:rsidP="00F714B0">
            <w:pPr>
              <w:pStyle w:val="ListParagraph"/>
              <w:spacing w:line="240" w:lineRule="auto"/>
              <w:ind w:left="0" w:firstLine="0"/>
              <w:rPr>
                <w:sz w:val="24"/>
                <w:szCs w:val="24"/>
              </w:rPr>
            </w:pPr>
            <w:r w:rsidRPr="00A915B6">
              <w:rPr>
                <w:sz w:val="24"/>
                <w:szCs w:val="24"/>
              </w:rPr>
              <w:t>1.</w:t>
            </w:r>
          </w:p>
        </w:tc>
        <w:tc>
          <w:tcPr>
            <w:tcW w:w="1326" w:type="dxa"/>
          </w:tcPr>
          <w:p w14:paraId="323857B7" w14:textId="1E92DC8D" w:rsidR="00401A44" w:rsidRPr="00A915B6" w:rsidRDefault="00401A44" w:rsidP="00F714B0">
            <w:pPr>
              <w:pStyle w:val="ListParagraph"/>
              <w:spacing w:line="240" w:lineRule="auto"/>
              <w:ind w:left="0" w:firstLine="0"/>
              <w:rPr>
                <w:sz w:val="24"/>
                <w:szCs w:val="24"/>
              </w:rPr>
            </w:pPr>
            <w:r w:rsidRPr="00A915B6">
              <w:rPr>
                <w:sz w:val="24"/>
                <w:szCs w:val="24"/>
              </w:rPr>
              <w:t>Achmad Firdaus &amp; Rina Anindita (2024)</w:t>
            </w:r>
          </w:p>
        </w:tc>
        <w:tc>
          <w:tcPr>
            <w:tcW w:w="1276" w:type="dxa"/>
          </w:tcPr>
          <w:p w14:paraId="3689CE5D" w14:textId="3DD9E546" w:rsidR="00401A44" w:rsidRPr="00341EE0" w:rsidRDefault="00401A44" w:rsidP="00F714B0">
            <w:pPr>
              <w:pStyle w:val="ListParagraph"/>
              <w:spacing w:line="240" w:lineRule="auto"/>
              <w:ind w:left="0" w:firstLine="0"/>
              <w:rPr>
                <w:i/>
                <w:iCs/>
                <w:sz w:val="24"/>
                <w:szCs w:val="24"/>
              </w:rPr>
            </w:pPr>
            <w:r w:rsidRPr="00341EE0">
              <w:rPr>
                <w:i/>
                <w:iCs/>
                <w:sz w:val="24"/>
                <w:szCs w:val="24"/>
              </w:rPr>
              <w:t xml:space="preserve">The </w:t>
            </w:r>
            <w:proofErr w:type="spellStart"/>
            <w:r w:rsidRPr="00341EE0">
              <w:rPr>
                <w:i/>
                <w:iCs/>
                <w:sz w:val="24"/>
                <w:szCs w:val="24"/>
              </w:rPr>
              <w:t>Effect</w:t>
            </w:r>
            <w:proofErr w:type="spellEnd"/>
            <w:r w:rsidRPr="00341EE0">
              <w:rPr>
                <w:i/>
                <w:iCs/>
                <w:sz w:val="24"/>
                <w:szCs w:val="24"/>
              </w:rPr>
              <w:t xml:space="preserve"> </w:t>
            </w:r>
            <w:proofErr w:type="spellStart"/>
            <w:r w:rsidRPr="00341EE0">
              <w:rPr>
                <w:i/>
                <w:iCs/>
                <w:sz w:val="24"/>
                <w:szCs w:val="24"/>
              </w:rPr>
              <w:t>of</w:t>
            </w:r>
            <w:proofErr w:type="spellEnd"/>
            <w:r w:rsidRPr="00341EE0">
              <w:rPr>
                <w:i/>
                <w:iCs/>
                <w:sz w:val="24"/>
                <w:szCs w:val="24"/>
              </w:rPr>
              <w:t xml:space="preserve"> </w:t>
            </w:r>
            <w:proofErr w:type="spellStart"/>
            <w:r w:rsidRPr="00341EE0">
              <w:rPr>
                <w:i/>
                <w:iCs/>
                <w:sz w:val="24"/>
                <w:szCs w:val="24"/>
              </w:rPr>
              <w:t>Flexible</w:t>
            </w:r>
            <w:proofErr w:type="spellEnd"/>
            <w:r w:rsidRPr="00341EE0">
              <w:rPr>
                <w:i/>
                <w:iCs/>
                <w:sz w:val="24"/>
                <w:szCs w:val="24"/>
              </w:rPr>
              <w:t xml:space="preserve"> </w:t>
            </w:r>
            <w:proofErr w:type="spellStart"/>
            <w:r w:rsidRPr="00341EE0">
              <w:rPr>
                <w:i/>
                <w:iCs/>
                <w:sz w:val="24"/>
                <w:szCs w:val="24"/>
              </w:rPr>
              <w:t>Work</w:t>
            </w:r>
            <w:proofErr w:type="spellEnd"/>
            <w:r w:rsidRPr="00341EE0">
              <w:rPr>
                <w:i/>
                <w:iCs/>
                <w:sz w:val="24"/>
                <w:szCs w:val="24"/>
              </w:rPr>
              <w:t xml:space="preserve"> </w:t>
            </w:r>
            <w:proofErr w:type="spellStart"/>
            <w:r w:rsidRPr="00341EE0">
              <w:rPr>
                <w:i/>
                <w:iCs/>
                <w:sz w:val="24"/>
                <w:szCs w:val="24"/>
              </w:rPr>
              <w:t>Arrangement</w:t>
            </w:r>
            <w:proofErr w:type="spellEnd"/>
            <w:r w:rsidRPr="00341EE0">
              <w:rPr>
                <w:i/>
                <w:iCs/>
                <w:sz w:val="24"/>
                <w:szCs w:val="24"/>
              </w:rPr>
              <w:t xml:space="preserve">, Digital </w:t>
            </w:r>
            <w:proofErr w:type="spellStart"/>
            <w:r w:rsidRPr="00341EE0">
              <w:rPr>
                <w:i/>
                <w:iCs/>
                <w:sz w:val="24"/>
                <w:szCs w:val="24"/>
              </w:rPr>
              <w:t>Workplace</w:t>
            </w:r>
            <w:proofErr w:type="spellEnd"/>
            <w:r w:rsidRPr="00341EE0">
              <w:rPr>
                <w:i/>
                <w:iCs/>
                <w:sz w:val="24"/>
                <w:szCs w:val="24"/>
              </w:rPr>
              <w:t xml:space="preserve"> On </w:t>
            </w:r>
            <w:proofErr w:type="spellStart"/>
            <w:r w:rsidRPr="00341EE0">
              <w:rPr>
                <w:i/>
                <w:iCs/>
                <w:sz w:val="24"/>
                <w:szCs w:val="24"/>
              </w:rPr>
              <w:t>Job</w:t>
            </w:r>
            <w:proofErr w:type="spellEnd"/>
            <w:r w:rsidRPr="00341EE0">
              <w:rPr>
                <w:i/>
                <w:iCs/>
                <w:sz w:val="24"/>
                <w:szCs w:val="24"/>
              </w:rPr>
              <w:t xml:space="preserve"> Performance By </w:t>
            </w:r>
            <w:proofErr w:type="spellStart"/>
            <w:r w:rsidRPr="00341EE0">
              <w:rPr>
                <w:i/>
                <w:iCs/>
                <w:sz w:val="24"/>
                <w:szCs w:val="24"/>
              </w:rPr>
              <w:t>Mediating</w:t>
            </w:r>
            <w:proofErr w:type="spellEnd"/>
            <w:r w:rsidRPr="00341EE0">
              <w:rPr>
                <w:i/>
                <w:iCs/>
                <w:sz w:val="24"/>
                <w:szCs w:val="24"/>
              </w:rPr>
              <w:t xml:space="preserve"> </w:t>
            </w:r>
            <w:proofErr w:type="spellStart"/>
            <w:r w:rsidRPr="00341EE0">
              <w:rPr>
                <w:i/>
                <w:iCs/>
                <w:sz w:val="24"/>
                <w:szCs w:val="24"/>
              </w:rPr>
              <w:t>Employee</w:t>
            </w:r>
            <w:proofErr w:type="spellEnd"/>
            <w:r w:rsidRPr="00341EE0">
              <w:rPr>
                <w:i/>
                <w:iCs/>
                <w:sz w:val="24"/>
                <w:szCs w:val="24"/>
              </w:rPr>
              <w:t xml:space="preserve"> </w:t>
            </w:r>
            <w:proofErr w:type="spellStart"/>
            <w:r w:rsidRPr="00341EE0">
              <w:rPr>
                <w:i/>
                <w:iCs/>
                <w:sz w:val="24"/>
                <w:szCs w:val="24"/>
              </w:rPr>
              <w:t>Satisfaction</w:t>
            </w:r>
            <w:proofErr w:type="spellEnd"/>
          </w:p>
        </w:tc>
        <w:tc>
          <w:tcPr>
            <w:tcW w:w="1134" w:type="dxa"/>
          </w:tcPr>
          <w:p w14:paraId="5FBE992E" w14:textId="0EF63438" w:rsidR="00401A44" w:rsidRPr="00A915B6" w:rsidRDefault="00401A44" w:rsidP="00F714B0">
            <w:pPr>
              <w:pStyle w:val="ListParagraph"/>
              <w:spacing w:line="240" w:lineRule="auto"/>
              <w:ind w:left="0" w:firstLine="0"/>
              <w:rPr>
                <w:sz w:val="24"/>
                <w:szCs w:val="24"/>
              </w:rPr>
            </w:pPr>
            <w:proofErr w:type="spellStart"/>
            <w:r w:rsidRPr="00F714B0">
              <w:rPr>
                <w:i/>
                <w:iCs/>
                <w:sz w:val="24"/>
                <w:szCs w:val="24"/>
              </w:rPr>
              <w:t>Partial</w:t>
            </w:r>
            <w:proofErr w:type="spellEnd"/>
            <w:r w:rsidRPr="00F714B0">
              <w:rPr>
                <w:i/>
                <w:iCs/>
                <w:sz w:val="24"/>
                <w:szCs w:val="24"/>
              </w:rPr>
              <w:t xml:space="preserve"> </w:t>
            </w:r>
            <w:proofErr w:type="spellStart"/>
            <w:r w:rsidRPr="00F714B0">
              <w:rPr>
                <w:i/>
                <w:iCs/>
                <w:sz w:val="24"/>
                <w:szCs w:val="24"/>
              </w:rPr>
              <w:t>Least</w:t>
            </w:r>
            <w:proofErr w:type="spellEnd"/>
            <w:r w:rsidRPr="00F714B0">
              <w:rPr>
                <w:i/>
                <w:iCs/>
                <w:sz w:val="24"/>
                <w:szCs w:val="24"/>
              </w:rPr>
              <w:t xml:space="preserve"> </w:t>
            </w:r>
            <w:proofErr w:type="spellStart"/>
            <w:r w:rsidRPr="00F714B0">
              <w:rPr>
                <w:i/>
                <w:iCs/>
                <w:sz w:val="24"/>
                <w:szCs w:val="24"/>
              </w:rPr>
              <w:t>Square</w:t>
            </w:r>
            <w:proofErr w:type="spellEnd"/>
            <w:r w:rsidRPr="00A915B6">
              <w:rPr>
                <w:sz w:val="24"/>
                <w:szCs w:val="24"/>
              </w:rPr>
              <w:t xml:space="preserve"> (PLS) / SEM-PLS</w:t>
            </w:r>
          </w:p>
        </w:tc>
        <w:tc>
          <w:tcPr>
            <w:tcW w:w="1701" w:type="dxa"/>
          </w:tcPr>
          <w:p w14:paraId="0725A6BE" w14:textId="2F4F46DD" w:rsidR="00401A44" w:rsidRPr="00A915B6" w:rsidRDefault="00401A44" w:rsidP="00F714B0">
            <w:pPr>
              <w:spacing w:line="240" w:lineRule="auto"/>
              <w:ind w:right="-45" w:firstLine="0"/>
              <w:rPr>
                <w:sz w:val="24"/>
                <w:szCs w:val="24"/>
              </w:rPr>
            </w:pPr>
            <w:proofErr w:type="spellStart"/>
            <w:r w:rsidRPr="00F714B0">
              <w:rPr>
                <w:i/>
                <w:iCs/>
                <w:sz w:val="24"/>
                <w:szCs w:val="24"/>
              </w:rPr>
              <w:t>Flexible</w:t>
            </w:r>
            <w:proofErr w:type="spellEnd"/>
            <w:r w:rsidRPr="00F714B0">
              <w:rPr>
                <w:i/>
                <w:iCs/>
                <w:sz w:val="24"/>
                <w:szCs w:val="24"/>
              </w:rPr>
              <w:t xml:space="preserve"> </w:t>
            </w:r>
            <w:proofErr w:type="spellStart"/>
            <w:r w:rsidRPr="00F714B0">
              <w:rPr>
                <w:i/>
                <w:iCs/>
                <w:sz w:val="24"/>
                <w:szCs w:val="24"/>
              </w:rPr>
              <w:t>Work</w:t>
            </w:r>
            <w:proofErr w:type="spellEnd"/>
            <w:r w:rsidRPr="00F714B0">
              <w:rPr>
                <w:i/>
                <w:iCs/>
                <w:sz w:val="24"/>
                <w:szCs w:val="24"/>
              </w:rPr>
              <w:t xml:space="preserve"> </w:t>
            </w:r>
            <w:proofErr w:type="spellStart"/>
            <w:r w:rsidRPr="00F714B0">
              <w:rPr>
                <w:i/>
                <w:iCs/>
                <w:sz w:val="24"/>
                <w:szCs w:val="24"/>
              </w:rPr>
              <w:t>Arrangement</w:t>
            </w:r>
            <w:proofErr w:type="spellEnd"/>
            <w:r w:rsidRPr="00A915B6">
              <w:rPr>
                <w:sz w:val="24"/>
                <w:szCs w:val="24"/>
              </w:rPr>
              <w:t xml:space="preserve"> (FWA) berpengaruh positif dan signifikan terhadap </w:t>
            </w:r>
            <w:proofErr w:type="spellStart"/>
            <w:r w:rsidRPr="00F714B0">
              <w:rPr>
                <w:i/>
                <w:iCs/>
                <w:sz w:val="24"/>
                <w:szCs w:val="24"/>
              </w:rPr>
              <w:t>Job</w:t>
            </w:r>
            <w:proofErr w:type="spellEnd"/>
            <w:r w:rsidRPr="00F714B0">
              <w:rPr>
                <w:i/>
                <w:iCs/>
                <w:sz w:val="24"/>
                <w:szCs w:val="24"/>
              </w:rPr>
              <w:t xml:space="preserve"> Performance</w:t>
            </w:r>
            <w:r w:rsidRPr="00A915B6">
              <w:rPr>
                <w:sz w:val="24"/>
                <w:szCs w:val="24"/>
              </w:rPr>
              <w:t>.</w:t>
            </w:r>
          </w:p>
        </w:tc>
        <w:tc>
          <w:tcPr>
            <w:tcW w:w="1559" w:type="dxa"/>
          </w:tcPr>
          <w:p w14:paraId="4A7A81EB" w14:textId="30EB890B" w:rsidR="00401A44" w:rsidRPr="00341EE0" w:rsidRDefault="00401A44" w:rsidP="00F714B0">
            <w:pPr>
              <w:pStyle w:val="ListParagraph"/>
              <w:spacing w:line="240" w:lineRule="auto"/>
              <w:ind w:left="0" w:firstLine="0"/>
              <w:rPr>
                <w:i/>
                <w:iCs/>
                <w:sz w:val="24"/>
                <w:szCs w:val="24"/>
              </w:rPr>
            </w:pPr>
            <w:proofErr w:type="spellStart"/>
            <w:r w:rsidRPr="00341EE0">
              <w:rPr>
                <w:i/>
                <w:iCs/>
                <w:sz w:val="24"/>
                <w:szCs w:val="24"/>
              </w:rPr>
              <w:t>Flexible</w:t>
            </w:r>
            <w:proofErr w:type="spellEnd"/>
            <w:r w:rsidRPr="00341EE0">
              <w:rPr>
                <w:i/>
                <w:iCs/>
                <w:sz w:val="24"/>
                <w:szCs w:val="24"/>
              </w:rPr>
              <w:t xml:space="preserve"> </w:t>
            </w:r>
            <w:proofErr w:type="spellStart"/>
            <w:r w:rsidRPr="00341EE0">
              <w:rPr>
                <w:i/>
                <w:iCs/>
                <w:sz w:val="24"/>
                <w:szCs w:val="24"/>
              </w:rPr>
              <w:t>Work</w:t>
            </w:r>
            <w:proofErr w:type="spellEnd"/>
            <w:r w:rsidRPr="00341EE0">
              <w:rPr>
                <w:i/>
                <w:iCs/>
                <w:sz w:val="24"/>
                <w:szCs w:val="24"/>
              </w:rPr>
              <w:t xml:space="preserve"> </w:t>
            </w:r>
            <w:proofErr w:type="spellStart"/>
            <w:r w:rsidRPr="00341EE0">
              <w:rPr>
                <w:i/>
                <w:iCs/>
                <w:sz w:val="24"/>
                <w:szCs w:val="24"/>
              </w:rPr>
              <w:t>Arrangement</w:t>
            </w:r>
            <w:proofErr w:type="spellEnd"/>
            <w:r w:rsidRPr="00341EE0">
              <w:rPr>
                <w:i/>
                <w:iCs/>
                <w:sz w:val="24"/>
                <w:szCs w:val="24"/>
              </w:rPr>
              <w:t xml:space="preserve">, </w:t>
            </w:r>
            <w:proofErr w:type="spellStart"/>
            <w:r w:rsidRPr="00341EE0">
              <w:rPr>
                <w:i/>
                <w:iCs/>
                <w:sz w:val="24"/>
                <w:szCs w:val="24"/>
              </w:rPr>
              <w:t>Job</w:t>
            </w:r>
            <w:proofErr w:type="spellEnd"/>
            <w:r w:rsidRPr="00341EE0">
              <w:rPr>
                <w:i/>
                <w:iCs/>
                <w:sz w:val="24"/>
                <w:szCs w:val="24"/>
              </w:rPr>
              <w:t xml:space="preserve"> Performance</w:t>
            </w:r>
          </w:p>
        </w:tc>
      </w:tr>
      <w:tr w:rsidR="004D6F81" w:rsidRPr="009B2A8C" w14:paraId="32C0E7B8" w14:textId="77777777" w:rsidTr="00A915B6">
        <w:tc>
          <w:tcPr>
            <w:tcW w:w="658" w:type="dxa"/>
          </w:tcPr>
          <w:p w14:paraId="472A2E8D" w14:textId="77777777" w:rsidR="004D6F81" w:rsidRPr="00A915B6" w:rsidRDefault="004D6F81" w:rsidP="00F714B0">
            <w:pPr>
              <w:pStyle w:val="ListParagraph"/>
              <w:spacing w:line="240" w:lineRule="auto"/>
              <w:ind w:left="0" w:firstLine="0"/>
              <w:rPr>
                <w:sz w:val="24"/>
                <w:szCs w:val="24"/>
              </w:rPr>
            </w:pPr>
            <w:r w:rsidRPr="00A915B6">
              <w:rPr>
                <w:sz w:val="24"/>
                <w:szCs w:val="24"/>
              </w:rPr>
              <w:t>2.</w:t>
            </w:r>
          </w:p>
        </w:tc>
        <w:tc>
          <w:tcPr>
            <w:tcW w:w="1326" w:type="dxa"/>
          </w:tcPr>
          <w:p w14:paraId="3848A42D" w14:textId="1E81704C" w:rsidR="004D6F81" w:rsidRPr="00A915B6" w:rsidRDefault="004D6F81" w:rsidP="00F714B0">
            <w:pPr>
              <w:pStyle w:val="ListParagraph"/>
              <w:spacing w:line="240" w:lineRule="auto"/>
              <w:ind w:left="0" w:firstLine="0"/>
              <w:rPr>
                <w:sz w:val="24"/>
                <w:szCs w:val="24"/>
              </w:rPr>
            </w:pPr>
            <w:r w:rsidRPr="00A915B6">
              <w:rPr>
                <w:sz w:val="24"/>
                <w:szCs w:val="24"/>
              </w:rPr>
              <w:t xml:space="preserve">Nabila Zahra </w:t>
            </w:r>
            <w:proofErr w:type="spellStart"/>
            <w:r w:rsidRPr="00A915B6">
              <w:rPr>
                <w:sz w:val="24"/>
                <w:szCs w:val="24"/>
              </w:rPr>
              <w:t>Silminisa</w:t>
            </w:r>
            <w:proofErr w:type="spellEnd"/>
            <w:r w:rsidRPr="00A915B6">
              <w:rPr>
                <w:sz w:val="24"/>
                <w:szCs w:val="24"/>
              </w:rPr>
              <w:t xml:space="preserve">, Aris Puji </w:t>
            </w:r>
            <w:proofErr w:type="spellStart"/>
            <w:r w:rsidRPr="00A915B6">
              <w:rPr>
                <w:sz w:val="24"/>
                <w:szCs w:val="24"/>
              </w:rPr>
              <w:t>Purwatiningsih</w:t>
            </w:r>
            <w:proofErr w:type="spellEnd"/>
            <w:r w:rsidRPr="00A915B6">
              <w:rPr>
                <w:sz w:val="24"/>
                <w:szCs w:val="24"/>
              </w:rPr>
              <w:t>, Agus Prayitno, &amp; Sih Darmi Astuti (2025)</w:t>
            </w:r>
          </w:p>
        </w:tc>
        <w:tc>
          <w:tcPr>
            <w:tcW w:w="1276" w:type="dxa"/>
          </w:tcPr>
          <w:p w14:paraId="55CF1ABA" w14:textId="2EABDF82" w:rsidR="004D6F81" w:rsidRPr="00A915B6" w:rsidRDefault="00F714B0" w:rsidP="00F714B0">
            <w:pPr>
              <w:pStyle w:val="ListParagraph"/>
              <w:spacing w:line="240" w:lineRule="auto"/>
              <w:ind w:left="0" w:firstLine="0"/>
              <w:rPr>
                <w:sz w:val="24"/>
                <w:szCs w:val="24"/>
              </w:rPr>
            </w:pPr>
            <w:proofErr w:type="spellStart"/>
            <w:r w:rsidRPr="00F714B0">
              <w:rPr>
                <w:i/>
                <w:iCs/>
                <w:sz w:val="24"/>
                <w:szCs w:val="24"/>
              </w:rPr>
              <w:t>Flexible</w:t>
            </w:r>
            <w:proofErr w:type="spellEnd"/>
            <w:r w:rsidRPr="00F714B0">
              <w:rPr>
                <w:i/>
                <w:iCs/>
                <w:sz w:val="24"/>
                <w:szCs w:val="24"/>
              </w:rPr>
              <w:t xml:space="preserve"> </w:t>
            </w:r>
            <w:proofErr w:type="spellStart"/>
            <w:r w:rsidRPr="00F714B0">
              <w:rPr>
                <w:i/>
                <w:iCs/>
                <w:sz w:val="24"/>
                <w:szCs w:val="24"/>
              </w:rPr>
              <w:t>Working</w:t>
            </w:r>
            <w:proofErr w:type="spellEnd"/>
            <w:r w:rsidRPr="00F714B0">
              <w:rPr>
                <w:i/>
                <w:iCs/>
                <w:sz w:val="24"/>
                <w:szCs w:val="24"/>
              </w:rPr>
              <w:t xml:space="preserve"> </w:t>
            </w:r>
            <w:proofErr w:type="spellStart"/>
            <w:r w:rsidRPr="00F714B0">
              <w:rPr>
                <w:i/>
                <w:iCs/>
                <w:sz w:val="24"/>
                <w:szCs w:val="24"/>
              </w:rPr>
              <w:t>Arrangement</w:t>
            </w:r>
            <w:proofErr w:type="spellEnd"/>
            <w:r w:rsidR="004D6F81" w:rsidRPr="009F1C35">
              <w:rPr>
                <w:i/>
                <w:iCs/>
                <w:sz w:val="24"/>
                <w:szCs w:val="24"/>
              </w:rPr>
              <w:t>,</w:t>
            </w:r>
            <w:r w:rsidR="004D6F81" w:rsidRPr="00A915B6">
              <w:rPr>
                <w:sz w:val="24"/>
                <w:szCs w:val="24"/>
              </w:rPr>
              <w:t xml:space="preserve"> </w:t>
            </w:r>
            <w:proofErr w:type="spellStart"/>
            <w:r w:rsidR="004D6F81" w:rsidRPr="00351BF7">
              <w:rPr>
                <w:i/>
                <w:iCs/>
                <w:sz w:val="24"/>
                <w:szCs w:val="24"/>
              </w:rPr>
              <w:t>Work</w:t>
            </w:r>
            <w:proofErr w:type="spellEnd"/>
            <w:r w:rsidR="004D6F81" w:rsidRPr="00351BF7">
              <w:rPr>
                <w:i/>
                <w:iCs/>
                <w:sz w:val="24"/>
                <w:szCs w:val="24"/>
              </w:rPr>
              <w:t xml:space="preserve"> Life </w:t>
            </w:r>
            <w:proofErr w:type="spellStart"/>
            <w:r w:rsidR="004D6F81" w:rsidRPr="00351BF7">
              <w:rPr>
                <w:i/>
                <w:iCs/>
                <w:sz w:val="24"/>
                <w:szCs w:val="24"/>
              </w:rPr>
              <w:t>Balance</w:t>
            </w:r>
            <w:proofErr w:type="spellEnd"/>
            <w:r w:rsidR="004D6F81" w:rsidRPr="00A915B6">
              <w:rPr>
                <w:sz w:val="24"/>
                <w:szCs w:val="24"/>
              </w:rPr>
              <w:t xml:space="preserve">, dan Kepuasan Kerja Terhadap Kinerja </w:t>
            </w:r>
            <w:proofErr w:type="spellStart"/>
            <w:r w:rsidR="004D6F81" w:rsidRPr="00A915B6">
              <w:rPr>
                <w:sz w:val="24"/>
                <w:szCs w:val="24"/>
              </w:rPr>
              <w:t>Driver</w:t>
            </w:r>
            <w:proofErr w:type="spellEnd"/>
            <w:r w:rsidR="004D6F81" w:rsidRPr="00A915B6">
              <w:rPr>
                <w:sz w:val="24"/>
                <w:szCs w:val="24"/>
              </w:rPr>
              <w:t xml:space="preserve"> Gojek di Semarang</w:t>
            </w:r>
          </w:p>
        </w:tc>
        <w:tc>
          <w:tcPr>
            <w:tcW w:w="1134" w:type="dxa"/>
          </w:tcPr>
          <w:p w14:paraId="05413D3F" w14:textId="1C99457D" w:rsidR="004D6F81" w:rsidRPr="00A915B6" w:rsidRDefault="004D6F81" w:rsidP="00F714B0">
            <w:pPr>
              <w:pStyle w:val="ListParagraph"/>
              <w:spacing w:line="240" w:lineRule="auto"/>
              <w:ind w:left="0" w:firstLine="0"/>
              <w:rPr>
                <w:sz w:val="24"/>
                <w:szCs w:val="24"/>
              </w:rPr>
            </w:pPr>
            <w:r w:rsidRPr="00A915B6">
              <w:rPr>
                <w:sz w:val="24"/>
                <w:szCs w:val="24"/>
              </w:rPr>
              <w:t>Regresi Linear Berganda</w:t>
            </w:r>
          </w:p>
        </w:tc>
        <w:tc>
          <w:tcPr>
            <w:tcW w:w="1701" w:type="dxa"/>
          </w:tcPr>
          <w:p w14:paraId="4628383E" w14:textId="198C4E61" w:rsidR="004D6F81" w:rsidRPr="00A915B6" w:rsidRDefault="00F714B0" w:rsidP="00F714B0">
            <w:pPr>
              <w:spacing w:line="240" w:lineRule="auto"/>
              <w:ind w:right="-45" w:firstLine="0"/>
              <w:rPr>
                <w:sz w:val="24"/>
                <w:szCs w:val="24"/>
              </w:rPr>
            </w:pPr>
            <w:proofErr w:type="spellStart"/>
            <w:r w:rsidRPr="00F714B0">
              <w:rPr>
                <w:i/>
                <w:iCs/>
                <w:sz w:val="24"/>
                <w:szCs w:val="24"/>
              </w:rPr>
              <w:t>Flexible</w:t>
            </w:r>
            <w:proofErr w:type="spellEnd"/>
            <w:r w:rsidRPr="00F714B0">
              <w:rPr>
                <w:i/>
                <w:iCs/>
                <w:sz w:val="24"/>
                <w:szCs w:val="24"/>
              </w:rPr>
              <w:t xml:space="preserve"> </w:t>
            </w:r>
            <w:proofErr w:type="spellStart"/>
            <w:r w:rsidRPr="00F714B0">
              <w:rPr>
                <w:i/>
                <w:iCs/>
                <w:sz w:val="24"/>
                <w:szCs w:val="24"/>
              </w:rPr>
              <w:t>Working</w:t>
            </w:r>
            <w:proofErr w:type="spellEnd"/>
            <w:r w:rsidRPr="00F714B0">
              <w:rPr>
                <w:i/>
                <w:iCs/>
                <w:sz w:val="24"/>
                <w:szCs w:val="24"/>
              </w:rPr>
              <w:t xml:space="preserve"> </w:t>
            </w:r>
            <w:proofErr w:type="spellStart"/>
            <w:r w:rsidRPr="00F714B0">
              <w:rPr>
                <w:i/>
                <w:iCs/>
                <w:sz w:val="24"/>
                <w:szCs w:val="24"/>
              </w:rPr>
              <w:t>Arrangement</w:t>
            </w:r>
            <w:proofErr w:type="spellEnd"/>
            <w:r w:rsidR="004D6F81" w:rsidRPr="00A915B6">
              <w:rPr>
                <w:sz w:val="24"/>
                <w:szCs w:val="24"/>
              </w:rPr>
              <w:t xml:space="preserve"> (FWA) berpengaruh positif dan signifikan terhadap Kinerja.</w:t>
            </w:r>
          </w:p>
        </w:tc>
        <w:tc>
          <w:tcPr>
            <w:tcW w:w="1559" w:type="dxa"/>
          </w:tcPr>
          <w:p w14:paraId="494D3A43" w14:textId="3049A46E" w:rsidR="004D6F81" w:rsidRPr="00A915B6" w:rsidRDefault="00F714B0" w:rsidP="00F714B0">
            <w:pPr>
              <w:pStyle w:val="ListParagraph"/>
              <w:spacing w:line="240" w:lineRule="auto"/>
              <w:ind w:left="0" w:firstLine="0"/>
              <w:rPr>
                <w:sz w:val="24"/>
                <w:szCs w:val="24"/>
              </w:rPr>
            </w:pPr>
            <w:proofErr w:type="spellStart"/>
            <w:r w:rsidRPr="00F714B0">
              <w:rPr>
                <w:i/>
                <w:iCs/>
                <w:sz w:val="24"/>
                <w:szCs w:val="24"/>
              </w:rPr>
              <w:t>Flexible</w:t>
            </w:r>
            <w:proofErr w:type="spellEnd"/>
            <w:r w:rsidRPr="00F714B0">
              <w:rPr>
                <w:i/>
                <w:iCs/>
                <w:sz w:val="24"/>
                <w:szCs w:val="24"/>
              </w:rPr>
              <w:t xml:space="preserve"> </w:t>
            </w:r>
            <w:proofErr w:type="spellStart"/>
            <w:r w:rsidRPr="00F714B0">
              <w:rPr>
                <w:i/>
                <w:iCs/>
                <w:sz w:val="24"/>
                <w:szCs w:val="24"/>
              </w:rPr>
              <w:t>Working</w:t>
            </w:r>
            <w:proofErr w:type="spellEnd"/>
            <w:r w:rsidRPr="00F714B0">
              <w:rPr>
                <w:i/>
                <w:iCs/>
                <w:sz w:val="24"/>
                <w:szCs w:val="24"/>
              </w:rPr>
              <w:t xml:space="preserve"> </w:t>
            </w:r>
            <w:proofErr w:type="spellStart"/>
            <w:r w:rsidRPr="00F714B0">
              <w:rPr>
                <w:i/>
                <w:iCs/>
                <w:sz w:val="24"/>
                <w:szCs w:val="24"/>
              </w:rPr>
              <w:t>Arrangement</w:t>
            </w:r>
            <w:proofErr w:type="spellEnd"/>
            <w:r w:rsidR="004D6F81" w:rsidRPr="00DD22E2">
              <w:rPr>
                <w:i/>
                <w:iCs/>
                <w:sz w:val="24"/>
                <w:szCs w:val="24"/>
              </w:rPr>
              <w:t>,</w:t>
            </w:r>
            <w:r w:rsidR="004D6F81" w:rsidRPr="00A915B6">
              <w:rPr>
                <w:sz w:val="24"/>
                <w:szCs w:val="24"/>
              </w:rPr>
              <w:t xml:space="preserve"> Kinerja</w:t>
            </w:r>
          </w:p>
        </w:tc>
      </w:tr>
      <w:tr w:rsidR="00532413" w:rsidRPr="009B2A8C" w14:paraId="57159355" w14:textId="77777777" w:rsidTr="00A915B6">
        <w:tc>
          <w:tcPr>
            <w:tcW w:w="658" w:type="dxa"/>
          </w:tcPr>
          <w:p w14:paraId="2D864D58" w14:textId="77777777" w:rsidR="00532413" w:rsidRPr="00A915B6" w:rsidRDefault="00532413" w:rsidP="00F714B0">
            <w:pPr>
              <w:pStyle w:val="ListParagraph"/>
              <w:spacing w:line="240" w:lineRule="auto"/>
              <w:ind w:left="0" w:firstLine="0"/>
              <w:rPr>
                <w:sz w:val="24"/>
                <w:szCs w:val="24"/>
              </w:rPr>
            </w:pPr>
            <w:r w:rsidRPr="00A915B6">
              <w:rPr>
                <w:sz w:val="24"/>
                <w:szCs w:val="24"/>
              </w:rPr>
              <w:t>3.</w:t>
            </w:r>
          </w:p>
        </w:tc>
        <w:tc>
          <w:tcPr>
            <w:tcW w:w="1326" w:type="dxa"/>
          </w:tcPr>
          <w:p w14:paraId="1451F819" w14:textId="32D2289A" w:rsidR="00532413" w:rsidRPr="00A915B6" w:rsidRDefault="00532413" w:rsidP="00F714B0">
            <w:pPr>
              <w:pStyle w:val="ListParagraph"/>
              <w:spacing w:line="240" w:lineRule="auto"/>
              <w:ind w:left="0" w:firstLine="0"/>
              <w:rPr>
                <w:sz w:val="24"/>
                <w:szCs w:val="24"/>
              </w:rPr>
            </w:pPr>
            <w:r w:rsidRPr="00A915B6">
              <w:rPr>
                <w:sz w:val="24"/>
                <w:szCs w:val="24"/>
              </w:rPr>
              <w:t>Kukuh Setya Pamungkas (2023)</w:t>
            </w:r>
          </w:p>
        </w:tc>
        <w:tc>
          <w:tcPr>
            <w:tcW w:w="1276" w:type="dxa"/>
          </w:tcPr>
          <w:p w14:paraId="27A7835E" w14:textId="73824D34" w:rsidR="00532413" w:rsidRPr="00A915B6" w:rsidRDefault="00532413" w:rsidP="00F714B0">
            <w:pPr>
              <w:pStyle w:val="ListParagraph"/>
              <w:spacing w:line="240" w:lineRule="auto"/>
              <w:ind w:left="0" w:firstLine="0"/>
              <w:rPr>
                <w:sz w:val="24"/>
                <w:szCs w:val="24"/>
              </w:rPr>
            </w:pPr>
            <w:r w:rsidRPr="00A915B6">
              <w:rPr>
                <w:sz w:val="24"/>
                <w:szCs w:val="24"/>
              </w:rPr>
              <w:t xml:space="preserve">Pengaruh </w:t>
            </w:r>
            <w:proofErr w:type="spellStart"/>
            <w:r w:rsidR="00F714B0" w:rsidRPr="00F714B0">
              <w:rPr>
                <w:i/>
                <w:iCs/>
                <w:sz w:val="24"/>
                <w:szCs w:val="24"/>
              </w:rPr>
              <w:t>Flexible</w:t>
            </w:r>
            <w:proofErr w:type="spellEnd"/>
            <w:r w:rsidR="00F714B0" w:rsidRPr="00F714B0">
              <w:rPr>
                <w:i/>
                <w:iCs/>
                <w:sz w:val="24"/>
                <w:szCs w:val="24"/>
              </w:rPr>
              <w:t xml:space="preserve"> </w:t>
            </w:r>
            <w:proofErr w:type="spellStart"/>
            <w:r w:rsidR="00F714B0" w:rsidRPr="00F714B0">
              <w:rPr>
                <w:i/>
                <w:iCs/>
                <w:sz w:val="24"/>
                <w:szCs w:val="24"/>
              </w:rPr>
              <w:t>Working</w:t>
            </w:r>
            <w:proofErr w:type="spellEnd"/>
            <w:r w:rsidR="00F714B0" w:rsidRPr="00F714B0">
              <w:rPr>
                <w:i/>
                <w:iCs/>
                <w:sz w:val="24"/>
                <w:szCs w:val="24"/>
              </w:rPr>
              <w:t xml:space="preserve"> </w:t>
            </w:r>
            <w:proofErr w:type="spellStart"/>
            <w:r w:rsidR="00F714B0" w:rsidRPr="00F714B0">
              <w:rPr>
                <w:i/>
                <w:iCs/>
                <w:sz w:val="24"/>
                <w:szCs w:val="24"/>
              </w:rPr>
              <w:t>Arrangement</w:t>
            </w:r>
            <w:proofErr w:type="spellEnd"/>
            <w:r w:rsidRPr="00A915B6">
              <w:rPr>
                <w:sz w:val="24"/>
                <w:szCs w:val="24"/>
              </w:rPr>
              <w:t xml:space="preserve"> Dan Rotasi Kerja Terhadap </w:t>
            </w:r>
            <w:r w:rsidRPr="00A915B6">
              <w:rPr>
                <w:sz w:val="24"/>
                <w:szCs w:val="24"/>
              </w:rPr>
              <w:lastRenderedPageBreak/>
              <w:t>Kinerja Pegawai Pada Kantor Pelayanan dan Pengawasan Bea Dan Cukai Tipe Madya Cukai Kediri</w:t>
            </w:r>
          </w:p>
        </w:tc>
        <w:tc>
          <w:tcPr>
            <w:tcW w:w="1134" w:type="dxa"/>
          </w:tcPr>
          <w:p w14:paraId="60676E09" w14:textId="319C40F4" w:rsidR="00532413" w:rsidRPr="00A915B6" w:rsidRDefault="00532413" w:rsidP="00F714B0">
            <w:pPr>
              <w:pStyle w:val="ListParagraph"/>
              <w:spacing w:line="240" w:lineRule="auto"/>
              <w:ind w:left="0" w:firstLine="0"/>
              <w:rPr>
                <w:sz w:val="24"/>
                <w:szCs w:val="24"/>
              </w:rPr>
            </w:pPr>
            <w:r w:rsidRPr="00A915B6">
              <w:rPr>
                <w:sz w:val="24"/>
                <w:szCs w:val="24"/>
              </w:rPr>
              <w:lastRenderedPageBreak/>
              <w:t>Regresi Linear Berganda</w:t>
            </w:r>
          </w:p>
        </w:tc>
        <w:tc>
          <w:tcPr>
            <w:tcW w:w="1701" w:type="dxa"/>
          </w:tcPr>
          <w:p w14:paraId="7311285F" w14:textId="5B52A7A5" w:rsidR="00532413" w:rsidRPr="00A915B6" w:rsidRDefault="00F714B0" w:rsidP="00F714B0">
            <w:pPr>
              <w:spacing w:line="240" w:lineRule="auto"/>
              <w:ind w:right="-45" w:firstLine="0"/>
              <w:rPr>
                <w:sz w:val="24"/>
                <w:szCs w:val="24"/>
              </w:rPr>
            </w:pPr>
            <w:proofErr w:type="spellStart"/>
            <w:r w:rsidRPr="00F714B0">
              <w:rPr>
                <w:i/>
                <w:iCs/>
                <w:sz w:val="24"/>
                <w:szCs w:val="24"/>
              </w:rPr>
              <w:t>Flexible</w:t>
            </w:r>
            <w:proofErr w:type="spellEnd"/>
            <w:r w:rsidRPr="00F714B0">
              <w:rPr>
                <w:i/>
                <w:iCs/>
                <w:sz w:val="24"/>
                <w:szCs w:val="24"/>
              </w:rPr>
              <w:t xml:space="preserve"> </w:t>
            </w:r>
            <w:proofErr w:type="spellStart"/>
            <w:r w:rsidRPr="00F714B0">
              <w:rPr>
                <w:i/>
                <w:iCs/>
                <w:sz w:val="24"/>
                <w:szCs w:val="24"/>
              </w:rPr>
              <w:t>Working</w:t>
            </w:r>
            <w:proofErr w:type="spellEnd"/>
            <w:r w:rsidRPr="00F714B0">
              <w:rPr>
                <w:i/>
                <w:iCs/>
                <w:sz w:val="24"/>
                <w:szCs w:val="24"/>
              </w:rPr>
              <w:t xml:space="preserve"> </w:t>
            </w:r>
            <w:proofErr w:type="spellStart"/>
            <w:r w:rsidRPr="00F714B0">
              <w:rPr>
                <w:i/>
                <w:iCs/>
                <w:sz w:val="24"/>
                <w:szCs w:val="24"/>
              </w:rPr>
              <w:t>Arrangement</w:t>
            </w:r>
            <w:proofErr w:type="spellEnd"/>
            <w:r w:rsidR="00532413" w:rsidRPr="00A915B6">
              <w:rPr>
                <w:sz w:val="24"/>
                <w:szCs w:val="24"/>
              </w:rPr>
              <w:t xml:space="preserve"> (FWA) berpengaruh positif dan signifikan secara parsial </w:t>
            </w:r>
            <w:r w:rsidR="00532413" w:rsidRPr="00A915B6">
              <w:rPr>
                <w:sz w:val="24"/>
                <w:szCs w:val="24"/>
              </w:rPr>
              <w:lastRenderedPageBreak/>
              <w:t>maupun simultan terhadap Kinerja Pegawai.</w:t>
            </w:r>
          </w:p>
        </w:tc>
        <w:tc>
          <w:tcPr>
            <w:tcW w:w="1559" w:type="dxa"/>
          </w:tcPr>
          <w:p w14:paraId="7446B188" w14:textId="5F4BDF63" w:rsidR="00532413" w:rsidRPr="00A915B6" w:rsidRDefault="00F714B0" w:rsidP="00F714B0">
            <w:pPr>
              <w:pStyle w:val="ListParagraph"/>
              <w:spacing w:line="240" w:lineRule="auto"/>
              <w:ind w:left="0" w:firstLine="0"/>
              <w:rPr>
                <w:sz w:val="24"/>
                <w:szCs w:val="24"/>
              </w:rPr>
            </w:pPr>
            <w:proofErr w:type="spellStart"/>
            <w:r w:rsidRPr="00F714B0">
              <w:rPr>
                <w:i/>
                <w:iCs/>
                <w:sz w:val="24"/>
                <w:szCs w:val="24"/>
              </w:rPr>
              <w:lastRenderedPageBreak/>
              <w:t>Flexible</w:t>
            </w:r>
            <w:proofErr w:type="spellEnd"/>
            <w:r w:rsidRPr="00F714B0">
              <w:rPr>
                <w:i/>
                <w:iCs/>
                <w:sz w:val="24"/>
                <w:szCs w:val="24"/>
              </w:rPr>
              <w:t xml:space="preserve"> </w:t>
            </w:r>
            <w:proofErr w:type="spellStart"/>
            <w:r w:rsidRPr="00F714B0">
              <w:rPr>
                <w:i/>
                <w:iCs/>
                <w:sz w:val="24"/>
                <w:szCs w:val="24"/>
              </w:rPr>
              <w:t>Working</w:t>
            </w:r>
            <w:proofErr w:type="spellEnd"/>
            <w:r w:rsidRPr="00F714B0">
              <w:rPr>
                <w:i/>
                <w:iCs/>
                <w:sz w:val="24"/>
                <w:szCs w:val="24"/>
              </w:rPr>
              <w:t xml:space="preserve"> </w:t>
            </w:r>
            <w:proofErr w:type="spellStart"/>
            <w:r w:rsidRPr="00F714B0">
              <w:rPr>
                <w:i/>
                <w:iCs/>
                <w:sz w:val="24"/>
                <w:szCs w:val="24"/>
              </w:rPr>
              <w:t>Arrangement</w:t>
            </w:r>
            <w:proofErr w:type="spellEnd"/>
            <w:r w:rsidR="00532413" w:rsidRPr="00A915B6">
              <w:rPr>
                <w:sz w:val="24"/>
                <w:szCs w:val="24"/>
              </w:rPr>
              <w:t>, Kinerja Pegawai</w:t>
            </w:r>
          </w:p>
        </w:tc>
      </w:tr>
      <w:tr w:rsidR="00DB7075" w:rsidRPr="009B2A8C" w14:paraId="4E1653C0" w14:textId="77777777" w:rsidTr="00A915B6">
        <w:tc>
          <w:tcPr>
            <w:tcW w:w="658" w:type="dxa"/>
          </w:tcPr>
          <w:p w14:paraId="71C2177E" w14:textId="77777777" w:rsidR="00DB7075" w:rsidRPr="00A915B6" w:rsidRDefault="00DB7075" w:rsidP="00F714B0">
            <w:pPr>
              <w:pStyle w:val="ListParagraph"/>
              <w:spacing w:line="240" w:lineRule="auto"/>
              <w:ind w:left="0" w:firstLine="0"/>
              <w:rPr>
                <w:sz w:val="24"/>
                <w:szCs w:val="24"/>
              </w:rPr>
            </w:pPr>
            <w:r w:rsidRPr="00A915B6">
              <w:rPr>
                <w:sz w:val="24"/>
                <w:szCs w:val="24"/>
              </w:rPr>
              <w:t>4.</w:t>
            </w:r>
          </w:p>
        </w:tc>
        <w:tc>
          <w:tcPr>
            <w:tcW w:w="1326" w:type="dxa"/>
          </w:tcPr>
          <w:p w14:paraId="3E0C2107" w14:textId="094FB6B4" w:rsidR="00DB7075" w:rsidRPr="00A915B6" w:rsidRDefault="00DB7075" w:rsidP="00F714B0">
            <w:pPr>
              <w:pStyle w:val="ListParagraph"/>
              <w:spacing w:line="240" w:lineRule="auto"/>
              <w:ind w:left="0" w:firstLine="0"/>
              <w:rPr>
                <w:sz w:val="24"/>
                <w:szCs w:val="24"/>
              </w:rPr>
            </w:pPr>
            <w:proofErr w:type="spellStart"/>
            <w:r w:rsidRPr="00A915B6">
              <w:rPr>
                <w:sz w:val="24"/>
                <w:szCs w:val="24"/>
              </w:rPr>
              <w:t>Nurmahdi</w:t>
            </w:r>
            <w:proofErr w:type="spellEnd"/>
            <w:r w:rsidRPr="00A915B6">
              <w:rPr>
                <w:sz w:val="24"/>
                <w:szCs w:val="24"/>
              </w:rPr>
              <w:t>, Imran Ismail, &amp; Juharni (2025)</w:t>
            </w:r>
          </w:p>
        </w:tc>
        <w:tc>
          <w:tcPr>
            <w:tcW w:w="1276" w:type="dxa"/>
          </w:tcPr>
          <w:p w14:paraId="725BE4E1" w14:textId="46EDC012" w:rsidR="00DB7075" w:rsidRPr="00A915B6" w:rsidRDefault="00DB7075" w:rsidP="00F714B0">
            <w:pPr>
              <w:pStyle w:val="ListParagraph"/>
              <w:spacing w:line="240" w:lineRule="auto"/>
              <w:ind w:left="0" w:firstLine="0"/>
              <w:rPr>
                <w:sz w:val="24"/>
                <w:szCs w:val="24"/>
              </w:rPr>
            </w:pPr>
            <w:r w:rsidRPr="00A915B6">
              <w:rPr>
                <w:sz w:val="24"/>
                <w:szCs w:val="24"/>
              </w:rPr>
              <w:t xml:space="preserve">Pengaruh </w:t>
            </w:r>
            <w:proofErr w:type="spellStart"/>
            <w:r w:rsidR="00F714B0" w:rsidRPr="00F714B0">
              <w:rPr>
                <w:i/>
                <w:iCs/>
                <w:sz w:val="24"/>
                <w:szCs w:val="24"/>
              </w:rPr>
              <w:t>Flexible</w:t>
            </w:r>
            <w:proofErr w:type="spellEnd"/>
            <w:r w:rsidR="00F714B0" w:rsidRPr="00F714B0">
              <w:rPr>
                <w:i/>
                <w:iCs/>
                <w:sz w:val="24"/>
                <w:szCs w:val="24"/>
              </w:rPr>
              <w:t xml:space="preserve"> </w:t>
            </w:r>
            <w:proofErr w:type="spellStart"/>
            <w:r w:rsidR="00F714B0" w:rsidRPr="00F714B0">
              <w:rPr>
                <w:i/>
                <w:iCs/>
                <w:sz w:val="24"/>
                <w:szCs w:val="24"/>
              </w:rPr>
              <w:t>Working</w:t>
            </w:r>
            <w:proofErr w:type="spellEnd"/>
            <w:r w:rsidR="00F714B0" w:rsidRPr="00F714B0">
              <w:rPr>
                <w:i/>
                <w:iCs/>
                <w:sz w:val="24"/>
                <w:szCs w:val="24"/>
              </w:rPr>
              <w:t xml:space="preserve"> </w:t>
            </w:r>
            <w:proofErr w:type="spellStart"/>
            <w:r w:rsidR="00F714B0" w:rsidRPr="00F714B0">
              <w:rPr>
                <w:i/>
                <w:iCs/>
                <w:sz w:val="24"/>
                <w:szCs w:val="24"/>
              </w:rPr>
              <w:t>Arrangement</w:t>
            </w:r>
            <w:proofErr w:type="spellEnd"/>
            <w:r w:rsidRPr="00351BF7">
              <w:rPr>
                <w:i/>
                <w:iCs/>
                <w:sz w:val="24"/>
                <w:szCs w:val="24"/>
              </w:rPr>
              <w:t xml:space="preserve"> </w:t>
            </w:r>
            <w:r w:rsidRPr="00A915B6">
              <w:rPr>
                <w:sz w:val="24"/>
                <w:szCs w:val="24"/>
              </w:rPr>
              <w:t>Integritas Dan Tunjangan Terhadap Kinerja Pegawai D</w:t>
            </w:r>
            <w:r w:rsidR="00351BF7">
              <w:rPr>
                <w:sz w:val="24"/>
                <w:szCs w:val="24"/>
              </w:rPr>
              <w:t>PRD</w:t>
            </w:r>
            <w:r w:rsidRPr="00A915B6">
              <w:rPr>
                <w:sz w:val="24"/>
                <w:szCs w:val="24"/>
              </w:rPr>
              <w:t xml:space="preserve"> Kabupaten Barru</w:t>
            </w:r>
          </w:p>
        </w:tc>
        <w:tc>
          <w:tcPr>
            <w:tcW w:w="1134" w:type="dxa"/>
          </w:tcPr>
          <w:p w14:paraId="4A6875B0" w14:textId="4E69DFF3" w:rsidR="00DB7075" w:rsidRPr="00A915B6" w:rsidRDefault="00DB7075" w:rsidP="00F714B0">
            <w:pPr>
              <w:pStyle w:val="ListParagraph"/>
              <w:spacing w:line="240" w:lineRule="auto"/>
              <w:ind w:left="0" w:firstLine="0"/>
              <w:rPr>
                <w:sz w:val="24"/>
                <w:szCs w:val="24"/>
              </w:rPr>
            </w:pPr>
            <w:r w:rsidRPr="00A915B6">
              <w:rPr>
                <w:sz w:val="24"/>
                <w:szCs w:val="24"/>
              </w:rPr>
              <w:t>Regresi Linear Berganda</w:t>
            </w:r>
          </w:p>
        </w:tc>
        <w:tc>
          <w:tcPr>
            <w:tcW w:w="1701" w:type="dxa"/>
          </w:tcPr>
          <w:p w14:paraId="67AB1AB8" w14:textId="4EC153A1" w:rsidR="00DB7075" w:rsidRPr="00A915B6" w:rsidRDefault="00DB7075" w:rsidP="00F714B0">
            <w:pPr>
              <w:spacing w:line="240" w:lineRule="auto"/>
              <w:ind w:right="-45" w:firstLine="0"/>
              <w:rPr>
                <w:sz w:val="24"/>
                <w:szCs w:val="24"/>
              </w:rPr>
            </w:pPr>
            <w:proofErr w:type="spellStart"/>
            <w:r w:rsidRPr="00F55845">
              <w:rPr>
                <w:i/>
                <w:iCs/>
                <w:sz w:val="24"/>
                <w:szCs w:val="24"/>
              </w:rPr>
              <w:t>Flexible</w:t>
            </w:r>
            <w:proofErr w:type="spellEnd"/>
            <w:r w:rsidRPr="00F55845">
              <w:rPr>
                <w:i/>
                <w:iCs/>
                <w:sz w:val="24"/>
                <w:szCs w:val="24"/>
              </w:rPr>
              <w:t xml:space="preserve"> </w:t>
            </w:r>
            <w:proofErr w:type="spellStart"/>
            <w:r w:rsidRPr="00F55845">
              <w:rPr>
                <w:i/>
                <w:iCs/>
                <w:sz w:val="24"/>
                <w:szCs w:val="24"/>
              </w:rPr>
              <w:t>Working</w:t>
            </w:r>
            <w:proofErr w:type="spellEnd"/>
            <w:r w:rsidRPr="00F55845">
              <w:rPr>
                <w:i/>
                <w:iCs/>
                <w:sz w:val="24"/>
                <w:szCs w:val="24"/>
              </w:rPr>
              <w:t xml:space="preserve"> </w:t>
            </w:r>
            <w:proofErr w:type="spellStart"/>
            <w:r w:rsidRPr="00F55845">
              <w:rPr>
                <w:i/>
                <w:iCs/>
                <w:sz w:val="24"/>
                <w:szCs w:val="24"/>
              </w:rPr>
              <w:t>Arr</w:t>
            </w:r>
            <w:r w:rsidRPr="00A915B6">
              <w:rPr>
                <w:sz w:val="24"/>
                <w:szCs w:val="24"/>
              </w:rPr>
              <w:t>angement</w:t>
            </w:r>
            <w:proofErr w:type="spellEnd"/>
            <w:r w:rsidRPr="00A915B6">
              <w:rPr>
                <w:sz w:val="24"/>
                <w:szCs w:val="24"/>
              </w:rPr>
              <w:t xml:space="preserve"> (FWA) berpengaruh positif dan signifikan secara parsial maupun simultan terhadap Kinerja Pegawai.</w:t>
            </w:r>
          </w:p>
        </w:tc>
        <w:tc>
          <w:tcPr>
            <w:tcW w:w="1559" w:type="dxa"/>
          </w:tcPr>
          <w:p w14:paraId="17FFDEE2" w14:textId="69B225F8" w:rsidR="00DB7075" w:rsidRPr="00A915B6" w:rsidRDefault="00DB7075" w:rsidP="00F714B0">
            <w:pPr>
              <w:pStyle w:val="ListParagraph"/>
              <w:spacing w:line="240" w:lineRule="auto"/>
              <w:ind w:left="0" w:firstLine="0"/>
              <w:rPr>
                <w:sz w:val="24"/>
                <w:szCs w:val="24"/>
              </w:rPr>
            </w:pPr>
            <w:proofErr w:type="spellStart"/>
            <w:r w:rsidRPr="00F55845">
              <w:rPr>
                <w:i/>
                <w:iCs/>
                <w:sz w:val="24"/>
                <w:szCs w:val="24"/>
              </w:rPr>
              <w:t>Flexible</w:t>
            </w:r>
            <w:proofErr w:type="spellEnd"/>
            <w:r w:rsidRPr="00F55845">
              <w:rPr>
                <w:i/>
                <w:iCs/>
                <w:sz w:val="24"/>
                <w:szCs w:val="24"/>
              </w:rPr>
              <w:t xml:space="preserve"> </w:t>
            </w:r>
            <w:proofErr w:type="spellStart"/>
            <w:r w:rsidRPr="00F55845">
              <w:rPr>
                <w:i/>
                <w:iCs/>
                <w:sz w:val="24"/>
                <w:szCs w:val="24"/>
              </w:rPr>
              <w:t>Working</w:t>
            </w:r>
            <w:proofErr w:type="spellEnd"/>
            <w:r w:rsidRPr="00F55845">
              <w:rPr>
                <w:i/>
                <w:iCs/>
                <w:sz w:val="24"/>
                <w:szCs w:val="24"/>
              </w:rPr>
              <w:t xml:space="preserve"> </w:t>
            </w:r>
            <w:proofErr w:type="spellStart"/>
            <w:r w:rsidRPr="00F55845">
              <w:rPr>
                <w:i/>
                <w:iCs/>
                <w:sz w:val="24"/>
                <w:szCs w:val="24"/>
              </w:rPr>
              <w:t>Arrangement</w:t>
            </w:r>
            <w:proofErr w:type="spellEnd"/>
            <w:r w:rsidRPr="00A915B6">
              <w:rPr>
                <w:sz w:val="24"/>
                <w:szCs w:val="24"/>
              </w:rPr>
              <w:t>, Kinerja Pegawai</w:t>
            </w:r>
          </w:p>
        </w:tc>
      </w:tr>
      <w:tr w:rsidR="001A13A3" w:rsidRPr="009B2A8C" w14:paraId="0DAD070A" w14:textId="77777777" w:rsidTr="00A915B6">
        <w:tc>
          <w:tcPr>
            <w:tcW w:w="658" w:type="dxa"/>
          </w:tcPr>
          <w:p w14:paraId="4997C9D0" w14:textId="77777777" w:rsidR="001A13A3" w:rsidRPr="00A915B6" w:rsidRDefault="001A13A3" w:rsidP="00F714B0">
            <w:pPr>
              <w:pStyle w:val="ListParagraph"/>
              <w:spacing w:line="240" w:lineRule="auto"/>
              <w:ind w:left="0" w:firstLine="0"/>
              <w:rPr>
                <w:sz w:val="24"/>
                <w:szCs w:val="24"/>
              </w:rPr>
            </w:pPr>
            <w:r w:rsidRPr="00A915B6">
              <w:rPr>
                <w:sz w:val="24"/>
                <w:szCs w:val="24"/>
              </w:rPr>
              <w:t>5.</w:t>
            </w:r>
          </w:p>
        </w:tc>
        <w:tc>
          <w:tcPr>
            <w:tcW w:w="1326" w:type="dxa"/>
          </w:tcPr>
          <w:p w14:paraId="5F25FAF7" w14:textId="3DD8A092" w:rsidR="001A13A3" w:rsidRPr="00A915B6" w:rsidRDefault="001A13A3" w:rsidP="00F714B0">
            <w:pPr>
              <w:pStyle w:val="ListParagraph"/>
              <w:spacing w:line="240" w:lineRule="auto"/>
              <w:ind w:left="0" w:firstLine="0"/>
              <w:rPr>
                <w:sz w:val="24"/>
                <w:szCs w:val="24"/>
              </w:rPr>
            </w:pPr>
            <w:r w:rsidRPr="00A915B6">
              <w:rPr>
                <w:sz w:val="24"/>
                <w:szCs w:val="24"/>
              </w:rPr>
              <w:t xml:space="preserve">Ratna Tri Darmayanti, Triyuni </w:t>
            </w:r>
            <w:proofErr w:type="spellStart"/>
            <w:r w:rsidRPr="00A915B6">
              <w:rPr>
                <w:sz w:val="24"/>
                <w:szCs w:val="24"/>
              </w:rPr>
              <w:t>Soemartono</w:t>
            </w:r>
            <w:proofErr w:type="spellEnd"/>
            <w:r w:rsidRPr="00A915B6">
              <w:rPr>
                <w:sz w:val="24"/>
                <w:szCs w:val="24"/>
              </w:rPr>
              <w:t xml:space="preserve">, &amp; </w:t>
            </w:r>
            <w:proofErr w:type="spellStart"/>
            <w:r w:rsidRPr="00A915B6">
              <w:rPr>
                <w:sz w:val="24"/>
                <w:szCs w:val="24"/>
              </w:rPr>
              <w:t>Jubery</w:t>
            </w:r>
            <w:proofErr w:type="spellEnd"/>
            <w:r w:rsidRPr="00A915B6">
              <w:rPr>
                <w:sz w:val="24"/>
                <w:szCs w:val="24"/>
              </w:rPr>
              <w:t xml:space="preserve"> Marwan (2026)</w:t>
            </w:r>
          </w:p>
        </w:tc>
        <w:tc>
          <w:tcPr>
            <w:tcW w:w="1276" w:type="dxa"/>
          </w:tcPr>
          <w:p w14:paraId="4F19BDBB" w14:textId="4806FCF4" w:rsidR="001A13A3" w:rsidRPr="00A915B6" w:rsidRDefault="001A13A3" w:rsidP="00F714B0">
            <w:pPr>
              <w:pStyle w:val="ListParagraph"/>
              <w:spacing w:line="240" w:lineRule="auto"/>
              <w:ind w:left="0" w:firstLine="0"/>
              <w:rPr>
                <w:sz w:val="24"/>
                <w:szCs w:val="24"/>
              </w:rPr>
            </w:pPr>
            <w:r w:rsidRPr="00A915B6">
              <w:rPr>
                <w:sz w:val="24"/>
                <w:szCs w:val="24"/>
              </w:rPr>
              <w:t xml:space="preserve">Pengaruh </w:t>
            </w:r>
            <w:proofErr w:type="spellStart"/>
            <w:r w:rsidR="00F714B0" w:rsidRPr="00F714B0">
              <w:rPr>
                <w:i/>
                <w:iCs/>
                <w:sz w:val="24"/>
                <w:szCs w:val="24"/>
              </w:rPr>
              <w:t>Flexible</w:t>
            </w:r>
            <w:proofErr w:type="spellEnd"/>
            <w:r w:rsidR="00F714B0" w:rsidRPr="00F714B0">
              <w:rPr>
                <w:i/>
                <w:iCs/>
                <w:sz w:val="24"/>
                <w:szCs w:val="24"/>
              </w:rPr>
              <w:t xml:space="preserve"> </w:t>
            </w:r>
            <w:proofErr w:type="spellStart"/>
            <w:r w:rsidR="00F714B0" w:rsidRPr="00F714B0">
              <w:rPr>
                <w:i/>
                <w:iCs/>
                <w:sz w:val="24"/>
                <w:szCs w:val="24"/>
              </w:rPr>
              <w:t>Working</w:t>
            </w:r>
            <w:proofErr w:type="spellEnd"/>
            <w:r w:rsidR="00F714B0" w:rsidRPr="00F714B0">
              <w:rPr>
                <w:i/>
                <w:iCs/>
                <w:sz w:val="24"/>
                <w:szCs w:val="24"/>
              </w:rPr>
              <w:t xml:space="preserve"> </w:t>
            </w:r>
            <w:proofErr w:type="spellStart"/>
            <w:r w:rsidR="00F714B0" w:rsidRPr="00F714B0">
              <w:rPr>
                <w:i/>
                <w:iCs/>
                <w:sz w:val="24"/>
                <w:szCs w:val="24"/>
              </w:rPr>
              <w:t>Arrangement</w:t>
            </w:r>
            <w:proofErr w:type="spellEnd"/>
            <w:r w:rsidRPr="00A915B6">
              <w:rPr>
                <w:sz w:val="24"/>
                <w:szCs w:val="24"/>
              </w:rPr>
              <w:t xml:space="preserve"> Terhadap Kinerja Pegawai Perempuan Dengan Motivasi Kerja Dan </w:t>
            </w:r>
            <w:proofErr w:type="spellStart"/>
            <w:r w:rsidRPr="00753699">
              <w:rPr>
                <w:i/>
                <w:iCs/>
                <w:sz w:val="24"/>
                <w:szCs w:val="24"/>
              </w:rPr>
              <w:t>Work</w:t>
            </w:r>
            <w:proofErr w:type="spellEnd"/>
            <w:r w:rsidRPr="00753699">
              <w:rPr>
                <w:i/>
                <w:iCs/>
                <w:sz w:val="24"/>
                <w:szCs w:val="24"/>
              </w:rPr>
              <w:t xml:space="preserve"> Life </w:t>
            </w:r>
            <w:proofErr w:type="spellStart"/>
            <w:r w:rsidRPr="00753699">
              <w:rPr>
                <w:i/>
                <w:iCs/>
                <w:sz w:val="24"/>
                <w:szCs w:val="24"/>
              </w:rPr>
              <w:t>Balance</w:t>
            </w:r>
            <w:proofErr w:type="spellEnd"/>
            <w:r w:rsidRPr="00A915B6">
              <w:rPr>
                <w:sz w:val="24"/>
                <w:szCs w:val="24"/>
              </w:rPr>
              <w:t xml:space="preserve"> Sebagai Variabel Mediasi</w:t>
            </w:r>
          </w:p>
        </w:tc>
        <w:tc>
          <w:tcPr>
            <w:tcW w:w="1134" w:type="dxa"/>
          </w:tcPr>
          <w:p w14:paraId="29908D45" w14:textId="7AA68687" w:rsidR="001A13A3" w:rsidRPr="00A915B6" w:rsidRDefault="001A13A3" w:rsidP="00F714B0">
            <w:pPr>
              <w:pStyle w:val="ListParagraph"/>
              <w:spacing w:line="240" w:lineRule="auto"/>
              <w:ind w:left="0" w:firstLine="0"/>
              <w:rPr>
                <w:sz w:val="24"/>
                <w:szCs w:val="24"/>
              </w:rPr>
            </w:pPr>
            <w:r w:rsidRPr="00A915B6">
              <w:rPr>
                <w:sz w:val="24"/>
                <w:szCs w:val="24"/>
              </w:rPr>
              <w:t>Analisis Jalur (</w:t>
            </w:r>
            <w:proofErr w:type="spellStart"/>
            <w:r w:rsidRPr="00753699">
              <w:rPr>
                <w:i/>
                <w:iCs/>
                <w:sz w:val="24"/>
                <w:szCs w:val="24"/>
              </w:rPr>
              <w:t>Path</w:t>
            </w:r>
            <w:proofErr w:type="spellEnd"/>
            <w:r w:rsidRPr="00753699">
              <w:rPr>
                <w:i/>
                <w:iCs/>
                <w:sz w:val="24"/>
                <w:szCs w:val="24"/>
              </w:rPr>
              <w:t xml:space="preserve"> </w:t>
            </w:r>
            <w:proofErr w:type="spellStart"/>
            <w:r w:rsidRPr="00753699">
              <w:rPr>
                <w:i/>
                <w:iCs/>
                <w:sz w:val="24"/>
                <w:szCs w:val="24"/>
              </w:rPr>
              <w:t>Analysis</w:t>
            </w:r>
            <w:proofErr w:type="spellEnd"/>
            <w:r w:rsidRPr="00A915B6">
              <w:rPr>
                <w:sz w:val="24"/>
                <w:szCs w:val="24"/>
              </w:rPr>
              <w:t>) &amp; Regresi Linier</w:t>
            </w:r>
          </w:p>
        </w:tc>
        <w:tc>
          <w:tcPr>
            <w:tcW w:w="1701" w:type="dxa"/>
          </w:tcPr>
          <w:p w14:paraId="3127AAB2" w14:textId="08C45BFA" w:rsidR="001A13A3" w:rsidRPr="00A915B6" w:rsidRDefault="00F714B0" w:rsidP="00F714B0">
            <w:pPr>
              <w:spacing w:line="240" w:lineRule="auto"/>
              <w:ind w:right="-45" w:firstLine="0"/>
              <w:rPr>
                <w:sz w:val="24"/>
                <w:szCs w:val="24"/>
              </w:rPr>
            </w:pPr>
            <w:proofErr w:type="spellStart"/>
            <w:r w:rsidRPr="00F714B0">
              <w:rPr>
                <w:i/>
                <w:iCs/>
                <w:sz w:val="24"/>
                <w:szCs w:val="24"/>
              </w:rPr>
              <w:t>Flexible</w:t>
            </w:r>
            <w:proofErr w:type="spellEnd"/>
            <w:r w:rsidRPr="00F714B0">
              <w:rPr>
                <w:i/>
                <w:iCs/>
                <w:sz w:val="24"/>
                <w:szCs w:val="24"/>
              </w:rPr>
              <w:t xml:space="preserve"> </w:t>
            </w:r>
            <w:proofErr w:type="spellStart"/>
            <w:r w:rsidRPr="00F714B0">
              <w:rPr>
                <w:i/>
                <w:iCs/>
                <w:sz w:val="24"/>
                <w:szCs w:val="24"/>
              </w:rPr>
              <w:t>Working</w:t>
            </w:r>
            <w:proofErr w:type="spellEnd"/>
            <w:r w:rsidRPr="00F714B0">
              <w:rPr>
                <w:i/>
                <w:iCs/>
                <w:sz w:val="24"/>
                <w:szCs w:val="24"/>
              </w:rPr>
              <w:t xml:space="preserve"> </w:t>
            </w:r>
            <w:proofErr w:type="spellStart"/>
            <w:r w:rsidRPr="00F714B0">
              <w:rPr>
                <w:i/>
                <w:iCs/>
                <w:sz w:val="24"/>
                <w:szCs w:val="24"/>
              </w:rPr>
              <w:t>Arrangement</w:t>
            </w:r>
            <w:proofErr w:type="spellEnd"/>
            <w:r w:rsidR="001A13A3" w:rsidRPr="00A915B6">
              <w:rPr>
                <w:sz w:val="24"/>
                <w:szCs w:val="24"/>
              </w:rPr>
              <w:t xml:space="preserve"> (FWA) secara langsung berpengaruh positif dan signifikan terhadap Kinerja Pegawai. Motivasi kerja memediasi hubungan FWA terhadap Kinerja.</w:t>
            </w:r>
          </w:p>
        </w:tc>
        <w:tc>
          <w:tcPr>
            <w:tcW w:w="1559" w:type="dxa"/>
          </w:tcPr>
          <w:p w14:paraId="59CC4CD9" w14:textId="2A896592" w:rsidR="001A13A3" w:rsidRPr="00A915B6" w:rsidRDefault="00F714B0" w:rsidP="00F714B0">
            <w:pPr>
              <w:pStyle w:val="ListParagraph"/>
              <w:spacing w:line="240" w:lineRule="auto"/>
              <w:ind w:left="0" w:firstLine="0"/>
              <w:rPr>
                <w:sz w:val="24"/>
                <w:szCs w:val="24"/>
              </w:rPr>
            </w:pPr>
            <w:proofErr w:type="spellStart"/>
            <w:r w:rsidRPr="00F714B0">
              <w:rPr>
                <w:i/>
                <w:iCs/>
                <w:sz w:val="24"/>
                <w:szCs w:val="24"/>
              </w:rPr>
              <w:t>Flexible</w:t>
            </w:r>
            <w:proofErr w:type="spellEnd"/>
            <w:r w:rsidRPr="00F714B0">
              <w:rPr>
                <w:i/>
                <w:iCs/>
                <w:sz w:val="24"/>
                <w:szCs w:val="24"/>
              </w:rPr>
              <w:t xml:space="preserve"> </w:t>
            </w:r>
            <w:proofErr w:type="spellStart"/>
            <w:r w:rsidRPr="00F714B0">
              <w:rPr>
                <w:i/>
                <w:iCs/>
                <w:sz w:val="24"/>
                <w:szCs w:val="24"/>
              </w:rPr>
              <w:t>Working</w:t>
            </w:r>
            <w:proofErr w:type="spellEnd"/>
            <w:r w:rsidRPr="00F714B0">
              <w:rPr>
                <w:i/>
                <w:iCs/>
                <w:sz w:val="24"/>
                <w:szCs w:val="24"/>
              </w:rPr>
              <w:t xml:space="preserve"> </w:t>
            </w:r>
            <w:proofErr w:type="spellStart"/>
            <w:r w:rsidRPr="00F714B0">
              <w:rPr>
                <w:i/>
                <w:iCs/>
                <w:sz w:val="24"/>
                <w:szCs w:val="24"/>
              </w:rPr>
              <w:t>Arrangement</w:t>
            </w:r>
            <w:proofErr w:type="spellEnd"/>
            <w:r w:rsidR="001A13A3" w:rsidRPr="00A915B6">
              <w:rPr>
                <w:sz w:val="24"/>
                <w:szCs w:val="24"/>
              </w:rPr>
              <w:t>, Kinerja Pegawai</w:t>
            </w:r>
          </w:p>
        </w:tc>
      </w:tr>
      <w:tr w:rsidR="00416F47" w:rsidRPr="009B2A8C" w14:paraId="42C5F54E" w14:textId="77777777" w:rsidTr="00A915B6">
        <w:tc>
          <w:tcPr>
            <w:tcW w:w="658" w:type="dxa"/>
          </w:tcPr>
          <w:p w14:paraId="41F3B4D1" w14:textId="77777777" w:rsidR="00416F47" w:rsidRPr="00A915B6" w:rsidRDefault="00416F47" w:rsidP="00F714B0">
            <w:pPr>
              <w:pStyle w:val="ListParagraph"/>
              <w:spacing w:line="240" w:lineRule="auto"/>
              <w:ind w:left="0" w:firstLine="0"/>
              <w:rPr>
                <w:sz w:val="24"/>
                <w:szCs w:val="24"/>
              </w:rPr>
            </w:pPr>
            <w:r w:rsidRPr="00A915B6">
              <w:rPr>
                <w:sz w:val="24"/>
                <w:szCs w:val="24"/>
              </w:rPr>
              <w:lastRenderedPageBreak/>
              <w:t>6.</w:t>
            </w:r>
          </w:p>
        </w:tc>
        <w:tc>
          <w:tcPr>
            <w:tcW w:w="1326" w:type="dxa"/>
          </w:tcPr>
          <w:p w14:paraId="3D6C99E1" w14:textId="6DC1EFAF" w:rsidR="00416F47" w:rsidRPr="00A915B6" w:rsidRDefault="00416F47" w:rsidP="00F714B0">
            <w:pPr>
              <w:pStyle w:val="ListParagraph"/>
              <w:spacing w:line="240" w:lineRule="auto"/>
              <w:ind w:left="0" w:firstLine="0"/>
              <w:rPr>
                <w:sz w:val="24"/>
                <w:szCs w:val="24"/>
              </w:rPr>
            </w:pPr>
            <w:r w:rsidRPr="00A915B6">
              <w:rPr>
                <w:sz w:val="24"/>
                <w:szCs w:val="24"/>
              </w:rPr>
              <w:t xml:space="preserve">Siti Nur Qonita, Triyuni </w:t>
            </w:r>
            <w:proofErr w:type="spellStart"/>
            <w:r w:rsidRPr="00A915B6">
              <w:rPr>
                <w:sz w:val="24"/>
                <w:szCs w:val="24"/>
              </w:rPr>
              <w:t>Soemartono</w:t>
            </w:r>
            <w:proofErr w:type="spellEnd"/>
            <w:r w:rsidRPr="00A915B6">
              <w:rPr>
                <w:sz w:val="24"/>
                <w:szCs w:val="24"/>
              </w:rPr>
              <w:t xml:space="preserve">, &amp; </w:t>
            </w:r>
            <w:proofErr w:type="spellStart"/>
            <w:r w:rsidRPr="00A915B6">
              <w:rPr>
                <w:sz w:val="24"/>
                <w:szCs w:val="24"/>
              </w:rPr>
              <w:t>Jubery</w:t>
            </w:r>
            <w:proofErr w:type="spellEnd"/>
            <w:r w:rsidRPr="00A915B6">
              <w:rPr>
                <w:sz w:val="24"/>
                <w:szCs w:val="24"/>
              </w:rPr>
              <w:t xml:space="preserve"> Marwan (2025)</w:t>
            </w:r>
          </w:p>
        </w:tc>
        <w:tc>
          <w:tcPr>
            <w:tcW w:w="1276" w:type="dxa"/>
          </w:tcPr>
          <w:p w14:paraId="0A58326B" w14:textId="4414F387" w:rsidR="00416F47" w:rsidRPr="00A915B6" w:rsidRDefault="00416F47" w:rsidP="00F714B0">
            <w:pPr>
              <w:pStyle w:val="ListParagraph"/>
              <w:spacing w:line="240" w:lineRule="auto"/>
              <w:ind w:left="0" w:firstLine="0"/>
              <w:rPr>
                <w:sz w:val="24"/>
                <w:szCs w:val="24"/>
              </w:rPr>
            </w:pPr>
            <w:r w:rsidRPr="00A915B6">
              <w:rPr>
                <w:sz w:val="24"/>
                <w:szCs w:val="24"/>
              </w:rPr>
              <w:t>Pengaruh Pengaturan Kerja Fleksibel, Kecerdasan Emosional, Dan Kompetensi Terhadap Kinerja Pegawai Jakarta</w:t>
            </w:r>
          </w:p>
        </w:tc>
        <w:tc>
          <w:tcPr>
            <w:tcW w:w="1134" w:type="dxa"/>
          </w:tcPr>
          <w:p w14:paraId="7492F900" w14:textId="72CF4BB2" w:rsidR="00416F47" w:rsidRPr="00A915B6" w:rsidRDefault="00416F47" w:rsidP="00F714B0">
            <w:pPr>
              <w:pStyle w:val="ListParagraph"/>
              <w:spacing w:line="240" w:lineRule="auto"/>
              <w:ind w:left="0" w:firstLine="0"/>
              <w:rPr>
                <w:sz w:val="24"/>
                <w:szCs w:val="24"/>
              </w:rPr>
            </w:pPr>
            <w:r w:rsidRPr="00A915B6">
              <w:rPr>
                <w:sz w:val="24"/>
                <w:szCs w:val="24"/>
              </w:rPr>
              <w:t>Regresi Linear Berganda</w:t>
            </w:r>
          </w:p>
        </w:tc>
        <w:tc>
          <w:tcPr>
            <w:tcW w:w="1701" w:type="dxa"/>
          </w:tcPr>
          <w:p w14:paraId="1D9925B3" w14:textId="1597DAB6" w:rsidR="00416F47" w:rsidRPr="00A915B6" w:rsidRDefault="00416F47" w:rsidP="00F714B0">
            <w:pPr>
              <w:spacing w:line="240" w:lineRule="auto"/>
              <w:ind w:right="-45" w:firstLine="0"/>
              <w:rPr>
                <w:sz w:val="24"/>
                <w:szCs w:val="24"/>
              </w:rPr>
            </w:pPr>
            <w:r w:rsidRPr="00A915B6">
              <w:rPr>
                <w:sz w:val="24"/>
                <w:szCs w:val="24"/>
              </w:rPr>
              <w:t>Pengaturan Kerja Fleksibel (</w:t>
            </w:r>
            <w:proofErr w:type="spellStart"/>
            <w:r w:rsidRPr="00753699">
              <w:rPr>
                <w:i/>
                <w:iCs/>
                <w:sz w:val="24"/>
                <w:szCs w:val="24"/>
              </w:rPr>
              <w:t>Flexible</w:t>
            </w:r>
            <w:proofErr w:type="spellEnd"/>
            <w:r w:rsidRPr="00753699">
              <w:rPr>
                <w:i/>
                <w:iCs/>
                <w:sz w:val="24"/>
                <w:szCs w:val="24"/>
              </w:rPr>
              <w:t xml:space="preserve"> </w:t>
            </w:r>
            <w:proofErr w:type="spellStart"/>
            <w:r w:rsidRPr="00753699">
              <w:rPr>
                <w:i/>
                <w:iCs/>
                <w:sz w:val="24"/>
                <w:szCs w:val="24"/>
              </w:rPr>
              <w:t>Work</w:t>
            </w:r>
            <w:proofErr w:type="spellEnd"/>
            <w:r w:rsidRPr="00753699">
              <w:rPr>
                <w:i/>
                <w:iCs/>
                <w:sz w:val="24"/>
                <w:szCs w:val="24"/>
              </w:rPr>
              <w:t xml:space="preserve"> </w:t>
            </w:r>
            <w:proofErr w:type="spellStart"/>
            <w:r w:rsidRPr="00753699">
              <w:rPr>
                <w:i/>
                <w:iCs/>
                <w:sz w:val="24"/>
                <w:szCs w:val="24"/>
              </w:rPr>
              <w:t>Arrangements</w:t>
            </w:r>
            <w:proofErr w:type="spellEnd"/>
            <w:r w:rsidRPr="00A915B6">
              <w:rPr>
                <w:sz w:val="24"/>
                <w:szCs w:val="24"/>
              </w:rPr>
              <w:t>) berpengaruh positif dan signifikan terhadap Kinerja Pegawai.</w:t>
            </w:r>
          </w:p>
        </w:tc>
        <w:tc>
          <w:tcPr>
            <w:tcW w:w="1559" w:type="dxa"/>
          </w:tcPr>
          <w:p w14:paraId="17481122" w14:textId="511363F0" w:rsidR="00416F47" w:rsidRPr="00A915B6" w:rsidRDefault="00416F47" w:rsidP="00F714B0">
            <w:pPr>
              <w:pStyle w:val="ListParagraph"/>
              <w:spacing w:line="240" w:lineRule="auto"/>
              <w:ind w:left="0" w:firstLine="0"/>
              <w:rPr>
                <w:sz w:val="24"/>
                <w:szCs w:val="24"/>
              </w:rPr>
            </w:pPr>
            <w:r w:rsidRPr="00A915B6">
              <w:rPr>
                <w:sz w:val="24"/>
                <w:szCs w:val="24"/>
              </w:rPr>
              <w:t xml:space="preserve">Pengaturan Kerja </w:t>
            </w:r>
            <w:proofErr w:type="spellStart"/>
            <w:r w:rsidRPr="00A915B6">
              <w:rPr>
                <w:sz w:val="24"/>
                <w:szCs w:val="24"/>
              </w:rPr>
              <w:t>Fleksibel</w:t>
            </w:r>
            <w:r w:rsidR="00F55845">
              <w:rPr>
                <w:sz w:val="24"/>
                <w:szCs w:val="24"/>
              </w:rPr>
              <w:t>,</w:t>
            </w:r>
            <w:r w:rsidRPr="00A915B6">
              <w:rPr>
                <w:sz w:val="24"/>
                <w:szCs w:val="24"/>
              </w:rPr>
              <w:t>Kinerja</w:t>
            </w:r>
            <w:proofErr w:type="spellEnd"/>
            <w:r w:rsidRPr="00A915B6">
              <w:rPr>
                <w:sz w:val="24"/>
                <w:szCs w:val="24"/>
              </w:rPr>
              <w:t xml:space="preserve"> Pegawai</w:t>
            </w:r>
          </w:p>
        </w:tc>
      </w:tr>
      <w:tr w:rsidR="003B56F5" w:rsidRPr="009B2A8C" w14:paraId="0BAE6CC2" w14:textId="77777777" w:rsidTr="00A915B6">
        <w:tc>
          <w:tcPr>
            <w:tcW w:w="658" w:type="dxa"/>
          </w:tcPr>
          <w:p w14:paraId="3F6094C4" w14:textId="77777777" w:rsidR="003B56F5" w:rsidRPr="00A915B6" w:rsidRDefault="003B56F5" w:rsidP="00F714B0">
            <w:pPr>
              <w:pStyle w:val="ListParagraph"/>
              <w:spacing w:line="240" w:lineRule="auto"/>
              <w:ind w:left="0" w:firstLine="0"/>
              <w:rPr>
                <w:sz w:val="24"/>
                <w:szCs w:val="24"/>
              </w:rPr>
            </w:pPr>
            <w:r w:rsidRPr="00A915B6">
              <w:rPr>
                <w:sz w:val="24"/>
                <w:szCs w:val="24"/>
              </w:rPr>
              <w:t>7.</w:t>
            </w:r>
          </w:p>
        </w:tc>
        <w:tc>
          <w:tcPr>
            <w:tcW w:w="1326" w:type="dxa"/>
          </w:tcPr>
          <w:p w14:paraId="7737FE76" w14:textId="08EAA467" w:rsidR="003B56F5" w:rsidRPr="00A915B6" w:rsidRDefault="003B56F5" w:rsidP="00F714B0">
            <w:pPr>
              <w:pStyle w:val="ListParagraph"/>
              <w:spacing w:line="240" w:lineRule="auto"/>
              <w:ind w:left="0" w:firstLine="0"/>
              <w:rPr>
                <w:sz w:val="24"/>
                <w:szCs w:val="24"/>
              </w:rPr>
            </w:pPr>
            <w:r w:rsidRPr="00A915B6">
              <w:rPr>
                <w:rFonts w:eastAsia="Google Sans"/>
                <w:color w:val="1F1F1F"/>
                <w:sz w:val="24"/>
                <w:szCs w:val="24"/>
              </w:rPr>
              <w:t xml:space="preserve">Johannes P. </w:t>
            </w:r>
            <w:proofErr w:type="spellStart"/>
            <w:r w:rsidRPr="00A915B6">
              <w:rPr>
                <w:rFonts w:eastAsia="Google Sans"/>
                <w:color w:val="1F1F1F"/>
                <w:sz w:val="24"/>
                <w:szCs w:val="24"/>
              </w:rPr>
              <w:t>Kumagaya</w:t>
            </w:r>
            <w:proofErr w:type="spellEnd"/>
            <w:r w:rsidRPr="00A915B6">
              <w:rPr>
                <w:rFonts w:eastAsia="Google Sans"/>
                <w:color w:val="1F1F1F"/>
                <w:sz w:val="24"/>
                <w:szCs w:val="24"/>
              </w:rPr>
              <w:t xml:space="preserve">, Fitri Kurniawati, Fransiska </w:t>
            </w:r>
            <w:proofErr w:type="spellStart"/>
            <w:r w:rsidRPr="00A915B6">
              <w:rPr>
                <w:rFonts w:eastAsia="Google Sans"/>
                <w:color w:val="1F1F1F"/>
                <w:sz w:val="24"/>
                <w:szCs w:val="24"/>
              </w:rPr>
              <w:t>Ekobelawati</w:t>
            </w:r>
            <w:proofErr w:type="spellEnd"/>
            <w:r w:rsidRPr="00A915B6">
              <w:rPr>
                <w:rFonts w:eastAsia="Google Sans"/>
                <w:color w:val="1F1F1F"/>
                <w:sz w:val="24"/>
                <w:szCs w:val="24"/>
              </w:rPr>
              <w:t xml:space="preserve">, Herry </w:t>
            </w:r>
            <w:proofErr w:type="spellStart"/>
            <w:r w:rsidRPr="00A915B6">
              <w:rPr>
                <w:rFonts w:eastAsia="Google Sans"/>
                <w:color w:val="1F1F1F"/>
                <w:sz w:val="24"/>
                <w:szCs w:val="24"/>
              </w:rPr>
              <w:t>Syafrial</w:t>
            </w:r>
            <w:proofErr w:type="spellEnd"/>
            <w:r w:rsidRPr="00A915B6">
              <w:rPr>
                <w:rFonts w:eastAsia="Google Sans"/>
                <w:color w:val="1F1F1F"/>
                <w:sz w:val="24"/>
                <w:szCs w:val="24"/>
              </w:rPr>
              <w:t xml:space="preserve">, &amp; </w:t>
            </w:r>
            <w:proofErr w:type="spellStart"/>
            <w:r w:rsidRPr="00A915B6">
              <w:rPr>
                <w:rFonts w:eastAsia="Google Sans"/>
                <w:color w:val="1F1F1F"/>
                <w:sz w:val="24"/>
                <w:szCs w:val="24"/>
              </w:rPr>
              <w:t>Darmun</w:t>
            </w:r>
            <w:proofErr w:type="spellEnd"/>
            <w:r w:rsidRPr="00A915B6">
              <w:rPr>
                <w:rFonts w:eastAsia="Google Sans"/>
                <w:color w:val="1F1F1F"/>
                <w:sz w:val="24"/>
                <w:szCs w:val="24"/>
              </w:rPr>
              <w:t xml:space="preserve"> (2026)</w:t>
            </w:r>
          </w:p>
        </w:tc>
        <w:tc>
          <w:tcPr>
            <w:tcW w:w="1276" w:type="dxa"/>
          </w:tcPr>
          <w:p w14:paraId="2CB1B206" w14:textId="4CDF7F2C" w:rsidR="003B56F5" w:rsidRPr="00A915B6" w:rsidRDefault="003B56F5" w:rsidP="00F714B0">
            <w:pPr>
              <w:pBdr>
                <w:top w:val="nil"/>
                <w:left w:val="nil"/>
                <w:bottom w:val="nil"/>
                <w:right w:val="nil"/>
                <w:between w:val="nil"/>
              </w:pBdr>
              <w:spacing w:line="240" w:lineRule="auto"/>
              <w:ind w:firstLine="0"/>
              <w:rPr>
                <w:rFonts w:eastAsia="Google Sans"/>
                <w:i/>
                <w:iCs/>
                <w:color w:val="1F1F1F"/>
                <w:sz w:val="24"/>
                <w:szCs w:val="24"/>
              </w:rPr>
            </w:pPr>
            <w:proofErr w:type="spellStart"/>
            <w:r w:rsidRPr="00A915B6">
              <w:rPr>
                <w:rFonts w:eastAsia="Google Sans"/>
                <w:i/>
                <w:iCs/>
                <w:color w:val="1F1F1F"/>
                <w:sz w:val="24"/>
                <w:szCs w:val="24"/>
              </w:rPr>
              <w:t>Analysis</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Of</w:t>
            </w:r>
            <w:proofErr w:type="spellEnd"/>
            <w:r w:rsidRPr="00A915B6">
              <w:rPr>
                <w:rFonts w:eastAsia="Google Sans"/>
                <w:i/>
                <w:iCs/>
                <w:color w:val="1F1F1F"/>
                <w:sz w:val="24"/>
                <w:szCs w:val="24"/>
              </w:rPr>
              <w:t xml:space="preserve"> The </w:t>
            </w:r>
            <w:proofErr w:type="spellStart"/>
            <w:r w:rsidRPr="00A915B6">
              <w:rPr>
                <w:rFonts w:eastAsia="Google Sans"/>
                <w:i/>
                <w:iCs/>
                <w:color w:val="1F1F1F"/>
                <w:sz w:val="24"/>
                <w:szCs w:val="24"/>
              </w:rPr>
              <w:t>Effect</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Of</w:t>
            </w:r>
            <w:proofErr w:type="spellEnd"/>
            <w:r w:rsidRPr="00A915B6">
              <w:rPr>
                <w:rFonts w:eastAsia="Google Sans"/>
                <w:i/>
                <w:iCs/>
                <w:color w:val="1F1F1F"/>
                <w:sz w:val="24"/>
                <w:szCs w:val="24"/>
              </w:rPr>
              <w:t xml:space="preserve"> </w:t>
            </w:r>
            <w:proofErr w:type="spellStart"/>
            <w:r w:rsidR="00F714B0" w:rsidRPr="00F714B0">
              <w:rPr>
                <w:rFonts w:eastAsia="Google Sans"/>
                <w:i/>
                <w:iCs/>
                <w:color w:val="1F1F1F"/>
                <w:sz w:val="24"/>
                <w:szCs w:val="24"/>
              </w:rPr>
              <w:t>Flexible</w:t>
            </w:r>
            <w:proofErr w:type="spellEnd"/>
            <w:r w:rsidR="00F714B0" w:rsidRPr="00F714B0">
              <w:rPr>
                <w:rFonts w:eastAsia="Google Sans"/>
                <w:i/>
                <w:iCs/>
                <w:color w:val="1F1F1F"/>
                <w:sz w:val="24"/>
                <w:szCs w:val="24"/>
              </w:rPr>
              <w:t xml:space="preserve"> </w:t>
            </w:r>
            <w:proofErr w:type="spellStart"/>
            <w:r w:rsidR="00F714B0" w:rsidRPr="00F714B0">
              <w:rPr>
                <w:rFonts w:eastAsia="Google Sans"/>
                <w:i/>
                <w:iCs/>
                <w:color w:val="1F1F1F"/>
                <w:sz w:val="24"/>
                <w:szCs w:val="24"/>
              </w:rPr>
              <w:t>Working</w:t>
            </w:r>
            <w:proofErr w:type="spellEnd"/>
            <w:r w:rsidR="00F714B0" w:rsidRPr="00F714B0">
              <w:rPr>
                <w:rFonts w:eastAsia="Google Sans"/>
                <w:i/>
                <w:iCs/>
                <w:color w:val="1F1F1F"/>
                <w:sz w:val="24"/>
                <w:szCs w:val="24"/>
              </w:rPr>
              <w:t xml:space="preserve"> </w:t>
            </w:r>
            <w:proofErr w:type="spellStart"/>
            <w:r w:rsidR="00F714B0" w:rsidRPr="00F714B0">
              <w:rPr>
                <w:rFonts w:eastAsia="Google Sans"/>
                <w:i/>
                <w:iCs/>
                <w:color w:val="1F1F1F"/>
                <w:sz w:val="24"/>
                <w:szCs w:val="24"/>
              </w:rPr>
              <w:t>Arrangement</w:t>
            </w:r>
            <w:r w:rsidRPr="00A915B6">
              <w:rPr>
                <w:rFonts w:eastAsia="Google Sans"/>
                <w:i/>
                <w:iCs/>
                <w:color w:val="1F1F1F"/>
                <w:sz w:val="24"/>
                <w:szCs w:val="24"/>
              </w:rPr>
              <w:t>s</w:t>
            </w:r>
            <w:proofErr w:type="spellEnd"/>
            <w:r w:rsidRPr="00A915B6">
              <w:rPr>
                <w:rFonts w:eastAsia="Google Sans"/>
                <w:i/>
                <w:iCs/>
                <w:color w:val="1F1F1F"/>
                <w:sz w:val="24"/>
                <w:szCs w:val="24"/>
              </w:rPr>
              <w:t xml:space="preserve"> On </w:t>
            </w:r>
            <w:proofErr w:type="spellStart"/>
            <w:r w:rsidRPr="00A915B6">
              <w:rPr>
                <w:rFonts w:eastAsia="Google Sans"/>
                <w:i/>
                <w:iCs/>
                <w:color w:val="1F1F1F"/>
                <w:sz w:val="24"/>
                <w:szCs w:val="24"/>
              </w:rPr>
              <w:t>Employee</w:t>
            </w:r>
            <w:proofErr w:type="spellEnd"/>
            <w:r w:rsidRPr="00A915B6">
              <w:rPr>
                <w:rFonts w:eastAsia="Google Sans"/>
                <w:i/>
                <w:iCs/>
                <w:color w:val="1F1F1F"/>
                <w:sz w:val="24"/>
                <w:szCs w:val="24"/>
              </w:rPr>
              <w:t xml:space="preserve"> Performance: The </w:t>
            </w:r>
            <w:proofErr w:type="spellStart"/>
            <w:r w:rsidRPr="00A915B6">
              <w:rPr>
                <w:rFonts w:eastAsia="Google Sans"/>
                <w:i/>
                <w:iCs/>
                <w:color w:val="1F1F1F"/>
                <w:sz w:val="24"/>
                <w:szCs w:val="24"/>
              </w:rPr>
              <w:t>Role</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Of</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Work</w:t>
            </w:r>
            <w:proofErr w:type="spellEnd"/>
            <w:r w:rsidRPr="00A915B6">
              <w:rPr>
                <w:rFonts w:eastAsia="Google Sans"/>
                <w:i/>
                <w:iCs/>
                <w:color w:val="1F1F1F"/>
                <w:sz w:val="24"/>
                <w:szCs w:val="24"/>
              </w:rPr>
              <w:t xml:space="preserve">-Life </w:t>
            </w:r>
            <w:proofErr w:type="spellStart"/>
            <w:r w:rsidRPr="00A915B6">
              <w:rPr>
                <w:rFonts w:eastAsia="Google Sans"/>
                <w:i/>
                <w:iCs/>
                <w:color w:val="1F1F1F"/>
                <w:sz w:val="24"/>
                <w:szCs w:val="24"/>
              </w:rPr>
              <w:t>Balance</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And</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Job</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Satisfaction</w:t>
            </w:r>
            <w:proofErr w:type="spellEnd"/>
            <w:r w:rsidRPr="00A915B6">
              <w:rPr>
                <w:rFonts w:eastAsia="Google Sans"/>
                <w:i/>
                <w:iCs/>
                <w:color w:val="1F1F1F"/>
                <w:sz w:val="24"/>
                <w:szCs w:val="24"/>
              </w:rPr>
              <w:t xml:space="preserve"> As </w:t>
            </w:r>
            <w:proofErr w:type="spellStart"/>
            <w:r w:rsidRPr="00A915B6">
              <w:rPr>
                <w:rFonts w:eastAsia="Google Sans"/>
                <w:i/>
                <w:iCs/>
                <w:color w:val="1F1F1F"/>
                <w:sz w:val="24"/>
                <w:szCs w:val="24"/>
              </w:rPr>
              <w:t>Mediating</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Variables</w:t>
            </w:r>
            <w:proofErr w:type="spellEnd"/>
            <w:r w:rsidRPr="00A915B6">
              <w:rPr>
                <w:rFonts w:eastAsia="Google Sans"/>
                <w:i/>
                <w:iCs/>
                <w:color w:val="1F1F1F"/>
                <w:sz w:val="24"/>
                <w:szCs w:val="24"/>
              </w:rPr>
              <w:t xml:space="preserve"> In The </w:t>
            </w:r>
            <w:proofErr w:type="spellStart"/>
            <w:r w:rsidRPr="00A915B6">
              <w:rPr>
                <w:rFonts w:eastAsia="Google Sans"/>
                <w:i/>
                <w:iCs/>
                <w:color w:val="1F1F1F"/>
                <w:sz w:val="24"/>
                <w:szCs w:val="24"/>
              </w:rPr>
              <w:t>Banking</w:t>
            </w:r>
            <w:proofErr w:type="spellEnd"/>
            <w:r w:rsidRPr="00A915B6">
              <w:rPr>
                <w:rFonts w:eastAsia="Google Sans"/>
                <w:i/>
                <w:iCs/>
                <w:color w:val="1F1F1F"/>
                <w:sz w:val="24"/>
                <w:szCs w:val="24"/>
              </w:rPr>
              <w:t xml:space="preserve"> Industry</w:t>
            </w:r>
          </w:p>
          <w:p w14:paraId="3A29FE36" w14:textId="358C22B7" w:rsidR="003B56F5" w:rsidRPr="00A915B6" w:rsidRDefault="003B56F5" w:rsidP="00F714B0">
            <w:pPr>
              <w:pStyle w:val="ListParagraph"/>
              <w:spacing w:line="240" w:lineRule="auto"/>
              <w:ind w:left="0" w:firstLine="0"/>
              <w:rPr>
                <w:sz w:val="24"/>
                <w:szCs w:val="24"/>
              </w:rPr>
            </w:pPr>
          </w:p>
        </w:tc>
        <w:tc>
          <w:tcPr>
            <w:tcW w:w="1134" w:type="dxa"/>
          </w:tcPr>
          <w:p w14:paraId="780A3581" w14:textId="38076945" w:rsidR="003B56F5" w:rsidRPr="00A915B6" w:rsidRDefault="003B56F5" w:rsidP="00F714B0">
            <w:pPr>
              <w:pStyle w:val="ListParagraph"/>
              <w:spacing w:line="240" w:lineRule="auto"/>
              <w:ind w:left="0" w:firstLine="0"/>
              <w:rPr>
                <w:sz w:val="24"/>
                <w:szCs w:val="24"/>
              </w:rPr>
            </w:pPr>
            <w:proofErr w:type="spellStart"/>
            <w:r w:rsidRPr="00753699">
              <w:rPr>
                <w:rFonts w:eastAsia="Google Sans"/>
                <w:i/>
                <w:iCs/>
                <w:color w:val="1F1F1F"/>
                <w:sz w:val="24"/>
                <w:szCs w:val="24"/>
              </w:rPr>
              <w:t>Partial</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Least</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Squares</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Structural</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Equation</w:t>
            </w:r>
            <w:proofErr w:type="spellEnd"/>
            <w:r w:rsidRPr="00753699">
              <w:rPr>
                <w:rFonts w:eastAsia="Google Sans"/>
                <w:i/>
                <w:iCs/>
                <w:color w:val="1F1F1F"/>
                <w:sz w:val="24"/>
                <w:szCs w:val="24"/>
              </w:rPr>
              <w:t xml:space="preserve"> Modeling </w:t>
            </w:r>
            <w:r w:rsidRPr="00A915B6">
              <w:rPr>
                <w:rFonts w:eastAsia="Google Sans"/>
                <w:color w:val="1F1F1F"/>
                <w:sz w:val="24"/>
                <w:szCs w:val="24"/>
              </w:rPr>
              <w:t>(SEM-PLS)</w:t>
            </w:r>
          </w:p>
        </w:tc>
        <w:tc>
          <w:tcPr>
            <w:tcW w:w="1701" w:type="dxa"/>
          </w:tcPr>
          <w:p w14:paraId="0562939E" w14:textId="70A4FB4E" w:rsidR="003B56F5" w:rsidRPr="00A915B6" w:rsidRDefault="00F714B0" w:rsidP="00F714B0">
            <w:pPr>
              <w:spacing w:line="240" w:lineRule="auto"/>
              <w:ind w:right="-45" w:firstLine="0"/>
              <w:rPr>
                <w:sz w:val="24"/>
                <w:szCs w:val="24"/>
              </w:rPr>
            </w:pPr>
            <w:proofErr w:type="spellStart"/>
            <w:r w:rsidRPr="00F714B0">
              <w:rPr>
                <w:rFonts w:eastAsia="Google Sans"/>
                <w:i/>
                <w:iCs/>
                <w:color w:val="1F1F1F"/>
                <w:sz w:val="24"/>
                <w:szCs w:val="24"/>
              </w:rPr>
              <w:t>Flexible</w:t>
            </w:r>
            <w:proofErr w:type="spellEnd"/>
            <w:r w:rsidRPr="00F714B0">
              <w:rPr>
                <w:rFonts w:eastAsia="Google Sans"/>
                <w:i/>
                <w:iCs/>
                <w:color w:val="1F1F1F"/>
                <w:sz w:val="24"/>
                <w:szCs w:val="24"/>
              </w:rPr>
              <w:t xml:space="preserve"> </w:t>
            </w:r>
            <w:proofErr w:type="spellStart"/>
            <w:r w:rsidRPr="00F714B0">
              <w:rPr>
                <w:rFonts w:eastAsia="Google Sans"/>
                <w:i/>
                <w:iCs/>
                <w:color w:val="1F1F1F"/>
                <w:sz w:val="24"/>
                <w:szCs w:val="24"/>
              </w:rPr>
              <w:t>Working</w:t>
            </w:r>
            <w:proofErr w:type="spellEnd"/>
            <w:r w:rsidRPr="00F714B0">
              <w:rPr>
                <w:rFonts w:eastAsia="Google Sans"/>
                <w:i/>
                <w:iCs/>
                <w:color w:val="1F1F1F"/>
                <w:sz w:val="24"/>
                <w:szCs w:val="24"/>
              </w:rPr>
              <w:t xml:space="preserve"> </w:t>
            </w:r>
            <w:proofErr w:type="spellStart"/>
            <w:r w:rsidRPr="00F714B0">
              <w:rPr>
                <w:rFonts w:eastAsia="Google Sans"/>
                <w:i/>
                <w:iCs/>
                <w:color w:val="1F1F1F"/>
                <w:sz w:val="24"/>
                <w:szCs w:val="24"/>
              </w:rPr>
              <w:t>Arrangement</w:t>
            </w:r>
            <w:r w:rsidR="003B56F5" w:rsidRPr="00A915B6">
              <w:rPr>
                <w:rFonts w:eastAsia="Google Sans"/>
                <w:i/>
                <w:iCs/>
                <w:color w:val="1F1F1F"/>
                <w:sz w:val="24"/>
                <w:szCs w:val="24"/>
              </w:rPr>
              <w:t>s</w:t>
            </w:r>
            <w:proofErr w:type="spellEnd"/>
            <w:r w:rsidR="003B56F5" w:rsidRPr="00A915B6">
              <w:rPr>
                <w:rFonts w:eastAsia="Google Sans"/>
                <w:color w:val="1F1F1F"/>
                <w:sz w:val="24"/>
                <w:szCs w:val="24"/>
              </w:rPr>
              <w:t xml:space="preserve"> (FWA) berpengaruh positif dan signifikan secara langsung terhadap </w:t>
            </w:r>
            <w:proofErr w:type="spellStart"/>
            <w:r w:rsidR="003B56F5" w:rsidRPr="00A915B6">
              <w:rPr>
                <w:rFonts w:eastAsia="Google Sans"/>
                <w:i/>
                <w:iCs/>
                <w:color w:val="1F1F1F"/>
                <w:sz w:val="24"/>
                <w:szCs w:val="24"/>
              </w:rPr>
              <w:t>Employee</w:t>
            </w:r>
            <w:proofErr w:type="spellEnd"/>
            <w:r w:rsidR="003B56F5" w:rsidRPr="00A915B6">
              <w:rPr>
                <w:rFonts w:eastAsia="Google Sans"/>
                <w:i/>
                <w:iCs/>
                <w:color w:val="1F1F1F"/>
                <w:sz w:val="24"/>
                <w:szCs w:val="24"/>
              </w:rPr>
              <w:t xml:space="preserve"> Performance</w:t>
            </w:r>
            <w:r w:rsidR="003B56F5" w:rsidRPr="00A915B6">
              <w:rPr>
                <w:rFonts w:eastAsia="Google Sans"/>
                <w:color w:val="1F1F1F"/>
                <w:sz w:val="24"/>
                <w:szCs w:val="24"/>
              </w:rPr>
              <w:t xml:space="preserve">. </w:t>
            </w:r>
          </w:p>
        </w:tc>
        <w:tc>
          <w:tcPr>
            <w:tcW w:w="1559" w:type="dxa"/>
          </w:tcPr>
          <w:p w14:paraId="30E758E5" w14:textId="1FDB10D9" w:rsidR="003B56F5" w:rsidRPr="00A915B6" w:rsidRDefault="00F714B0" w:rsidP="00F714B0">
            <w:pPr>
              <w:pBdr>
                <w:top w:val="nil"/>
                <w:left w:val="nil"/>
                <w:bottom w:val="nil"/>
                <w:right w:val="nil"/>
                <w:between w:val="nil"/>
              </w:pBdr>
              <w:spacing w:line="240" w:lineRule="auto"/>
              <w:ind w:firstLine="0"/>
              <w:rPr>
                <w:rFonts w:eastAsia="Google Sans"/>
                <w:i/>
                <w:iCs/>
                <w:color w:val="1F1F1F"/>
                <w:sz w:val="24"/>
                <w:szCs w:val="24"/>
              </w:rPr>
            </w:pPr>
            <w:proofErr w:type="spellStart"/>
            <w:r w:rsidRPr="00F714B0">
              <w:rPr>
                <w:rFonts w:eastAsia="Google Sans"/>
                <w:i/>
                <w:iCs/>
                <w:color w:val="1F1F1F"/>
                <w:sz w:val="24"/>
                <w:szCs w:val="24"/>
              </w:rPr>
              <w:t>Flexible</w:t>
            </w:r>
            <w:proofErr w:type="spellEnd"/>
            <w:r w:rsidRPr="00F714B0">
              <w:rPr>
                <w:rFonts w:eastAsia="Google Sans"/>
                <w:i/>
                <w:iCs/>
                <w:color w:val="1F1F1F"/>
                <w:sz w:val="24"/>
                <w:szCs w:val="24"/>
              </w:rPr>
              <w:t xml:space="preserve"> </w:t>
            </w:r>
            <w:proofErr w:type="spellStart"/>
            <w:r w:rsidRPr="00F714B0">
              <w:rPr>
                <w:rFonts w:eastAsia="Google Sans"/>
                <w:i/>
                <w:iCs/>
                <w:color w:val="1F1F1F"/>
                <w:sz w:val="24"/>
                <w:szCs w:val="24"/>
              </w:rPr>
              <w:t>Working</w:t>
            </w:r>
            <w:proofErr w:type="spellEnd"/>
            <w:r w:rsidRPr="00F714B0">
              <w:rPr>
                <w:rFonts w:eastAsia="Google Sans"/>
                <w:i/>
                <w:iCs/>
                <w:color w:val="1F1F1F"/>
                <w:sz w:val="24"/>
                <w:szCs w:val="24"/>
              </w:rPr>
              <w:t xml:space="preserve"> </w:t>
            </w:r>
            <w:proofErr w:type="spellStart"/>
            <w:r w:rsidRPr="00F714B0">
              <w:rPr>
                <w:rFonts w:eastAsia="Google Sans"/>
                <w:i/>
                <w:iCs/>
                <w:color w:val="1F1F1F"/>
                <w:sz w:val="24"/>
                <w:szCs w:val="24"/>
              </w:rPr>
              <w:t>Arrangement</w:t>
            </w:r>
            <w:r w:rsidR="003B56F5" w:rsidRPr="00A915B6">
              <w:rPr>
                <w:rFonts w:eastAsia="Google Sans"/>
                <w:i/>
                <w:iCs/>
                <w:color w:val="1F1F1F"/>
                <w:sz w:val="24"/>
                <w:szCs w:val="24"/>
              </w:rPr>
              <w:t>s</w:t>
            </w:r>
            <w:proofErr w:type="spellEnd"/>
            <w:r w:rsidR="003B56F5" w:rsidRPr="00A915B6">
              <w:rPr>
                <w:rFonts w:eastAsia="Google Sans"/>
                <w:color w:val="1F1F1F"/>
                <w:sz w:val="24"/>
                <w:szCs w:val="24"/>
              </w:rPr>
              <w:t xml:space="preserve">, </w:t>
            </w:r>
            <w:proofErr w:type="spellStart"/>
            <w:r w:rsidR="003B56F5" w:rsidRPr="00A915B6">
              <w:rPr>
                <w:rFonts w:eastAsia="Google Sans"/>
                <w:i/>
                <w:iCs/>
                <w:color w:val="1F1F1F"/>
                <w:sz w:val="24"/>
                <w:szCs w:val="24"/>
              </w:rPr>
              <w:t>Employee</w:t>
            </w:r>
            <w:proofErr w:type="spellEnd"/>
            <w:r w:rsidR="003B56F5" w:rsidRPr="00A915B6">
              <w:rPr>
                <w:rFonts w:eastAsia="Google Sans"/>
                <w:i/>
                <w:iCs/>
                <w:color w:val="1F1F1F"/>
                <w:sz w:val="24"/>
                <w:szCs w:val="24"/>
              </w:rPr>
              <w:t xml:space="preserve"> Performance</w:t>
            </w:r>
          </w:p>
          <w:p w14:paraId="31C5C8A0" w14:textId="2A080D7E" w:rsidR="003B56F5" w:rsidRPr="00A915B6" w:rsidRDefault="003B56F5" w:rsidP="00F714B0">
            <w:pPr>
              <w:pStyle w:val="ListParagraph"/>
              <w:spacing w:line="240" w:lineRule="auto"/>
              <w:ind w:left="0" w:firstLine="0"/>
              <w:rPr>
                <w:sz w:val="24"/>
                <w:szCs w:val="24"/>
              </w:rPr>
            </w:pPr>
          </w:p>
        </w:tc>
      </w:tr>
      <w:tr w:rsidR="00491021" w:rsidRPr="009B2A8C" w14:paraId="587D5FC6" w14:textId="77777777" w:rsidTr="00A915B6">
        <w:tc>
          <w:tcPr>
            <w:tcW w:w="658" w:type="dxa"/>
          </w:tcPr>
          <w:p w14:paraId="3D8EFEA8" w14:textId="77777777" w:rsidR="00491021" w:rsidRPr="00A915B6" w:rsidRDefault="00491021" w:rsidP="00F714B0">
            <w:pPr>
              <w:pStyle w:val="ListParagraph"/>
              <w:spacing w:line="240" w:lineRule="auto"/>
              <w:ind w:left="0" w:firstLine="0"/>
              <w:rPr>
                <w:sz w:val="24"/>
                <w:szCs w:val="24"/>
              </w:rPr>
            </w:pPr>
            <w:r w:rsidRPr="00A915B6">
              <w:rPr>
                <w:sz w:val="24"/>
                <w:szCs w:val="24"/>
              </w:rPr>
              <w:t>8.</w:t>
            </w:r>
          </w:p>
        </w:tc>
        <w:tc>
          <w:tcPr>
            <w:tcW w:w="1326" w:type="dxa"/>
          </w:tcPr>
          <w:p w14:paraId="31CC4501" w14:textId="4F80D28C" w:rsidR="00491021" w:rsidRPr="00A915B6" w:rsidRDefault="00491021" w:rsidP="00F714B0">
            <w:pPr>
              <w:pStyle w:val="ListParagraph"/>
              <w:spacing w:line="240" w:lineRule="auto"/>
              <w:ind w:left="0" w:firstLine="0"/>
              <w:rPr>
                <w:sz w:val="24"/>
                <w:szCs w:val="24"/>
              </w:rPr>
            </w:pPr>
            <w:r w:rsidRPr="00A915B6">
              <w:rPr>
                <w:rFonts w:eastAsia="Google Sans"/>
                <w:color w:val="1F1F1F"/>
                <w:sz w:val="24"/>
                <w:szCs w:val="24"/>
              </w:rPr>
              <w:t>Taufik Abdi, Jeni Wardi, &amp; Anto Ariyanto (2025)</w:t>
            </w:r>
          </w:p>
        </w:tc>
        <w:tc>
          <w:tcPr>
            <w:tcW w:w="1276" w:type="dxa"/>
          </w:tcPr>
          <w:p w14:paraId="04800644" w14:textId="1C1A1C61" w:rsidR="00491021" w:rsidRPr="00A915B6" w:rsidRDefault="00491021" w:rsidP="00F714B0">
            <w:pPr>
              <w:pStyle w:val="ListParagraph"/>
              <w:spacing w:line="240" w:lineRule="auto"/>
              <w:ind w:left="0" w:firstLine="0"/>
              <w:rPr>
                <w:sz w:val="24"/>
                <w:szCs w:val="24"/>
              </w:rPr>
            </w:pPr>
            <w:r w:rsidRPr="00A915B6">
              <w:rPr>
                <w:rFonts w:eastAsia="Google Sans"/>
                <w:color w:val="1F1F1F"/>
                <w:sz w:val="24"/>
                <w:szCs w:val="24"/>
              </w:rPr>
              <w:t xml:space="preserve">Pengaruh Fleksibilitas Kerja Terhadap Kinerja Pegawai Manajemen RSUD Bengkalis </w:t>
            </w:r>
            <w:r w:rsidRPr="00A915B6">
              <w:rPr>
                <w:rFonts w:eastAsia="Google Sans"/>
                <w:color w:val="1F1F1F"/>
                <w:sz w:val="24"/>
                <w:szCs w:val="24"/>
              </w:rPr>
              <w:lastRenderedPageBreak/>
              <w:t>Yang Dimediasi Kepuasan Kerja</w:t>
            </w:r>
          </w:p>
        </w:tc>
        <w:tc>
          <w:tcPr>
            <w:tcW w:w="1134" w:type="dxa"/>
          </w:tcPr>
          <w:p w14:paraId="3E7D1C72" w14:textId="30BF6EB6" w:rsidR="00491021" w:rsidRPr="00A915B6" w:rsidRDefault="00491021" w:rsidP="00F714B0">
            <w:pPr>
              <w:pStyle w:val="ListParagraph"/>
              <w:spacing w:line="240" w:lineRule="auto"/>
              <w:ind w:left="0" w:firstLine="0"/>
              <w:rPr>
                <w:sz w:val="24"/>
                <w:szCs w:val="24"/>
              </w:rPr>
            </w:pPr>
            <w:proofErr w:type="spellStart"/>
            <w:r w:rsidRPr="00753699">
              <w:rPr>
                <w:rFonts w:eastAsia="Google Sans"/>
                <w:i/>
                <w:iCs/>
                <w:color w:val="1F1F1F"/>
                <w:sz w:val="24"/>
                <w:szCs w:val="24"/>
              </w:rPr>
              <w:lastRenderedPageBreak/>
              <w:t>Partial</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Least</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Square</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Structural</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Equation</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Modelling</w:t>
            </w:r>
            <w:proofErr w:type="spellEnd"/>
            <w:r w:rsidRPr="00A915B6">
              <w:rPr>
                <w:rFonts w:eastAsia="Google Sans"/>
                <w:color w:val="1F1F1F"/>
                <w:sz w:val="24"/>
                <w:szCs w:val="24"/>
              </w:rPr>
              <w:t xml:space="preserve"> (PLS-SEM)</w:t>
            </w:r>
          </w:p>
        </w:tc>
        <w:tc>
          <w:tcPr>
            <w:tcW w:w="1701" w:type="dxa"/>
          </w:tcPr>
          <w:p w14:paraId="2C937247" w14:textId="7AE2387D" w:rsidR="00491021" w:rsidRPr="00A915B6" w:rsidRDefault="00491021" w:rsidP="00F55845">
            <w:pPr>
              <w:spacing w:line="240" w:lineRule="auto"/>
              <w:ind w:right="-45" w:firstLine="0"/>
              <w:rPr>
                <w:sz w:val="24"/>
                <w:szCs w:val="24"/>
              </w:rPr>
            </w:pPr>
            <w:r w:rsidRPr="00A915B6">
              <w:rPr>
                <w:rFonts w:eastAsia="Google Sans"/>
                <w:color w:val="1F1F1F"/>
                <w:sz w:val="24"/>
                <w:szCs w:val="24"/>
              </w:rPr>
              <w:t>Fleksibilitas Kerja (</w:t>
            </w:r>
            <w:proofErr w:type="spellStart"/>
            <w:r w:rsidRPr="00A915B6">
              <w:rPr>
                <w:rFonts w:eastAsia="Google Sans"/>
                <w:i/>
                <w:iCs/>
                <w:color w:val="1F1F1F"/>
                <w:sz w:val="24"/>
                <w:szCs w:val="24"/>
              </w:rPr>
              <w:t>Work</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Flexibility</w:t>
            </w:r>
            <w:proofErr w:type="spellEnd"/>
            <w:r w:rsidRPr="00A915B6">
              <w:rPr>
                <w:rFonts w:eastAsia="Google Sans"/>
                <w:color w:val="1F1F1F"/>
                <w:sz w:val="24"/>
                <w:szCs w:val="24"/>
              </w:rPr>
              <w:t>) berpengaruh positif dan signifikan terhadap Kinerja Pegawai.</w:t>
            </w:r>
          </w:p>
        </w:tc>
        <w:tc>
          <w:tcPr>
            <w:tcW w:w="1559" w:type="dxa"/>
          </w:tcPr>
          <w:p w14:paraId="2F93E9CE" w14:textId="5774697E" w:rsidR="00491021" w:rsidRPr="00A915B6" w:rsidRDefault="00491021" w:rsidP="00F714B0">
            <w:pPr>
              <w:pStyle w:val="ListParagraph"/>
              <w:spacing w:line="240" w:lineRule="auto"/>
              <w:ind w:left="0" w:firstLine="0"/>
              <w:rPr>
                <w:sz w:val="24"/>
                <w:szCs w:val="24"/>
              </w:rPr>
            </w:pPr>
            <w:r w:rsidRPr="00A915B6">
              <w:rPr>
                <w:rFonts w:eastAsia="Google Sans"/>
                <w:color w:val="1F1F1F"/>
                <w:sz w:val="24"/>
                <w:szCs w:val="24"/>
              </w:rPr>
              <w:t>Fleksibilitas Kerja, Kinerja Pegawai</w:t>
            </w:r>
          </w:p>
        </w:tc>
      </w:tr>
      <w:tr w:rsidR="000E3833" w:rsidRPr="009B2A8C" w14:paraId="0C2D2777" w14:textId="77777777" w:rsidTr="00A915B6">
        <w:tc>
          <w:tcPr>
            <w:tcW w:w="658" w:type="dxa"/>
          </w:tcPr>
          <w:p w14:paraId="5CD003E6" w14:textId="77777777" w:rsidR="000E3833" w:rsidRPr="00A915B6" w:rsidRDefault="000E3833" w:rsidP="00F714B0">
            <w:pPr>
              <w:pStyle w:val="ListParagraph"/>
              <w:spacing w:line="240" w:lineRule="auto"/>
              <w:ind w:left="0" w:firstLine="0"/>
              <w:rPr>
                <w:sz w:val="24"/>
                <w:szCs w:val="24"/>
              </w:rPr>
            </w:pPr>
            <w:r w:rsidRPr="00A915B6">
              <w:rPr>
                <w:sz w:val="24"/>
                <w:szCs w:val="24"/>
              </w:rPr>
              <w:t>9.</w:t>
            </w:r>
          </w:p>
        </w:tc>
        <w:tc>
          <w:tcPr>
            <w:tcW w:w="1326" w:type="dxa"/>
          </w:tcPr>
          <w:p w14:paraId="333267A5" w14:textId="5AD660B5" w:rsidR="000E3833" w:rsidRPr="00A915B6" w:rsidRDefault="000E3833" w:rsidP="00F714B0">
            <w:pPr>
              <w:pStyle w:val="ListParagraph"/>
              <w:spacing w:line="240" w:lineRule="auto"/>
              <w:ind w:left="0" w:firstLine="0"/>
              <w:rPr>
                <w:sz w:val="24"/>
                <w:szCs w:val="24"/>
              </w:rPr>
            </w:pPr>
            <w:r w:rsidRPr="00A915B6">
              <w:rPr>
                <w:rFonts w:eastAsia="Google Sans"/>
                <w:color w:val="1F1F1F"/>
                <w:sz w:val="24"/>
                <w:szCs w:val="24"/>
              </w:rPr>
              <w:t xml:space="preserve">Hana Angelia Pradipta &amp; Fanny </w:t>
            </w:r>
            <w:proofErr w:type="spellStart"/>
            <w:r w:rsidRPr="00A915B6">
              <w:rPr>
                <w:rFonts w:eastAsia="Google Sans"/>
                <w:color w:val="1F1F1F"/>
                <w:sz w:val="24"/>
                <w:szCs w:val="24"/>
              </w:rPr>
              <w:t>Martdianty</w:t>
            </w:r>
            <w:proofErr w:type="spellEnd"/>
            <w:r w:rsidRPr="00A915B6">
              <w:rPr>
                <w:rFonts w:eastAsia="Google Sans"/>
                <w:color w:val="1F1F1F"/>
                <w:sz w:val="24"/>
                <w:szCs w:val="24"/>
              </w:rPr>
              <w:t xml:space="preserve"> (2023)</w:t>
            </w:r>
          </w:p>
        </w:tc>
        <w:tc>
          <w:tcPr>
            <w:tcW w:w="1276" w:type="dxa"/>
          </w:tcPr>
          <w:p w14:paraId="6D48F04B" w14:textId="6314FD49" w:rsidR="000E3833" w:rsidRPr="00A915B6" w:rsidRDefault="000E3833" w:rsidP="00F714B0">
            <w:pPr>
              <w:pBdr>
                <w:top w:val="nil"/>
                <w:left w:val="nil"/>
                <w:bottom w:val="nil"/>
                <w:right w:val="nil"/>
                <w:between w:val="nil"/>
              </w:pBdr>
              <w:spacing w:line="240" w:lineRule="auto"/>
              <w:ind w:firstLine="0"/>
              <w:rPr>
                <w:rFonts w:eastAsia="Google Sans"/>
                <w:i/>
                <w:iCs/>
                <w:color w:val="1F1F1F"/>
                <w:sz w:val="24"/>
                <w:szCs w:val="24"/>
              </w:rPr>
            </w:pPr>
            <w:proofErr w:type="spellStart"/>
            <w:r w:rsidRPr="00A915B6">
              <w:rPr>
                <w:rFonts w:eastAsia="Google Sans"/>
                <w:i/>
                <w:iCs/>
                <w:color w:val="1F1F1F"/>
                <w:sz w:val="24"/>
                <w:szCs w:val="24"/>
              </w:rPr>
              <w:t>Effect</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Of</w:t>
            </w:r>
            <w:proofErr w:type="spellEnd"/>
            <w:r w:rsidRPr="00A915B6">
              <w:rPr>
                <w:rFonts w:eastAsia="Google Sans"/>
                <w:i/>
                <w:iCs/>
                <w:color w:val="1F1F1F"/>
                <w:sz w:val="24"/>
                <w:szCs w:val="24"/>
              </w:rPr>
              <w:t xml:space="preserve"> </w:t>
            </w:r>
            <w:proofErr w:type="spellStart"/>
            <w:r w:rsidR="00F714B0" w:rsidRPr="00F714B0">
              <w:rPr>
                <w:rFonts w:eastAsia="Google Sans"/>
                <w:i/>
                <w:iCs/>
                <w:color w:val="1F1F1F"/>
                <w:sz w:val="24"/>
                <w:szCs w:val="24"/>
              </w:rPr>
              <w:t>Flexible</w:t>
            </w:r>
            <w:proofErr w:type="spellEnd"/>
            <w:r w:rsidR="00F714B0" w:rsidRPr="00F714B0">
              <w:rPr>
                <w:rFonts w:eastAsia="Google Sans"/>
                <w:i/>
                <w:iCs/>
                <w:color w:val="1F1F1F"/>
                <w:sz w:val="24"/>
                <w:szCs w:val="24"/>
              </w:rPr>
              <w:t xml:space="preserve"> </w:t>
            </w:r>
            <w:proofErr w:type="spellStart"/>
            <w:r w:rsidR="00F714B0" w:rsidRPr="00F714B0">
              <w:rPr>
                <w:rFonts w:eastAsia="Google Sans"/>
                <w:i/>
                <w:iCs/>
                <w:color w:val="1F1F1F"/>
                <w:sz w:val="24"/>
                <w:szCs w:val="24"/>
              </w:rPr>
              <w:t>Working</w:t>
            </w:r>
            <w:proofErr w:type="spellEnd"/>
            <w:r w:rsidR="00F714B0" w:rsidRPr="00F714B0">
              <w:rPr>
                <w:rFonts w:eastAsia="Google Sans"/>
                <w:i/>
                <w:iCs/>
                <w:color w:val="1F1F1F"/>
                <w:sz w:val="24"/>
                <w:szCs w:val="24"/>
              </w:rPr>
              <w:t xml:space="preserve"> </w:t>
            </w:r>
            <w:proofErr w:type="spellStart"/>
            <w:r w:rsidR="00F714B0" w:rsidRPr="00F714B0">
              <w:rPr>
                <w:rFonts w:eastAsia="Google Sans"/>
                <w:i/>
                <w:iCs/>
                <w:color w:val="1F1F1F"/>
                <w:sz w:val="24"/>
                <w:szCs w:val="24"/>
              </w:rPr>
              <w:t>Arrangement</w:t>
            </w:r>
            <w:proofErr w:type="spellEnd"/>
            <w:r w:rsidRPr="00A915B6">
              <w:rPr>
                <w:rFonts w:eastAsia="Google Sans"/>
                <w:i/>
                <w:iCs/>
                <w:color w:val="1F1F1F"/>
                <w:sz w:val="24"/>
                <w:szCs w:val="24"/>
              </w:rPr>
              <w:t xml:space="preserve"> On </w:t>
            </w:r>
            <w:proofErr w:type="spellStart"/>
            <w:r w:rsidRPr="00A915B6">
              <w:rPr>
                <w:rFonts w:eastAsia="Google Sans"/>
                <w:i/>
                <w:iCs/>
                <w:color w:val="1F1F1F"/>
                <w:sz w:val="24"/>
                <w:szCs w:val="24"/>
              </w:rPr>
              <w:t>Employee</w:t>
            </w:r>
            <w:proofErr w:type="spellEnd"/>
            <w:r w:rsidRPr="00A915B6">
              <w:rPr>
                <w:rFonts w:eastAsia="Google Sans"/>
                <w:i/>
                <w:iCs/>
                <w:color w:val="1F1F1F"/>
                <w:sz w:val="24"/>
                <w:szCs w:val="24"/>
              </w:rPr>
              <w:t xml:space="preserve"> Performance: </w:t>
            </w:r>
            <w:proofErr w:type="spellStart"/>
            <w:r w:rsidRPr="00A915B6">
              <w:rPr>
                <w:rFonts w:eastAsia="Google Sans"/>
                <w:i/>
                <w:iCs/>
                <w:color w:val="1F1F1F"/>
                <w:sz w:val="24"/>
                <w:szCs w:val="24"/>
              </w:rPr>
              <w:t>Mediating</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Role</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Of</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Work</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Engagement</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And</w:t>
            </w:r>
            <w:proofErr w:type="spellEnd"/>
            <w:r w:rsidRPr="00A915B6">
              <w:rPr>
                <w:rFonts w:eastAsia="Google Sans"/>
                <w:i/>
                <w:iCs/>
                <w:color w:val="1F1F1F"/>
                <w:sz w:val="24"/>
                <w:szCs w:val="24"/>
              </w:rPr>
              <w:t xml:space="preserve"> Supervisor </w:t>
            </w:r>
            <w:proofErr w:type="spellStart"/>
            <w:r w:rsidRPr="00A915B6">
              <w:rPr>
                <w:rFonts w:eastAsia="Google Sans"/>
                <w:i/>
                <w:iCs/>
                <w:color w:val="1F1F1F"/>
                <w:sz w:val="24"/>
                <w:szCs w:val="24"/>
              </w:rPr>
              <w:t>Support</w:t>
            </w:r>
            <w:proofErr w:type="spellEnd"/>
            <w:r w:rsidRPr="00A915B6">
              <w:rPr>
                <w:rFonts w:eastAsia="Google Sans"/>
                <w:i/>
                <w:iCs/>
                <w:color w:val="1F1F1F"/>
                <w:sz w:val="24"/>
                <w:szCs w:val="24"/>
              </w:rPr>
              <w:t xml:space="preserve"> In Indonesia Digital </w:t>
            </w:r>
            <w:proofErr w:type="spellStart"/>
            <w:r w:rsidRPr="00A915B6">
              <w:rPr>
                <w:rFonts w:eastAsia="Google Sans"/>
                <w:i/>
                <w:iCs/>
                <w:color w:val="1F1F1F"/>
                <w:sz w:val="24"/>
                <w:szCs w:val="24"/>
              </w:rPr>
              <w:t>Startup</w:t>
            </w:r>
            <w:proofErr w:type="spellEnd"/>
          </w:p>
          <w:p w14:paraId="2FBEFDA8" w14:textId="11D46159" w:rsidR="000E3833" w:rsidRPr="00A915B6" w:rsidRDefault="000E3833" w:rsidP="00F714B0">
            <w:pPr>
              <w:pStyle w:val="ListParagraph"/>
              <w:spacing w:line="240" w:lineRule="auto"/>
              <w:ind w:left="0" w:firstLine="0"/>
              <w:rPr>
                <w:sz w:val="24"/>
                <w:szCs w:val="24"/>
              </w:rPr>
            </w:pPr>
          </w:p>
        </w:tc>
        <w:tc>
          <w:tcPr>
            <w:tcW w:w="1134" w:type="dxa"/>
          </w:tcPr>
          <w:p w14:paraId="4D15F244" w14:textId="223766B5" w:rsidR="000E3833" w:rsidRPr="00A915B6" w:rsidRDefault="000E3833" w:rsidP="00F714B0">
            <w:pPr>
              <w:pStyle w:val="ListParagraph"/>
              <w:spacing w:line="240" w:lineRule="auto"/>
              <w:ind w:left="0" w:firstLine="0"/>
              <w:rPr>
                <w:sz w:val="24"/>
                <w:szCs w:val="24"/>
              </w:rPr>
            </w:pPr>
            <w:proofErr w:type="spellStart"/>
            <w:r w:rsidRPr="00753699">
              <w:rPr>
                <w:rFonts w:eastAsia="Google Sans"/>
                <w:i/>
                <w:iCs/>
                <w:color w:val="1F1F1F"/>
                <w:sz w:val="24"/>
                <w:szCs w:val="24"/>
              </w:rPr>
              <w:t>Structural</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Equation</w:t>
            </w:r>
            <w:proofErr w:type="spellEnd"/>
            <w:r w:rsidRPr="00753699">
              <w:rPr>
                <w:rFonts w:eastAsia="Google Sans"/>
                <w:i/>
                <w:iCs/>
                <w:color w:val="1F1F1F"/>
                <w:sz w:val="24"/>
                <w:szCs w:val="24"/>
              </w:rPr>
              <w:t xml:space="preserve"> Modeling </w:t>
            </w:r>
            <w:r w:rsidRPr="00A915B6">
              <w:rPr>
                <w:rFonts w:eastAsia="Google Sans"/>
                <w:color w:val="1F1F1F"/>
                <w:sz w:val="24"/>
                <w:szCs w:val="24"/>
              </w:rPr>
              <w:t>(SEM) LISREL</w:t>
            </w:r>
          </w:p>
        </w:tc>
        <w:tc>
          <w:tcPr>
            <w:tcW w:w="1701" w:type="dxa"/>
          </w:tcPr>
          <w:p w14:paraId="0D582973" w14:textId="0B31DD3D" w:rsidR="000E3833" w:rsidRPr="00A915B6" w:rsidRDefault="00F714B0" w:rsidP="00F55845">
            <w:pPr>
              <w:spacing w:line="240" w:lineRule="auto"/>
              <w:ind w:right="-45" w:firstLine="0"/>
              <w:rPr>
                <w:sz w:val="24"/>
                <w:szCs w:val="24"/>
              </w:rPr>
            </w:pPr>
            <w:proofErr w:type="spellStart"/>
            <w:r w:rsidRPr="00F714B0">
              <w:rPr>
                <w:rFonts w:eastAsia="Google Sans"/>
                <w:i/>
                <w:iCs/>
                <w:color w:val="1F1F1F"/>
                <w:sz w:val="24"/>
                <w:szCs w:val="24"/>
              </w:rPr>
              <w:t>Flexible</w:t>
            </w:r>
            <w:proofErr w:type="spellEnd"/>
            <w:r w:rsidRPr="00F714B0">
              <w:rPr>
                <w:rFonts w:eastAsia="Google Sans"/>
                <w:i/>
                <w:iCs/>
                <w:color w:val="1F1F1F"/>
                <w:sz w:val="24"/>
                <w:szCs w:val="24"/>
              </w:rPr>
              <w:t xml:space="preserve"> </w:t>
            </w:r>
            <w:proofErr w:type="spellStart"/>
            <w:r w:rsidRPr="00F714B0">
              <w:rPr>
                <w:rFonts w:eastAsia="Google Sans"/>
                <w:i/>
                <w:iCs/>
                <w:color w:val="1F1F1F"/>
                <w:sz w:val="24"/>
                <w:szCs w:val="24"/>
              </w:rPr>
              <w:t>Working</w:t>
            </w:r>
            <w:proofErr w:type="spellEnd"/>
            <w:r w:rsidRPr="00F714B0">
              <w:rPr>
                <w:rFonts w:eastAsia="Google Sans"/>
                <w:i/>
                <w:iCs/>
                <w:color w:val="1F1F1F"/>
                <w:sz w:val="24"/>
                <w:szCs w:val="24"/>
              </w:rPr>
              <w:t xml:space="preserve"> </w:t>
            </w:r>
            <w:proofErr w:type="spellStart"/>
            <w:r w:rsidRPr="00F714B0">
              <w:rPr>
                <w:rFonts w:eastAsia="Google Sans"/>
                <w:i/>
                <w:iCs/>
                <w:color w:val="1F1F1F"/>
                <w:sz w:val="24"/>
                <w:szCs w:val="24"/>
              </w:rPr>
              <w:t>Arrangement</w:t>
            </w:r>
            <w:proofErr w:type="spellEnd"/>
            <w:r w:rsidR="000E3833" w:rsidRPr="00A915B6">
              <w:rPr>
                <w:rFonts w:eastAsia="Google Sans"/>
                <w:color w:val="1F1F1F"/>
                <w:sz w:val="24"/>
                <w:szCs w:val="24"/>
              </w:rPr>
              <w:t xml:space="preserve"> (FWA) </w:t>
            </w:r>
            <w:r w:rsidR="000E3833" w:rsidRPr="00A915B6">
              <w:rPr>
                <w:rFonts w:eastAsia="Google Sans"/>
                <w:b/>
                <w:bCs/>
                <w:color w:val="1F1F1F"/>
                <w:sz w:val="24"/>
                <w:szCs w:val="24"/>
              </w:rPr>
              <w:t>tidak berpengaruh signifikan secara langsung</w:t>
            </w:r>
            <w:r w:rsidR="000E3833" w:rsidRPr="00A915B6">
              <w:rPr>
                <w:rFonts w:eastAsia="Google Sans"/>
                <w:color w:val="1F1F1F"/>
                <w:sz w:val="24"/>
                <w:szCs w:val="24"/>
              </w:rPr>
              <w:t xml:space="preserve"> terhadap </w:t>
            </w:r>
            <w:proofErr w:type="spellStart"/>
            <w:r w:rsidR="000E3833" w:rsidRPr="00A915B6">
              <w:rPr>
                <w:rFonts w:eastAsia="Google Sans"/>
                <w:i/>
                <w:iCs/>
                <w:color w:val="1F1F1F"/>
                <w:sz w:val="24"/>
                <w:szCs w:val="24"/>
              </w:rPr>
              <w:t>Employee</w:t>
            </w:r>
            <w:proofErr w:type="spellEnd"/>
            <w:r w:rsidR="000E3833" w:rsidRPr="00A915B6">
              <w:rPr>
                <w:rFonts w:eastAsia="Google Sans"/>
                <w:i/>
                <w:iCs/>
                <w:color w:val="1F1F1F"/>
                <w:sz w:val="24"/>
                <w:szCs w:val="24"/>
              </w:rPr>
              <w:t xml:space="preserve"> Performance</w:t>
            </w:r>
            <w:r w:rsidR="000E3833" w:rsidRPr="00A915B6">
              <w:rPr>
                <w:rFonts w:eastAsia="Google Sans"/>
                <w:color w:val="1F1F1F"/>
                <w:sz w:val="24"/>
                <w:szCs w:val="24"/>
              </w:rPr>
              <w:t xml:space="preserve"> (t = 1,44 &lt; 1,645).</w:t>
            </w:r>
          </w:p>
        </w:tc>
        <w:tc>
          <w:tcPr>
            <w:tcW w:w="1559" w:type="dxa"/>
          </w:tcPr>
          <w:p w14:paraId="423608E1" w14:textId="6000A9A7" w:rsidR="000E3833" w:rsidRPr="00A915B6" w:rsidRDefault="000E3833" w:rsidP="00F55845">
            <w:pPr>
              <w:pBdr>
                <w:top w:val="nil"/>
                <w:left w:val="nil"/>
                <w:bottom w:val="nil"/>
                <w:right w:val="nil"/>
                <w:between w:val="nil"/>
              </w:pBdr>
              <w:spacing w:line="240" w:lineRule="auto"/>
              <w:ind w:firstLine="0"/>
              <w:rPr>
                <w:rFonts w:eastAsia="Google Sans"/>
                <w:i/>
                <w:iCs/>
                <w:color w:val="1F1F1F"/>
                <w:sz w:val="24"/>
                <w:szCs w:val="24"/>
              </w:rPr>
            </w:pPr>
            <w:proofErr w:type="spellStart"/>
            <w:r w:rsidRPr="00A915B6">
              <w:rPr>
                <w:rFonts w:eastAsia="Google Sans"/>
                <w:i/>
                <w:iCs/>
                <w:color w:val="1F1F1F"/>
                <w:sz w:val="24"/>
                <w:szCs w:val="24"/>
              </w:rPr>
              <w:t>Flexible</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Work</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Arrangement</w:t>
            </w:r>
            <w:proofErr w:type="spellEnd"/>
            <w:r w:rsidRPr="00A915B6">
              <w:rPr>
                <w:rFonts w:eastAsia="Google Sans"/>
                <w:color w:val="1F1F1F"/>
                <w:sz w:val="24"/>
                <w:szCs w:val="24"/>
              </w:rPr>
              <w:t xml:space="preserve">, </w:t>
            </w:r>
            <w:proofErr w:type="spellStart"/>
            <w:r w:rsidRPr="00A915B6">
              <w:rPr>
                <w:rFonts w:eastAsia="Google Sans"/>
                <w:i/>
                <w:iCs/>
                <w:color w:val="1F1F1F"/>
                <w:sz w:val="24"/>
                <w:szCs w:val="24"/>
              </w:rPr>
              <w:t>Employee</w:t>
            </w:r>
            <w:proofErr w:type="spellEnd"/>
            <w:r w:rsidRPr="00A915B6">
              <w:rPr>
                <w:rFonts w:eastAsia="Google Sans"/>
                <w:i/>
                <w:iCs/>
                <w:color w:val="1F1F1F"/>
                <w:sz w:val="24"/>
                <w:szCs w:val="24"/>
              </w:rPr>
              <w:t xml:space="preserve"> Performance</w:t>
            </w:r>
          </w:p>
          <w:p w14:paraId="0A3AC891" w14:textId="632CCDE5" w:rsidR="000E3833" w:rsidRPr="00A915B6" w:rsidRDefault="000E3833" w:rsidP="00F714B0">
            <w:pPr>
              <w:pStyle w:val="ListParagraph"/>
              <w:spacing w:line="240" w:lineRule="auto"/>
              <w:ind w:left="0" w:firstLine="0"/>
              <w:rPr>
                <w:sz w:val="24"/>
                <w:szCs w:val="24"/>
              </w:rPr>
            </w:pPr>
          </w:p>
        </w:tc>
      </w:tr>
      <w:tr w:rsidR="00481087" w:rsidRPr="009B2A8C" w14:paraId="09BA7669" w14:textId="77777777" w:rsidTr="00A915B6">
        <w:tc>
          <w:tcPr>
            <w:tcW w:w="658" w:type="dxa"/>
          </w:tcPr>
          <w:p w14:paraId="3B4FA9F7" w14:textId="77777777" w:rsidR="00481087" w:rsidRPr="00A915B6" w:rsidRDefault="00481087" w:rsidP="00F714B0">
            <w:pPr>
              <w:pStyle w:val="ListParagraph"/>
              <w:spacing w:line="240" w:lineRule="auto"/>
              <w:ind w:left="0" w:firstLine="0"/>
              <w:rPr>
                <w:sz w:val="24"/>
                <w:szCs w:val="24"/>
              </w:rPr>
            </w:pPr>
            <w:r w:rsidRPr="00A915B6">
              <w:rPr>
                <w:sz w:val="24"/>
                <w:szCs w:val="24"/>
              </w:rPr>
              <w:t>10.</w:t>
            </w:r>
          </w:p>
        </w:tc>
        <w:tc>
          <w:tcPr>
            <w:tcW w:w="1326" w:type="dxa"/>
          </w:tcPr>
          <w:p w14:paraId="7A38493C" w14:textId="6B8BB5F6" w:rsidR="00481087" w:rsidRPr="00A915B6" w:rsidRDefault="00481087" w:rsidP="00F714B0">
            <w:pPr>
              <w:pStyle w:val="ListParagraph"/>
              <w:spacing w:line="240" w:lineRule="auto"/>
              <w:ind w:left="0" w:firstLine="0"/>
              <w:rPr>
                <w:sz w:val="24"/>
                <w:szCs w:val="24"/>
              </w:rPr>
            </w:pPr>
            <w:r w:rsidRPr="00A915B6">
              <w:rPr>
                <w:rFonts w:eastAsia="Google Sans"/>
                <w:color w:val="1F1F1F"/>
                <w:sz w:val="24"/>
                <w:szCs w:val="24"/>
              </w:rPr>
              <w:t>Wachyu Hari Haji (2025)</w:t>
            </w:r>
          </w:p>
        </w:tc>
        <w:tc>
          <w:tcPr>
            <w:tcW w:w="1276" w:type="dxa"/>
          </w:tcPr>
          <w:p w14:paraId="5C5E8133" w14:textId="69D07E46" w:rsidR="00481087" w:rsidRPr="00A915B6" w:rsidRDefault="00481087" w:rsidP="00F714B0">
            <w:pPr>
              <w:pStyle w:val="ListParagraph"/>
              <w:spacing w:line="240" w:lineRule="auto"/>
              <w:ind w:left="0" w:firstLine="0"/>
              <w:rPr>
                <w:sz w:val="24"/>
                <w:szCs w:val="24"/>
              </w:rPr>
            </w:pPr>
            <w:proofErr w:type="spellStart"/>
            <w:r w:rsidRPr="00753699">
              <w:rPr>
                <w:rFonts w:eastAsia="Google Sans"/>
                <w:i/>
                <w:iCs/>
                <w:color w:val="1F1F1F"/>
                <w:sz w:val="24"/>
                <w:szCs w:val="24"/>
              </w:rPr>
              <w:t>Flexible</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Work</w:t>
            </w:r>
            <w:proofErr w:type="spellEnd"/>
            <w:r w:rsidRPr="00A915B6">
              <w:rPr>
                <w:rFonts w:eastAsia="Google Sans"/>
                <w:color w:val="1F1F1F"/>
                <w:sz w:val="24"/>
                <w:szCs w:val="24"/>
              </w:rPr>
              <w:t xml:space="preserve"> Dan </w:t>
            </w:r>
            <w:proofErr w:type="spellStart"/>
            <w:r w:rsidRPr="00753699">
              <w:rPr>
                <w:rFonts w:eastAsia="Google Sans"/>
                <w:i/>
                <w:iCs/>
                <w:color w:val="1F1F1F"/>
                <w:sz w:val="24"/>
                <w:szCs w:val="24"/>
              </w:rPr>
              <w:t>Work</w:t>
            </w:r>
            <w:proofErr w:type="spellEnd"/>
            <w:r w:rsidRPr="00753699">
              <w:rPr>
                <w:rFonts w:eastAsia="Google Sans"/>
                <w:i/>
                <w:iCs/>
                <w:color w:val="1F1F1F"/>
                <w:sz w:val="24"/>
                <w:szCs w:val="24"/>
              </w:rPr>
              <w:t xml:space="preserve">-Life </w:t>
            </w:r>
            <w:proofErr w:type="spellStart"/>
            <w:r w:rsidRPr="00753699">
              <w:rPr>
                <w:rFonts w:eastAsia="Google Sans"/>
                <w:i/>
                <w:iCs/>
                <w:color w:val="1F1F1F"/>
                <w:sz w:val="24"/>
                <w:szCs w:val="24"/>
              </w:rPr>
              <w:t>Balance</w:t>
            </w:r>
            <w:proofErr w:type="spellEnd"/>
            <w:r w:rsidRPr="00A915B6">
              <w:rPr>
                <w:rFonts w:eastAsia="Google Sans"/>
                <w:color w:val="1F1F1F"/>
                <w:sz w:val="24"/>
                <w:szCs w:val="24"/>
              </w:rPr>
              <w:t xml:space="preserve"> Pada Kinerja Pegawai </w:t>
            </w:r>
            <w:proofErr w:type="spellStart"/>
            <w:r w:rsidRPr="00753699">
              <w:rPr>
                <w:rFonts w:eastAsia="Google Sans"/>
                <w:i/>
                <w:iCs/>
                <w:color w:val="1F1F1F"/>
                <w:sz w:val="24"/>
                <w:szCs w:val="24"/>
              </w:rPr>
              <w:t>Hybrid</w:t>
            </w:r>
            <w:proofErr w:type="spellEnd"/>
          </w:p>
        </w:tc>
        <w:tc>
          <w:tcPr>
            <w:tcW w:w="1134" w:type="dxa"/>
          </w:tcPr>
          <w:p w14:paraId="308F6BDA" w14:textId="7E893072" w:rsidR="00481087" w:rsidRPr="00A915B6" w:rsidRDefault="00481087" w:rsidP="00F714B0">
            <w:pPr>
              <w:pStyle w:val="ListParagraph"/>
              <w:spacing w:line="240" w:lineRule="auto"/>
              <w:ind w:left="0" w:firstLine="0"/>
              <w:rPr>
                <w:sz w:val="24"/>
                <w:szCs w:val="24"/>
              </w:rPr>
            </w:pPr>
            <w:proofErr w:type="spellStart"/>
            <w:r w:rsidRPr="00753699">
              <w:rPr>
                <w:rFonts w:eastAsia="Google Sans"/>
                <w:i/>
                <w:iCs/>
                <w:color w:val="1F1F1F"/>
                <w:sz w:val="24"/>
                <w:szCs w:val="24"/>
              </w:rPr>
              <w:t>Structural</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Equation</w:t>
            </w:r>
            <w:proofErr w:type="spellEnd"/>
            <w:r w:rsidRPr="00753699">
              <w:rPr>
                <w:rFonts w:eastAsia="Google Sans"/>
                <w:i/>
                <w:iCs/>
                <w:color w:val="1F1F1F"/>
                <w:sz w:val="24"/>
                <w:szCs w:val="24"/>
              </w:rPr>
              <w:t xml:space="preserve"> Modeling berbasis </w:t>
            </w:r>
            <w:proofErr w:type="spellStart"/>
            <w:r w:rsidRPr="00753699">
              <w:rPr>
                <w:rFonts w:eastAsia="Google Sans"/>
                <w:i/>
                <w:iCs/>
                <w:color w:val="1F1F1F"/>
                <w:sz w:val="24"/>
                <w:szCs w:val="24"/>
              </w:rPr>
              <w:t>Partial</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Least</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Squares</w:t>
            </w:r>
            <w:proofErr w:type="spellEnd"/>
            <w:r w:rsidRPr="00A915B6">
              <w:rPr>
                <w:rFonts w:eastAsia="Google Sans"/>
                <w:color w:val="1F1F1F"/>
                <w:sz w:val="24"/>
                <w:szCs w:val="24"/>
              </w:rPr>
              <w:t xml:space="preserve"> (PLS-SEM)</w:t>
            </w:r>
          </w:p>
        </w:tc>
        <w:tc>
          <w:tcPr>
            <w:tcW w:w="1701" w:type="dxa"/>
          </w:tcPr>
          <w:p w14:paraId="1019CD9F" w14:textId="21ACE69D" w:rsidR="00481087" w:rsidRPr="00A915B6" w:rsidRDefault="00481087" w:rsidP="00F714B0">
            <w:pPr>
              <w:pStyle w:val="ListParagraph"/>
              <w:spacing w:line="240" w:lineRule="auto"/>
              <w:ind w:left="0" w:right="-45" w:firstLine="0"/>
              <w:rPr>
                <w:sz w:val="24"/>
                <w:szCs w:val="24"/>
              </w:rPr>
            </w:pPr>
            <w:proofErr w:type="spellStart"/>
            <w:r w:rsidRPr="00A915B6">
              <w:rPr>
                <w:rFonts w:eastAsia="Google Sans"/>
                <w:i/>
                <w:iCs/>
                <w:color w:val="1F1F1F"/>
                <w:sz w:val="24"/>
                <w:szCs w:val="24"/>
              </w:rPr>
              <w:t>Flexible</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Work</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Arrangement</w:t>
            </w:r>
            <w:proofErr w:type="spellEnd"/>
            <w:r w:rsidRPr="00A915B6">
              <w:rPr>
                <w:rFonts w:eastAsia="Google Sans"/>
                <w:color w:val="1F1F1F"/>
                <w:sz w:val="24"/>
                <w:szCs w:val="24"/>
              </w:rPr>
              <w:t xml:space="preserve"> </w:t>
            </w:r>
            <w:r w:rsidRPr="00A915B6">
              <w:rPr>
                <w:rFonts w:eastAsia="Google Sans"/>
                <w:b/>
                <w:bCs/>
                <w:color w:val="1F1F1F"/>
                <w:sz w:val="24"/>
                <w:szCs w:val="24"/>
              </w:rPr>
              <w:t>tidak berpengaruh langsung secara signifikan</w:t>
            </w:r>
            <w:r w:rsidRPr="00A915B6">
              <w:rPr>
                <w:rFonts w:eastAsia="Google Sans"/>
                <w:color w:val="1F1F1F"/>
                <w:sz w:val="24"/>
                <w:szCs w:val="24"/>
              </w:rPr>
              <w:t xml:space="preserve"> terhadap </w:t>
            </w:r>
            <w:proofErr w:type="spellStart"/>
            <w:r w:rsidRPr="00A915B6">
              <w:rPr>
                <w:rFonts w:eastAsia="Google Sans"/>
                <w:i/>
                <w:iCs/>
                <w:color w:val="1F1F1F"/>
                <w:sz w:val="24"/>
                <w:szCs w:val="24"/>
              </w:rPr>
              <w:t>Employee</w:t>
            </w:r>
            <w:proofErr w:type="spellEnd"/>
            <w:r w:rsidRPr="00A915B6">
              <w:rPr>
                <w:rFonts w:eastAsia="Google Sans"/>
                <w:i/>
                <w:iCs/>
                <w:color w:val="1F1F1F"/>
                <w:sz w:val="24"/>
                <w:szCs w:val="24"/>
              </w:rPr>
              <w:t xml:space="preserve"> Performance</w:t>
            </w:r>
            <w:r w:rsidRPr="00A915B6">
              <w:rPr>
                <w:rFonts w:eastAsia="Google Sans"/>
                <w:color w:val="1F1F1F"/>
                <w:sz w:val="24"/>
                <w:szCs w:val="24"/>
              </w:rPr>
              <w:t xml:space="preserve"> (p = 0,082 &gt; 0,05). </w:t>
            </w:r>
          </w:p>
        </w:tc>
        <w:tc>
          <w:tcPr>
            <w:tcW w:w="1559" w:type="dxa"/>
          </w:tcPr>
          <w:p w14:paraId="5FFD5D35" w14:textId="784DE96B" w:rsidR="00481087" w:rsidRPr="00A915B6" w:rsidRDefault="00481087" w:rsidP="00F55845">
            <w:pPr>
              <w:pBdr>
                <w:top w:val="nil"/>
                <w:left w:val="nil"/>
                <w:bottom w:val="nil"/>
                <w:right w:val="nil"/>
                <w:between w:val="nil"/>
              </w:pBdr>
              <w:spacing w:line="240" w:lineRule="auto"/>
              <w:ind w:firstLine="0"/>
              <w:rPr>
                <w:rFonts w:eastAsia="Google Sans"/>
                <w:i/>
                <w:iCs/>
                <w:color w:val="1F1F1F"/>
                <w:sz w:val="24"/>
                <w:szCs w:val="24"/>
              </w:rPr>
            </w:pPr>
            <w:proofErr w:type="spellStart"/>
            <w:r w:rsidRPr="00A915B6">
              <w:rPr>
                <w:rFonts w:eastAsia="Google Sans"/>
                <w:i/>
                <w:iCs/>
                <w:color w:val="1F1F1F"/>
                <w:sz w:val="24"/>
                <w:szCs w:val="24"/>
              </w:rPr>
              <w:t>Flexible</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Work</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Arrangement</w:t>
            </w:r>
            <w:proofErr w:type="spellEnd"/>
            <w:r w:rsidRPr="00A915B6">
              <w:rPr>
                <w:rFonts w:eastAsia="Google Sans"/>
                <w:color w:val="1F1F1F"/>
                <w:sz w:val="24"/>
                <w:szCs w:val="24"/>
              </w:rPr>
              <w:t xml:space="preserve">,  </w:t>
            </w:r>
            <w:proofErr w:type="spellStart"/>
            <w:r w:rsidRPr="00A915B6">
              <w:rPr>
                <w:rFonts w:eastAsia="Google Sans"/>
                <w:i/>
                <w:iCs/>
                <w:color w:val="1F1F1F"/>
                <w:sz w:val="24"/>
                <w:szCs w:val="24"/>
              </w:rPr>
              <w:t>Employee</w:t>
            </w:r>
            <w:proofErr w:type="spellEnd"/>
            <w:r w:rsidRPr="00A915B6">
              <w:rPr>
                <w:rFonts w:eastAsia="Google Sans"/>
                <w:i/>
                <w:iCs/>
                <w:color w:val="1F1F1F"/>
                <w:sz w:val="24"/>
                <w:szCs w:val="24"/>
              </w:rPr>
              <w:t xml:space="preserve"> Performance</w:t>
            </w:r>
          </w:p>
          <w:p w14:paraId="48F21272" w14:textId="7D25EFEB" w:rsidR="00481087" w:rsidRPr="00A915B6" w:rsidRDefault="00481087" w:rsidP="00F714B0">
            <w:pPr>
              <w:pStyle w:val="ListParagraph"/>
              <w:spacing w:line="240" w:lineRule="auto"/>
              <w:ind w:left="0" w:firstLine="0"/>
              <w:rPr>
                <w:sz w:val="24"/>
                <w:szCs w:val="24"/>
              </w:rPr>
            </w:pPr>
          </w:p>
        </w:tc>
      </w:tr>
      <w:tr w:rsidR="006305DB" w:rsidRPr="009B2A8C" w14:paraId="5BBFE71C" w14:textId="77777777" w:rsidTr="00A915B6">
        <w:tc>
          <w:tcPr>
            <w:tcW w:w="658" w:type="dxa"/>
          </w:tcPr>
          <w:p w14:paraId="515D4933" w14:textId="77777777" w:rsidR="006305DB" w:rsidRPr="00A915B6" w:rsidRDefault="006305DB" w:rsidP="00F714B0">
            <w:pPr>
              <w:pStyle w:val="ListParagraph"/>
              <w:spacing w:line="240" w:lineRule="auto"/>
              <w:ind w:left="0" w:firstLine="0"/>
              <w:rPr>
                <w:sz w:val="24"/>
                <w:szCs w:val="24"/>
              </w:rPr>
            </w:pPr>
            <w:r w:rsidRPr="00A915B6">
              <w:rPr>
                <w:sz w:val="24"/>
                <w:szCs w:val="24"/>
              </w:rPr>
              <w:t>11.</w:t>
            </w:r>
          </w:p>
        </w:tc>
        <w:tc>
          <w:tcPr>
            <w:tcW w:w="1326" w:type="dxa"/>
          </w:tcPr>
          <w:p w14:paraId="02CE0611" w14:textId="39529EF8" w:rsidR="006305DB" w:rsidRPr="00A915B6" w:rsidRDefault="006305DB" w:rsidP="00F714B0">
            <w:pPr>
              <w:pStyle w:val="ListParagraph"/>
              <w:spacing w:line="240" w:lineRule="auto"/>
              <w:ind w:left="0" w:firstLine="0"/>
              <w:rPr>
                <w:sz w:val="24"/>
                <w:szCs w:val="24"/>
              </w:rPr>
            </w:pPr>
            <w:r w:rsidRPr="00A915B6">
              <w:rPr>
                <w:rFonts w:eastAsia="Google Sans"/>
                <w:color w:val="1F1F1F"/>
                <w:sz w:val="24"/>
                <w:szCs w:val="24"/>
              </w:rPr>
              <w:t xml:space="preserve">Muhammad Ilman Anwar, Teddy Chandra, Evelyn Wijaya, Puspa Dewi, &amp; Wulan </w:t>
            </w:r>
            <w:proofErr w:type="spellStart"/>
            <w:r w:rsidRPr="00A915B6">
              <w:rPr>
                <w:rFonts w:eastAsia="Google Sans"/>
                <w:color w:val="1F1F1F"/>
                <w:sz w:val="24"/>
                <w:szCs w:val="24"/>
              </w:rPr>
              <w:lastRenderedPageBreak/>
              <w:t>Syaulia</w:t>
            </w:r>
            <w:proofErr w:type="spellEnd"/>
            <w:r w:rsidRPr="00A915B6">
              <w:rPr>
                <w:rFonts w:eastAsia="Google Sans"/>
                <w:color w:val="1F1F1F"/>
                <w:sz w:val="24"/>
                <w:szCs w:val="24"/>
              </w:rPr>
              <w:t xml:space="preserve"> Syafitri (2026)</w:t>
            </w:r>
          </w:p>
        </w:tc>
        <w:tc>
          <w:tcPr>
            <w:tcW w:w="1276" w:type="dxa"/>
          </w:tcPr>
          <w:p w14:paraId="31A95999" w14:textId="2F72E630" w:rsidR="006305DB" w:rsidRPr="00A915B6" w:rsidRDefault="006305DB" w:rsidP="00F55845">
            <w:pPr>
              <w:pBdr>
                <w:top w:val="nil"/>
                <w:left w:val="nil"/>
                <w:bottom w:val="nil"/>
                <w:right w:val="nil"/>
                <w:between w:val="nil"/>
              </w:pBdr>
              <w:spacing w:line="240" w:lineRule="auto"/>
              <w:ind w:firstLine="0"/>
              <w:rPr>
                <w:rFonts w:eastAsia="Google Sans"/>
                <w:i/>
                <w:iCs/>
                <w:color w:val="1F1F1F"/>
                <w:sz w:val="24"/>
                <w:szCs w:val="24"/>
              </w:rPr>
            </w:pPr>
            <w:r w:rsidRPr="00A915B6">
              <w:rPr>
                <w:rFonts w:eastAsia="Google Sans"/>
                <w:i/>
                <w:iCs/>
                <w:color w:val="1F1F1F"/>
                <w:sz w:val="24"/>
                <w:szCs w:val="24"/>
              </w:rPr>
              <w:lastRenderedPageBreak/>
              <w:t xml:space="preserve">The </w:t>
            </w:r>
            <w:proofErr w:type="spellStart"/>
            <w:r w:rsidRPr="00A915B6">
              <w:rPr>
                <w:rFonts w:eastAsia="Google Sans"/>
                <w:i/>
                <w:iCs/>
                <w:color w:val="1F1F1F"/>
                <w:sz w:val="24"/>
                <w:szCs w:val="24"/>
              </w:rPr>
              <w:t>Influence</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of</w:t>
            </w:r>
            <w:proofErr w:type="spellEnd"/>
            <w:r w:rsidRPr="00A915B6">
              <w:rPr>
                <w:rFonts w:eastAsia="Google Sans"/>
                <w:i/>
                <w:iCs/>
                <w:color w:val="1F1F1F"/>
                <w:sz w:val="24"/>
                <w:szCs w:val="24"/>
              </w:rPr>
              <w:t xml:space="preserve"> </w:t>
            </w:r>
            <w:proofErr w:type="spellStart"/>
            <w:r w:rsidR="00F714B0" w:rsidRPr="00F714B0">
              <w:rPr>
                <w:rFonts w:eastAsia="Google Sans"/>
                <w:i/>
                <w:iCs/>
                <w:color w:val="1F1F1F"/>
                <w:sz w:val="24"/>
                <w:szCs w:val="24"/>
              </w:rPr>
              <w:t>Flexible</w:t>
            </w:r>
            <w:proofErr w:type="spellEnd"/>
            <w:r w:rsidR="00F714B0" w:rsidRPr="00F714B0">
              <w:rPr>
                <w:rFonts w:eastAsia="Google Sans"/>
                <w:i/>
                <w:iCs/>
                <w:color w:val="1F1F1F"/>
                <w:sz w:val="24"/>
                <w:szCs w:val="24"/>
              </w:rPr>
              <w:t xml:space="preserve"> </w:t>
            </w:r>
            <w:proofErr w:type="spellStart"/>
            <w:r w:rsidR="00F714B0" w:rsidRPr="00F714B0">
              <w:rPr>
                <w:rFonts w:eastAsia="Google Sans"/>
                <w:i/>
                <w:iCs/>
                <w:color w:val="1F1F1F"/>
                <w:sz w:val="24"/>
                <w:szCs w:val="24"/>
              </w:rPr>
              <w:t>Working</w:t>
            </w:r>
            <w:proofErr w:type="spellEnd"/>
            <w:r w:rsidR="00F714B0" w:rsidRPr="00F714B0">
              <w:rPr>
                <w:rFonts w:eastAsia="Google Sans"/>
                <w:i/>
                <w:iCs/>
                <w:color w:val="1F1F1F"/>
                <w:sz w:val="24"/>
                <w:szCs w:val="24"/>
              </w:rPr>
              <w:t xml:space="preserve"> </w:t>
            </w:r>
            <w:proofErr w:type="spellStart"/>
            <w:r w:rsidR="00F714B0" w:rsidRPr="00F714B0">
              <w:rPr>
                <w:rFonts w:eastAsia="Google Sans"/>
                <w:i/>
                <w:iCs/>
                <w:color w:val="1F1F1F"/>
                <w:sz w:val="24"/>
                <w:szCs w:val="24"/>
              </w:rPr>
              <w:t>Arrangement</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Motivation</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and</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Training</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on</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Satisfactio</w:t>
            </w:r>
            <w:r w:rsidRPr="00A915B6">
              <w:rPr>
                <w:rFonts w:eastAsia="Google Sans"/>
                <w:i/>
                <w:iCs/>
                <w:color w:val="1F1F1F"/>
                <w:sz w:val="24"/>
                <w:szCs w:val="24"/>
              </w:rPr>
              <w:lastRenderedPageBreak/>
              <w:t>n</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and</w:t>
            </w:r>
            <w:proofErr w:type="spellEnd"/>
            <w:r w:rsidRPr="00A915B6">
              <w:rPr>
                <w:rFonts w:eastAsia="Google Sans"/>
                <w:i/>
                <w:iCs/>
                <w:color w:val="1F1F1F"/>
                <w:sz w:val="24"/>
                <w:szCs w:val="24"/>
              </w:rPr>
              <w:t xml:space="preserve"> Performance </w:t>
            </w:r>
            <w:proofErr w:type="spellStart"/>
            <w:r w:rsidRPr="00A915B6">
              <w:rPr>
                <w:rFonts w:eastAsia="Google Sans"/>
                <w:i/>
                <w:iCs/>
                <w:color w:val="1F1F1F"/>
                <w:sz w:val="24"/>
                <w:szCs w:val="24"/>
              </w:rPr>
              <w:t>of</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Directorate</w:t>
            </w:r>
            <w:proofErr w:type="spellEnd"/>
            <w:r w:rsidRPr="00A915B6">
              <w:rPr>
                <w:rFonts w:eastAsia="Google Sans"/>
                <w:i/>
                <w:iCs/>
                <w:color w:val="1F1F1F"/>
                <w:sz w:val="24"/>
                <w:szCs w:val="24"/>
              </w:rPr>
              <w:t xml:space="preserve"> General </w:t>
            </w:r>
            <w:proofErr w:type="spellStart"/>
            <w:r w:rsidRPr="00A915B6">
              <w:rPr>
                <w:rFonts w:eastAsia="Google Sans"/>
                <w:i/>
                <w:iCs/>
                <w:color w:val="1F1F1F"/>
                <w:sz w:val="24"/>
                <w:szCs w:val="24"/>
              </w:rPr>
              <w:t>of</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Treasury</w:t>
            </w:r>
            <w:proofErr w:type="spellEnd"/>
            <w:r w:rsidRPr="00A915B6">
              <w:rPr>
                <w:rFonts w:eastAsia="Google Sans"/>
                <w:i/>
                <w:iCs/>
                <w:color w:val="1F1F1F"/>
                <w:sz w:val="24"/>
                <w:szCs w:val="24"/>
              </w:rPr>
              <w:t xml:space="preserve"> </w:t>
            </w:r>
            <w:proofErr w:type="spellStart"/>
            <w:r w:rsidRPr="00A915B6">
              <w:rPr>
                <w:rFonts w:eastAsia="Google Sans"/>
                <w:i/>
                <w:iCs/>
                <w:color w:val="1F1F1F"/>
                <w:sz w:val="24"/>
                <w:szCs w:val="24"/>
              </w:rPr>
              <w:t>of</w:t>
            </w:r>
            <w:proofErr w:type="spellEnd"/>
            <w:r w:rsidRPr="00A915B6">
              <w:rPr>
                <w:rFonts w:eastAsia="Google Sans"/>
                <w:i/>
                <w:iCs/>
                <w:color w:val="1F1F1F"/>
                <w:sz w:val="24"/>
                <w:szCs w:val="24"/>
              </w:rPr>
              <w:t xml:space="preserve"> Riau</w:t>
            </w:r>
          </w:p>
          <w:p w14:paraId="34CB7A2A" w14:textId="17D33013" w:rsidR="006305DB" w:rsidRPr="00A915B6" w:rsidRDefault="006305DB" w:rsidP="00F714B0">
            <w:pPr>
              <w:pStyle w:val="ListParagraph"/>
              <w:spacing w:line="240" w:lineRule="auto"/>
              <w:ind w:left="0" w:firstLine="0"/>
              <w:rPr>
                <w:sz w:val="24"/>
                <w:szCs w:val="24"/>
              </w:rPr>
            </w:pPr>
          </w:p>
        </w:tc>
        <w:tc>
          <w:tcPr>
            <w:tcW w:w="1134" w:type="dxa"/>
          </w:tcPr>
          <w:p w14:paraId="7D1A7BBE" w14:textId="48DF23B0" w:rsidR="006305DB" w:rsidRPr="00A915B6" w:rsidRDefault="006305DB" w:rsidP="00F714B0">
            <w:pPr>
              <w:pStyle w:val="ListParagraph"/>
              <w:spacing w:line="240" w:lineRule="auto"/>
              <w:ind w:left="0" w:firstLine="0"/>
              <w:rPr>
                <w:sz w:val="24"/>
                <w:szCs w:val="24"/>
              </w:rPr>
            </w:pPr>
            <w:proofErr w:type="spellStart"/>
            <w:r w:rsidRPr="00753699">
              <w:rPr>
                <w:rFonts w:eastAsia="Google Sans"/>
                <w:i/>
                <w:iCs/>
                <w:color w:val="1F1F1F"/>
                <w:sz w:val="24"/>
                <w:szCs w:val="24"/>
              </w:rPr>
              <w:lastRenderedPageBreak/>
              <w:t>Structural</w:t>
            </w:r>
            <w:proofErr w:type="spellEnd"/>
            <w:r w:rsidRPr="00753699">
              <w:rPr>
                <w:rFonts w:eastAsia="Google Sans"/>
                <w:i/>
                <w:iCs/>
                <w:color w:val="1F1F1F"/>
                <w:sz w:val="24"/>
                <w:szCs w:val="24"/>
              </w:rPr>
              <w:t xml:space="preserve"> </w:t>
            </w:r>
            <w:proofErr w:type="spellStart"/>
            <w:r w:rsidRPr="00753699">
              <w:rPr>
                <w:rFonts w:eastAsia="Google Sans"/>
                <w:i/>
                <w:iCs/>
                <w:color w:val="1F1F1F"/>
                <w:sz w:val="24"/>
                <w:szCs w:val="24"/>
              </w:rPr>
              <w:t>Equation</w:t>
            </w:r>
            <w:proofErr w:type="spellEnd"/>
            <w:r w:rsidRPr="00753699">
              <w:rPr>
                <w:rFonts w:eastAsia="Google Sans"/>
                <w:i/>
                <w:iCs/>
                <w:color w:val="1F1F1F"/>
                <w:sz w:val="24"/>
                <w:szCs w:val="24"/>
              </w:rPr>
              <w:t xml:space="preserve"> Modeling</w:t>
            </w:r>
            <w:r w:rsidRPr="00A915B6">
              <w:rPr>
                <w:rFonts w:eastAsia="Google Sans"/>
                <w:color w:val="1F1F1F"/>
                <w:sz w:val="24"/>
                <w:szCs w:val="24"/>
              </w:rPr>
              <w:t xml:space="preserve"> (SEM) PLS</w:t>
            </w:r>
          </w:p>
        </w:tc>
        <w:tc>
          <w:tcPr>
            <w:tcW w:w="1701" w:type="dxa"/>
          </w:tcPr>
          <w:p w14:paraId="2E3C39FF" w14:textId="16FB0D84" w:rsidR="006305DB" w:rsidRPr="00A915B6" w:rsidRDefault="00F714B0" w:rsidP="00F55845">
            <w:pPr>
              <w:spacing w:line="240" w:lineRule="auto"/>
              <w:ind w:right="-45" w:firstLine="0"/>
              <w:rPr>
                <w:sz w:val="24"/>
                <w:szCs w:val="24"/>
              </w:rPr>
            </w:pPr>
            <w:proofErr w:type="spellStart"/>
            <w:r w:rsidRPr="00F714B0">
              <w:rPr>
                <w:rFonts w:eastAsia="Google Sans"/>
                <w:i/>
                <w:iCs/>
                <w:color w:val="1F1F1F"/>
                <w:sz w:val="24"/>
                <w:szCs w:val="24"/>
              </w:rPr>
              <w:t>Flexible</w:t>
            </w:r>
            <w:proofErr w:type="spellEnd"/>
            <w:r w:rsidRPr="00F714B0">
              <w:rPr>
                <w:rFonts w:eastAsia="Google Sans"/>
                <w:i/>
                <w:iCs/>
                <w:color w:val="1F1F1F"/>
                <w:sz w:val="24"/>
                <w:szCs w:val="24"/>
              </w:rPr>
              <w:t xml:space="preserve"> </w:t>
            </w:r>
            <w:proofErr w:type="spellStart"/>
            <w:r w:rsidRPr="00F714B0">
              <w:rPr>
                <w:rFonts w:eastAsia="Google Sans"/>
                <w:i/>
                <w:iCs/>
                <w:color w:val="1F1F1F"/>
                <w:sz w:val="24"/>
                <w:szCs w:val="24"/>
              </w:rPr>
              <w:t>Working</w:t>
            </w:r>
            <w:proofErr w:type="spellEnd"/>
            <w:r w:rsidRPr="00F714B0">
              <w:rPr>
                <w:rFonts w:eastAsia="Google Sans"/>
                <w:i/>
                <w:iCs/>
                <w:color w:val="1F1F1F"/>
                <w:sz w:val="24"/>
                <w:szCs w:val="24"/>
              </w:rPr>
              <w:t xml:space="preserve"> </w:t>
            </w:r>
            <w:proofErr w:type="spellStart"/>
            <w:r w:rsidRPr="00F714B0">
              <w:rPr>
                <w:rFonts w:eastAsia="Google Sans"/>
                <w:i/>
                <w:iCs/>
                <w:color w:val="1F1F1F"/>
                <w:sz w:val="24"/>
                <w:szCs w:val="24"/>
              </w:rPr>
              <w:t>Arrangement</w:t>
            </w:r>
            <w:proofErr w:type="spellEnd"/>
            <w:r w:rsidR="006305DB" w:rsidRPr="00A915B6">
              <w:rPr>
                <w:rFonts w:eastAsia="Google Sans"/>
                <w:color w:val="1F1F1F"/>
                <w:sz w:val="24"/>
                <w:szCs w:val="24"/>
              </w:rPr>
              <w:t xml:space="preserve"> </w:t>
            </w:r>
            <w:r w:rsidR="006305DB" w:rsidRPr="00A915B6">
              <w:rPr>
                <w:rFonts w:eastAsia="Google Sans"/>
                <w:b/>
                <w:bCs/>
                <w:color w:val="1F1F1F"/>
                <w:sz w:val="24"/>
                <w:szCs w:val="24"/>
              </w:rPr>
              <w:t>tidak berpengaruh signifikan</w:t>
            </w:r>
            <w:r w:rsidR="006305DB" w:rsidRPr="00A915B6">
              <w:rPr>
                <w:rFonts w:eastAsia="Google Sans"/>
                <w:color w:val="1F1F1F"/>
                <w:sz w:val="24"/>
                <w:szCs w:val="24"/>
              </w:rPr>
              <w:t xml:space="preserve"> terhadap </w:t>
            </w:r>
            <w:r w:rsidR="006305DB" w:rsidRPr="00A915B6">
              <w:rPr>
                <w:rFonts w:eastAsia="Google Sans"/>
                <w:i/>
                <w:iCs/>
                <w:color w:val="1F1F1F"/>
                <w:sz w:val="24"/>
                <w:szCs w:val="24"/>
              </w:rPr>
              <w:t>Performance</w:t>
            </w:r>
            <w:r w:rsidR="006305DB" w:rsidRPr="00A915B6">
              <w:rPr>
                <w:rFonts w:eastAsia="Google Sans"/>
                <w:color w:val="1F1F1F"/>
                <w:sz w:val="24"/>
                <w:szCs w:val="24"/>
              </w:rPr>
              <w:t xml:space="preserve"> (p = 0,782).</w:t>
            </w:r>
          </w:p>
        </w:tc>
        <w:tc>
          <w:tcPr>
            <w:tcW w:w="1559" w:type="dxa"/>
          </w:tcPr>
          <w:p w14:paraId="5E3FB910" w14:textId="5F74CB09" w:rsidR="006305DB" w:rsidRPr="00A915B6" w:rsidRDefault="00F714B0" w:rsidP="00F55845">
            <w:pPr>
              <w:pBdr>
                <w:top w:val="nil"/>
                <w:left w:val="nil"/>
                <w:bottom w:val="nil"/>
                <w:right w:val="nil"/>
                <w:between w:val="nil"/>
              </w:pBdr>
              <w:spacing w:line="240" w:lineRule="auto"/>
              <w:ind w:firstLine="0"/>
              <w:rPr>
                <w:rFonts w:eastAsia="Google Sans"/>
                <w:i/>
                <w:iCs/>
                <w:color w:val="1F1F1F"/>
                <w:sz w:val="24"/>
                <w:szCs w:val="24"/>
              </w:rPr>
            </w:pPr>
            <w:proofErr w:type="spellStart"/>
            <w:r w:rsidRPr="00F714B0">
              <w:rPr>
                <w:rFonts w:eastAsia="Google Sans"/>
                <w:i/>
                <w:iCs/>
                <w:color w:val="1F1F1F"/>
                <w:sz w:val="24"/>
                <w:szCs w:val="24"/>
              </w:rPr>
              <w:t>Flexible</w:t>
            </w:r>
            <w:proofErr w:type="spellEnd"/>
            <w:r w:rsidRPr="00F714B0">
              <w:rPr>
                <w:rFonts w:eastAsia="Google Sans"/>
                <w:i/>
                <w:iCs/>
                <w:color w:val="1F1F1F"/>
                <w:sz w:val="24"/>
                <w:szCs w:val="24"/>
              </w:rPr>
              <w:t xml:space="preserve"> </w:t>
            </w:r>
            <w:proofErr w:type="spellStart"/>
            <w:r w:rsidRPr="00F714B0">
              <w:rPr>
                <w:rFonts w:eastAsia="Google Sans"/>
                <w:i/>
                <w:iCs/>
                <w:color w:val="1F1F1F"/>
                <w:sz w:val="24"/>
                <w:szCs w:val="24"/>
              </w:rPr>
              <w:t>Working</w:t>
            </w:r>
            <w:proofErr w:type="spellEnd"/>
            <w:r w:rsidRPr="00F714B0">
              <w:rPr>
                <w:rFonts w:eastAsia="Google Sans"/>
                <w:i/>
                <w:iCs/>
                <w:color w:val="1F1F1F"/>
                <w:sz w:val="24"/>
                <w:szCs w:val="24"/>
              </w:rPr>
              <w:t xml:space="preserve"> </w:t>
            </w:r>
            <w:proofErr w:type="spellStart"/>
            <w:r w:rsidRPr="00F714B0">
              <w:rPr>
                <w:rFonts w:eastAsia="Google Sans"/>
                <w:i/>
                <w:iCs/>
                <w:color w:val="1F1F1F"/>
                <w:sz w:val="24"/>
                <w:szCs w:val="24"/>
              </w:rPr>
              <w:t>Arrangement</w:t>
            </w:r>
            <w:proofErr w:type="spellEnd"/>
            <w:r w:rsidR="006305DB" w:rsidRPr="00A915B6">
              <w:rPr>
                <w:rFonts w:eastAsia="Google Sans"/>
                <w:color w:val="1F1F1F"/>
                <w:sz w:val="24"/>
                <w:szCs w:val="24"/>
              </w:rPr>
              <w:t xml:space="preserve">, </w:t>
            </w:r>
            <w:r w:rsidR="006305DB" w:rsidRPr="00A915B6">
              <w:rPr>
                <w:rFonts w:eastAsia="Google Sans"/>
                <w:i/>
                <w:iCs/>
                <w:color w:val="1F1F1F"/>
                <w:sz w:val="24"/>
                <w:szCs w:val="24"/>
              </w:rPr>
              <w:t>Performance</w:t>
            </w:r>
          </w:p>
          <w:p w14:paraId="5789C7B9" w14:textId="0A49A7AC" w:rsidR="006305DB" w:rsidRPr="00A915B6" w:rsidRDefault="006305DB" w:rsidP="00F714B0">
            <w:pPr>
              <w:pStyle w:val="ListParagraph"/>
              <w:spacing w:line="240" w:lineRule="auto"/>
              <w:ind w:left="0" w:firstLine="0"/>
              <w:rPr>
                <w:sz w:val="24"/>
                <w:szCs w:val="24"/>
              </w:rPr>
            </w:pPr>
          </w:p>
        </w:tc>
      </w:tr>
    </w:tbl>
    <w:p w14:paraId="6C1500FF" w14:textId="77777777" w:rsidR="00A915B6" w:rsidRPr="005A0B77" w:rsidRDefault="00B5532B" w:rsidP="00A915B6">
      <w:pPr>
        <w:pStyle w:val="ListParagraph"/>
        <w:numPr>
          <w:ilvl w:val="0"/>
          <w:numId w:val="9"/>
        </w:numPr>
        <w:rPr>
          <w:b/>
          <w:bCs/>
          <w:sz w:val="24"/>
          <w:szCs w:val="24"/>
        </w:rPr>
      </w:pPr>
      <w:r w:rsidRPr="005A0B77">
        <w:rPr>
          <w:b/>
          <w:bCs/>
          <w:sz w:val="24"/>
          <w:szCs w:val="24"/>
        </w:rPr>
        <w:t xml:space="preserve"> </w:t>
      </w:r>
      <w:r w:rsidR="00B50982" w:rsidRPr="005A0B77">
        <w:rPr>
          <w:b/>
          <w:bCs/>
          <w:sz w:val="24"/>
          <w:szCs w:val="24"/>
        </w:rPr>
        <w:t>Kerangka Konseptual</w:t>
      </w:r>
    </w:p>
    <w:p w14:paraId="7E797E9E" w14:textId="0D844D20" w:rsidR="00A915B6" w:rsidRDefault="00043949" w:rsidP="00A915B6">
      <w:pPr>
        <w:pStyle w:val="ListParagraph"/>
        <w:ind w:left="720" w:firstLine="720"/>
        <w:rPr>
          <w:sz w:val="24"/>
          <w:szCs w:val="24"/>
        </w:rPr>
      </w:pPr>
      <w:r w:rsidRPr="00A915B6">
        <w:rPr>
          <w:sz w:val="24"/>
          <w:szCs w:val="24"/>
        </w:rPr>
        <w:t xml:space="preserve">Kerangka konseptual dalam penelitian ini menjelaskan gambaran logis dan pola hubungan </w:t>
      </w:r>
      <w:proofErr w:type="spellStart"/>
      <w:r w:rsidRPr="00A915B6">
        <w:rPr>
          <w:sz w:val="24"/>
          <w:szCs w:val="24"/>
        </w:rPr>
        <w:t>antarvariabel</w:t>
      </w:r>
      <w:proofErr w:type="spellEnd"/>
      <w:r w:rsidRPr="00A915B6">
        <w:rPr>
          <w:sz w:val="24"/>
          <w:szCs w:val="24"/>
        </w:rPr>
        <w:t xml:space="preserve"> agar penelitian lebih terarah sesuai dengan rumusan masalah dan tujuan penelitian yang ingin dicapai. Kerangka ini juga menunjukkan logika penelitian dalam menjabarkan pengaruh antara variabel-variabel yang diteliti, yaitu </w:t>
      </w:r>
      <w:r w:rsidR="00482ABE" w:rsidRPr="00A915B6">
        <w:rPr>
          <w:sz w:val="24"/>
          <w:szCs w:val="24"/>
        </w:rPr>
        <w:t>Sistem Kerja Fleksibel</w:t>
      </w:r>
      <w:r w:rsidR="003261E9" w:rsidRPr="00A915B6">
        <w:rPr>
          <w:sz w:val="24"/>
          <w:szCs w:val="24"/>
        </w:rPr>
        <w:t xml:space="preserve"> </w:t>
      </w:r>
      <w:r w:rsidR="001A1D19" w:rsidRPr="00A915B6">
        <w:rPr>
          <w:sz w:val="24"/>
          <w:szCs w:val="24"/>
        </w:rPr>
        <w:t xml:space="preserve"> </w:t>
      </w:r>
      <w:r w:rsidRPr="00A915B6">
        <w:rPr>
          <w:sz w:val="24"/>
          <w:szCs w:val="24"/>
        </w:rPr>
        <w:t xml:space="preserve">(X) sebagai variabel independen,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A915B6">
        <w:rPr>
          <w:i/>
          <w:sz w:val="24"/>
          <w:szCs w:val="24"/>
        </w:rPr>
        <w:t xml:space="preserve"> </w:t>
      </w:r>
      <w:r w:rsidRPr="00A915B6">
        <w:rPr>
          <w:sz w:val="24"/>
          <w:szCs w:val="24"/>
        </w:rPr>
        <w:t xml:space="preserve"> (Z) sebagai variabel </w:t>
      </w:r>
      <w:proofErr w:type="spellStart"/>
      <w:r w:rsidRPr="00A915B6">
        <w:rPr>
          <w:sz w:val="24"/>
          <w:szCs w:val="24"/>
        </w:rPr>
        <w:t>intervening</w:t>
      </w:r>
      <w:proofErr w:type="spellEnd"/>
      <w:r w:rsidRPr="00A915B6">
        <w:rPr>
          <w:sz w:val="24"/>
          <w:szCs w:val="24"/>
        </w:rPr>
        <w:t xml:space="preserve">, dan </w:t>
      </w:r>
      <w:r w:rsidR="00711614" w:rsidRPr="00A915B6">
        <w:rPr>
          <w:sz w:val="24"/>
          <w:szCs w:val="24"/>
        </w:rPr>
        <w:t>Kinerja</w:t>
      </w:r>
      <w:r w:rsidR="0016763E" w:rsidRPr="00A915B6">
        <w:rPr>
          <w:sz w:val="24"/>
          <w:szCs w:val="24"/>
        </w:rPr>
        <w:t xml:space="preserve"> Pegawai</w:t>
      </w:r>
      <w:r w:rsidRPr="00A915B6">
        <w:rPr>
          <w:sz w:val="24"/>
          <w:szCs w:val="24"/>
        </w:rPr>
        <w:t xml:space="preserve"> (Y) sebagai variabel dependen.</w:t>
      </w:r>
    </w:p>
    <w:p w14:paraId="437B1CBE" w14:textId="17C6E41B" w:rsidR="00043949" w:rsidRPr="00A915B6" w:rsidRDefault="00043949" w:rsidP="00A915B6">
      <w:pPr>
        <w:pStyle w:val="ListParagraph"/>
        <w:ind w:left="720" w:firstLine="720"/>
        <w:rPr>
          <w:sz w:val="24"/>
          <w:szCs w:val="24"/>
        </w:rPr>
      </w:pPr>
      <w:r w:rsidRPr="00A915B6">
        <w:rPr>
          <w:sz w:val="24"/>
          <w:szCs w:val="24"/>
        </w:rPr>
        <w:t xml:space="preserve">Pola hubungan kausal yang dibangun dalam kerangka konseptual ini bertumpu pada </w:t>
      </w:r>
      <w:proofErr w:type="spellStart"/>
      <w:r w:rsidRPr="00A915B6">
        <w:rPr>
          <w:i/>
          <w:iCs/>
          <w:sz w:val="24"/>
          <w:szCs w:val="24"/>
        </w:rPr>
        <w:t>grand</w:t>
      </w:r>
      <w:proofErr w:type="spellEnd"/>
      <w:r w:rsidRPr="00A915B6">
        <w:rPr>
          <w:i/>
          <w:iCs/>
          <w:sz w:val="24"/>
          <w:szCs w:val="24"/>
        </w:rPr>
        <w:t xml:space="preserve"> </w:t>
      </w:r>
      <w:proofErr w:type="spellStart"/>
      <w:r w:rsidRPr="00A915B6">
        <w:rPr>
          <w:i/>
          <w:iCs/>
          <w:sz w:val="24"/>
          <w:szCs w:val="24"/>
        </w:rPr>
        <w:t>t</w:t>
      </w:r>
      <w:r w:rsidR="00771A18" w:rsidRPr="00A915B6">
        <w:rPr>
          <w:i/>
          <w:iCs/>
          <w:sz w:val="24"/>
          <w:szCs w:val="24"/>
        </w:rPr>
        <w:t>h</w:t>
      </w:r>
      <w:r w:rsidRPr="00A915B6">
        <w:rPr>
          <w:i/>
          <w:iCs/>
          <w:sz w:val="24"/>
          <w:szCs w:val="24"/>
        </w:rPr>
        <w:t>eory</w:t>
      </w:r>
      <w:proofErr w:type="spellEnd"/>
      <w:r w:rsidRPr="00A915B6">
        <w:rPr>
          <w:i/>
          <w:iCs/>
          <w:sz w:val="24"/>
          <w:szCs w:val="24"/>
        </w:rPr>
        <w:t xml:space="preserve"> </w:t>
      </w:r>
      <w:proofErr w:type="spellStart"/>
      <w:r w:rsidRPr="00A915B6">
        <w:rPr>
          <w:i/>
          <w:iCs/>
          <w:sz w:val="24"/>
          <w:szCs w:val="24"/>
        </w:rPr>
        <w:t>Job</w:t>
      </w:r>
      <w:proofErr w:type="spellEnd"/>
      <w:r w:rsidRPr="00A915B6">
        <w:rPr>
          <w:i/>
          <w:iCs/>
          <w:sz w:val="24"/>
          <w:szCs w:val="24"/>
        </w:rPr>
        <w:t xml:space="preserve"> </w:t>
      </w:r>
      <w:proofErr w:type="spellStart"/>
      <w:r w:rsidRPr="00A915B6">
        <w:rPr>
          <w:i/>
          <w:iCs/>
          <w:sz w:val="24"/>
          <w:szCs w:val="24"/>
        </w:rPr>
        <w:t>Characteristics</w:t>
      </w:r>
      <w:proofErr w:type="spellEnd"/>
      <w:r w:rsidRPr="00A915B6">
        <w:rPr>
          <w:i/>
          <w:iCs/>
          <w:sz w:val="24"/>
          <w:szCs w:val="24"/>
        </w:rPr>
        <w:t xml:space="preserve"> Model</w:t>
      </w:r>
      <w:r w:rsidRPr="00A915B6">
        <w:rPr>
          <w:sz w:val="24"/>
          <w:szCs w:val="24"/>
        </w:rPr>
        <w:t xml:space="preserve"> (JCM) </w:t>
      </w:r>
      <w:proofErr w:type="spellStart"/>
      <w:r w:rsidRPr="00A915B6">
        <w:rPr>
          <w:sz w:val="24"/>
          <w:szCs w:val="24"/>
        </w:rPr>
        <w:t>Hackman</w:t>
      </w:r>
      <w:proofErr w:type="spellEnd"/>
      <w:r w:rsidRPr="00A915B6">
        <w:rPr>
          <w:sz w:val="24"/>
          <w:szCs w:val="24"/>
        </w:rPr>
        <w:t xml:space="preserve"> &amp; </w:t>
      </w:r>
      <w:proofErr w:type="spellStart"/>
      <w:r w:rsidRPr="00A915B6">
        <w:rPr>
          <w:sz w:val="24"/>
          <w:szCs w:val="24"/>
        </w:rPr>
        <w:t>Oldham</w:t>
      </w:r>
      <w:proofErr w:type="spellEnd"/>
      <w:r w:rsidRPr="00A915B6">
        <w:rPr>
          <w:sz w:val="24"/>
          <w:szCs w:val="24"/>
        </w:rPr>
        <w:t xml:space="preserve"> (1976) dan didukung landasan teori lainnya. Terdapat dua jalur pengaruh yang diuji yaitu pengaruh langsung </w:t>
      </w:r>
      <w:r w:rsidR="00482ABE" w:rsidRPr="00A915B6">
        <w:rPr>
          <w:sz w:val="24"/>
          <w:szCs w:val="24"/>
        </w:rPr>
        <w:t>Sistem Kerja Fleksibel</w:t>
      </w:r>
      <w:r w:rsidR="00A93238" w:rsidRPr="00A915B6">
        <w:rPr>
          <w:sz w:val="24"/>
          <w:szCs w:val="24"/>
        </w:rPr>
        <w:t xml:space="preserve"> </w:t>
      </w:r>
      <w:r w:rsidRPr="00A915B6">
        <w:rPr>
          <w:sz w:val="24"/>
          <w:szCs w:val="24"/>
        </w:rPr>
        <w:t xml:space="preserve">terhadap </w:t>
      </w:r>
      <w:r w:rsidR="00A93238" w:rsidRPr="00A915B6">
        <w:rPr>
          <w:sz w:val="24"/>
          <w:szCs w:val="24"/>
        </w:rPr>
        <w:t>Kinerja Pegawai</w:t>
      </w:r>
      <w:r w:rsidRPr="00A915B6">
        <w:rPr>
          <w:sz w:val="24"/>
          <w:szCs w:val="24"/>
        </w:rPr>
        <w:t xml:space="preserve">, dan pengaruh tidak langsung melalui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A915B6">
        <w:rPr>
          <w:i/>
          <w:sz w:val="24"/>
          <w:szCs w:val="24"/>
        </w:rPr>
        <w:t xml:space="preserve"> </w:t>
      </w:r>
      <w:r w:rsidRPr="00A915B6">
        <w:rPr>
          <w:sz w:val="24"/>
          <w:szCs w:val="24"/>
        </w:rPr>
        <w:t xml:space="preserve"> sebagai mediator, yang terdiri dari pengaruh </w:t>
      </w:r>
      <w:r w:rsidR="00A93238" w:rsidRPr="00A915B6">
        <w:rPr>
          <w:sz w:val="24"/>
          <w:szCs w:val="24"/>
        </w:rPr>
        <w:t>Sistem Kerja Fleksibel</w:t>
      </w:r>
      <w:r w:rsidRPr="00A915B6">
        <w:rPr>
          <w:sz w:val="24"/>
          <w:szCs w:val="24"/>
        </w:rPr>
        <w:t xml:space="preserve"> terhadap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93238" w:rsidRPr="00A915B6">
        <w:rPr>
          <w:i/>
          <w:sz w:val="24"/>
          <w:szCs w:val="24"/>
        </w:rPr>
        <w:t xml:space="preserve"> </w:t>
      </w:r>
      <w:r w:rsidRPr="00A915B6">
        <w:rPr>
          <w:sz w:val="24"/>
          <w:szCs w:val="24"/>
        </w:rPr>
        <w:t xml:space="preserve">dan pengaruh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A915B6">
        <w:rPr>
          <w:i/>
          <w:sz w:val="24"/>
          <w:szCs w:val="24"/>
        </w:rPr>
        <w:t xml:space="preserve"> </w:t>
      </w:r>
      <w:r w:rsidRPr="00A915B6">
        <w:rPr>
          <w:sz w:val="24"/>
          <w:szCs w:val="24"/>
        </w:rPr>
        <w:t xml:space="preserve"> terhadap </w:t>
      </w:r>
      <w:r w:rsidR="00A93238" w:rsidRPr="00A915B6">
        <w:rPr>
          <w:sz w:val="24"/>
          <w:szCs w:val="24"/>
        </w:rPr>
        <w:t>Kinerja Pegawai</w:t>
      </w:r>
      <w:r w:rsidRPr="00A915B6">
        <w:rPr>
          <w:sz w:val="24"/>
          <w:szCs w:val="24"/>
        </w:rPr>
        <w:t>.  Kerangka konseptual tersebut disajikan dalam bentuk Gambar</w:t>
      </w:r>
      <w:r w:rsidR="00771A18" w:rsidRPr="00A915B6">
        <w:rPr>
          <w:sz w:val="24"/>
          <w:szCs w:val="24"/>
        </w:rPr>
        <w:t xml:space="preserve"> </w:t>
      </w:r>
      <w:r w:rsidRPr="00A915B6">
        <w:rPr>
          <w:sz w:val="24"/>
          <w:szCs w:val="24"/>
        </w:rPr>
        <w:t>2.</w:t>
      </w:r>
      <w:r w:rsidR="009014EE" w:rsidRPr="00A915B6">
        <w:rPr>
          <w:sz w:val="24"/>
          <w:szCs w:val="24"/>
        </w:rPr>
        <w:t>1</w:t>
      </w:r>
      <w:r w:rsidRPr="00A915B6">
        <w:rPr>
          <w:sz w:val="24"/>
          <w:szCs w:val="24"/>
        </w:rPr>
        <w:t xml:space="preserve"> di bawah ini:</w:t>
      </w:r>
    </w:p>
    <w:p w14:paraId="0187F57C" w14:textId="44E60F60" w:rsidR="00DA0285" w:rsidRPr="009B2A8C" w:rsidRDefault="00E233C9" w:rsidP="00DA0285">
      <w:pPr>
        <w:rPr>
          <w:sz w:val="24"/>
          <w:szCs w:val="24"/>
        </w:rPr>
      </w:pPr>
      <w:r w:rsidRPr="009B2A8C">
        <w:rPr>
          <w:noProof/>
          <w:sz w:val="24"/>
          <w:szCs w:val="24"/>
        </w:rPr>
        <w:lastRenderedPageBreak/>
        <w:drawing>
          <wp:anchor distT="0" distB="0" distL="114300" distR="114300" simplePos="0" relativeHeight="251658243" behindDoc="0" locked="0" layoutInCell="1" allowOverlap="1" wp14:anchorId="5914AA0A" wp14:editId="48E8A8F8">
            <wp:simplePos x="0" y="0"/>
            <wp:positionH relativeFrom="margin">
              <wp:align>right</wp:align>
            </wp:positionH>
            <wp:positionV relativeFrom="paragraph">
              <wp:posOffset>8890</wp:posOffset>
            </wp:positionV>
            <wp:extent cx="5067300" cy="2713990"/>
            <wp:effectExtent l="0" t="0" r="0" b="0"/>
            <wp:wrapThrough wrapText="bothSides">
              <wp:wrapPolygon edited="0">
                <wp:start x="0" y="0"/>
                <wp:lineTo x="0" y="21378"/>
                <wp:lineTo x="21519" y="21378"/>
                <wp:lineTo x="21519" y="0"/>
                <wp:lineTo x="0" y="0"/>
              </wp:wrapPolygon>
            </wp:wrapThrough>
            <wp:docPr id="32018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9146" name=""/>
                    <pic:cNvPicPr/>
                  </pic:nvPicPr>
                  <pic:blipFill>
                    <a:blip r:embed="rId11">
                      <a:extLst>
                        <a:ext uri="{28A0092B-C50C-407E-A947-70E740481C1C}">
                          <a14:useLocalDpi xmlns:a14="http://schemas.microsoft.com/office/drawing/2010/main" val="0"/>
                        </a:ext>
                      </a:extLst>
                    </a:blip>
                    <a:stretch>
                      <a:fillRect/>
                    </a:stretch>
                  </pic:blipFill>
                  <pic:spPr>
                    <a:xfrm>
                      <a:off x="0" y="0"/>
                      <a:ext cx="5067300" cy="2713990"/>
                    </a:xfrm>
                    <a:prstGeom prst="rect">
                      <a:avLst/>
                    </a:prstGeom>
                  </pic:spPr>
                </pic:pic>
              </a:graphicData>
            </a:graphic>
            <wp14:sizeRelH relativeFrom="page">
              <wp14:pctWidth>0</wp14:pctWidth>
            </wp14:sizeRelH>
            <wp14:sizeRelV relativeFrom="page">
              <wp14:pctHeight>0</wp14:pctHeight>
            </wp14:sizeRelV>
          </wp:anchor>
        </w:drawing>
      </w:r>
    </w:p>
    <w:p w14:paraId="1660AB5E" w14:textId="798ECAFE" w:rsidR="00043949" w:rsidRPr="009B2A8C" w:rsidRDefault="00A30AA9" w:rsidP="000C42B0">
      <w:pPr>
        <w:pStyle w:val="ListParagraph"/>
        <w:spacing w:line="240" w:lineRule="auto"/>
        <w:ind w:left="720" w:firstLine="720"/>
        <w:jc w:val="center"/>
        <w:rPr>
          <w:sz w:val="24"/>
          <w:szCs w:val="24"/>
        </w:rPr>
      </w:pPr>
      <w:r w:rsidRPr="009B2A8C">
        <w:rPr>
          <w:sz w:val="24"/>
          <w:szCs w:val="24"/>
        </w:rPr>
        <w:t>Gambar 2</w:t>
      </w:r>
      <w:r w:rsidR="00C028AB">
        <w:rPr>
          <w:sz w:val="24"/>
          <w:szCs w:val="24"/>
        </w:rPr>
        <w:t>.</w:t>
      </w:r>
      <w:r w:rsidRPr="009B2A8C">
        <w:rPr>
          <w:sz w:val="24"/>
          <w:szCs w:val="24"/>
        </w:rPr>
        <w:t xml:space="preserve">1 </w:t>
      </w:r>
      <w:r w:rsidR="00D15BC6" w:rsidRPr="009B2A8C">
        <w:rPr>
          <w:sz w:val="24"/>
          <w:szCs w:val="24"/>
        </w:rPr>
        <w:t>Kerangka Konseptual Penelitian</w:t>
      </w:r>
    </w:p>
    <w:p w14:paraId="58037F6C" w14:textId="1E6DEEBB" w:rsidR="00D67496" w:rsidRPr="009B2A8C" w:rsidRDefault="003B4D0A" w:rsidP="000C42B0">
      <w:pPr>
        <w:spacing w:before="80" w:after="80" w:line="240" w:lineRule="auto"/>
        <w:rPr>
          <w:sz w:val="24"/>
          <w:szCs w:val="24"/>
        </w:rPr>
      </w:pPr>
      <w:r w:rsidRPr="009B2A8C">
        <w:rPr>
          <w:sz w:val="24"/>
          <w:szCs w:val="24"/>
        </w:rPr>
        <w:t>Sumber: data diolah oleh peneliti (2026)</w:t>
      </w:r>
    </w:p>
    <w:p w14:paraId="46D43FDB" w14:textId="27101AA8" w:rsidR="00E97411" w:rsidRPr="009B2A8C" w:rsidRDefault="00B5532B" w:rsidP="00E97411">
      <w:pPr>
        <w:pStyle w:val="ListParagraph"/>
        <w:numPr>
          <w:ilvl w:val="0"/>
          <w:numId w:val="9"/>
        </w:numPr>
        <w:ind w:left="426"/>
        <w:rPr>
          <w:b/>
          <w:bCs/>
          <w:sz w:val="24"/>
          <w:szCs w:val="24"/>
        </w:rPr>
      </w:pPr>
      <w:r w:rsidRPr="009B2A8C">
        <w:rPr>
          <w:b/>
          <w:bCs/>
          <w:sz w:val="24"/>
          <w:szCs w:val="24"/>
        </w:rPr>
        <w:t xml:space="preserve"> </w:t>
      </w:r>
      <w:r w:rsidR="00B50982" w:rsidRPr="009B2A8C">
        <w:rPr>
          <w:b/>
          <w:bCs/>
          <w:sz w:val="24"/>
          <w:szCs w:val="24"/>
        </w:rPr>
        <w:t>Hipotesis</w:t>
      </w:r>
    </w:p>
    <w:p w14:paraId="03B49EB3" w14:textId="34539833" w:rsidR="00E97411" w:rsidRPr="009B2A8C" w:rsidRDefault="00E97411" w:rsidP="003A2774">
      <w:pPr>
        <w:pStyle w:val="ListParagraph"/>
        <w:numPr>
          <w:ilvl w:val="0"/>
          <w:numId w:val="17"/>
        </w:numPr>
        <w:ind w:left="851" w:hanging="708"/>
        <w:rPr>
          <w:sz w:val="24"/>
          <w:szCs w:val="24"/>
        </w:rPr>
      </w:pPr>
      <w:r w:rsidRPr="009B2A8C">
        <w:rPr>
          <w:sz w:val="24"/>
          <w:szCs w:val="24"/>
        </w:rPr>
        <w:t xml:space="preserve">Pengaruh </w:t>
      </w:r>
      <w:r w:rsidR="00482ABE" w:rsidRPr="009B2A8C">
        <w:rPr>
          <w:iCs/>
          <w:sz w:val="24"/>
          <w:szCs w:val="24"/>
        </w:rPr>
        <w:t>Sistem Kerja Fleksibel</w:t>
      </w:r>
      <w:r w:rsidR="001A1D19" w:rsidRPr="009B2A8C">
        <w:rPr>
          <w:sz w:val="24"/>
          <w:szCs w:val="24"/>
        </w:rPr>
        <w:t xml:space="preserve"> </w:t>
      </w:r>
      <w:r w:rsidRPr="009B2A8C">
        <w:rPr>
          <w:sz w:val="24"/>
          <w:szCs w:val="24"/>
        </w:rPr>
        <w:t xml:space="preserve">terhadap </w:t>
      </w:r>
      <w:r w:rsidR="007F6C51" w:rsidRPr="009B2A8C">
        <w:rPr>
          <w:sz w:val="24"/>
          <w:szCs w:val="24"/>
        </w:rPr>
        <w:t>Kinerja Pegawai di</w:t>
      </w:r>
      <w:r w:rsidRPr="009B2A8C">
        <w:rPr>
          <w:sz w:val="24"/>
          <w:szCs w:val="24"/>
        </w:rPr>
        <w:t xml:space="preserve"> KPPN KPH</w:t>
      </w:r>
    </w:p>
    <w:p w14:paraId="627DFDFD" w14:textId="0D675D9C" w:rsidR="00B8421F" w:rsidRPr="009B2A8C" w:rsidRDefault="00482ABE" w:rsidP="00B8421F">
      <w:pPr>
        <w:pStyle w:val="ListParagraph"/>
        <w:ind w:left="851" w:firstLine="589"/>
        <w:rPr>
          <w:sz w:val="24"/>
          <w:szCs w:val="24"/>
        </w:rPr>
      </w:pPr>
      <w:r w:rsidRPr="009B2A8C">
        <w:rPr>
          <w:iCs/>
          <w:sz w:val="24"/>
          <w:szCs w:val="24"/>
        </w:rPr>
        <w:t>Sistem Kerja Fleksibel</w:t>
      </w:r>
      <w:r w:rsidR="001A1D19" w:rsidRPr="009B2A8C">
        <w:rPr>
          <w:sz w:val="24"/>
          <w:szCs w:val="24"/>
        </w:rPr>
        <w:t xml:space="preserve"> </w:t>
      </w:r>
      <w:r w:rsidR="00B8421F" w:rsidRPr="009B2A8C">
        <w:rPr>
          <w:sz w:val="24"/>
          <w:szCs w:val="24"/>
        </w:rPr>
        <w:t xml:space="preserve">merupakan pendekatan pengelolaan kerja yang memberikan keleluasaan kepada pegawai dalam mengatur waktu, lokasi, dan metode penyelesaian tugas sesuai dengan kebutuhan dan tanggung jawab pribadinya, sepanjang target </w:t>
      </w:r>
      <w:proofErr w:type="spellStart"/>
      <w:r w:rsidR="00B8421F" w:rsidRPr="009B2A8C">
        <w:rPr>
          <w:sz w:val="24"/>
          <w:szCs w:val="24"/>
        </w:rPr>
        <w:t>output</w:t>
      </w:r>
      <w:proofErr w:type="spellEnd"/>
      <w:r w:rsidR="00B8421F" w:rsidRPr="009B2A8C">
        <w:rPr>
          <w:sz w:val="24"/>
          <w:szCs w:val="24"/>
        </w:rPr>
        <w:t xml:space="preserve"> dan standar layanan yang ditetapkan tetap terpenuhi. </w:t>
      </w:r>
      <w:proofErr w:type="spellStart"/>
      <w:r w:rsidR="00B8421F" w:rsidRPr="009B2A8C">
        <w:rPr>
          <w:sz w:val="24"/>
          <w:szCs w:val="24"/>
        </w:rPr>
        <w:t>Kelliher</w:t>
      </w:r>
      <w:proofErr w:type="spellEnd"/>
      <w:r w:rsidR="00B8421F" w:rsidRPr="009B2A8C">
        <w:rPr>
          <w:sz w:val="24"/>
          <w:szCs w:val="24"/>
        </w:rPr>
        <w:t xml:space="preserve"> dan Anderson (2010) menegaskan bahwa fleksibilitas kerja memberi pegawai kendali atas tiga dimensi utama yaitu kapan, di mana, dan sebesar apa keterlibatan mereka dalam pekerjaan. Kebebasan ini secara langsung mengurangi tekanan akibat rutinitas yang monoton, memangkas waktu dan energi yang terbuang untuk perjalanan ke kantor, serta memungkinkan pegawai bekerja pada kondisi yang paling produktif bagi dirinya.</w:t>
      </w:r>
    </w:p>
    <w:p w14:paraId="769B8155" w14:textId="5FC5A032" w:rsidR="00002D0C" w:rsidRPr="009B2A8C" w:rsidRDefault="00B8421F" w:rsidP="00146E8B">
      <w:pPr>
        <w:pStyle w:val="ListParagraph"/>
        <w:ind w:left="851" w:firstLine="589"/>
        <w:rPr>
          <w:sz w:val="24"/>
          <w:szCs w:val="24"/>
        </w:rPr>
      </w:pPr>
      <w:r w:rsidRPr="00F714B0">
        <w:rPr>
          <w:color w:val="EE0000"/>
          <w:sz w:val="24"/>
          <w:szCs w:val="24"/>
        </w:rPr>
        <w:t xml:space="preserve">Penelitian Qonita, </w:t>
      </w:r>
      <w:proofErr w:type="spellStart"/>
      <w:r w:rsidRPr="00F714B0">
        <w:rPr>
          <w:color w:val="EE0000"/>
          <w:sz w:val="24"/>
          <w:szCs w:val="24"/>
        </w:rPr>
        <w:t>Soemartono</w:t>
      </w:r>
      <w:proofErr w:type="spellEnd"/>
      <w:r w:rsidRPr="00F714B0">
        <w:rPr>
          <w:color w:val="EE0000"/>
          <w:sz w:val="24"/>
          <w:szCs w:val="24"/>
        </w:rPr>
        <w:t>, dan Marwan (2025)</w:t>
      </w:r>
      <w:r w:rsidR="001E26AF" w:rsidRPr="00F714B0">
        <w:rPr>
          <w:color w:val="EE0000"/>
          <w:sz w:val="24"/>
          <w:szCs w:val="24"/>
        </w:rPr>
        <w:t xml:space="preserve"> </w:t>
      </w:r>
      <w:r w:rsidRPr="00F714B0">
        <w:rPr>
          <w:color w:val="EE0000"/>
          <w:sz w:val="24"/>
          <w:szCs w:val="24"/>
        </w:rPr>
        <w:t xml:space="preserve">membuktikan bahwa pengaturan kerja </w:t>
      </w:r>
      <w:r w:rsidRPr="009B2A8C">
        <w:rPr>
          <w:sz w:val="24"/>
          <w:szCs w:val="24"/>
        </w:rPr>
        <w:t>fleksibel berpengaruh positif dan signifikan terhadap kinerja pegawai ASN</w:t>
      </w:r>
      <w:r w:rsidR="001E26AF" w:rsidRPr="009B2A8C">
        <w:rPr>
          <w:sz w:val="24"/>
          <w:szCs w:val="24"/>
        </w:rPr>
        <w:t xml:space="preserve"> Dinas Pariwisata DKI Jakarta</w:t>
      </w:r>
      <w:r w:rsidRPr="009B2A8C">
        <w:rPr>
          <w:sz w:val="24"/>
          <w:szCs w:val="24"/>
        </w:rPr>
        <w:t xml:space="preserve">. </w:t>
      </w:r>
      <w:proofErr w:type="spellStart"/>
      <w:r w:rsidRPr="009B2A8C">
        <w:rPr>
          <w:sz w:val="24"/>
          <w:szCs w:val="24"/>
        </w:rPr>
        <w:t>Bloom</w:t>
      </w:r>
      <w:proofErr w:type="spellEnd"/>
      <w:r w:rsidRPr="009B2A8C">
        <w:rPr>
          <w:sz w:val="24"/>
          <w:szCs w:val="24"/>
        </w:rPr>
        <w:t xml:space="preserve">, </w:t>
      </w:r>
      <w:proofErr w:type="spellStart"/>
      <w:r w:rsidRPr="009B2A8C">
        <w:rPr>
          <w:sz w:val="24"/>
          <w:szCs w:val="24"/>
        </w:rPr>
        <w:lastRenderedPageBreak/>
        <w:t>Barrero</w:t>
      </w:r>
      <w:proofErr w:type="spellEnd"/>
      <w:r w:rsidRPr="009B2A8C">
        <w:rPr>
          <w:sz w:val="24"/>
          <w:szCs w:val="24"/>
        </w:rPr>
        <w:t xml:space="preserve">, dan Davis (2023) dalam studi global mereka di </w:t>
      </w:r>
      <w:proofErr w:type="spellStart"/>
      <w:r w:rsidRPr="009B2A8C">
        <w:rPr>
          <w:i/>
          <w:iCs/>
          <w:sz w:val="24"/>
          <w:szCs w:val="24"/>
        </w:rPr>
        <w:t>Journal</w:t>
      </w:r>
      <w:proofErr w:type="spellEnd"/>
      <w:r w:rsidRPr="009B2A8C">
        <w:rPr>
          <w:i/>
          <w:iCs/>
          <w:sz w:val="24"/>
          <w:szCs w:val="24"/>
        </w:rPr>
        <w:t xml:space="preserve"> </w:t>
      </w:r>
      <w:proofErr w:type="spellStart"/>
      <w:r w:rsidRPr="009B2A8C">
        <w:rPr>
          <w:i/>
          <w:iCs/>
          <w:sz w:val="24"/>
          <w:szCs w:val="24"/>
        </w:rPr>
        <w:t>of</w:t>
      </w:r>
      <w:proofErr w:type="spellEnd"/>
      <w:r w:rsidRPr="009B2A8C">
        <w:rPr>
          <w:i/>
          <w:iCs/>
          <w:sz w:val="24"/>
          <w:szCs w:val="24"/>
        </w:rPr>
        <w:t xml:space="preserve"> </w:t>
      </w:r>
      <w:proofErr w:type="spellStart"/>
      <w:r w:rsidRPr="009B2A8C">
        <w:rPr>
          <w:i/>
          <w:iCs/>
          <w:sz w:val="24"/>
          <w:szCs w:val="24"/>
        </w:rPr>
        <w:t>Economic</w:t>
      </w:r>
      <w:proofErr w:type="spellEnd"/>
      <w:r w:rsidRPr="009B2A8C">
        <w:rPr>
          <w:i/>
          <w:iCs/>
          <w:sz w:val="24"/>
          <w:szCs w:val="24"/>
        </w:rPr>
        <w:t xml:space="preserve"> </w:t>
      </w:r>
      <w:proofErr w:type="spellStart"/>
      <w:r w:rsidRPr="009B2A8C">
        <w:rPr>
          <w:i/>
          <w:iCs/>
          <w:sz w:val="24"/>
          <w:szCs w:val="24"/>
        </w:rPr>
        <w:t>Perspectives</w:t>
      </w:r>
      <w:proofErr w:type="spellEnd"/>
      <w:r w:rsidRPr="009B2A8C">
        <w:rPr>
          <w:sz w:val="24"/>
          <w:szCs w:val="24"/>
        </w:rPr>
        <w:t xml:space="preserve"> menemukan peningkatan produktivitas hingga 13 persen pada pegawai yang menjalankan pola kerja </w:t>
      </w:r>
      <w:proofErr w:type="spellStart"/>
      <w:r w:rsidRPr="009B2A8C">
        <w:rPr>
          <w:i/>
          <w:iCs/>
          <w:sz w:val="24"/>
          <w:szCs w:val="24"/>
        </w:rPr>
        <w:t>hybrid</w:t>
      </w:r>
      <w:proofErr w:type="spellEnd"/>
      <w:r w:rsidRPr="009B2A8C">
        <w:rPr>
          <w:sz w:val="24"/>
          <w:szCs w:val="24"/>
        </w:rPr>
        <w:t xml:space="preserve"> dibandingkan yang bekerja penuh di kantor. </w:t>
      </w:r>
      <w:r w:rsidRPr="00F714B0">
        <w:rPr>
          <w:color w:val="EE0000"/>
          <w:sz w:val="24"/>
          <w:szCs w:val="24"/>
        </w:rPr>
        <w:t xml:space="preserve">Salman, Tahir, dan Muttaqin (2024) </w:t>
      </w:r>
      <w:r w:rsidR="008A7B11" w:rsidRPr="00F714B0">
        <w:rPr>
          <w:color w:val="EE0000"/>
          <w:sz w:val="24"/>
          <w:szCs w:val="24"/>
        </w:rPr>
        <w:t xml:space="preserve">juga menemukan bahwa sistem WFH berpengaruh signifikan terhadap kinerja karyawan, di mana dimensi </w:t>
      </w:r>
      <w:proofErr w:type="spellStart"/>
      <w:r w:rsidR="008A7B11" w:rsidRPr="00F714B0">
        <w:rPr>
          <w:color w:val="EE0000"/>
          <w:sz w:val="24"/>
          <w:szCs w:val="24"/>
        </w:rPr>
        <w:t>out</w:t>
      </w:r>
      <w:r w:rsidR="008A7B11" w:rsidRPr="009B2A8C">
        <w:rPr>
          <w:sz w:val="24"/>
          <w:szCs w:val="24"/>
        </w:rPr>
        <w:t>put</w:t>
      </w:r>
      <w:proofErr w:type="spellEnd"/>
      <w:r w:rsidR="008A7B11" w:rsidRPr="009B2A8C">
        <w:rPr>
          <w:sz w:val="24"/>
          <w:szCs w:val="24"/>
        </w:rPr>
        <w:t xml:space="preserve"> WFH yang mencerminkan pola kerja berbasis hasil memberikan kontribusi terbesar</w:t>
      </w:r>
      <w:r w:rsidRPr="009B2A8C">
        <w:rPr>
          <w:sz w:val="24"/>
          <w:szCs w:val="24"/>
        </w:rPr>
        <w:t xml:space="preserve">. Di lingkungan KPPN KPH sendiri, hasil </w:t>
      </w:r>
      <w:proofErr w:type="spellStart"/>
      <w:r w:rsidRPr="009B2A8C">
        <w:rPr>
          <w:sz w:val="24"/>
          <w:szCs w:val="24"/>
        </w:rPr>
        <w:t>pra</w:t>
      </w:r>
      <w:proofErr w:type="spellEnd"/>
      <w:r w:rsidRPr="009B2A8C">
        <w:rPr>
          <w:sz w:val="24"/>
          <w:szCs w:val="24"/>
        </w:rPr>
        <w:t xml:space="preserve">-survei terhadap 33 pegawai menunjukkan rata-rata skor sebesar 4,15 dari skala 5 untuk persepsi keefektifan </w:t>
      </w:r>
      <w:r w:rsidR="003261E9" w:rsidRPr="009B2A8C">
        <w:rPr>
          <w:sz w:val="24"/>
          <w:szCs w:val="24"/>
        </w:rPr>
        <w:t>SKF</w:t>
      </w:r>
      <w:r w:rsidRPr="009B2A8C">
        <w:rPr>
          <w:sz w:val="24"/>
          <w:szCs w:val="24"/>
        </w:rPr>
        <w:t>, yang masuk dalam kategori Efektif dengan persentase 83%. Hal ini mengindikasikan bahwa pegawai KPPN KPH telah merasakan manfaat positif dari penerapan kebijakan WFH sesuai SE 2/MK/SJ/2026.</w:t>
      </w:r>
      <w:r w:rsidR="00484227" w:rsidRPr="009B2A8C">
        <w:rPr>
          <w:sz w:val="24"/>
          <w:szCs w:val="24"/>
        </w:rPr>
        <w:t xml:space="preserve"> Berdasarkan teori dan penelitian</w:t>
      </w:r>
      <w:r w:rsidR="000A1B9A" w:rsidRPr="009B2A8C">
        <w:rPr>
          <w:sz w:val="24"/>
          <w:szCs w:val="24"/>
        </w:rPr>
        <w:t xml:space="preserve"> terdahulu tersebut, maka hipotesis pertama dalam penelitian ini adalah:</w:t>
      </w:r>
    </w:p>
    <w:p w14:paraId="1DDD0D01" w14:textId="6C83E7F2" w:rsidR="000A1B9A" w:rsidRPr="009B2A8C" w:rsidRDefault="00146E8B" w:rsidP="00002D0C">
      <w:pPr>
        <w:pStyle w:val="ListParagraph"/>
        <w:ind w:left="851" w:firstLine="0"/>
        <w:rPr>
          <w:b/>
          <w:bCs/>
          <w:sz w:val="24"/>
          <w:szCs w:val="24"/>
        </w:rPr>
      </w:pPr>
      <w:r w:rsidRPr="009B2A8C">
        <w:rPr>
          <w:b/>
          <w:bCs/>
          <w:sz w:val="24"/>
          <w:szCs w:val="24"/>
        </w:rPr>
        <w:t xml:space="preserve">H1 : </w:t>
      </w:r>
      <w:r w:rsidR="00482ABE" w:rsidRPr="009B2A8C">
        <w:rPr>
          <w:b/>
          <w:iCs/>
          <w:sz w:val="24"/>
          <w:szCs w:val="24"/>
        </w:rPr>
        <w:t>Sistem Kerja Fleksibel</w:t>
      </w:r>
      <w:r w:rsidR="000A1B9A" w:rsidRPr="009B2A8C">
        <w:rPr>
          <w:b/>
          <w:bCs/>
          <w:sz w:val="24"/>
          <w:szCs w:val="24"/>
        </w:rPr>
        <w:t xml:space="preserve"> berpengaruh positif dan signifikan terhadap </w:t>
      </w:r>
      <w:r w:rsidR="00F046BC" w:rsidRPr="009B2A8C">
        <w:rPr>
          <w:b/>
          <w:bCs/>
          <w:sz w:val="24"/>
          <w:szCs w:val="24"/>
        </w:rPr>
        <w:t>Kinerja Pegawai</w:t>
      </w:r>
      <w:r w:rsidR="00C24A4A" w:rsidRPr="009B2A8C">
        <w:rPr>
          <w:b/>
          <w:bCs/>
          <w:sz w:val="24"/>
          <w:szCs w:val="24"/>
        </w:rPr>
        <w:t xml:space="preserve"> </w:t>
      </w:r>
      <w:r w:rsidR="00F046BC" w:rsidRPr="009B2A8C">
        <w:rPr>
          <w:b/>
          <w:bCs/>
          <w:sz w:val="24"/>
          <w:szCs w:val="24"/>
        </w:rPr>
        <w:t>di</w:t>
      </w:r>
      <w:r w:rsidR="000A1B9A" w:rsidRPr="009B2A8C">
        <w:rPr>
          <w:b/>
          <w:bCs/>
          <w:sz w:val="24"/>
          <w:szCs w:val="24"/>
        </w:rPr>
        <w:t xml:space="preserve"> KPPN KPH.</w:t>
      </w:r>
    </w:p>
    <w:p w14:paraId="124EA70B" w14:textId="6D90709C" w:rsidR="00E97411" w:rsidRPr="009B2A8C" w:rsidRDefault="00E97411" w:rsidP="003A2774">
      <w:pPr>
        <w:pStyle w:val="ListParagraph"/>
        <w:numPr>
          <w:ilvl w:val="0"/>
          <w:numId w:val="17"/>
        </w:numPr>
        <w:ind w:left="851" w:hanging="708"/>
        <w:rPr>
          <w:sz w:val="24"/>
          <w:szCs w:val="24"/>
        </w:rPr>
      </w:pPr>
      <w:r w:rsidRPr="009B2A8C">
        <w:rPr>
          <w:sz w:val="24"/>
          <w:szCs w:val="24"/>
        </w:rPr>
        <w:t xml:space="preserve">Pengaruh </w:t>
      </w:r>
      <w:r w:rsidR="00482ABE" w:rsidRPr="009B2A8C">
        <w:rPr>
          <w:sz w:val="24"/>
          <w:szCs w:val="24"/>
        </w:rPr>
        <w:t>Sistem Kerja Fleksibel</w:t>
      </w:r>
      <w:r w:rsidR="003261E9" w:rsidRPr="009B2A8C">
        <w:rPr>
          <w:sz w:val="24"/>
          <w:szCs w:val="24"/>
        </w:rPr>
        <w:t xml:space="preserve"> </w:t>
      </w:r>
      <w:r w:rsidR="00B15278" w:rsidRPr="009B2A8C">
        <w:rPr>
          <w:sz w:val="24"/>
          <w:szCs w:val="24"/>
        </w:rPr>
        <w:t xml:space="preserve">terhadap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00B15278" w:rsidRPr="009B2A8C">
        <w:rPr>
          <w:sz w:val="24"/>
          <w:szCs w:val="24"/>
        </w:rPr>
        <w:t>Pegawai KPPN KPH</w:t>
      </w:r>
    </w:p>
    <w:p w14:paraId="5EABAEBB" w14:textId="12FA3E60" w:rsidR="00CB536A" w:rsidRPr="009B2A8C" w:rsidRDefault="00273E10" w:rsidP="00CB536A">
      <w:pPr>
        <w:pStyle w:val="ListParagraph"/>
        <w:ind w:left="851" w:firstLine="589"/>
        <w:rPr>
          <w:sz w:val="24"/>
          <w:szCs w:val="24"/>
        </w:rPr>
      </w:pPr>
      <w:proofErr w:type="spellStart"/>
      <w:r w:rsidRPr="00273E10">
        <w:rPr>
          <w:i/>
          <w:sz w:val="24"/>
          <w:szCs w:val="24"/>
        </w:rPr>
        <w:t>Job</w:t>
      </w:r>
      <w:proofErr w:type="spellEnd"/>
      <w:r w:rsidRPr="00273E10">
        <w:rPr>
          <w:i/>
          <w:sz w:val="24"/>
          <w:szCs w:val="24"/>
        </w:rPr>
        <w:t xml:space="preserve"> </w:t>
      </w:r>
      <w:proofErr w:type="spellStart"/>
      <w:r w:rsidRPr="00273E10">
        <w:rPr>
          <w:i/>
          <w:sz w:val="24"/>
          <w:szCs w:val="24"/>
        </w:rPr>
        <w:t>Enrichment</w:t>
      </w:r>
      <w:proofErr w:type="spellEnd"/>
      <w:r w:rsidR="00A452A2" w:rsidRPr="009B2A8C">
        <w:rPr>
          <w:i/>
          <w:sz w:val="24"/>
          <w:szCs w:val="24"/>
        </w:rPr>
        <w:t xml:space="preserve"> </w:t>
      </w:r>
      <w:r w:rsidR="00CB536A" w:rsidRPr="009B2A8C">
        <w:rPr>
          <w:sz w:val="24"/>
          <w:szCs w:val="24"/>
        </w:rPr>
        <w:t xml:space="preserve"> adalah kondisi psikologis yang dirasakan pegawai ketika pekerjaannya memiliki konten yang kaya, penuh variasi keterampilan, jelas identitas tugasnya, terasa bermakna bagi orang lain, memberikan otonomi yang cukup, dan menyediakan umpan balik yang memadai. </w:t>
      </w:r>
      <w:proofErr w:type="spellStart"/>
      <w:r w:rsidR="00CB536A" w:rsidRPr="009B2A8C">
        <w:rPr>
          <w:sz w:val="24"/>
          <w:szCs w:val="24"/>
        </w:rPr>
        <w:t>Hackman</w:t>
      </w:r>
      <w:proofErr w:type="spellEnd"/>
      <w:r w:rsidR="00CB536A" w:rsidRPr="009B2A8C">
        <w:rPr>
          <w:sz w:val="24"/>
          <w:szCs w:val="24"/>
        </w:rPr>
        <w:t xml:space="preserve"> dan </w:t>
      </w:r>
      <w:proofErr w:type="spellStart"/>
      <w:r w:rsidR="00CB536A" w:rsidRPr="009B2A8C">
        <w:rPr>
          <w:sz w:val="24"/>
          <w:szCs w:val="24"/>
        </w:rPr>
        <w:t>Oldham</w:t>
      </w:r>
      <w:proofErr w:type="spellEnd"/>
      <w:r w:rsidR="00CB536A" w:rsidRPr="009B2A8C">
        <w:rPr>
          <w:sz w:val="24"/>
          <w:szCs w:val="24"/>
        </w:rPr>
        <w:t xml:space="preserve"> (1976) merumuskan kelima karakteristik ini melalui </w:t>
      </w:r>
      <w:proofErr w:type="spellStart"/>
      <w:r w:rsidR="00CB536A" w:rsidRPr="00703453">
        <w:rPr>
          <w:i/>
          <w:iCs/>
          <w:sz w:val="24"/>
          <w:szCs w:val="24"/>
        </w:rPr>
        <w:t>Job</w:t>
      </w:r>
      <w:proofErr w:type="spellEnd"/>
      <w:r w:rsidR="00CB536A" w:rsidRPr="00703453">
        <w:rPr>
          <w:i/>
          <w:iCs/>
          <w:sz w:val="24"/>
          <w:szCs w:val="24"/>
        </w:rPr>
        <w:t xml:space="preserve"> </w:t>
      </w:r>
      <w:proofErr w:type="spellStart"/>
      <w:r w:rsidR="00CB536A" w:rsidRPr="00703453">
        <w:rPr>
          <w:i/>
          <w:iCs/>
          <w:sz w:val="24"/>
          <w:szCs w:val="24"/>
        </w:rPr>
        <w:t>Characteristics</w:t>
      </w:r>
      <w:proofErr w:type="spellEnd"/>
      <w:r w:rsidR="00CB536A" w:rsidRPr="00703453">
        <w:rPr>
          <w:i/>
          <w:iCs/>
          <w:sz w:val="24"/>
          <w:szCs w:val="24"/>
        </w:rPr>
        <w:t xml:space="preserve"> Model</w:t>
      </w:r>
      <w:r w:rsidR="00CB536A" w:rsidRPr="009B2A8C">
        <w:rPr>
          <w:sz w:val="24"/>
          <w:szCs w:val="24"/>
        </w:rPr>
        <w:t xml:space="preserve"> (JCM), di mana dimensi </w:t>
      </w:r>
      <w:proofErr w:type="spellStart"/>
      <w:r w:rsidR="00CB536A" w:rsidRPr="009B2A8C">
        <w:rPr>
          <w:i/>
          <w:iCs/>
          <w:sz w:val="24"/>
          <w:szCs w:val="24"/>
        </w:rPr>
        <w:t>autonomy</w:t>
      </w:r>
      <w:proofErr w:type="spellEnd"/>
      <w:r w:rsidR="00CB536A" w:rsidRPr="009B2A8C">
        <w:rPr>
          <w:sz w:val="24"/>
          <w:szCs w:val="24"/>
        </w:rPr>
        <w:t xml:space="preserve"> memiliki peran yang secara matematis bersifat pengali terhadap seluruh potensi </w:t>
      </w:r>
      <w:proofErr w:type="spellStart"/>
      <w:r w:rsidR="00CB536A" w:rsidRPr="009B2A8C">
        <w:rPr>
          <w:sz w:val="24"/>
          <w:szCs w:val="24"/>
        </w:rPr>
        <w:t>motivasional</w:t>
      </w:r>
      <w:proofErr w:type="spellEnd"/>
      <w:r w:rsidR="00CB536A" w:rsidRPr="009B2A8C">
        <w:rPr>
          <w:sz w:val="24"/>
          <w:szCs w:val="24"/>
        </w:rPr>
        <w:t xml:space="preserve"> pekerjaan. Artinya, ketika dimensi otonomi meningkat, dampaknya bukan hanya menambah satu elemen dari lima, melainkan melipat-gandakan keseluruhan potensi </w:t>
      </w:r>
      <w:proofErr w:type="spellStart"/>
      <w:r w:rsidR="00CB536A" w:rsidRPr="009B2A8C">
        <w:rPr>
          <w:sz w:val="24"/>
          <w:szCs w:val="24"/>
        </w:rPr>
        <w:t>motivasional</w:t>
      </w:r>
      <w:proofErr w:type="spellEnd"/>
      <w:r w:rsidR="00CB536A" w:rsidRPr="009B2A8C">
        <w:rPr>
          <w:sz w:val="24"/>
          <w:szCs w:val="24"/>
        </w:rPr>
        <w:t xml:space="preserve"> pekerjaan tersebut.</w:t>
      </w:r>
    </w:p>
    <w:p w14:paraId="7B5B3251" w14:textId="6DDC9159" w:rsidR="00CB536A" w:rsidRPr="009B2A8C" w:rsidRDefault="00690560" w:rsidP="00CB536A">
      <w:pPr>
        <w:pStyle w:val="ListParagraph"/>
        <w:ind w:left="851" w:firstLine="589"/>
        <w:rPr>
          <w:sz w:val="24"/>
          <w:szCs w:val="24"/>
        </w:rPr>
      </w:pPr>
      <w:r w:rsidRPr="009B2A8C">
        <w:rPr>
          <w:sz w:val="24"/>
          <w:szCs w:val="24"/>
        </w:rPr>
        <w:lastRenderedPageBreak/>
        <w:t xml:space="preserve">Sistem Kerja Fleksibel memberikan pengaruh paling langsung terhadap dimensi otonomi dalam JCM. Ketika pegawai diberi kepercayaan untuk menentukan sendiri kapan dan dari mana mereka bekerja, sebagaimana diatur dalam kebijakan WFH di KPPN KPH, pegawai tidak lagi sekadar menjalankan instruksi, tetapi mulai merasakan tanggung jawab yang lebih besar atas hasil pekerjaannya. Rasa tanggung jawab yang meningkat ini pada gilirannya memperkuat dimensi </w:t>
      </w:r>
      <w:proofErr w:type="spellStart"/>
      <w:r w:rsidRPr="009B2A8C">
        <w:rPr>
          <w:i/>
          <w:iCs/>
          <w:sz w:val="24"/>
          <w:szCs w:val="24"/>
        </w:rPr>
        <w:t>task</w:t>
      </w:r>
      <w:proofErr w:type="spellEnd"/>
      <w:r w:rsidRPr="009B2A8C">
        <w:rPr>
          <w:i/>
          <w:iCs/>
          <w:sz w:val="24"/>
          <w:szCs w:val="24"/>
        </w:rPr>
        <w:t xml:space="preserve"> </w:t>
      </w:r>
      <w:proofErr w:type="spellStart"/>
      <w:r w:rsidRPr="009B2A8C">
        <w:rPr>
          <w:i/>
          <w:iCs/>
          <w:sz w:val="24"/>
          <w:szCs w:val="24"/>
        </w:rPr>
        <w:t>significance</w:t>
      </w:r>
      <w:proofErr w:type="spellEnd"/>
      <w:r w:rsidRPr="009B2A8C">
        <w:rPr>
          <w:sz w:val="24"/>
          <w:szCs w:val="24"/>
        </w:rPr>
        <w:t>, di mana pegawai menyadari bahwa kontribusi mereka terhadap penyaluran dana PHLN berdampak nyata terhadap pembangunan infrastruktur nasional, bukan sekadar rutinitas administratif belaka</w:t>
      </w:r>
      <w:r w:rsidR="00CB536A" w:rsidRPr="009B2A8C">
        <w:rPr>
          <w:sz w:val="24"/>
          <w:szCs w:val="24"/>
        </w:rPr>
        <w:t>.</w:t>
      </w:r>
    </w:p>
    <w:p w14:paraId="1EBCBED4" w14:textId="1AA7467D" w:rsidR="00CB536A" w:rsidRPr="009B2A8C" w:rsidRDefault="00CB536A" w:rsidP="00CB536A">
      <w:pPr>
        <w:pStyle w:val="ListParagraph"/>
        <w:ind w:left="851" w:firstLine="589"/>
        <w:rPr>
          <w:sz w:val="24"/>
          <w:szCs w:val="24"/>
        </w:rPr>
      </w:pPr>
      <w:r w:rsidRPr="003A21D8">
        <w:rPr>
          <w:color w:val="EE0000"/>
          <w:sz w:val="24"/>
          <w:szCs w:val="24"/>
        </w:rPr>
        <w:t xml:space="preserve">Menurut Batara M. Nur, Ginting, dan </w:t>
      </w:r>
      <w:proofErr w:type="spellStart"/>
      <w:r w:rsidRPr="003A21D8">
        <w:rPr>
          <w:color w:val="EE0000"/>
          <w:sz w:val="24"/>
          <w:szCs w:val="24"/>
        </w:rPr>
        <w:t>Sushandoyo</w:t>
      </w:r>
      <w:proofErr w:type="spellEnd"/>
      <w:r w:rsidRPr="003A21D8">
        <w:rPr>
          <w:color w:val="EE0000"/>
          <w:sz w:val="24"/>
          <w:szCs w:val="24"/>
        </w:rPr>
        <w:t xml:space="preserve"> (2025) melalui penelitian pada instansi pemerintah menegaskan bahwa </w:t>
      </w:r>
      <w:r w:rsidR="003261E9" w:rsidRPr="003A21D8">
        <w:rPr>
          <w:color w:val="EE0000"/>
          <w:sz w:val="24"/>
          <w:szCs w:val="24"/>
        </w:rPr>
        <w:t>SKF</w:t>
      </w:r>
      <w:r w:rsidRPr="009B2A8C">
        <w:rPr>
          <w:sz w:val="24"/>
          <w:szCs w:val="24"/>
        </w:rPr>
        <w:t xml:space="preserve"> yang disertai mekanisme kontrol yang tepat dan </w:t>
      </w:r>
      <w:r w:rsidRPr="009B2A8C">
        <w:rPr>
          <w:i/>
          <w:iCs/>
          <w:sz w:val="24"/>
          <w:szCs w:val="24"/>
        </w:rPr>
        <w:t>e-</w:t>
      </w:r>
      <w:proofErr w:type="spellStart"/>
      <w:r w:rsidRPr="009B2A8C">
        <w:rPr>
          <w:i/>
          <w:iCs/>
          <w:sz w:val="24"/>
          <w:szCs w:val="24"/>
        </w:rPr>
        <w:t>leadership</w:t>
      </w:r>
      <w:proofErr w:type="spellEnd"/>
      <w:r w:rsidRPr="009B2A8C">
        <w:rPr>
          <w:sz w:val="24"/>
          <w:szCs w:val="24"/>
        </w:rPr>
        <w:t xml:space="preserve"> yang efektif menciptakan kondisi yang kondusif bagi tumbuhnya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di kalangan pegawai. </w:t>
      </w:r>
      <w:proofErr w:type="spellStart"/>
      <w:r w:rsidRPr="009B2A8C">
        <w:rPr>
          <w:sz w:val="24"/>
          <w:szCs w:val="24"/>
        </w:rPr>
        <w:t>Weideman</w:t>
      </w:r>
      <w:proofErr w:type="spellEnd"/>
      <w:r w:rsidRPr="009B2A8C">
        <w:rPr>
          <w:sz w:val="24"/>
          <w:szCs w:val="24"/>
        </w:rPr>
        <w:t xml:space="preserve"> dan </w:t>
      </w:r>
      <w:proofErr w:type="spellStart"/>
      <w:r w:rsidRPr="009B2A8C">
        <w:rPr>
          <w:sz w:val="24"/>
          <w:szCs w:val="24"/>
        </w:rPr>
        <w:t>Hofmeyr</w:t>
      </w:r>
      <w:proofErr w:type="spellEnd"/>
      <w:r w:rsidRPr="009B2A8C">
        <w:rPr>
          <w:sz w:val="24"/>
          <w:szCs w:val="24"/>
        </w:rPr>
        <w:t xml:space="preserve"> (2020) juga menemukan bahwa fleksibilitas kerja yang mencakup dimensi lokasi, waktu, beban kerja, dan metode penyelesaian tugas secara signifikan meningkatkan keterikatan psikologis pegawai terhadap pekerjaannya. Kondisi ini merupakan prasyarat bagi terbentuknya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yang sesungguhnya. Hasil </w:t>
      </w:r>
      <w:proofErr w:type="spellStart"/>
      <w:r w:rsidRPr="009B2A8C">
        <w:rPr>
          <w:sz w:val="24"/>
          <w:szCs w:val="24"/>
        </w:rPr>
        <w:t>pra</w:t>
      </w:r>
      <w:proofErr w:type="spellEnd"/>
      <w:r w:rsidRPr="009B2A8C">
        <w:rPr>
          <w:sz w:val="24"/>
          <w:szCs w:val="24"/>
        </w:rPr>
        <w:t xml:space="preserve">-survei KPPN KPH juga mengindikasikan adanya celah pada item pekerjaan menjadi lebih bermakna dan menantang yang mencatatkan skor terendah (3,91), mengisyaratkan bahwa aspek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belum sepenuhnya terpicu oleh penerapan </w:t>
      </w:r>
      <w:r w:rsidR="003261E9" w:rsidRPr="009B2A8C">
        <w:rPr>
          <w:sz w:val="24"/>
          <w:szCs w:val="24"/>
        </w:rPr>
        <w:t>SKF</w:t>
      </w:r>
      <w:r w:rsidRPr="009B2A8C">
        <w:rPr>
          <w:sz w:val="24"/>
          <w:szCs w:val="24"/>
        </w:rPr>
        <w:t xml:space="preserve"> yang ada saat ini.</w:t>
      </w:r>
      <w:r w:rsidR="00640908" w:rsidRPr="009B2A8C">
        <w:rPr>
          <w:sz w:val="24"/>
          <w:szCs w:val="24"/>
        </w:rPr>
        <w:t xml:space="preserve"> Berdasarkan teori dan penelitian terdahulu tersebut, maka hipotesis kedu</w:t>
      </w:r>
      <w:r w:rsidR="00F24BB3" w:rsidRPr="009B2A8C">
        <w:rPr>
          <w:sz w:val="24"/>
          <w:szCs w:val="24"/>
        </w:rPr>
        <w:t>a penelitian ini adalah :</w:t>
      </w:r>
    </w:p>
    <w:p w14:paraId="5F4C44D6" w14:textId="4986B8E2" w:rsidR="00146E8B" w:rsidRPr="009B2A8C" w:rsidRDefault="00146E8B" w:rsidP="00002D0C">
      <w:pPr>
        <w:pStyle w:val="ListParagraph"/>
        <w:ind w:left="851" w:firstLine="0"/>
        <w:rPr>
          <w:b/>
          <w:bCs/>
          <w:sz w:val="24"/>
          <w:szCs w:val="24"/>
        </w:rPr>
      </w:pPr>
      <w:r w:rsidRPr="009B2A8C">
        <w:rPr>
          <w:b/>
          <w:bCs/>
          <w:sz w:val="24"/>
          <w:szCs w:val="24"/>
        </w:rPr>
        <w:t xml:space="preserve">H2: </w:t>
      </w:r>
      <w:r w:rsidR="00482ABE" w:rsidRPr="009B2A8C">
        <w:rPr>
          <w:b/>
          <w:sz w:val="24"/>
          <w:szCs w:val="24"/>
        </w:rPr>
        <w:t>Sistem Kerja Fleksibel</w:t>
      </w:r>
      <w:r w:rsidRPr="009B2A8C">
        <w:rPr>
          <w:b/>
          <w:bCs/>
          <w:sz w:val="24"/>
          <w:szCs w:val="24"/>
        </w:rPr>
        <w:t xml:space="preserve"> berpengaruh positif dan signifikan terhadap </w:t>
      </w:r>
      <w:proofErr w:type="spellStart"/>
      <w:r w:rsidR="00273E10" w:rsidRPr="00273E10">
        <w:rPr>
          <w:b/>
          <w:bCs/>
          <w:i/>
          <w:sz w:val="24"/>
          <w:szCs w:val="24"/>
        </w:rPr>
        <w:t>Job</w:t>
      </w:r>
      <w:proofErr w:type="spellEnd"/>
      <w:r w:rsidR="00273E10" w:rsidRPr="00273E10">
        <w:rPr>
          <w:b/>
          <w:bCs/>
          <w:i/>
          <w:sz w:val="24"/>
          <w:szCs w:val="24"/>
        </w:rPr>
        <w:t xml:space="preserve"> </w:t>
      </w:r>
      <w:proofErr w:type="spellStart"/>
      <w:r w:rsidR="00273E10" w:rsidRPr="00273E10">
        <w:rPr>
          <w:b/>
          <w:bCs/>
          <w:i/>
          <w:sz w:val="24"/>
          <w:szCs w:val="24"/>
        </w:rPr>
        <w:t>Enrichment</w:t>
      </w:r>
      <w:proofErr w:type="spellEnd"/>
      <w:r w:rsidR="00A452A2" w:rsidRPr="009B2A8C">
        <w:rPr>
          <w:b/>
          <w:bCs/>
          <w:i/>
          <w:sz w:val="24"/>
          <w:szCs w:val="24"/>
        </w:rPr>
        <w:t xml:space="preserve"> </w:t>
      </w:r>
      <w:r w:rsidRPr="009B2A8C">
        <w:rPr>
          <w:b/>
          <w:bCs/>
          <w:sz w:val="24"/>
          <w:szCs w:val="24"/>
        </w:rPr>
        <w:t>Pegawai KPPN KPH.</w:t>
      </w:r>
    </w:p>
    <w:p w14:paraId="63CD2601" w14:textId="6156D4B7" w:rsidR="00B15278" w:rsidRPr="009B2A8C" w:rsidRDefault="000F3CF0" w:rsidP="003A2774">
      <w:pPr>
        <w:pStyle w:val="ListParagraph"/>
        <w:numPr>
          <w:ilvl w:val="0"/>
          <w:numId w:val="17"/>
        </w:numPr>
        <w:ind w:left="851" w:hanging="708"/>
        <w:rPr>
          <w:sz w:val="24"/>
          <w:szCs w:val="24"/>
        </w:rPr>
      </w:pPr>
      <w:r w:rsidRPr="009B2A8C">
        <w:rPr>
          <w:sz w:val="24"/>
          <w:szCs w:val="24"/>
        </w:rPr>
        <w:t xml:space="preserve">Peran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Pr="009B2A8C">
        <w:rPr>
          <w:sz w:val="24"/>
          <w:szCs w:val="24"/>
        </w:rPr>
        <w:t xml:space="preserve"> terhadap </w:t>
      </w:r>
      <w:r w:rsidR="001A5DC7" w:rsidRPr="009B2A8C">
        <w:rPr>
          <w:sz w:val="24"/>
          <w:szCs w:val="24"/>
        </w:rPr>
        <w:t>Kinerja Pegawai</w:t>
      </w:r>
      <w:r w:rsidRPr="009B2A8C">
        <w:rPr>
          <w:sz w:val="24"/>
          <w:szCs w:val="24"/>
        </w:rPr>
        <w:t xml:space="preserve"> KPPN KPH</w:t>
      </w:r>
    </w:p>
    <w:p w14:paraId="3FB112A0" w14:textId="28D18650" w:rsidR="00E335B3" w:rsidRPr="009B2A8C" w:rsidRDefault="00E335B3" w:rsidP="00E335B3">
      <w:pPr>
        <w:pStyle w:val="ListParagraph"/>
        <w:ind w:left="851" w:firstLine="589"/>
        <w:rPr>
          <w:sz w:val="24"/>
          <w:szCs w:val="24"/>
        </w:rPr>
      </w:pPr>
      <w:r w:rsidRPr="009B2A8C">
        <w:rPr>
          <w:sz w:val="24"/>
          <w:szCs w:val="24"/>
        </w:rPr>
        <w:t xml:space="preserve">Dalam kerangka JCM,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tidak hanya bertujuan membuat pekerjaan terasa lebih menarik secara permukaan, tetapi bekerja </w:t>
      </w:r>
      <w:r w:rsidRPr="009B2A8C">
        <w:rPr>
          <w:sz w:val="24"/>
          <w:szCs w:val="24"/>
        </w:rPr>
        <w:lastRenderedPageBreak/>
        <w:t>melalui mekanisme psikologis yang lebih dalam. Ketika kelima karakteristik inti pekerjaan JCM hadir secara kuat dalam pekerjaan sehari-hari, maka pegawai akan mengalami tiga kondisi psikologis kritis secara bersamaan, yakni rasa bahwa pekerjaan mereka bermakna, rasa bertanggung jawab penuh atas hasil kerja (</w:t>
      </w:r>
      <w:proofErr w:type="spellStart"/>
      <w:r w:rsidRPr="009B2A8C">
        <w:rPr>
          <w:i/>
          <w:iCs/>
          <w:sz w:val="24"/>
          <w:szCs w:val="24"/>
        </w:rPr>
        <w:t>experienced</w:t>
      </w:r>
      <w:proofErr w:type="spellEnd"/>
      <w:r w:rsidRPr="009B2A8C">
        <w:rPr>
          <w:i/>
          <w:iCs/>
          <w:sz w:val="24"/>
          <w:szCs w:val="24"/>
        </w:rPr>
        <w:t xml:space="preserve"> </w:t>
      </w:r>
      <w:proofErr w:type="spellStart"/>
      <w:r w:rsidRPr="009B2A8C">
        <w:rPr>
          <w:i/>
          <w:iCs/>
          <w:sz w:val="24"/>
          <w:szCs w:val="24"/>
        </w:rPr>
        <w:t>responsibility</w:t>
      </w:r>
      <w:proofErr w:type="spellEnd"/>
      <w:r w:rsidRPr="009B2A8C">
        <w:rPr>
          <w:sz w:val="24"/>
          <w:szCs w:val="24"/>
        </w:rPr>
        <w:t>), dan kesadaran yang jelas atas kualitas hasil kerja yang telah dicapai. Ketiga kondisi psikologis ini adalah pemicu motivasi kerja intrinsik yang paling kuat dan lebih efektif dibandingkan insentif eksternal semata.</w:t>
      </w:r>
    </w:p>
    <w:p w14:paraId="0724690F" w14:textId="5807D37F" w:rsidR="00E335B3" w:rsidRPr="009B2A8C" w:rsidRDefault="00E335B3" w:rsidP="00E335B3">
      <w:pPr>
        <w:pStyle w:val="ListParagraph"/>
        <w:ind w:left="851" w:firstLine="589"/>
        <w:rPr>
          <w:sz w:val="24"/>
          <w:szCs w:val="24"/>
        </w:rPr>
      </w:pPr>
      <w:r w:rsidRPr="009B2A8C">
        <w:rPr>
          <w:sz w:val="24"/>
          <w:szCs w:val="24"/>
        </w:rPr>
        <w:t xml:space="preserve">Motivasi intrinsik yang terbentuk dari kondisi psikologis tersebut secara langsung mendorong pegawai untuk bekerja dengan lebih tekun, lebih cermat, dan lebih peduli terhadap kualitas yang pada akhirnya tercermin pada peningkatan </w:t>
      </w:r>
      <w:proofErr w:type="spellStart"/>
      <w:r w:rsidR="007D40DD" w:rsidRPr="009B2A8C">
        <w:rPr>
          <w:sz w:val="24"/>
          <w:szCs w:val="24"/>
        </w:rPr>
        <w:t>kineja</w:t>
      </w:r>
      <w:proofErr w:type="spellEnd"/>
      <w:r w:rsidR="007D40DD" w:rsidRPr="009B2A8C">
        <w:rPr>
          <w:sz w:val="24"/>
          <w:szCs w:val="24"/>
        </w:rPr>
        <w:t xml:space="preserve"> pegawai</w:t>
      </w:r>
      <w:r w:rsidRPr="009B2A8C">
        <w:rPr>
          <w:sz w:val="24"/>
          <w:szCs w:val="24"/>
        </w:rPr>
        <w:t xml:space="preserve"> yang nyata dan berkelanjutan</w:t>
      </w:r>
      <w:r w:rsidR="00845AC0" w:rsidRPr="009B2A8C">
        <w:rPr>
          <w:sz w:val="24"/>
          <w:szCs w:val="24"/>
        </w:rPr>
        <w:t xml:space="preserve"> baik dari sisi kualitas pekerjaan, ketepatan waktu penyelesaian tugas, maupun komitmen kerja pegawai terhadap organisasi.</w:t>
      </w:r>
      <w:r w:rsidRPr="009B2A8C">
        <w:rPr>
          <w:sz w:val="24"/>
          <w:szCs w:val="24"/>
        </w:rPr>
        <w:t xml:space="preserve">. </w:t>
      </w:r>
      <w:proofErr w:type="spellStart"/>
      <w:r w:rsidRPr="009B2A8C">
        <w:rPr>
          <w:sz w:val="24"/>
          <w:szCs w:val="24"/>
        </w:rPr>
        <w:t>Ivancevich</w:t>
      </w:r>
      <w:proofErr w:type="spellEnd"/>
      <w:r w:rsidRPr="009B2A8C">
        <w:rPr>
          <w:sz w:val="24"/>
          <w:szCs w:val="24"/>
        </w:rPr>
        <w:t xml:space="preserve"> dkk. (2014) dalam </w:t>
      </w:r>
      <w:proofErr w:type="spellStart"/>
      <w:r w:rsidRPr="009B2A8C">
        <w:rPr>
          <w:sz w:val="24"/>
          <w:szCs w:val="24"/>
        </w:rPr>
        <w:t>Nidhom</w:t>
      </w:r>
      <w:proofErr w:type="spellEnd"/>
      <w:r w:rsidRPr="009B2A8C">
        <w:rPr>
          <w:sz w:val="24"/>
          <w:szCs w:val="24"/>
        </w:rPr>
        <w:t xml:space="preserve"> (2025) menegaskan bahwa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meningkatkan </w:t>
      </w:r>
      <w:proofErr w:type="spellStart"/>
      <w:r w:rsidRPr="009B2A8C">
        <w:rPr>
          <w:i/>
          <w:iCs/>
          <w:sz w:val="24"/>
          <w:szCs w:val="24"/>
        </w:rPr>
        <w:t>psychological</w:t>
      </w:r>
      <w:proofErr w:type="spellEnd"/>
      <w:r w:rsidRPr="009B2A8C">
        <w:rPr>
          <w:i/>
          <w:iCs/>
          <w:sz w:val="24"/>
          <w:szCs w:val="24"/>
        </w:rPr>
        <w:t xml:space="preserve"> </w:t>
      </w:r>
      <w:proofErr w:type="spellStart"/>
      <w:r w:rsidRPr="009B2A8C">
        <w:rPr>
          <w:i/>
          <w:iCs/>
          <w:sz w:val="24"/>
          <w:szCs w:val="24"/>
        </w:rPr>
        <w:t>growth</w:t>
      </w:r>
      <w:proofErr w:type="spellEnd"/>
      <w:r w:rsidRPr="009B2A8C">
        <w:rPr>
          <w:i/>
          <w:iCs/>
          <w:sz w:val="24"/>
          <w:szCs w:val="24"/>
        </w:rPr>
        <w:t xml:space="preserve"> </w:t>
      </w:r>
      <w:proofErr w:type="spellStart"/>
      <w:r w:rsidRPr="009B2A8C">
        <w:rPr>
          <w:i/>
          <w:iCs/>
          <w:sz w:val="24"/>
          <w:szCs w:val="24"/>
        </w:rPr>
        <w:t>needs</w:t>
      </w:r>
      <w:proofErr w:type="spellEnd"/>
      <w:r w:rsidRPr="009B2A8C">
        <w:rPr>
          <w:i/>
          <w:iCs/>
          <w:sz w:val="24"/>
          <w:szCs w:val="24"/>
        </w:rPr>
        <w:t xml:space="preserve"> </w:t>
      </w:r>
      <w:r w:rsidRPr="009B2A8C">
        <w:rPr>
          <w:sz w:val="24"/>
          <w:szCs w:val="24"/>
        </w:rPr>
        <w:t>pegawai seperti aktualisasi diri, yang secara langsung berkontribusi pada kualitas pengalaman kerja dan secara tidak langsung mendorong kinerja yang lebih tinggi.</w:t>
      </w:r>
    </w:p>
    <w:p w14:paraId="0168C6C7" w14:textId="0440C32D" w:rsidR="00146E8B" w:rsidRPr="009B2A8C" w:rsidRDefault="00E335B3" w:rsidP="00E335B3">
      <w:pPr>
        <w:pStyle w:val="ListParagraph"/>
        <w:ind w:left="851" w:firstLine="589"/>
        <w:rPr>
          <w:sz w:val="24"/>
          <w:szCs w:val="24"/>
        </w:rPr>
      </w:pPr>
      <w:r w:rsidRPr="003A21D8">
        <w:rPr>
          <w:color w:val="EE0000"/>
          <w:sz w:val="24"/>
          <w:szCs w:val="24"/>
        </w:rPr>
        <w:t xml:space="preserve">Hasil pengujian empiris yang paling relevan ditemukan oleh Situmorang, Siregar dkk. (2024) </w:t>
      </w:r>
      <w:r w:rsidRPr="009B2A8C">
        <w:rPr>
          <w:sz w:val="24"/>
          <w:szCs w:val="24"/>
        </w:rPr>
        <w:t xml:space="preserve">pada salah satu kantor pelayanan pajak di lingkungan Kementerian Keuangan yang secara struktural memiliki kemiripan dengan KPPN KPH sebagai kantor pelayanan perbendaharaan. Penelitian mereka dengan 96 responden menemukan bahwa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berpengaruh positif dan signifikan terhadap kinerja pegawai. Berdasarkan teori dan penelitian terdahulu tersebut, maka hipotesis </w:t>
      </w:r>
      <w:r w:rsidR="00E004CD">
        <w:rPr>
          <w:sz w:val="24"/>
          <w:szCs w:val="24"/>
        </w:rPr>
        <w:t>ketiga</w:t>
      </w:r>
      <w:r w:rsidRPr="009B2A8C">
        <w:rPr>
          <w:sz w:val="24"/>
          <w:szCs w:val="24"/>
        </w:rPr>
        <w:t xml:space="preserve"> dalam penelitian ini adalah:</w:t>
      </w:r>
    </w:p>
    <w:p w14:paraId="36DC176B" w14:textId="77627D5D" w:rsidR="00002D0C" w:rsidRPr="009B2A8C" w:rsidRDefault="00E65312" w:rsidP="00002D0C">
      <w:pPr>
        <w:pStyle w:val="ListParagraph"/>
        <w:ind w:left="851" w:firstLine="0"/>
        <w:rPr>
          <w:b/>
          <w:bCs/>
          <w:sz w:val="24"/>
          <w:szCs w:val="24"/>
        </w:rPr>
      </w:pPr>
      <w:r w:rsidRPr="009B2A8C">
        <w:rPr>
          <w:b/>
          <w:bCs/>
          <w:sz w:val="24"/>
          <w:szCs w:val="24"/>
        </w:rPr>
        <w:t xml:space="preserve">H3: </w:t>
      </w:r>
      <w:proofErr w:type="spellStart"/>
      <w:r w:rsidR="00273E10" w:rsidRPr="00273E10">
        <w:rPr>
          <w:b/>
          <w:bCs/>
          <w:i/>
          <w:sz w:val="24"/>
          <w:szCs w:val="24"/>
        </w:rPr>
        <w:t>Job</w:t>
      </w:r>
      <w:proofErr w:type="spellEnd"/>
      <w:r w:rsidR="00273E10" w:rsidRPr="00273E10">
        <w:rPr>
          <w:b/>
          <w:bCs/>
          <w:i/>
          <w:sz w:val="24"/>
          <w:szCs w:val="24"/>
        </w:rPr>
        <w:t xml:space="preserve"> </w:t>
      </w:r>
      <w:proofErr w:type="spellStart"/>
      <w:r w:rsidR="00273E10" w:rsidRPr="00273E10">
        <w:rPr>
          <w:b/>
          <w:bCs/>
          <w:i/>
          <w:sz w:val="24"/>
          <w:szCs w:val="24"/>
        </w:rPr>
        <w:t>Enrichment</w:t>
      </w:r>
      <w:proofErr w:type="spellEnd"/>
      <w:r w:rsidR="00A452A2" w:rsidRPr="009B2A8C">
        <w:rPr>
          <w:b/>
          <w:bCs/>
          <w:i/>
          <w:sz w:val="24"/>
          <w:szCs w:val="24"/>
        </w:rPr>
        <w:t xml:space="preserve"> </w:t>
      </w:r>
      <w:r w:rsidRPr="009B2A8C">
        <w:rPr>
          <w:b/>
          <w:bCs/>
          <w:sz w:val="24"/>
          <w:szCs w:val="24"/>
        </w:rPr>
        <w:t xml:space="preserve"> berpengaruh positif dan signifikan terhadap </w:t>
      </w:r>
      <w:r w:rsidR="00C24A4A" w:rsidRPr="009B2A8C">
        <w:rPr>
          <w:b/>
          <w:bCs/>
          <w:sz w:val="24"/>
          <w:szCs w:val="24"/>
        </w:rPr>
        <w:t>KINERJA PEGAWAI DI</w:t>
      </w:r>
      <w:r w:rsidRPr="009B2A8C">
        <w:rPr>
          <w:b/>
          <w:bCs/>
          <w:sz w:val="24"/>
          <w:szCs w:val="24"/>
        </w:rPr>
        <w:t xml:space="preserve"> KPPN KPH.</w:t>
      </w:r>
    </w:p>
    <w:p w14:paraId="10199C51" w14:textId="2A1847D1" w:rsidR="000F3CF0" w:rsidRPr="009B2A8C" w:rsidRDefault="00222EA0" w:rsidP="003A2774">
      <w:pPr>
        <w:pStyle w:val="ListParagraph"/>
        <w:numPr>
          <w:ilvl w:val="0"/>
          <w:numId w:val="17"/>
        </w:numPr>
        <w:ind w:left="851" w:hanging="708"/>
        <w:rPr>
          <w:sz w:val="24"/>
          <w:szCs w:val="24"/>
        </w:rPr>
      </w:pPr>
      <w:r w:rsidRPr="009B2A8C">
        <w:rPr>
          <w:sz w:val="24"/>
          <w:szCs w:val="24"/>
        </w:rPr>
        <w:t xml:space="preserve">Peran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i/>
          <w:iCs/>
          <w:sz w:val="24"/>
          <w:szCs w:val="24"/>
        </w:rPr>
        <w:t xml:space="preserve"> </w:t>
      </w:r>
      <w:r w:rsidRPr="009B2A8C">
        <w:rPr>
          <w:sz w:val="24"/>
          <w:szCs w:val="24"/>
        </w:rPr>
        <w:t xml:space="preserve">dalam </w:t>
      </w:r>
      <w:r w:rsidR="00192D50" w:rsidRPr="009B2A8C">
        <w:rPr>
          <w:sz w:val="24"/>
          <w:szCs w:val="24"/>
        </w:rPr>
        <w:t>mempengaruhi</w:t>
      </w:r>
      <w:r w:rsidRPr="009B2A8C">
        <w:rPr>
          <w:sz w:val="24"/>
          <w:szCs w:val="24"/>
        </w:rPr>
        <w:t xml:space="preserve"> </w:t>
      </w:r>
      <w:r w:rsidR="00482ABE" w:rsidRPr="009B2A8C">
        <w:rPr>
          <w:sz w:val="24"/>
          <w:szCs w:val="24"/>
        </w:rPr>
        <w:t>Sistem Kerja Fleksibel</w:t>
      </w:r>
      <w:r w:rsidR="001A1D19" w:rsidRPr="009B2A8C">
        <w:rPr>
          <w:sz w:val="24"/>
          <w:szCs w:val="24"/>
        </w:rPr>
        <w:t xml:space="preserve"> </w:t>
      </w:r>
      <w:r w:rsidRPr="009B2A8C">
        <w:rPr>
          <w:sz w:val="24"/>
          <w:szCs w:val="24"/>
        </w:rPr>
        <w:t xml:space="preserve">terhadap </w:t>
      </w:r>
      <w:r w:rsidR="00AF59F3" w:rsidRPr="009B2A8C">
        <w:rPr>
          <w:sz w:val="24"/>
          <w:szCs w:val="24"/>
        </w:rPr>
        <w:t>Kinerja Pegawai di</w:t>
      </w:r>
      <w:r w:rsidRPr="009B2A8C">
        <w:rPr>
          <w:sz w:val="24"/>
          <w:szCs w:val="24"/>
        </w:rPr>
        <w:t xml:space="preserve"> KPPN KPH</w:t>
      </w:r>
    </w:p>
    <w:p w14:paraId="6C0A3E86" w14:textId="7407F740" w:rsidR="00FA433B" w:rsidRPr="009B2A8C" w:rsidRDefault="00FA433B" w:rsidP="00FA433B">
      <w:pPr>
        <w:pStyle w:val="ListParagraph"/>
        <w:ind w:left="851" w:firstLine="589"/>
        <w:rPr>
          <w:sz w:val="24"/>
          <w:szCs w:val="24"/>
        </w:rPr>
      </w:pPr>
      <w:r w:rsidRPr="002B0D81">
        <w:rPr>
          <w:color w:val="EE0000"/>
          <w:sz w:val="24"/>
          <w:szCs w:val="24"/>
        </w:rPr>
        <w:lastRenderedPageBreak/>
        <w:t xml:space="preserve">Pengembangan hipotesis keempat bertolak dari inkonsistensi pengaruh langsung </w:t>
      </w:r>
      <w:r w:rsidR="00482ABE" w:rsidRPr="002B0D81">
        <w:rPr>
          <w:color w:val="EE0000"/>
          <w:sz w:val="24"/>
          <w:szCs w:val="24"/>
        </w:rPr>
        <w:t>Sistem Kerja Fleksibel</w:t>
      </w:r>
      <w:r w:rsidR="003261E9" w:rsidRPr="002B0D81">
        <w:rPr>
          <w:color w:val="EE0000"/>
          <w:sz w:val="24"/>
          <w:szCs w:val="24"/>
        </w:rPr>
        <w:t xml:space="preserve"> </w:t>
      </w:r>
      <w:r w:rsidRPr="002B0D81">
        <w:rPr>
          <w:color w:val="EE0000"/>
          <w:sz w:val="24"/>
          <w:szCs w:val="24"/>
        </w:rPr>
        <w:t xml:space="preserve"> terhadap produktivitas, di mana studi terdahulu (</w:t>
      </w:r>
      <w:proofErr w:type="spellStart"/>
      <w:r w:rsidRPr="002B0D81">
        <w:rPr>
          <w:color w:val="EE0000"/>
          <w:sz w:val="24"/>
          <w:szCs w:val="24"/>
        </w:rPr>
        <w:t>Witriaryani</w:t>
      </w:r>
      <w:proofErr w:type="spellEnd"/>
      <w:r w:rsidRPr="002B0D81">
        <w:rPr>
          <w:color w:val="EE0000"/>
          <w:sz w:val="24"/>
          <w:szCs w:val="24"/>
        </w:rPr>
        <w:t xml:space="preserve"> dkk., 2022</w:t>
      </w:r>
      <w:r w:rsidRPr="009B2A8C">
        <w:rPr>
          <w:sz w:val="24"/>
          <w:szCs w:val="24"/>
        </w:rPr>
        <w:t xml:space="preserve">) menunjukkan bahwa fleksibilitas kerja membutuhkan jembatan psikologis agar dapat meningkatkan kinerja secara signifikan. Dalam penelitian ini,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dipilih sebagai variabel mediasi berdasarkan </w:t>
      </w:r>
      <w:proofErr w:type="spellStart"/>
      <w:r w:rsidRPr="00E004CD">
        <w:rPr>
          <w:i/>
          <w:iCs/>
          <w:sz w:val="24"/>
          <w:szCs w:val="24"/>
        </w:rPr>
        <w:t>Job</w:t>
      </w:r>
      <w:proofErr w:type="spellEnd"/>
      <w:r w:rsidRPr="00E004CD">
        <w:rPr>
          <w:i/>
          <w:iCs/>
          <w:sz w:val="24"/>
          <w:szCs w:val="24"/>
        </w:rPr>
        <w:t xml:space="preserve"> </w:t>
      </w:r>
      <w:proofErr w:type="spellStart"/>
      <w:r w:rsidRPr="00E004CD">
        <w:rPr>
          <w:i/>
          <w:iCs/>
          <w:sz w:val="24"/>
          <w:szCs w:val="24"/>
        </w:rPr>
        <w:t>Characteristics</w:t>
      </w:r>
      <w:proofErr w:type="spellEnd"/>
      <w:r w:rsidRPr="00E004CD">
        <w:rPr>
          <w:i/>
          <w:iCs/>
          <w:sz w:val="24"/>
          <w:szCs w:val="24"/>
        </w:rPr>
        <w:t xml:space="preserve"> Model</w:t>
      </w:r>
      <w:r w:rsidRPr="009B2A8C">
        <w:rPr>
          <w:sz w:val="24"/>
          <w:szCs w:val="24"/>
        </w:rPr>
        <w:t xml:space="preserve"> (JCM). Kebijakan </w:t>
      </w:r>
      <w:r w:rsidR="00E63EA5" w:rsidRPr="009B2A8C">
        <w:rPr>
          <w:sz w:val="24"/>
          <w:szCs w:val="24"/>
        </w:rPr>
        <w:t>kerja fleksibel ini</w:t>
      </w:r>
      <w:r w:rsidRPr="009B2A8C">
        <w:rPr>
          <w:sz w:val="24"/>
          <w:szCs w:val="24"/>
        </w:rPr>
        <w:t xml:space="preserve"> dinilai memberikan otonomi tambahan yang menaikkan </w:t>
      </w:r>
      <w:proofErr w:type="spellStart"/>
      <w:r w:rsidRPr="009B2A8C">
        <w:rPr>
          <w:i/>
          <w:iCs/>
          <w:sz w:val="24"/>
          <w:szCs w:val="24"/>
        </w:rPr>
        <w:t>Motivating</w:t>
      </w:r>
      <w:proofErr w:type="spellEnd"/>
      <w:r w:rsidRPr="009B2A8C">
        <w:rPr>
          <w:i/>
          <w:iCs/>
          <w:sz w:val="24"/>
          <w:szCs w:val="24"/>
        </w:rPr>
        <w:t xml:space="preserve"> </w:t>
      </w:r>
      <w:proofErr w:type="spellStart"/>
      <w:r w:rsidRPr="009B2A8C">
        <w:rPr>
          <w:i/>
          <w:iCs/>
          <w:sz w:val="24"/>
          <w:szCs w:val="24"/>
        </w:rPr>
        <w:t>Potential</w:t>
      </w:r>
      <w:proofErr w:type="spellEnd"/>
      <w:r w:rsidRPr="009B2A8C">
        <w:rPr>
          <w:i/>
          <w:iCs/>
          <w:sz w:val="24"/>
          <w:szCs w:val="24"/>
        </w:rPr>
        <w:t xml:space="preserve"> </w:t>
      </w:r>
      <w:proofErr w:type="spellStart"/>
      <w:r w:rsidRPr="009B2A8C">
        <w:rPr>
          <w:i/>
          <w:iCs/>
          <w:sz w:val="24"/>
          <w:szCs w:val="24"/>
        </w:rPr>
        <w:t>Score</w:t>
      </w:r>
      <w:proofErr w:type="spellEnd"/>
      <w:r w:rsidRPr="009B2A8C">
        <w:rPr>
          <w:sz w:val="24"/>
          <w:szCs w:val="24"/>
        </w:rPr>
        <w:t xml:space="preserve"> (MPS) pekerjaan, yang pada gilirannya memicu motivasi intrinsik dan meningkatkan </w:t>
      </w:r>
      <w:r w:rsidR="004E0841" w:rsidRPr="009B2A8C">
        <w:rPr>
          <w:sz w:val="24"/>
          <w:szCs w:val="24"/>
        </w:rPr>
        <w:t xml:space="preserve">kinerja </w:t>
      </w:r>
      <w:r w:rsidRPr="009B2A8C">
        <w:rPr>
          <w:sz w:val="24"/>
          <w:szCs w:val="24"/>
        </w:rPr>
        <w:t xml:space="preserve">pegawai. Urgensi peran mediasi ini diperkuat oleh hasil </w:t>
      </w:r>
      <w:proofErr w:type="spellStart"/>
      <w:r w:rsidRPr="009B2A8C">
        <w:rPr>
          <w:sz w:val="24"/>
          <w:szCs w:val="24"/>
        </w:rPr>
        <w:t>pra</w:t>
      </w:r>
      <w:proofErr w:type="spellEnd"/>
      <w:r w:rsidRPr="009B2A8C">
        <w:rPr>
          <w:sz w:val="24"/>
          <w:szCs w:val="24"/>
        </w:rPr>
        <w:t xml:space="preserve">-survei pegawai KPPN KPH yang mencatatkan skor terendah (3,91) pada aspek bermakna dan menantangnya pekerjaan dalam skema </w:t>
      </w:r>
      <w:r w:rsidR="003261E9" w:rsidRPr="009B2A8C">
        <w:rPr>
          <w:sz w:val="24"/>
          <w:szCs w:val="24"/>
        </w:rPr>
        <w:t>SKF</w:t>
      </w:r>
      <w:r w:rsidRPr="009B2A8C">
        <w:rPr>
          <w:sz w:val="24"/>
          <w:szCs w:val="24"/>
        </w:rPr>
        <w:t xml:space="preserve">. Hal ini menjadi indikasi bahwa dimensi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belum </w:t>
      </w:r>
      <w:proofErr w:type="spellStart"/>
      <w:r w:rsidRPr="009B2A8C">
        <w:rPr>
          <w:sz w:val="24"/>
          <w:szCs w:val="24"/>
        </w:rPr>
        <w:t>teraktivasi</w:t>
      </w:r>
      <w:proofErr w:type="spellEnd"/>
      <w:r w:rsidRPr="009B2A8C">
        <w:rPr>
          <w:sz w:val="24"/>
          <w:szCs w:val="24"/>
        </w:rPr>
        <w:t xml:space="preserve"> optimal. Berdasarkan teori dan bukti empiris tersebut, maka hipotesis keempat dalam penelitian ini adalah: </w:t>
      </w:r>
    </w:p>
    <w:p w14:paraId="1B68C13E" w14:textId="0F0E9846" w:rsidR="00E65312" w:rsidRPr="009B2A8C" w:rsidRDefault="00FA433B" w:rsidP="00FA433B">
      <w:pPr>
        <w:pStyle w:val="ListParagraph"/>
        <w:ind w:left="851" w:firstLine="0"/>
        <w:rPr>
          <w:b/>
          <w:bCs/>
          <w:sz w:val="24"/>
          <w:szCs w:val="24"/>
        </w:rPr>
      </w:pPr>
      <w:r w:rsidRPr="009B2A8C">
        <w:rPr>
          <w:b/>
          <w:bCs/>
          <w:sz w:val="24"/>
          <w:szCs w:val="24"/>
        </w:rPr>
        <w:t xml:space="preserve">H4: </w:t>
      </w:r>
      <w:r w:rsidR="00BD027A" w:rsidRPr="009B2A8C">
        <w:rPr>
          <w:b/>
          <w:bCs/>
          <w:iCs/>
          <w:sz w:val="24"/>
          <w:szCs w:val="24"/>
        </w:rPr>
        <w:t xml:space="preserve">Sistem Kerja Fleksibel berpengaruh positif dan </w:t>
      </w:r>
      <w:proofErr w:type="spellStart"/>
      <w:r w:rsidR="00BD027A" w:rsidRPr="009B2A8C">
        <w:rPr>
          <w:b/>
          <w:bCs/>
          <w:iCs/>
          <w:sz w:val="24"/>
          <w:szCs w:val="24"/>
        </w:rPr>
        <w:t>signikan</w:t>
      </w:r>
      <w:proofErr w:type="spellEnd"/>
      <w:r w:rsidR="00BD027A" w:rsidRPr="009B2A8C">
        <w:rPr>
          <w:b/>
          <w:bCs/>
          <w:iCs/>
          <w:sz w:val="24"/>
          <w:szCs w:val="24"/>
        </w:rPr>
        <w:t xml:space="preserve"> terhadap Kinerja</w:t>
      </w:r>
      <w:r w:rsidR="00BD027A" w:rsidRPr="009B2A8C">
        <w:rPr>
          <w:b/>
          <w:bCs/>
          <w:i/>
          <w:sz w:val="24"/>
          <w:szCs w:val="24"/>
        </w:rPr>
        <w:t xml:space="preserve"> </w:t>
      </w:r>
      <w:r w:rsidR="00BD027A" w:rsidRPr="009B2A8C">
        <w:rPr>
          <w:b/>
          <w:bCs/>
          <w:iCs/>
          <w:sz w:val="24"/>
          <w:szCs w:val="24"/>
        </w:rPr>
        <w:t>Pegawai di KPPN KPH melalui</w:t>
      </w:r>
      <w:r w:rsidR="00BD027A" w:rsidRPr="009B2A8C">
        <w:rPr>
          <w:b/>
          <w:bCs/>
          <w:i/>
          <w:sz w:val="24"/>
          <w:szCs w:val="24"/>
        </w:rPr>
        <w:t xml:space="preserve"> </w:t>
      </w:r>
      <w:proofErr w:type="spellStart"/>
      <w:r w:rsidR="00273E10" w:rsidRPr="00273E10">
        <w:rPr>
          <w:b/>
          <w:bCs/>
          <w:i/>
          <w:sz w:val="24"/>
          <w:szCs w:val="24"/>
        </w:rPr>
        <w:t>Job</w:t>
      </w:r>
      <w:proofErr w:type="spellEnd"/>
      <w:r w:rsidR="00273E10" w:rsidRPr="00273E10">
        <w:rPr>
          <w:b/>
          <w:bCs/>
          <w:i/>
          <w:sz w:val="24"/>
          <w:szCs w:val="24"/>
        </w:rPr>
        <w:t xml:space="preserve"> </w:t>
      </w:r>
      <w:proofErr w:type="spellStart"/>
      <w:r w:rsidR="00273E10" w:rsidRPr="00273E10">
        <w:rPr>
          <w:b/>
          <w:bCs/>
          <w:i/>
          <w:sz w:val="24"/>
          <w:szCs w:val="24"/>
        </w:rPr>
        <w:t>Enrichment</w:t>
      </w:r>
      <w:proofErr w:type="spellEnd"/>
      <w:r w:rsidR="00BD027A" w:rsidRPr="009B2A8C">
        <w:rPr>
          <w:b/>
          <w:bCs/>
          <w:i/>
          <w:sz w:val="24"/>
          <w:szCs w:val="24"/>
        </w:rPr>
        <w:t xml:space="preserve"> </w:t>
      </w:r>
      <w:r w:rsidR="00BD027A" w:rsidRPr="009B2A8C">
        <w:rPr>
          <w:b/>
          <w:bCs/>
          <w:iCs/>
          <w:sz w:val="24"/>
          <w:szCs w:val="24"/>
        </w:rPr>
        <w:t xml:space="preserve">menjadi variabel </w:t>
      </w:r>
      <w:proofErr w:type="spellStart"/>
      <w:r w:rsidR="00BD027A" w:rsidRPr="009B2A8C">
        <w:rPr>
          <w:b/>
          <w:bCs/>
          <w:i/>
          <w:sz w:val="24"/>
          <w:szCs w:val="24"/>
        </w:rPr>
        <w:t>intervening</w:t>
      </w:r>
      <w:proofErr w:type="spellEnd"/>
      <w:r w:rsidRPr="009B2A8C">
        <w:rPr>
          <w:b/>
          <w:bCs/>
          <w:sz w:val="24"/>
          <w:szCs w:val="24"/>
        </w:rPr>
        <w:t>.</w:t>
      </w:r>
    </w:p>
    <w:p w14:paraId="4C39182A" w14:textId="11FF86BB" w:rsidR="00E97411" w:rsidRDefault="006C04D2" w:rsidP="004B153A">
      <w:pPr>
        <w:ind w:left="720"/>
        <w:rPr>
          <w:sz w:val="24"/>
          <w:szCs w:val="24"/>
        </w:rPr>
      </w:pPr>
      <w:r w:rsidRPr="009B2A8C">
        <w:rPr>
          <w:sz w:val="24"/>
          <w:szCs w:val="24"/>
        </w:rPr>
        <w:br/>
      </w:r>
    </w:p>
    <w:p w14:paraId="2074512F" w14:textId="1487A0E6" w:rsidR="00B50982" w:rsidRPr="009B2A8C" w:rsidRDefault="00B50982" w:rsidP="00E97411">
      <w:pPr>
        <w:pStyle w:val="ListParagraph"/>
        <w:numPr>
          <w:ilvl w:val="0"/>
          <w:numId w:val="9"/>
        </w:numPr>
        <w:ind w:left="426"/>
        <w:rPr>
          <w:b/>
          <w:bCs/>
          <w:sz w:val="24"/>
          <w:szCs w:val="24"/>
        </w:rPr>
      </w:pPr>
      <w:r w:rsidRPr="009B2A8C">
        <w:rPr>
          <w:b/>
          <w:bCs/>
          <w:sz w:val="24"/>
          <w:szCs w:val="24"/>
        </w:rPr>
        <w:t xml:space="preserve"> Kerangka Penelitian</w:t>
      </w:r>
    </w:p>
    <w:p w14:paraId="45547326" w14:textId="27EE1193" w:rsidR="006C04D2" w:rsidRPr="009B2A8C" w:rsidRDefault="00F06479" w:rsidP="006C04D2">
      <w:pPr>
        <w:pStyle w:val="ListParagraph"/>
        <w:ind w:left="426" w:firstLine="0"/>
        <w:rPr>
          <w:sz w:val="24"/>
          <w:szCs w:val="24"/>
        </w:rPr>
      </w:pPr>
      <w:r w:rsidRPr="009B2A8C">
        <w:rPr>
          <w:noProof/>
          <w:sz w:val="24"/>
          <w:szCs w:val="24"/>
        </w:rPr>
        <w:lastRenderedPageBreak/>
        <w:drawing>
          <wp:anchor distT="0" distB="0" distL="114300" distR="114300" simplePos="0" relativeHeight="251658242" behindDoc="0" locked="0" layoutInCell="1" allowOverlap="1" wp14:anchorId="0FB37273" wp14:editId="1368058C">
            <wp:simplePos x="0" y="0"/>
            <wp:positionH relativeFrom="margin">
              <wp:posOffset>1398087</wp:posOffset>
            </wp:positionH>
            <wp:positionV relativeFrom="margin">
              <wp:posOffset>-179070</wp:posOffset>
            </wp:positionV>
            <wp:extent cx="2156460" cy="4913630"/>
            <wp:effectExtent l="0" t="0" r="0" b="1270"/>
            <wp:wrapSquare wrapText="bothSides"/>
            <wp:docPr id="14238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334" name=""/>
                    <pic:cNvPicPr/>
                  </pic:nvPicPr>
                  <pic:blipFill rotWithShape="1">
                    <a:blip r:embed="rId12">
                      <a:extLst>
                        <a:ext uri="{28A0092B-C50C-407E-A947-70E740481C1C}">
                          <a14:useLocalDpi xmlns:a14="http://schemas.microsoft.com/office/drawing/2010/main" val="0"/>
                        </a:ext>
                      </a:extLst>
                    </a:blip>
                    <a:srcRect t="1214" r="1979" b="1"/>
                    <a:stretch>
                      <a:fillRect/>
                    </a:stretch>
                  </pic:blipFill>
                  <pic:spPr bwMode="auto">
                    <a:xfrm>
                      <a:off x="0" y="0"/>
                      <a:ext cx="2156460" cy="4913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D692CF" w14:textId="329C0EBC" w:rsidR="00171E9B" w:rsidRPr="009B2A8C" w:rsidRDefault="00171E9B" w:rsidP="00171E9B">
      <w:pPr>
        <w:rPr>
          <w:sz w:val="24"/>
          <w:szCs w:val="24"/>
        </w:rPr>
      </w:pPr>
    </w:p>
    <w:p w14:paraId="07255DD3" w14:textId="342AFE19" w:rsidR="00171E9B" w:rsidRPr="009B2A8C" w:rsidRDefault="00171E9B" w:rsidP="00171E9B">
      <w:pPr>
        <w:rPr>
          <w:sz w:val="24"/>
          <w:szCs w:val="24"/>
        </w:rPr>
      </w:pPr>
    </w:p>
    <w:p w14:paraId="259858AB" w14:textId="68185D8B" w:rsidR="00171E9B" w:rsidRPr="009B2A8C" w:rsidRDefault="00171E9B" w:rsidP="00171E9B">
      <w:pPr>
        <w:rPr>
          <w:sz w:val="24"/>
          <w:szCs w:val="24"/>
        </w:rPr>
      </w:pPr>
    </w:p>
    <w:p w14:paraId="503E8400" w14:textId="0B965FB2" w:rsidR="00171E9B" w:rsidRPr="009B2A8C" w:rsidRDefault="00171E9B" w:rsidP="00171E9B">
      <w:pPr>
        <w:rPr>
          <w:sz w:val="24"/>
          <w:szCs w:val="24"/>
        </w:rPr>
      </w:pPr>
    </w:p>
    <w:p w14:paraId="7CA2D6BF" w14:textId="0A08EBAE" w:rsidR="00171E9B" w:rsidRPr="009B2A8C" w:rsidRDefault="00171E9B" w:rsidP="00171E9B">
      <w:pPr>
        <w:rPr>
          <w:sz w:val="24"/>
          <w:szCs w:val="24"/>
        </w:rPr>
      </w:pPr>
    </w:p>
    <w:p w14:paraId="64B15BCE" w14:textId="7DDE8EB4" w:rsidR="00171E9B" w:rsidRPr="009B2A8C" w:rsidRDefault="00171E9B" w:rsidP="00171E9B">
      <w:pPr>
        <w:rPr>
          <w:sz w:val="24"/>
          <w:szCs w:val="24"/>
        </w:rPr>
      </w:pPr>
    </w:p>
    <w:p w14:paraId="5E6B8B20" w14:textId="7C7E2BCA" w:rsidR="00171E9B" w:rsidRPr="009B2A8C" w:rsidRDefault="00171E9B" w:rsidP="00171E9B">
      <w:pPr>
        <w:rPr>
          <w:sz w:val="24"/>
          <w:szCs w:val="24"/>
        </w:rPr>
      </w:pPr>
    </w:p>
    <w:p w14:paraId="505C00A2" w14:textId="2B1035E0" w:rsidR="00171E9B" w:rsidRPr="009B2A8C" w:rsidRDefault="00171E9B" w:rsidP="00171E9B">
      <w:pPr>
        <w:rPr>
          <w:sz w:val="24"/>
          <w:szCs w:val="24"/>
        </w:rPr>
      </w:pPr>
    </w:p>
    <w:p w14:paraId="4AF7F36D" w14:textId="0EF32518" w:rsidR="00171E9B" w:rsidRPr="009B2A8C" w:rsidRDefault="00171E9B" w:rsidP="00171E9B">
      <w:pPr>
        <w:rPr>
          <w:sz w:val="24"/>
          <w:szCs w:val="24"/>
        </w:rPr>
      </w:pPr>
    </w:p>
    <w:p w14:paraId="0358E642" w14:textId="4F06A6D8" w:rsidR="00171E9B" w:rsidRPr="009B2A8C" w:rsidRDefault="00171E9B" w:rsidP="00171E9B">
      <w:pPr>
        <w:rPr>
          <w:sz w:val="24"/>
          <w:szCs w:val="24"/>
        </w:rPr>
      </w:pPr>
    </w:p>
    <w:p w14:paraId="290CE82D" w14:textId="3E7F2331" w:rsidR="00171E9B" w:rsidRPr="009B2A8C" w:rsidRDefault="00171E9B" w:rsidP="00171E9B">
      <w:pPr>
        <w:rPr>
          <w:sz w:val="24"/>
          <w:szCs w:val="24"/>
        </w:rPr>
      </w:pPr>
    </w:p>
    <w:p w14:paraId="32EA7198" w14:textId="77777777" w:rsidR="00171E9B" w:rsidRPr="009B2A8C" w:rsidRDefault="00171E9B" w:rsidP="00171E9B">
      <w:pPr>
        <w:rPr>
          <w:sz w:val="24"/>
          <w:szCs w:val="24"/>
        </w:rPr>
      </w:pPr>
    </w:p>
    <w:p w14:paraId="1F88C592" w14:textId="77777777" w:rsidR="00171E9B" w:rsidRPr="009B2A8C" w:rsidRDefault="00171E9B" w:rsidP="00171E9B">
      <w:pPr>
        <w:rPr>
          <w:sz w:val="24"/>
          <w:szCs w:val="24"/>
        </w:rPr>
      </w:pPr>
    </w:p>
    <w:p w14:paraId="53811C53" w14:textId="77777777" w:rsidR="00171E9B" w:rsidRPr="009B2A8C" w:rsidRDefault="00171E9B" w:rsidP="00171E9B">
      <w:pPr>
        <w:rPr>
          <w:sz w:val="24"/>
          <w:szCs w:val="24"/>
        </w:rPr>
      </w:pPr>
    </w:p>
    <w:p w14:paraId="7D513FC4" w14:textId="77777777" w:rsidR="00171E9B" w:rsidRPr="009B2A8C" w:rsidRDefault="00171E9B" w:rsidP="00171E9B">
      <w:pPr>
        <w:rPr>
          <w:sz w:val="24"/>
          <w:szCs w:val="24"/>
        </w:rPr>
      </w:pPr>
    </w:p>
    <w:p w14:paraId="525A7BBD" w14:textId="77777777" w:rsidR="004B153A" w:rsidRPr="009B2A8C" w:rsidRDefault="004B153A" w:rsidP="00171E9B">
      <w:pPr>
        <w:rPr>
          <w:sz w:val="24"/>
          <w:szCs w:val="24"/>
        </w:rPr>
      </w:pPr>
    </w:p>
    <w:p w14:paraId="51037FD6" w14:textId="77777777" w:rsidR="004B153A" w:rsidRDefault="004B153A" w:rsidP="00171E9B">
      <w:pPr>
        <w:rPr>
          <w:sz w:val="24"/>
          <w:szCs w:val="24"/>
        </w:rPr>
      </w:pPr>
    </w:p>
    <w:p w14:paraId="0B05E675" w14:textId="77777777" w:rsidR="009952F7" w:rsidRPr="009B2A8C" w:rsidRDefault="009952F7" w:rsidP="00171E9B">
      <w:pPr>
        <w:rPr>
          <w:sz w:val="24"/>
          <w:szCs w:val="24"/>
        </w:rPr>
      </w:pPr>
    </w:p>
    <w:p w14:paraId="52A1D681" w14:textId="29047E3E" w:rsidR="00171E9B" w:rsidRPr="009B2A8C" w:rsidRDefault="00171E9B" w:rsidP="009952F7">
      <w:pPr>
        <w:ind w:firstLine="0"/>
        <w:jc w:val="center"/>
        <w:rPr>
          <w:sz w:val="24"/>
          <w:szCs w:val="24"/>
        </w:rPr>
      </w:pPr>
      <w:r w:rsidRPr="009B2A8C">
        <w:rPr>
          <w:sz w:val="24"/>
          <w:szCs w:val="24"/>
        </w:rPr>
        <w:t>Gambar 2.</w:t>
      </w:r>
      <w:r w:rsidR="00C028AB">
        <w:rPr>
          <w:sz w:val="24"/>
          <w:szCs w:val="24"/>
        </w:rPr>
        <w:t>2</w:t>
      </w:r>
      <w:r w:rsidRPr="009B2A8C">
        <w:rPr>
          <w:sz w:val="24"/>
          <w:szCs w:val="24"/>
        </w:rPr>
        <w:t xml:space="preserve"> Kerangka Penelitian</w:t>
      </w:r>
    </w:p>
    <w:p w14:paraId="3E110855" w14:textId="5B97338F" w:rsidR="009014EE" w:rsidRPr="009B2A8C" w:rsidRDefault="00171E9B" w:rsidP="00171E9B">
      <w:pPr>
        <w:rPr>
          <w:sz w:val="24"/>
          <w:szCs w:val="24"/>
        </w:rPr>
      </w:pPr>
      <w:r w:rsidRPr="009B2A8C">
        <w:rPr>
          <w:sz w:val="24"/>
          <w:szCs w:val="24"/>
        </w:rPr>
        <w:t>Sumber: Data diolah peneliti, 2026</w:t>
      </w:r>
    </w:p>
    <w:p w14:paraId="1E97848C" w14:textId="77777777" w:rsidR="00171E9B" w:rsidRPr="009B2A8C" w:rsidRDefault="00171E9B" w:rsidP="00171E9B">
      <w:pPr>
        <w:rPr>
          <w:sz w:val="24"/>
          <w:szCs w:val="24"/>
        </w:rPr>
      </w:pPr>
    </w:p>
    <w:p w14:paraId="4DB4FE02" w14:textId="77777777" w:rsidR="00171E9B" w:rsidRPr="009B2A8C" w:rsidRDefault="00171E9B" w:rsidP="009014EE">
      <w:pPr>
        <w:pStyle w:val="ListParagraph"/>
        <w:ind w:left="720" w:firstLine="0"/>
        <w:rPr>
          <w:sz w:val="24"/>
          <w:szCs w:val="24"/>
        </w:rPr>
      </w:pPr>
    </w:p>
    <w:p w14:paraId="291CAF66" w14:textId="77777777" w:rsidR="00D21940" w:rsidRPr="009952F7" w:rsidRDefault="000B7312" w:rsidP="00D21940">
      <w:pPr>
        <w:pStyle w:val="ListParagraph"/>
        <w:ind w:left="720" w:firstLine="0"/>
        <w:jc w:val="center"/>
        <w:rPr>
          <w:b/>
          <w:bCs/>
          <w:sz w:val="28"/>
          <w:szCs w:val="28"/>
        </w:rPr>
      </w:pPr>
      <w:r w:rsidRPr="009B2A8C">
        <w:rPr>
          <w:sz w:val="24"/>
          <w:szCs w:val="24"/>
        </w:rPr>
        <w:br w:type="page"/>
      </w:r>
      <w:r w:rsidRPr="009952F7">
        <w:rPr>
          <w:b/>
          <w:bCs/>
          <w:sz w:val="28"/>
          <w:szCs w:val="28"/>
        </w:rPr>
        <w:lastRenderedPageBreak/>
        <w:t>BAB III</w:t>
      </w:r>
      <w:r w:rsidR="000935ED" w:rsidRPr="009952F7">
        <w:rPr>
          <w:b/>
          <w:bCs/>
          <w:sz w:val="28"/>
          <w:szCs w:val="28"/>
        </w:rPr>
        <w:t xml:space="preserve"> </w:t>
      </w:r>
    </w:p>
    <w:p w14:paraId="5541C2A1" w14:textId="5D1FD434" w:rsidR="000B7312" w:rsidRPr="009952F7" w:rsidRDefault="000935ED" w:rsidP="00D21940">
      <w:pPr>
        <w:pStyle w:val="ListParagraph"/>
        <w:ind w:left="720" w:firstLine="0"/>
        <w:jc w:val="center"/>
        <w:rPr>
          <w:sz w:val="28"/>
          <w:szCs w:val="28"/>
        </w:rPr>
      </w:pPr>
      <w:r w:rsidRPr="009952F7">
        <w:rPr>
          <w:b/>
          <w:bCs/>
          <w:sz w:val="28"/>
          <w:szCs w:val="28"/>
        </w:rPr>
        <w:t>IMPLEMENTASI METODE USULAN</w:t>
      </w:r>
    </w:p>
    <w:p w14:paraId="4B94DCFE" w14:textId="77777777" w:rsidR="006D2789" w:rsidRPr="009B2A8C" w:rsidRDefault="00135DE7" w:rsidP="003A2774">
      <w:pPr>
        <w:pStyle w:val="ListParagraph"/>
        <w:numPr>
          <w:ilvl w:val="1"/>
          <w:numId w:val="16"/>
        </w:numPr>
        <w:ind w:left="567"/>
        <w:rPr>
          <w:b/>
          <w:bCs/>
          <w:sz w:val="24"/>
          <w:szCs w:val="24"/>
        </w:rPr>
      </w:pPr>
      <w:r w:rsidRPr="009B2A8C">
        <w:rPr>
          <w:b/>
          <w:bCs/>
          <w:sz w:val="24"/>
          <w:szCs w:val="24"/>
        </w:rPr>
        <w:t>Model Penelitian</w:t>
      </w:r>
    </w:p>
    <w:p w14:paraId="75E4C86E" w14:textId="38F935E1" w:rsidR="00492EC4" w:rsidRPr="009B2A8C" w:rsidRDefault="00492EC4" w:rsidP="00F874C3">
      <w:pPr>
        <w:pStyle w:val="ListParagraph"/>
        <w:ind w:left="567" w:firstLine="153"/>
        <w:rPr>
          <w:b/>
          <w:bCs/>
          <w:sz w:val="24"/>
          <w:szCs w:val="24"/>
        </w:rPr>
      </w:pPr>
      <w:r w:rsidRPr="009B2A8C">
        <w:rPr>
          <w:sz w:val="24"/>
          <w:szCs w:val="24"/>
        </w:rPr>
        <w:t xml:space="preserve">Model penelitian dirancang untuk memberikan pemahaman yang jelas </w:t>
      </w:r>
      <w:r w:rsidR="00BC4493" w:rsidRPr="009B2A8C">
        <w:rPr>
          <w:sz w:val="24"/>
          <w:szCs w:val="24"/>
        </w:rPr>
        <w:t>tentang bagaimana variabel bebas mem</w:t>
      </w:r>
      <w:r w:rsidR="001F2B7B" w:rsidRPr="009B2A8C">
        <w:rPr>
          <w:sz w:val="24"/>
          <w:szCs w:val="24"/>
        </w:rPr>
        <w:t xml:space="preserve">pengaruhi variabel terikat baik secara langsung maupun melalui variabel </w:t>
      </w:r>
      <w:proofErr w:type="spellStart"/>
      <w:r w:rsidR="001F2B7B" w:rsidRPr="009B2A8C">
        <w:rPr>
          <w:sz w:val="24"/>
          <w:szCs w:val="24"/>
        </w:rPr>
        <w:t>intervening</w:t>
      </w:r>
      <w:proofErr w:type="spellEnd"/>
      <w:r w:rsidR="001F2B7B" w:rsidRPr="009B2A8C">
        <w:rPr>
          <w:sz w:val="24"/>
          <w:szCs w:val="24"/>
        </w:rPr>
        <w:t>. Dengan adanya model penelitian, kerangka teori dan hipotesis yang diajukan dapat divisualisasi secara sistematis</w:t>
      </w:r>
      <w:r w:rsidR="00883AA2" w:rsidRPr="009B2A8C">
        <w:rPr>
          <w:sz w:val="24"/>
          <w:szCs w:val="24"/>
        </w:rPr>
        <w:t xml:space="preserve">, sehingga membantu memahami fokus analisis yang dilakukan. Model penelitian ini merupakan representasi visual dari </w:t>
      </w:r>
      <w:r w:rsidR="004C32AD" w:rsidRPr="009B2A8C">
        <w:rPr>
          <w:sz w:val="24"/>
          <w:szCs w:val="24"/>
        </w:rPr>
        <w:t>kerangka konseptual yang telah dipaparkan pada Bab II, dan disajikan dalam bentuk gambar.</w:t>
      </w:r>
    </w:p>
    <w:p w14:paraId="30C0FEC5" w14:textId="23C8E791" w:rsidR="006D2789" w:rsidRPr="009B2A8C" w:rsidRDefault="00F874C3" w:rsidP="006D2789">
      <w:pPr>
        <w:pStyle w:val="ListParagraph"/>
        <w:ind w:left="567" w:firstLine="0"/>
        <w:rPr>
          <w:sz w:val="24"/>
          <w:szCs w:val="24"/>
        </w:rPr>
      </w:pPr>
      <w:r w:rsidRPr="009B2A8C">
        <w:rPr>
          <w:noProof/>
          <w:sz w:val="24"/>
          <w:szCs w:val="24"/>
        </w:rPr>
        <w:drawing>
          <wp:anchor distT="0" distB="0" distL="114300" distR="114300" simplePos="0" relativeHeight="251658244" behindDoc="0" locked="0" layoutInCell="1" allowOverlap="1" wp14:anchorId="4FF5D1F5" wp14:editId="24C80003">
            <wp:simplePos x="0" y="0"/>
            <wp:positionH relativeFrom="margin">
              <wp:posOffset>210094</wp:posOffset>
            </wp:positionH>
            <wp:positionV relativeFrom="paragraph">
              <wp:posOffset>706755</wp:posOffset>
            </wp:positionV>
            <wp:extent cx="5067300" cy="2713990"/>
            <wp:effectExtent l="0" t="0" r="0" b="0"/>
            <wp:wrapThrough wrapText="bothSides">
              <wp:wrapPolygon edited="0">
                <wp:start x="0" y="0"/>
                <wp:lineTo x="0" y="21378"/>
                <wp:lineTo x="21519" y="21378"/>
                <wp:lineTo x="21519" y="0"/>
                <wp:lineTo x="0" y="0"/>
              </wp:wrapPolygon>
            </wp:wrapThrough>
            <wp:docPr id="17054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9146" name=""/>
                    <pic:cNvPicPr/>
                  </pic:nvPicPr>
                  <pic:blipFill>
                    <a:blip r:embed="rId11">
                      <a:extLst>
                        <a:ext uri="{28A0092B-C50C-407E-A947-70E740481C1C}">
                          <a14:useLocalDpi xmlns:a14="http://schemas.microsoft.com/office/drawing/2010/main" val="0"/>
                        </a:ext>
                      </a:extLst>
                    </a:blip>
                    <a:stretch>
                      <a:fillRect/>
                    </a:stretch>
                  </pic:blipFill>
                  <pic:spPr>
                    <a:xfrm>
                      <a:off x="0" y="0"/>
                      <a:ext cx="5067300" cy="2713990"/>
                    </a:xfrm>
                    <a:prstGeom prst="rect">
                      <a:avLst/>
                    </a:prstGeom>
                  </pic:spPr>
                </pic:pic>
              </a:graphicData>
            </a:graphic>
            <wp14:sizeRelH relativeFrom="page">
              <wp14:pctWidth>0</wp14:pctWidth>
            </wp14:sizeRelH>
            <wp14:sizeRelV relativeFrom="page">
              <wp14:pctHeight>0</wp14:pctHeight>
            </wp14:sizeRelV>
          </wp:anchor>
        </w:drawing>
      </w:r>
      <w:r w:rsidR="006D2789" w:rsidRPr="009B2A8C">
        <w:rPr>
          <w:sz w:val="24"/>
          <w:szCs w:val="24"/>
        </w:rPr>
        <w:tab/>
        <w:t>Berdasarkan hipotesis yang telah dirumuskan sebelumnya, maka model penelitian dalam penelitian ini adalah sebagai berikut:</w:t>
      </w:r>
    </w:p>
    <w:p w14:paraId="756105CC" w14:textId="08C3DDF5" w:rsidR="004C32AD" w:rsidRPr="009B2A8C" w:rsidRDefault="006D2789" w:rsidP="00F874C3">
      <w:pPr>
        <w:pStyle w:val="ListParagraph"/>
        <w:spacing w:line="240" w:lineRule="auto"/>
        <w:ind w:left="567" w:firstLine="0"/>
        <w:jc w:val="center"/>
        <w:rPr>
          <w:sz w:val="24"/>
          <w:szCs w:val="24"/>
        </w:rPr>
      </w:pPr>
      <w:r w:rsidRPr="009B2A8C">
        <w:rPr>
          <w:sz w:val="24"/>
          <w:szCs w:val="24"/>
        </w:rPr>
        <w:t>Gambar 3.1 Model Penelitian</w:t>
      </w:r>
    </w:p>
    <w:p w14:paraId="747EE079" w14:textId="427685E8" w:rsidR="005939E6" w:rsidRPr="009B2A8C" w:rsidRDefault="005939E6" w:rsidP="00F874C3">
      <w:pPr>
        <w:pStyle w:val="ListParagraph"/>
        <w:spacing w:line="240" w:lineRule="auto"/>
        <w:ind w:left="567" w:firstLine="0"/>
        <w:jc w:val="left"/>
        <w:rPr>
          <w:sz w:val="24"/>
          <w:szCs w:val="24"/>
        </w:rPr>
      </w:pPr>
      <w:r w:rsidRPr="009B2A8C">
        <w:rPr>
          <w:sz w:val="24"/>
          <w:szCs w:val="24"/>
        </w:rPr>
        <w:t>Sumber: data diolah oleh peneliti (2026)</w:t>
      </w:r>
    </w:p>
    <w:p w14:paraId="1D33C2C9" w14:textId="77777777" w:rsidR="005939E6" w:rsidRPr="009B2A8C" w:rsidRDefault="005939E6" w:rsidP="005939E6">
      <w:pPr>
        <w:pStyle w:val="ListParagraph"/>
        <w:ind w:left="567" w:firstLine="0"/>
        <w:jc w:val="left"/>
        <w:rPr>
          <w:sz w:val="24"/>
          <w:szCs w:val="24"/>
        </w:rPr>
      </w:pPr>
    </w:p>
    <w:p w14:paraId="0C55210F" w14:textId="4FBB8734" w:rsidR="00135DE7" w:rsidRPr="009B2A8C" w:rsidRDefault="00135DE7" w:rsidP="003A2774">
      <w:pPr>
        <w:pStyle w:val="ListParagraph"/>
        <w:numPr>
          <w:ilvl w:val="1"/>
          <w:numId w:val="16"/>
        </w:numPr>
        <w:ind w:left="567"/>
        <w:rPr>
          <w:b/>
          <w:bCs/>
          <w:sz w:val="24"/>
          <w:szCs w:val="24"/>
        </w:rPr>
      </w:pPr>
      <w:r w:rsidRPr="009B2A8C">
        <w:rPr>
          <w:b/>
          <w:bCs/>
          <w:sz w:val="24"/>
          <w:szCs w:val="24"/>
        </w:rPr>
        <w:t>Jenis Penelitian</w:t>
      </w:r>
    </w:p>
    <w:p w14:paraId="0336D333" w14:textId="5663821E" w:rsidR="003736DD" w:rsidRPr="009B2A8C" w:rsidRDefault="003736DD" w:rsidP="003736DD">
      <w:pPr>
        <w:pStyle w:val="ListParagraph"/>
        <w:ind w:left="567" w:firstLine="153"/>
        <w:rPr>
          <w:sz w:val="24"/>
          <w:szCs w:val="24"/>
        </w:rPr>
      </w:pPr>
      <w:r w:rsidRPr="009B2A8C">
        <w:rPr>
          <w:sz w:val="24"/>
          <w:szCs w:val="24"/>
        </w:rPr>
        <w:lastRenderedPageBreak/>
        <w:t>Jenis penelitian yang digunakan dalam studi ini adalah penelitian kuantita</w:t>
      </w:r>
      <w:r w:rsidR="00B413D9" w:rsidRPr="009B2A8C">
        <w:rPr>
          <w:sz w:val="24"/>
          <w:szCs w:val="24"/>
        </w:rPr>
        <w:t>t</w:t>
      </w:r>
      <w:r w:rsidRPr="009B2A8C">
        <w:rPr>
          <w:sz w:val="24"/>
          <w:szCs w:val="24"/>
        </w:rPr>
        <w:t xml:space="preserve">if dengan pendekatan </w:t>
      </w:r>
      <w:proofErr w:type="spellStart"/>
      <w:r w:rsidRPr="009B2A8C">
        <w:rPr>
          <w:sz w:val="24"/>
          <w:szCs w:val="24"/>
        </w:rPr>
        <w:t>eksplanatori</w:t>
      </w:r>
      <w:proofErr w:type="spellEnd"/>
      <w:r w:rsidRPr="009B2A8C">
        <w:rPr>
          <w:sz w:val="24"/>
          <w:szCs w:val="24"/>
        </w:rPr>
        <w:t xml:space="preserve">. </w:t>
      </w:r>
      <w:r w:rsidRPr="002B0D81">
        <w:rPr>
          <w:color w:val="EE0000"/>
          <w:sz w:val="24"/>
          <w:szCs w:val="24"/>
        </w:rPr>
        <w:t>Menurut Sugiyono (2019), penelitian kuantita</w:t>
      </w:r>
      <w:r w:rsidR="00B413D9" w:rsidRPr="002B0D81">
        <w:rPr>
          <w:color w:val="EE0000"/>
          <w:sz w:val="24"/>
          <w:szCs w:val="24"/>
        </w:rPr>
        <w:t>t</w:t>
      </w:r>
      <w:r w:rsidRPr="002B0D81">
        <w:rPr>
          <w:color w:val="EE0000"/>
          <w:sz w:val="24"/>
          <w:szCs w:val="24"/>
        </w:rPr>
        <w:t>if ada</w:t>
      </w:r>
      <w:r w:rsidR="00B413D9" w:rsidRPr="002B0D81">
        <w:rPr>
          <w:color w:val="EE0000"/>
          <w:sz w:val="24"/>
          <w:szCs w:val="24"/>
        </w:rPr>
        <w:t>l</w:t>
      </w:r>
      <w:r w:rsidRPr="002B0D81">
        <w:rPr>
          <w:color w:val="EE0000"/>
          <w:sz w:val="24"/>
          <w:szCs w:val="24"/>
        </w:rPr>
        <w:t>ah metode yang berlandaskan filsafat positivisme</w:t>
      </w:r>
      <w:r w:rsidRPr="009B2A8C">
        <w:rPr>
          <w:sz w:val="24"/>
          <w:szCs w:val="24"/>
        </w:rPr>
        <w:t>, digunakan untuk meneliti populasi atau sampel tertentu dengan pengumpulan data menggunakan instrumen</w:t>
      </w:r>
      <w:r w:rsidR="00B413D9" w:rsidRPr="009B2A8C">
        <w:rPr>
          <w:sz w:val="24"/>
          <w:szCs w:val="24"/>
        </w:rPr>
        <w:t xml:space="preserve"> </w:t>
      </w:r>
      <w:r w:rsidRPr="009B2A8C">
        <w:rPr>
          <w:sz w:val="24"/>
          <w:szCs w:val="24"/>
        </w:rPr>
        <w:t xml:space="preserve">penelitian, analisis data bersifat statistik. </w:t>
      </w:r>
    </w:p>
    <w:p w14:paraId="587176DE" w14:textId="64E7D843" w:rsidR="00CB6F5F" w:rsidRPr="009B2A8C" w:rsidRDefault="003736DD" w:rsidP="003736DD">
      <w:pPr>
        <w:pStyle w:val="ListParagraph"/>
        <w:ind w:left="567" w:firstLine="153"/>
        <w:rPr>
          <w:sz w:val="24"/>
          <w:szCs w:val="24"/>
        </w:rPr>
      </w:pPr>
      <w:r w:rsidRPr="009B2A8C">
        <w:rPr>
          <w:sz w:val="24"/>
          <w:szCs w:val="24"/>
        </w:rPr>
        <w:t xml:space="preserve">Pendekatan </w:t>
      </w:r>
      <w:proofErr w:type="spellStart"/>
      <w:r w:rsidRPr="009B2A8C">
        <w:rPr>
          <w:sz w:val="24"/>
          <w:szCs w:val="24"/>
        </w:rPr>
        <w:t>eksplanatori</w:t>
      </w:r>
      <w:proofErr w:type="spellEnd"/>
      <w:r w:rsidRPr="009B2A8C">
        <w:rPr>
          <w:sz w:val="24"/>
          <w:szCs w:val="24"/>
        </w:rPr>
        <w:t xml:space="preserve"> dalam penelitian ini bertujuan untuk menjelaskan hubungan sebab-akibat antara variabel-variabel yang diteliti. </w:t>
      </w:r>
      <w:r w:rsidR="0016257D" w:rsidRPr="009B2A8C">
        <w:rPr>
          <w:sz w:val="24"/>
          <w:szCs w:val="24"/>
        </w:rPr>
        <w:t>P</w:t>
      </w:r>
      <w:r w:rsidRPr="009B2A8C">
        <w:rPr>
          <w:sz w:val="24"/>
          <w:szCs w:val="24"/>
        </w:rPr>
        <w:t xml:space="preserve">endekatan ini tidak hanya menggambarkan apa yang terjadi, melainkan mencoba menjelaskan mengapa dan bagaimana suatu fenomena terjadi. Pendekatan ini akan menjawab mengapa dan bagaimana </w:t>
      </w:r>
      <w:r w:rsidR="003261E9" w:rsidRPr="009B2A8C">
        <w:rPr>
          <w:sz w:val="24"/>
          <w:szCs w:val="24"/>
        </w:rPr>
        <w:t>SKF</w:t>
      </w:r>
      <w:r w:rsidRPr="009B2A8C">
        <w:rPr>
          <w:sz w:val="24"/>
          <w:szCs w:val="24"/>
        </w:rPr>
        <w:t xml:space="preserve"> dapat mempengaruhi </w:t>
      </w:r>
      <w:r w:rsidR="00A75CF2" w:rsidRPr="009B2A8C">
        <w:rPr>
          <w:sz w:val="24"/>
          <w:szCs w:val="24"/>
        </w:rPr>
        <w:t>kinerja pegawai</w:t>
      </w:r>
      <w:r w:rsidRPr="009B2A8C">
        <w:rPr>
          <w:sz w:val="24"/>
          <w:szCs w:val="24"/>
        </w:rPr>
        <w:t xml:space="preserve"> di KPPN KPH secara langsung maupun melalui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sebagai variabel </w:t>
      </w:r>
      <w:proofErr w:type="spellStart"/>
      <w:r w:rsidRPr="009B2A8C">
        <w:rPr>
          <w:sz w:val="24"/>
          <w:szCs w:val="24"/>
        </w:rPr>
        <w:t>intervening</w:t>
      </w:r>
      <w:proofErr w:type="spellEnd"/>
      <w:r w:rsidRPr="009B2A8C">
        <w:rPr>
          <w:sz w:val="24"/>
          <w:szCs w:val="24"/>
        </w:rPr>
        <w:t>.</w:t>
      </w:r>
    </w:p>
    <w:p w14:paraId="4AEAC7F2" w14:textId="1E2F5BCF" w:rsidR="00135DE7" w:rsidRPr="009B2A8C" w:rsidRDefault="00135DE7" w:rsidP="003A2774">
      <w:pPr>
        <w:pStyle w:val="ListParagraph"/>
        <w:numPr>
          <w:ilvl w:val="1"/>
          <w:numId w:val="16"/>
        </w:numPr>
        <w:ind w:left="567"/>
        <w:rPr>
          <w:b/>
          <w:bCs/>
          <w:sz w:val="24"/>
          <w:szCs w:val="24"/>
        </w:rPr>
      </w:pPr>
      <w:r w:rsidRPr="009B2A8C">
        <w:rPr>
          <w:b/>
          <w:bCs/>
          <w:sz w:val="24"/>
          <w:szCs w:val="24"/>
        </w:rPr>
        <w:t>Objek dan Subjek Penelitian</w:t>
      </w:r>
    </w:p>
    <w:p w14:paraId="074E6545" w14:textId="51D66A1C" w:rsidR="003736DD" w:rsidRPr="009B2A8C" w:rsidRDefault="003736DD" w:rsidP="003A2774">
      <w:pPr>
        <w:pStyle w:val="ListParagraph"/>
        <w:numPr>
          <w:ilvl w:val="2"/>
          <w:numId w:val="16"/>
        </w:numPr>
        <w:ind w:left="1276"/>
        <w:rPr>
          <w:b/>
          <w:bCs/>
          <w:sz w:val="24"/>
          <w:szCs w:val="24"/>
        </w:rPr>
      </w:pPr>
      <w:r w:rsidRPr="009B2A8C">
        <w:rPr>
          <w:b/>
          <w:bCs/>
          <w:sz w:val="24"/>
          <w:szCs w:val="24"/>
        </w:rPr>
        <w:t>Objek Penelitian</w:t>
      </w:r>
    </w:p>
    <w:p w14:paraId="6F4A2E83" w14:textId="663E510D" w:rsidR="00A5230B" w:rsidRPr="009B2A8C" w:rsidRDefault="00CE0D25" w:rsidP="004F1B06">
      <w:pPr>
        <w:ind w:left="1276" w:firstLine="164"/>
        <w:rPr>
          <w:sz w:val="24"/>
          <w:szCs w:val="24"/>
        </w:rPr>
      </w:pPr>
      <w:r w:rsidRPr="009B2A8C">
        <w:rPr>
          <w:sz w:val="24"/>
          <w:szCs w:val="24"/>
        </w:rPr>
        <w:t>Objek penelitian merujuk pada aspek atau fenomena</w:t>
      </w:r>
      <w:r w:rsidR="00A10BE2" w:rsidRPr="009B2A8C">
        <w:rPr>
          <w:sz w:val="24"/>
          <w:szCs w:val="24"/>
        </w:rPr>
        <w:t xml:space="preserve"> utama yang menjadi per</w:t>
      </w:r>
      <w:r w:rsidR="00DC2492" w:rsidRPr="009B2A8C">
        <w:rPr>
          <w:sz w:val="24"/>
          <w:szCs w:val="24"/>
        </w:rPr>
        <w:t xml:space="preserve">hatian dalam penelitian, berupa konsep, variabel atau masalah yang ingin dikaji lebih mendalam. </w:t>
      </w:r>
      <w:r w:rsidR="00F37367" w:rsidRPr="009B2A8C">
        <w:rPr>
          <w:sz w:val="24"/>
          <w:szCs w:val="24"/>
        </w:rPr>
        <w:t>Objek penelitian ini berfokus pada hubunga</w:t>
      </w:r>
      <w:r w:rsidR="00935182" w:rsidRPr="009B2A8C">
        <w:rPr>
          <w:sz w:val="24"/>
          <w:szCs w:val="24"/>
        </w:rPr>
        <w:t xml:space="preserve">n </w:t>
      </w:r>
      <w:proofErr w:type="spellStart"/>
      <w:r w:rsidR="00E03FF0" w:rsidRPr="009B2A8C">
        <w:rPr>
          <w:sz w:val="24"/>
          <w:szCs w:val="24"/>
        </w:rPr>
        <w:t>antarvariabel</w:t>
      </w:r>
      <w:proofErr w:type="spellEnd"/>
      <w:r w:rsidR="00E03FF0" w:rsidRPr="009B2A8C">
        <w:rPr>
          <w:sz w:val="24"/>
          <w:szCs w:val="24"/>
        </w:rPr>
        <w:t xml:space="preserve"> </w:t>
      </w:r>
      <w:r w:rsidR="00935182" w:rsidRPr="009B2A8C">
        <w:rPr>
          <w:sz w:val="24"/>
          <w:szCs w:val="24"/>
        </w:rPr>
        <w:t xml:space="preserve">yaitu mengenai pengaruh penerapan </w:t>
      </w:r>
      <w:r w:rsidR="00482ABE" w:rsidRPr="009B2A8C">
        <w:rPr>
          <w:sz w:val="24"/>
          <w:szCs w:val="24"/>
        </w:rPr>
        <w:t>Sistem Kerja Fleksibel</w:t>
      </w:r>
      <w:r w:rsidR="003261E9" w:rsidRPr="009B2A8C">
        <w:rPr>
          <w:sz w:val="24"/>
          <w:szCs w:val="24"/>
        </w:rPr>
        <w:t xml:space="preserve"> </w:t>
      </w:r>
      <w:r w:rsidR="00935182" w:rsidRPr="009B2A8C">
        <w:rPr>
          <w:sz w:val="24"/>
          <w:szCs w:val="24"/>
        </w:rPr>
        <w:t xml:space="preserve"> </w:t>
      </w:r>
      <w:r w:rsidR="00BF44BB" w:rsidRPr="009B2A8C">
        <w:rPr>
          <w:sz w:val="24"/>
          <w:szCs w:val="24"/>
        </w:rPr>
        <w:t xml:space="preserve">sebagai variabel independen terhadap </w:t>
      </w:r>
      <w:r w:rsidR="00A75CF2" w:rsidRPr="009B2A8C">
        <w:rPr>
          <w:sz w:val="24"/>
          <w:szCs w:val="24"/>
        </w:rPr>
        <w:t>kinerja pegawai</w:t>
      </w:r>
      <w:r w:rsidR="00BF44BB" w:rsidRPr="009B2A8C">
        <w:rPr>
          <w:sz w:val="24"/>
          <w:szCs w:val="24"/>
        </w:rPr>
        <w:t xml:space="preserve"> sebagai variabel dependen, dengan melibatkan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00BF44BB" w:rsidRPr="009B2A8C">
        <w:rPr>
          <w:sz w:val="24"/>
          <w:szCs w:val="24"/>
        </w:rPr>
        <w:t xml:space="preserve"> sebagai variabel </w:t>
      </w:r>
      <w:proofErr w:type="spellStart"/>
      <w:r w:rsidR="00BF44BB" w:rsidRPr="009B2A8C">
        <w:rPr>
          <w:sz w:val="24"/>
          <w:szCs w:val="24"/>
        </w:rPr>
        <w:t>intervening</w:t>
      </w:r>
      <w:proofErr w:type="spellEnd"/>
      <w:r w:rsidR="003A1D97" w:rsidRPr="009B2A8C">
        <w:rPr>
          <w:sz w:val="24"/>
          <w:szCs w:val="24"/>
        </w:rPr>
        <w:t xml:space="preserve">. </w:t>
      </w:r>
    </w:p>
    <w:p w14:paraId="1D89FDB2" w14:textId="1353E5DB" w:rsidR="003736DD" w:rsidRPr="009B2A8C" w:rsidRDefault="003736DD" w:rsidP="003A2774">
      <w:pPr>
        <w:pStyle w:val="ListParagraph"/>
        <w:numPr>
          <w:ilvl w:val="2"/>
          <w:numId w:val="16"/>
        </w:numPr>
        <w:ind w:left="1276"/>
        <w:rPr>
          <w:b/>
          <w:bCs/>
          <w:sz w:val="24"/>
          <w:szCs w:val="24"/>
        </w:rPr>
      </w:pPr>
      <w:r w:rsidRPr="009B2A8C">
        <w:rPr>
          <w:b/>
          <w:bCs/>
          <w:sz w:val="24"/>
          <w:szCs w:val="24"/>
        </w:rPr>
        <w:t>Subjek Penelitian</w:t>
      </w:r>
    </w:p>
    <w:p w14:paraId="29954C9C" w14:textId="61C6D35F" w:rsidR="003A1D97" w:rsidRPr="009B2A8C" w:rsidRDefault="003A1D97" w:rsidP="004F1B06">
      <w:pPr>
        <w:pStyle w:val="ListParagraph"/>
        <w:ind w:left="1276" w:firstLine="164"/>
        <w:rPr>
          <w:sz w:val="24"/>
          <w:szCs w:val="24"/>
        </w:rPr>
      </w:pPr>
      <w:r w:rsidRPr="009B2A8C">
        <w:rPr>
          <w:sz w:val="24"/>
          <w:szCs w:val="24"/>
        </w:rPr>
        <w:t>Subjek pene</w:t>
      </w:r>
      <w:r w:rsidR="00940CA9" w:rsidRPr="009B2A8C">
        <w:rPr>
          <w:sz w:val="24"/>
          <w:szCs w:val="24"/>
        </w:rPr>
        <w:t xml:space="preserve">litian adalah individu, kelompok atau entitas yang menjadi sumber informasi atau </w:t>
      </w:r>
      <w:r w:rsidR="005F6D06" w:rsidRPr="009B2A8C">
        <w:rPr>
          <w:sz w:val="24"/>
          <w:szCs w:val="24"/>
        </w:rPr>
        <w:t>pengumpulan data. Pemilihan subjek</w:t>
      </w:r>
      <w:r w:rsidR="006209E6" w:rsidRPr="009B2A8C">
        <w:rPr>
          <w:sz w:val="24"/>
          <w:szCs w:val="24"/>
        </w:rPr>
        <w:t xml:space="preserve"> yang tepat bertujuan untuk memastikan bahwa data yang dikumpulkan relevan dan dapat diandalkan dalam menjelaskan fenomena yang diteliti. Subjek dalam penelitian ini adalah seluruh pegawai </w:t>
      </w:r>
      <w:r w:rsidR="00671695" w:rsidRPr="009B2A8C">
        <w:rPr>
          <w:sz w:val="24"/>
          <w:szCs w:val="24"/>
        </w:rPr>
        <w:t xml:space="preserve">yang bertugas di KPPN KPH yang mencakup </w:t>
      </w:r>
      <w:r w:rsidR="00A70D62" w:rsidRPr="009B2A8C">
        <w:rPr>
          <w:sz w:val="24"/>
          <w:szCs w:val="24"/>
        </w:rPr>
        <w:t xml:space="preserve">Pegawai Negeri Sipil </w:t>
      </w:r>
      <w:r w:rsidR="00E5462B" w:rsidRPr="009B2A8C">
        <w:rPr>
          <w:sz w:val="24"/>
          <w:szCs w:val="24"/>
        </w:rPr>
        <w:t xml:space="preserve">(PNS) </w:t>
      </w:r>
      <w:r w:rsidR="00A70D62" w:rsidRPr="009B2A8C">
        <w:rPr>
          <w:sz w:val="24"/>
          <w:szCs w:val="24"/>
        </w:rPr>
        <w:t xml:space="preserve">dan Pegawai </w:t>
      </w:r>
      <w:r w:rsidR="00E5462B" w:rsidRPr="009B2A8C">
        <w:rPr>
          <w:sz w:val="24"/>
          <w:szCs w:val="24"/>
        </w:rPr>
        <w:t>Pemerintah Non Pegawai Negeri (PPNPN)</w:t>
      </w:r>
      <w:r w:rsidR="00ED11D9" w:rsidRPr="009B2A8C">
        <w:rPr>
          <w:sz w:val="24"/>
          <w:szCs w:val="24"/>
        </w:rPr>
        <w:t>.</w:t>
      </w:r>
      <w:r w:rsidR="00E475AA" w:rsidRPr="009B2A8C">
        <w:rPr>
          <w:sz w:val="24"/>
          <w:szCs w:val="24"/>
        </w:rPr>
        <w:t xml:space="preserve"> Teknik </w:t>
      </w:r>
      <w:r w:rsidR="00E475AA" w:rsidRPr="009B2A8C">
        <w:rPr>
          <w:sz w:val="24"/>
          <w:szCs w:val="24"/>
        </w:rPr>
        <w:lastRenderedPageBreak/>
        <w:t>pengambilan sampel yang digunakan dalam penelitian ini adalah teknik sampling jenuh (sensus)</w:t>
      </w:r>
      <w:r w:rsidR="00C3279C" w:rsidRPr="009B2A8C">
        <w:rPr>
          <w:sz w:val="24"/>
          <w:szCs w:val="24"/>
        </w:rPr>
        <w:t>. Teknik ini dipilih karena berdasarkan data, jumlah populasi subjek penelitian sebanyak 33 pegawai.</w:t>
      </w:r>
    </w:p>
    <w:p w14:paraId="2D925AA6" w14:textId="054F84AA" w:rsidR="00135DE7" w:rsidRPr="009B2A8C" w:rsidRDefault="00135DE7" w:rsidP="003A2774">
      <w:pPr>
        <w:pStyle w:val="ListParagraph"/>
        <w:numPr>
          <w:ilvl w:val="1"/>
          <w:numId w:val="16"/>
        </w:numPr>
        <w:ind w:left="567"/>
        <w:rPr>
          <w:b/>
          <w:bCs/>
          <w:sz w:val="24"/>
          <w:szCs w:val="24"/>
        </w:rPr>
      </w:pPr>
      <w:r w:rsidRPr="009B2A8C">
        <w:rPr>
          <w:b/>
          <w:bCs/>
          <w:sz w:val="24"/>
          <w:szCs w:val="24"/>
        </w:rPr>
        <w:t>Sumber Data</w:t>
      </w:r>
    </w:p>
    <w:p w14:paraId="77A47A02" w14:textId="4BC32D39" w:rsidR="00C3279C" w:rsidRPr="009B2A8C" w:rsidRDefault="001F73DE" w:rsidP="003A2774">
      <w:pPr>
        <w:pStyle w:val="ListParagraph"/>
        <w:numPr>
          <w:ilvl w:val="2"/>
          <w:numId w:val="16"/>
        </w:numPr>
        <w:ind w:left="1276"/>
        <w:rPr>
          <w:b/>
          <w:bCs/>
          <w:sz w:val="24"/>
          <w:szCs w:val="24"/>
        </w:rPr>
      </w:pPr>
      <w:r w:rsidRPr="009B2A8C">
        <w:rPr>
          <w:b/>
          <w:bCs/>
          <w:sz w:val="24"/>
          <w:szCs w:val="24"/>
        </w:rPr>
        <w:t>Data Primer</w:t>
      </w:r>
    </w:p>
    <w:p w14:paraId="666CC522" w14:textId="63EEBFB1" w:rsidR="001F73DE" w:rsidRPr="009B2A8C" w:rsidRDefault="001F73DE" w:rsidP="003E1973">
      <w:pPr>
        <w:pStyle w:val="ListParagraph"/>
        <w:ind w:left="1276" w:firstLine="164"/>
        <w:rPr>
          <w:sz w:val="24"/>
          <w:szCs w:val="24"/>
        </w:rPr>
      </w:pPr>
      <w:r w:rsidRPr="009B2A8C">
        <w:rPr>
          <w:sz w:val="24"/>
          <w:szCs w:val="24"/>
        </w:rPr>
        <w:t>Data primer merupakan data yang diambil langsung dari sumber asli dan dikumpulkan untuk menjawab pertanyaan dalam penelitian ini</w:t>
      </w:r>
      <w:r w:rsidR="009E06D9" w:rsidRPr="009B2A8C">
        <w:rPr>
          <w:sz w:val="24"/>
          <w:szCs w:val="24"/>
        </w:rPr>
        <w:t xml:space="preserve">. Data primer dalam penelitian ini diperoleh melalui kuesioner </w:t>
      </w:r>
      <w:r w:rsidR="009E06D9" w:rsidRPr="00A64B79">
        <w:rPr>
          <w:i/>
          <w:iCs/>
          <w:sz w:val="24"/>
          <w:szCs w:val="24"/>
        </w:rPr>
        <w:t xml:space="preserve">Google </w:t>
      </w:r>
      <w:proofErr w:type="spellStart"/>
      <w:r w:rsidR="009E06D9" w:rsidRPr="00A64B79">
        <w:rPr>
          <w:i/>
          <w:iCs/>
          <w:sz w:val="24"/>
          <w:szCs w:val="24"/>
        </w:rPr>
        <w:t>Form</w:t>
      </w:r>
      <w:proofErr w:type="spellEnd"/>
      <w:r w:rsidR="009E06D9" w:rsidRPr="009B2A8C">
        <w:rPr>
          <w:sz w:val="24"/>
          <w:szCs w:val="24"/>
        </w:rPr>
        <w:t xml:space="preserve"> yang disebarkan kepada seluruh 33 pegawai aktif di KPPN KPH. </w:t>
      </w:r>
      <w:r w:rsidR="007E21FB" w:rsidRPr="009B2A8C">
        <w:rPr>
          <w:sz w:val="24"/>
          <w:szCs w:val="24"/>
        </w:rPr>
        <w:t xml:space="preserve">Kuesioner terdiri dari 30 pernyataan substantif yang mengukur tiga variabel penelitian. </w:t>
      </w:r>
      <w:r w:rsidR="003B3231" w:rsidRPr="009B2A8C">
        <w:rPr>
          <w:sz w:val="24"/>
          <w:szCs w:val="24"/>
        </w:rPr>
        <w:t xml:space="preserve">Seluruh pernyataan dijawab menggunakan skala </w:t>
      </w:r>
      <w:proofErr w:type="spellStart"/>
      <w:r w:rsidR="003B3231" w:rsidRPr="009B2A8C">
        <w:rPr>
          <w:sz w:val="24"/>
          <w:szCs w:val="24"/>
        </w:rPr>
        <w:t>likert</w:t>
      </w:r>
      <w:proofErr w:type="spellEnd"/>
      <w:r w:rsidR="003B3231" w:rsidRPr="009B2A8C">
        <w:rPr>
          <w:sz w:val="24"/>
          <w:szCs w:val="24"/>
        </w:rPr>
        <w:t xml:space="preserve"> 1-5, </w:t>
      </w:r>
      <w:proofErr w:type="spellStart"/>
      <w:r w:rsidR="003B3231" w:rsidRPr="009B2A8C">
        <w:rPr>
          <w:sz w:val="24"/>
          <w:szCs w:val="24"/>
        </w:rPr>
        <w:t>dimana</w:t>
      </w:r>
      <w:proofErr w:type="spellEnd"/>
      <w:r w:rsidR="003B3231" w:rsidRPr="009B2A8C">
        <w:rPr>
          <w:sz w:val="24"/>
          <w:szCs w:val="24"/>
        </w:rPr>
        <w:t xml:space="preserve"> 1 = Sangat Tidak Setuju</w:t>
      </w:r>
      <w:r w:rsidR="002E0613">
        <w:rPr>
          <w:sz w:val="24"/>
          <w:szCs w:val="24"/>
        </w:rPr>
        <w:t>, 2 = Tidak Setuju, 3= Netral, 4=Setuju</w:t>
      </w:r>
      <w:r w:rsidR="003B3231" w:rsidRPr="009B2A8C">
        <w:rPr>
          <w:sz w:val="24"/>
          <w:szCs w:val="24"/>
        </w:rPr>
        <w:t xml:space="preserve"> dan 5 =  Sangat Setuju</w:t>
      </w:r>
      <w:r w:rsidR="0005644D" w:rsidRPr="009B2A8C">
        <w:rPr>
          <w:sz w:val="24"/>
          <w:szCs w:val="24"/>
        </w:rPr>
        <w:t>.</w:t>
      </w:r>
    </w:p>
    <w:p w14:paraId="7D1CF50D" w14:textId="6BFC1CA1" w:rsidR="001F73DE" w:rsidRPr="009B2A8C" w:rsidRDefault="001F73DE" w:rsidP="003A2774">
      <w:pPr>
        <w:pStyle w:val="ListParagraph"/>
        <w:numPr>
          <w:ilvl w:val="2"/>
          <w:numId w:val="16"/>
        </w:numPr>
        <w:ind w:left="1276"/>
        <w:rPr>
          <w:b/>
          <w:bCs/>
          <w:sz w:val="24"/>
          <w:szCs w:val="24"/>
        </w:rPr>
      </w:pPr>
      <w:r w:rsidRPr="009B2A8C">
        <w:rPr>
          <w:b/>
          <w:bCs/>
          <w:sz w:val="24"/>
          <w:szCs w:val="24"/>
        </w:rPr>
        <w:t>Data Sekunder</w:t>
      </w:r>
    </w:p>
    <w:p w14:paraId="718BD655" w14:textId="3BFB2073" w:rsidR="0005644D" w:rsidRPr="009B2A8C" w:rsidRDefault="0005644D" w:rsidP="003E1973">
      <w:pPr>
        <w:pStyle w:val="ListParagraph"/>
        <w:ind w:left="1276" w:firstLine="164"/>
        <w:rPr>
          <w:sz w:val="24"/>
          <w:szCs w:val="24"/>
        </w:rPr>
      </w:pPr>
      <w:r w:rsidRPr="009B2A8C">
        <w:rPr>
          <w:sz w:val="24"/>
          <w:szCs w:val="24"/>
        </w:rPr>
        <w:t xml:space="preserve">Data </w:t>
      </w:r>
      <w:r w:rsidR="00953734" w:rsidRPr="009B2A8C">
        <w:rPr>
          <w:sz w:val="24"/>
          <w:szCs w:val="24"/>
        </w:rPr>
        <w:t>sekunder adalah data yang dihasilkan dari studi yang dilakukan oleh pihak lain untuk tujuan mereka sendiri, namun relevan untuk mendukung analisis dan argumentasi dalam penelitian ini. Data sekunder dalam penelitian ini terdiri dari dua kategori</w:t>
      </w:r>
      <w:r w:rsidR="008B26D4" w:rsidRPr="009B2A8C">
        <w:rPr>
          <w:sz w:val="24"/>
          <w:szCs w:val="24"/>
        </w:rPr>
        <w:t xml:space="preserve">, yaitu internal dan eksternal. Sumber internal adalah data yang diambil dari internal KPPN KPH meliputi </w:t>
      </w:r>
      <w:r w:rsidR="004E74ED" w:rsidRPr="009B2A8C">
        <w:rPr>
          <w:sz w:val="24"/>
          <w:szCs w:val="24"/>
        </w:rPr>
        <w:t xml:space="preserve">laporan nilai kinerja organisasi (NKO) 2023-2025, data Nilai Kinerja Pegawai (NKP) 2023-2025, </w:t>
      </w:r>
      <w:r w:rsidR="00793D4D" w:rsidRPr="009B2A8C">
        <w:rPr>
          <w:sz w:val="24"/>
          <w:szCs w:val="24"/>
        </w:rPr>
        <w:t>dan laporan capaian IKU 2023-2025. Sumber eksternal mencakup jurnal ilmiah, buku teks, skripsi terdahulu, regulasi pemerintah</w:t>
      </w:r>
      <w:r w:rsidR="00AC6F47" w:rsidRPr="009B2A8C">
        <w:rPr>
          <w:sz w:val="24"/>
          <w:szCs w:val="24"/>
        </w:rPr>
        <w:t xml:space="preserve"> serta dokumen dan </w:t>
      </w:r>
      <w:proofErr w:type="spellStart"/>
      <w:r w:rsidR="00AC6F47" w:rsidRPr="009B2A8C">
        <w:rPr>
          <w:sz w:val="24"/>
          <w:szCs w:val="24"/>
        </w:rPr>
        <w:t>literasi</w:t>
      </w:r>
      <w:proofErr w:type="spellEnd"/>
      <w:r w:rsidR="00AC6F47" w:rsidRPr="009B2A8C">
        <w:rPr>
          <w:sz w:val="24"/>
          <w:szCs w:val="24"/>
        </w:rPr>
        <w:t xml:space="preserve"> yang berkaitan dengan </w:t>
      </w:r>
      <w:r w:rsidR="003261E9" w:rsidRPr="009B2A8C">
        <w:rPr>
          <w:sz w:val="24"/>
          <w:szCs w:val="24"/>
        </w:rPr>
        <w:t>SKF</w:t>
      </w:r>
      <w:r w:rsidR="00AC6F47" w:rsidRPr="009B2A8C">
        <w:rPr>
          <w:sz w:val="24"/>
          <w:szCs w:val="24"/>
        </w:rPr>
        <w:t xml:space="preserve"> di </w:t>
      </w:r>
      <w:r w:rsidR="007351CE" w:rsidRPr="009B2A8C">
        <w:rPr>
          <w:sz w:val="24"/>
          <w:szCs w:val="24"/>
        </w:rPr>
        <w:t>lingkungan Kementerian Keuangan.</w:t>
      </w:r>
    </w:p>
    <w:p w14:paraId="7CE6DF17" w14:textId="2DA33188" w:rsidR="00135DE7" w:rsidRDefault="00A60CB3" w:rsidP="003A2774">
      <w:pPr>
        <w:pStyle w:val="ListParagraph"/>
        <w:numPr>
          <w:ilvl w:val="1"/>
          <w:numId w:val="16"/>
        </w:numPr>
        <w:ind w:left="567"/>
        <w:rPr>
          <w:b/>
          <w:bCs/>
          <w:sz w:val="24"/>
          <w:szCs w:val="24"/>
        </w:rPr>
      </w:pPr>
      <w:r w:rsidRPr="009B2A8C">
        <w:rPr>
          <w:b/>
          <w:bCs/>
          <w:sz w:val="24"/>
          <w:szCs w:val="24"/>
        </w:rPr>
        <w:t>Populasi dan Sampel</w:t>
      </w:r>
    </w:p>
    <w:p w14:paraId="6F7A5B73" w14:textId="11354EF0" w:rsidR="00624248" w:rsidRDefault="00624248" w:rsidP="003A2774">
      <w:pPr>
        <w:pStyle w:val="ListParagraph"/>
        <w:numPr>
          <w:ilvl w:val="2"/>
          <w:numId w:val="16"/>
        </w:numPr>
        <w:rPr>
          <w:b/>
          <w:bCs/>
          <w:sz w:val="24"/>
          <w:szCs w:val="24"/>
        </w:rPr>
      </w:pPr>
      <w:r>
        <w:rPr>
          <w:b/>
          <w:bCs/>
          <w:sz w:val="24"/>
          <w:szCs w:val="24"/>
        </w:rPr>
        <w:t>Populasi</w:t>
      </w:r>
    </w:p>
    <w:p w14:paraId="585E3903" w14:textId="441820B4" w:rsidR="00624248" w:rsidRDefault="00624248" w:rsidP="00624248">
      <w:pPr>
        <w:pStyle w:val="ListParagraph"/>
        <w:ind w:left="1440" w:firstLine="0"/>
        <w:rPr>
          <w:b/>
          <w:bCs/>
          <w:sz w:val="24"/>
          <w:szCs w:val="24"/>
        </w:rPr>
      </w:pPr>
      <w:r w:rsidRPr="009B2A8C">
        <w:rPr>
          <w:sz w:val="24"/>
          <w:szCs w:val="24"/>
        </w:rPr>
        <w:lastRenderedPageBreak/>
        <w:t>Populasi merupakan seluruh kumpulan subjek yang dapat digunakan untuk membuat beberapa kesimpulan. Menurut Sugiyono (2019), populasi adalah wilayah generalisasi yang terdiri atas objek/subjek dengan kualitas dan karakteristi</w:t>
      </w:r>
      <w:r w:rsidR="007012E3">
        <w:rPr>
          <w:sz w:val="24"/>
          <w:szCs w:val="24"/>
        </w:rPr>
        <w:t>k</w:t>
      </w:r>
      <w:r w:rsidRPr="009B2A8C">
        <w:rPr>
          <w:sz w:val="24"/>
          <w:szCs w:val="24"/>
        </w:rPr>
        <w:t xml:space="preserve"> tertentu kemudian ditetapkan peneliti untuk dipelajari dan ditarik kesimpulannya. Populasi dalam penelitian ini adalah seluruh pegawai aktif yang bertugas di KPPN KPH sejumlah 33 pegawai.</w:t>
      </w:r>
    </w:p>
    <w:p w14:paraId="74879A3F" w14:textId="70C0EB78" w:rsidR="00624248" w:rsidRDefault="00624248" w:rsidP="003A2774">
      <w:pPr>
        <w:pStyle w:val="ListParagraph"/>
        <w:numPr>
          <w:ilvl w:val="2"/>
          <w:numId w:val="16"/>
        </w:numPr>
        <w:rPr>
          <w:b/>
          <w:bCs/>
          <w:sz w:val="24"/>
          <w:szCs w:val="24"/>
        </w:rPr>
      </w:pPr>
      <w:r>
        <w:rPr>
          <w:b/>
          <w:bCs/>
          <w:sz w:val="24"/>
          <w:szCs w:val="24"/>
        </w:rPr>
        <w:t>Sampel</w:t>
      </w:r>
    </w:p>
    <w:p w14:paraId="7855A839" w14:textId="5A72E91F" w:rsidR="00624248" w:rsidRPr="009B2A8C" w:rsidRDefault="00624248" w:rsidP="00624248">
      <w:pPr>
        <w:pStyle w:val="ListParagraph"/>
        <w:ind w:left="1440" w:firstLine="0"/>
        <w:rPr>
          <w:b/>
          <w:bCs/>
          <w:sz w:val="24"/>
          <w:szCs w:val="24"/>
        </w:rPr>
      </w:pPr>
      <w:r w:rsidRPr="009B2A8C">
        <w:rPr>
          <w:sz w:val="24"/>
          <w:szCs w:val="24"/>
        </w:rPr>
        <w:t xml:space="preserve">Pengambilan sampel dalam penelitian dilakukan dengan menyeleksi bagian dari elemen-elemen populasi agar kesimpulan mengenai keseluruhan karakteristik populasi dapat diperoleh secara tepat dan akurat. Teknik pengambilan sampel yang diterapkan dalam penelitian ini adalah </w:t>
      </w:r>
      <w:r w:rsidRPr="007012E3">
        <w:rPr>
          <w:i/>
          <w:iCs/>
          <w:sz w:val="24"/>
          <w:szCs w:val="24"/>
        </w:rPr>
        <w:t>non-</w:t>
      </w:r>
      <w:proofErr w:type="spellStart"/>
      <w:r w:rsidRPr="007012E3">
        <w:rPr>
          <w:i/>
          <w:iCs/>
          <w:sz w:val="24"/>
          <w:szCs w:val="24"/>
        </w:rPr>
        <w:t>probability</w:t>
      </w:r>
      <w:proofErr w:type="spellEnd"/>
      <w:r w:rsidRPr="007012E3">
        <w:rPr>
          <w:i/>
          <w:iCs/>
          <w:sz w:val="24"/>
          <w:szCs w:val="24"/>
        </w:rPr>
        <w:t xml:space="preserve"> sampling</w:t>
      </w:r>
      <w:r w:rsidRPr="009B2A8C">
        <w:rPr>
          <w:sz w:val="24"/>
          <w:szCs w:val="24"/>
        </w:rPr>
        <w:t xml:space="preserve">, dengan menggunakan sampling jenuh (sensus), </w:t>
      </w:r>
      <w:proofErr w:type="spellStart"/>
      <w:r w:rsidRPr="009B2A8C">
        <w:rPr>
          <w:sz w:val="24"/>
          <w:szCs w:val="24"/>
        </w:rPr>
        <w:t>dimana</w:t>
      </w:r>
      <w:proofErr w:type="spellEnd"/>
      <w:r w:rsidRPr="009B2A8C">
        <w:rPr>
          <w:sz w:val="24"/>
          <w:szCs w:val="24"/>
        </w:rPr>
        <w:t xml:space="preserve"> seluruh anggota populasi yang tersedia secara langsung dijadikan sebagai sampel penelitian. Dengan demikian, seluruh 33 pegawai KPPN KPH menjadi responden penelitian ini. Penggunaan teknik ini didukung pertimbangan </w:t>
      </w:r>
      <w:proofErr w:type="spellStart"/>
      <w:r w:rsidRPr="009B2A8C">
        <w:rPr>
          <w:sz w:val="24"/>
          <w:szCs w:val="24"/>
        </w:rPr>
        <w:t>dimana</w:t>
      </w:r>
      <w:proofErr w:type="spellEnd"/>
      <w:r w:rsidRPr="009B2A8C">
        <w:rPr>
          <w:sz w:val="24"/>
          <w:szCs w:val="24"/>
        </w:rPr>
        <w:t xml:space="preserve"> ukuran populasi yang kecil (33 orang) membuat pengambilan </w:t>
      </w:r>
      <w:proofErr w:type="spellStart"/>
      <w:r w:rsidRPr="009B2A8C">
        <w:rPr>
          <w:sz w:val="24"/>
          <w:szCs w:val="24"/>
        </w:rPr>
        <w:t>sampe</w:t>
      </w:r>
      <w:proofErr w:type="spellEnd"/>
      <w:r w:rsidRPr="009B2A8C">
        <w:rPr>
          <w:sz w:val="24"/>
          <w:szCs w:val="24"/>
        </w:rPr>
        <w:t xml:space="preserve"> sebagian tidak diperlukan dan berpotensi menurunkan validitas temuan. Menurut </w:t>
      </w:r>
      <w:proofErr w:type="spellStart"/>
      <w:r w:rsidRPr="009B2A8C">
        <w:rPr>
          <w:sz w:val="24"/>
          <w:szCs w:val="24"/>
        </w:rPr>
        <w:t>Hair</w:t>
      </w:r>
      <w:proofErr w:type="spellEnd"/>
      <w:r w:rsidRPr="009B2A8C">
        <w:rPr>
          <w:sz w:val="24"/>
          <w:szCs w:val="24"/>
        </w:rPr>
        <w:t xml:space="preserve"> dkk. (2017), PLS SEM tetap valid untuk sampel kecil. Teknik sensus ini dipilih agar memastikan seluruh pegawai KPPN KPH terepresentasi penuh dalam temuan penelitian.</w:t>
      </w:r>
    </w:p>
    <w:p w14:paraId="41B54787" w14:textId="029E9BBB" w:rsidR="00A60CB3" w:rsidRPr="009B2A8C" w:rsidRDefault="00A60CB3" w:rsidP="003A2774">
      <w:pPr>
        <w:pStyle w:val="ListParagraph"/>
        <w:numPr>
          <w:ilvl w:val="1"/>
          <w:numId w:val="16"/>
        </w:numPr>
        <w:ind w:left="567"/>
        <w:rPr>
          <w:b/>
          <w:bCs/>
          <w:sz w:val="24"/>
          <w:szCs w:val="24"/>
        </w:rPr>
      </w:pPr>
      <w:proofErr w:type="spellStart"/>
      <w:r w:rsidRPr="009B2A8C">
        <w:rPr>
          <w:b/>
          <w:bCs/>
          <w:sz w:val="24"/>
          <w:szCs w:val="24"/>
        </w:rPr>
        <w:t>Defenisi</w:t>
      </w:r>
      <w:proofErr w:type="spellEnd"/>
      <w:r w:rsidRPr="009B2A8C">
        <w:rPr>
          <w:b/>
          <w:bCs/>
          <w:sz w:val="24"/>
          <w:szCs w:val="24"/>
        </w:rPr>
        <w:t xml:space="preserve"> Operasional Variabel</w:t>
      </w:r>
    </w:p>
    <w:p w14:paraId="433329E2" w14:textId="74024DFB" w:rsidR="00083342" w:rsidRPr="009B2A8C" w:rsidRDefault="00083342" w:rsidP="00083342">
      <w:pPr>
        <w:ind w:left="720"/>
        <w:jc w:val="center"/>
        <w:rPr>
          <w:sz w:val="24"/>
          <w:szCs w:val="24"/>
        </w:rPr>
      </w:pPr>
      <w:r w:rsidRPr="009B2A8C">
        <w:rPr>
          <w:sz w:val="24"/>
          <w:szCs w:val="24"/>
        </w:rPr>
        <w:t>Tabel 3.1 Identifikasi dan Operasional Variabel</w:t>
      </w:r>
    </w:p>
    <w:tbl>
      <w:tblPr>
        <w:tblStyle w:val="TableGrid"/>
        <w:tblW w:w="0" w:type="auto"/>
        <w:tblInd w:w="567" w:type="dxa"/>
        <w:tblLook w:val="04A0" w:firstRow="1" w:lastRow="0" w:firstColumn="1" w:lastColumn="0" w:noHBand="0" w:noVBand="1"/>
      </w:tblPr>
      <w:tblGrid>
        <w:gridCol w:w="462"/>
        <w:gridCol w:w="1151"/>
        <w:gridCol w:w="1557"/>
        <w:gridCol w:w="1591"/>
        <w:gridCol w:w="1329"/>
        <w:gridCol w:w="1274"/>
      </w:tblGrid>
      <w:tr w:rsidR="009472EB" w:rsidRPr="009B2A8C" w14:paraId="23B7C324" w14:textId="77777777" w:rsidTr="00832675">
        <w:tc>
          <w:tcPr>
            <w:tcW w:w="462" w:type="dxa"/>
          </w:tcPr>
          <w:p w14:paraId="3B867039" w14:textId="18EFF126" w:rsidR="009472EB" w:rsidRPr="009B2A8C" w:rsidRDefault="009472EB" w:rsidP="00832675">
            <w:pPr>
              <w:pStyle w:val="ListParagraph"/>
              <w:spacing w:line="240" w:lineRule="auto"/>
              <w:ind w:left="0" w:firstLine="0"/>
              <w:rPr>
                <w:b/>
                <w:bCs/>
                <w:sz w:val="24"/>
                <w:szCs w:val="24"/>
              </w:rPr>
            </w:pPr>
            <w:proofErr w:type="spellStart"/>
            <w:r w:rsidRPr="009B2A8C">
              <w:rPr>
                <w:b/>
                <w:bCs/>
                <w:sz w:val="24"/>
                <w:szCs w:val="24"/>
              </w:rPr>
              <w:t>No</w:t>
            </w:r>
            <w:proofErr w:type="spellEnd"/>
          </w:p>
        </w:tc>
        <w:tc>
          <w:tcPr>
            <w:tcW w:w="1151" w:type="dxa"/>
          </w:tcPr>
          <w:p w14:paraId="2F8C0065" w14:textId="366F9C9B" w:rsidR="009472EB" w:rsidRPr="009B2A8C" w:rsidRDefault="009472EB" w:rsidP="00832675">
            <w:pPr>
              <w:pStyle w:val="ListParagraph"/>
              <w:spacing w:line="240" w:lineRule="auto"/>
              <w:ind w:left="0" w:firstLine="0"/>
              <w:jc w:val="center"/>
              <w:rPr>
                <w:b/>
                <w:bCs/>
                <w:sz w:val="24"/>
                <w:szCs w:val="24"/>
              </w:rPr>
            </w:pPr>
            <w:r w:rsidRPr="009B2A8C">
              <w:rPr>
                <w:b/>
                <w:bCs/>
                <w:sz w:val="24"/>
                <w:szCs w:val="24"/>
              </w:rPr>
              <w:t>Variabel</w:t>
            </w:r>
          </w:p>
        </w:tc>
        <w:tc>
          <w:tcPr>
            <w:tcW w:w="1557" w:type="dxa"/>
          </w:tcPr>
          <w:p w14:paraId="28F7EA53" w14:textId="534DEFD2" w:rsidR="009472EB" w:rsidRPr="009B2A8C" w:rsidRDefault="009472EB" w:rsidP="00832675">
            <w:pPr>
              <w:pStyle w:val="ListParagraph"/>
              <w:spacing w:line="240" w:lineRule="auto"/>
              <w:ind w:left="0" w:firstLine="0"/>
              <w:jc w:val="center"/>
              <w:rPr>
                <w:b/>
                <w:bCs/>
                <w:sz w:val="24"/>
                <w:szCs w:val="24"/>
              </w:rPr>
            </w:pPr>
            <w:proofErr w:type="spellStart"/>
            <w:r w:rsidRPr="009B2A8C">
              <w:rPr>
                <w:b/>
                <w:bCs/>
                <w:sz w:val="24"/>
                <w:szCs w:val="24"/>
              </w:rPr>
              <w:t>Defenisi</w:t>
            </w:r>
            <w:proofErr w:type="spellEnd"/>
            <w:r w:rsidRPr="009B2A8C">
              <w:rPr>
                <w:b/>
                <w:bCs/>
                <w:sz w:val="24"/>
                <w:szCs w:val="24"/>
              </w:rPr>
              <w:t xml:space="preserve"> Konsep</w:t>
            </w:r>
          </w:p>
        </w:tc>
        <w:tc>
          <w:tcPr>
            <w:tcW w:w="1591" w:type="dxa"/>
          </w:tcPr>
          <w:p w14:paraId="49E53E81" w14:textId="1C60495B" w:rsidR="009472EB" w:rsidRPr="009B2A8C" w:rsidRDefault="009472EB" w:rsidP="00832675">
            <w:pPr>
              <w:pStyle w:val="ListParagraph"/>
              <w:spacing w:line="240" w:lineRule="auto"/>
              <w:ind w:left="0" w:firstLine="0"/>
              <w:jc w:val="center"/>
              <w:rPr>
                <w:b/>
                <w:bCs/>
                <w:sz w:val="24"/>
                <w:szCs w:val="24"/>
              </w:rPr>
            </w:pPr>
            <w:proofErr w:type="spellStart"/>
            <w:r w:rsidRPr="009B2A8C">
              <w:rPr>
                <w:b/>
                <w:bCs/>
                <w:sz w:val="24"/>
                <w:szCs w:val="24"/>
              </w:rPr>
              <w:t>Defenisi</w:t>
            </w:r>
            <w:proofErr w:type="spellEnd"/>
            <w:r w:rsidRPr="009B2A8C">
              <w:rPr>
                <w:b/>
                <w:bCs/>
                <w:sz w:val="24"/>
                <w:szCs w:val="24"/>
              </w:rPr>
              <w:t xml:space="preserve"> Operasional</w:t>
            </w:r>
          </w:p>
        </w:tc>
        <w:tc>
          <w:tcPr>
            <w:tcW w:w="1471" w:type="dxa"/>
          </w:tcPr>
          <w:p w14:paraId="7A9BB838" w14:textId="6765F23A" w:rsidR="009472EB" w:rsidRPr="009B2A8C" w:rsidRDefault="009472EB" w:rsidP="00832675">
            <w:pPr>
              <w:pStyle w:val="ListParagraph"/>
              <w:spacing w:line="240" w:lineRule="auto"/>
              <w:ind w:left="0" w:firstLine="0"/>
              <w:jc w:val="center"/>
              <w:rPr>
                <w:b/>
                <w:bCs/>
                <w:sz w:val="24"/>
                <w:szCs w:val="24"/>
              </w:rPr>
            </w:pPr>
            <w:r w:rsidRPr="009B2A8C">
              <w:rPr>
                <w:b/>
                <w:bCs/>
                <w:sz w:val="24"/>
                <w:szCs w:val="24"/>
              </w:rPr>
              <w:t>Indikator</w:t>
            </w:r>
          </w:p>
        </w:tc>
        <w:tc>
          <w:tcPr>
            <w:tcW w:w="1132" w:type="dxa"/>
          </w:tcPr>
          <w:p w14:paraId="42F748FC" w14:textId="7BE3BFA9" w:rsidR="009472EB" w:rsidRPr="009B2A8C" w:rsidRDefault="009472EB" w:rsidP="002E4CD3">
            <w:pPr>
              <w:pStyle w:val="ListParagraph"/>
              <w:ind w:left="0" w:firstLine="0"/>
              <w:jc w:val="center"/>
              <w:rPr>
                <w:b/>
                <w:bCs/>
                <w:sz w:val="24"/>
                <w:szCs w:val="24"/>
              </w:rPr>
            </w:pPr>
            <w:r w:rsidRPr="009B2A8C">
              <w:rPr>
                <w:b/>
                <w:bCs/>
                <w:sz w:val="24"/>
                <w:szCs w:val="24"/>
              </w:rPr>
              <w:t>Skala Pengukuran</w:t>
            </w:r>
          </w:p>
        </w:tc>
      </w:tr>
      <w:tr w:rsidR="00BA6D13" w:rsidRPr="009B2A8C" w14:paraId="3E96A7D6" w14:textId="77777777" w:rsidTr="00832675">
        <w:tc>
          <w:tcPr>
            <w:tcW w:w="462" w:type="dxa"/>
          </w:tcPr>
          <w:p w14:paraId="5BC5FC84" w14:textId="0F65ADD5" w:rsidR="00BA6D13" w:rsidRPr="009B2A8C" w:rsidRDefault="00BA6D13" w:rsidP="00832675">
            <w:pPr>
              <w:pStyle w:val="ListParagraph"/>
              <w:spacing w:line="240" w:lineRule="auto"/>
              <w:ind w:left="0" w:firstLine="0"/>
              <w:rPr>
                <w:b/>
                <w:bCs/>
                <w:sz w:val="24"/>
                <w:szCs w:val="24"/>
              </w:rPr>
            </w:pPr>
            <w:r w:rsidRPr="009B2A8C">
              <w:rPr>
                <w:b/>
                <w:bCs/>
                <w:sz w:val="24"/>
                <w:szCs w:val="24"/>
              </w:rPr>
              <w:lastRenderedPageBreak/>
              <w:t>1</w:t>
            </w:r>
          </w:p>
        </w:tc>
        <w:tc>
          <w:tcPr>
            <w:tcW w:w="1151" w:type="dxa"/>
          </w:tcPr>
          <w:p w14:paraId="711B9494" w14:textId="53EEB5C8" w:rsidR="00BA6D13" w:rsidRPr="009B2A8C" w:rsidRDefault="0016257D" w:rsidP="00832675">
            <w:pPr>
              <w:pStyle w:val="NormalWeb"/>
              <w:spacing w:before="0" w:beforeAutospacing="0" w:after="40" w:afterAutospacing="0" w:line="240" w:lineRule="auto"/>
              <w:ind w:firstLine="0"/>
            </w:pPr>
            <w:r w:rsidRPr="009B2A8C">
              <w:rPr>
                <w:color w:val="000000"/>
              </w:rPr>
              <w:t xml:space="preserve">Kinerja </w:t>
            </w:r>
            <w:proofErr w:type="spellStart"/>
            <w:r w:rsidRPr="009B2A8C">
              <w:rPr>
                <w:color w:val="000000"/>
              </w:rPr>
              <w:t>Pegawai</w:t>
            </w:r>
            <w:proofErr w:type="spellEnd"/>
            <w:r w:rsidR="00BA6D13" w:rsidRPr="009B2A8C">
              <w:rPr>
                <w:color w:val="000000"/>
              </w:rPr>
              <w:t xml:space="preserve"> (Y)</w:t>
            </w:r>
          </w:p>
          <w:p w14:paraId="4A1FE4C8" w14:textId="77777777" w:rsidR="00BA6D13" w:rsidRPr="009B2A8C" w:rsidRDefault="00BA6D13" w:rsidP="00832675">
            <w:pPr>
              <w:spacing w:line="240" w:lineRule="auto"/>
              <w:rPr>
                <w:sz w:val="24"/>
                <w:szCs w:val="24"/>
              </w:rPr>
            </w:pPr>
          </w:p>
          <w:p w14:paraId="44989F9A" w14:textId="77777777" w:rsidR="00BA6D13" w:rsidRPr="009B2A8C" w:rsidRDefault="00BA6D13" w:rsidP="00832675">
            <w:pPr>
              <w:pStyle w:val="NormalWeb"/>
              <w:spacing w:before="0" w:beforeAutospacing="0" w:after="40" w:afterAutospacing="0" w:line="240" w:lineRule="auto"/>
              <w:ind w:firstLine="0"/>
            </w:pPr>
            <w:proofErr w:type="spellStart"/>
            <w:r w:rsidRPr="009B2A8C">
              <w:rPr>
                <w:color w:val="000000"/>
              </w:rPr>
              <w:t>Variabel</w:t>
            </w:r>
            <w:proofErr w:type="spellEnd"/>
          </w:p>
          <w:p w14:paraId="557535E2" w14:textId="2E2FB3B5" w:rsidR="00BA6D13" w:rsidRPr="009B2A8C" w:rsidRDefault="00BA6D13" w:rsidP="00832675">
            <w:pPr>
              <w:pStyle w:val="ListParagraph"/>
              <w:spacing w:line="240" w:lineRule="auto"/>
              <w:ind w:left="0" w:firstLine="0"/>
              <w:rPr>
                <w:b/>
                <w:bCs/>
                <w:sz w:val="24"/>
                <w:szCs w:val="24"/>
              </w:rPr>
            </w:pPr>
            <w:r w:rsidRPr="009B2A8C">
              <w:rPr>
                <w:color w:val="000000"/>
                <w:sz w:val="24"/>
                <w:szCs w:val="24"/>
              </w:rPr>
              <w:t>Dependen</w:t>
            </w:r>
          </w:p>
        </w:tc>
        <w:tc>
          <w:tcPr>
            <w:tcW w:w="1557" w:type="dxa"/>
          </w:tcPr>
          <w:p w14:paraId="2365FEBB" w14:textId="43A38063" w:rsidR="00BA6D13" w:rsidRPr="009B2A8C" w:rsidRDefault="001702A2" w:rsidP="00832675">
            <w:pPr>
              <w:pStyle w:val="NormalWeb"/>
              <w:spacing w:before="0" w:beforeAutospacing="0" w:after="40" w:afterAutospacing="0" w:line="240" w:lineRule="auto"/>
              <w:ind w:firstLine="0"/>
            </w:pPr>
            <w:r w:rsidRPr="009B2A8C">
              <w:t xml:space="preserve">Hasil </w:t>
            </w:r>
            <w:proofErr w:type="spellStart"/>
            <w:r w:rsidRPr="009B2A8C">
              <w:t>kerja</w:t>
            </w:r>
            <w:proofErr w:type="spellEnd"/>
            <w:r w:rsidRPr="009B2A8C">
              <w:t xml:space="preserve">, naik </w:t>
            </w:r>
            <w:proofErr w:type="spellStart"/>
            <w:r w:rsidRPr="009B2A8C">
              <w:t>secara</w:t>
            </w:r>
            <w:proofErr w:type="spellEnd"/>
            <w:r w:rsidRPr="009B2A8C">
              <w:t xml:space="preserve"> </w:t>
            </w:r>
            <w:proofErr w:type="spellStart"/>
            <w:r w:rsidRPr="009B2A8C">
              <w:t>kualitas</w:t>
            </w:r>
            <w:proofErr w:type="spellEnd"/>
            <w:r w:rsidRPr="009B2A8C">
              <w:t xml:space="preserve"> </w:t>
            </w:r>
            <w:proofErr w:type="spellStart"/>
            <w:r w:rsidRPr="009B2A8C">
              <w:t>maupun</w:t>
            </w:r>
            <w:proofErr w:type="spellEnd"/>
            <w:r w:rsidRPr="009B2A8C">
              <w:t xml:space="preserve"> </w:t>
            </w:r>
            <w:proofErr w:type="spellStart"/>
            <w:r w:rsidRPr="009B2A8C">
              <w:t>kuantitas</w:t>
            </w:r>
            <w:proofErr w:type="spellEnd"/>
            <w:r w:rsidRPr="009B2A8C">
              <w:t xml:space="preserve">, yang </w:t>
            </w:r>
            <w:proofErr w:type="spellStart"/>
            <w:r w:rsidRPr="009B2A8C">
              <w:t>berhasil</w:t>
            </w:r>
            <w:proofErr w:type="spellEnd"/>
            <w:r w:rsidRPr="009B2A8C">
              <w:t xml:space="preserve"> </w:t>
            </w:r>
            <w:proofErr w:type="spellStart"/>
            <w:r w:rsidRPr="009B2A8C">
              <w:t>diwujudkan</w:t>
            </w:r>
            <w:proofErr w:type="spellEnd"/>
            <w:r w:rsidRPr="009B2A8C">
              <w:t xml:space="preserve"> oleh </w:t>
            </w:r>
            <w:proofErr w:type="spellStart"/>
            <w:r w:rsidRPr="009B2A8C">
              <w:t>indivisu</w:t>
            </w:r>
            <w:proofErr w:type="spellEnd"/>
            <w:r w:rsidRPr="009B2A8C">
              <w:t xml:space="preserve"> </w:t>
            </w:r>
            <w:proofErr w:type="spellStart"/>
            <w:r w:rsidRPr="009B2A8C">
              <w:t>dalam</w:t>
            </w:r>
            <w:proofErr w:type="spellEnd"/>
            <w:r w:rsidRPr="009B2A8C">
              <w:t xml:space="preserve"> </w:t>
            </w:r>
            <w:proofErr w:type="spellStart"/>
            <w:r w:rsidRPr="009B2A8C">
              <w:t>mengemban</w:t>
            </w:r>
            <w:proofErr w:type="spellEnd"/>
            <w:r w:rsidRPr="009B2A8C">
              <w:t xml:space="preserve"> </w:t>
            </w:r>
            <w:proofErr w:type="spellStart"/>
            <w:r w:rsidRPr="009B2A8C">
              <w:t>tugas</w:t>
            </w:r>
            <w:proofErr w:type="spellEnd"/>
            <w:r w:rsidRPr="009B2A8C">
              <w:t xml:space="preserve"> dan </w:t>
            </w:r>
            <w:proofErr w:type="spellStart"/>
            <w:r w:rsidRPr="009B2A8C">
              <w:t>fungsinya</w:t>
            </w:r>
            <w:proofErr w:type="spellEnd"/>
            <w:r w:rsidRPr="009B2A8C">
              <w:t xml:space="preserve"> </w:t>
            </w:r>
            <w:proofErr w:type="spellStart"/>
            <w:r w:rsidRPr="009B2A8C">
              <w:t>secara</w:t>
            </w:r>
            <w:proofErr w:type="spellEnd"/>
            <w:r w:rsidRPr="009B2A8C">
              <w:t xml:space="preserve"> </w:t>
            </w:r>
            <w:proofErr w:type="spellStart"/>
            <w:r w:rsidRPr="009B2A8C">
              <w:t>akuntabel</w:t>
            </w:r>
            <w:proofErr w:type="spellEnd"/>
            <w:r w:rsidRPr="009B2A8C">
              <w:t xml:space="preserve"> </w:t>
            </w:r>
            <w:proofErr w:type="spellStart"/>
            <w:r w:rsidRPr="009B2A8C">
              <w:t>selaras</w:t>
            </w:r>
            <w:proofErr w:type="spellEnd"/>
            <w:r w:rsidRPr="009B2A8C">
              <w:t xml:space="preserve"> </w:t>
            </w:r>
            <w:proofErr w:type="spellStart"/>
            <w:r w:rsidRPr="009B2A8C">
              <w:t>dengan</w:t>
            </w:r>
            <w:proofErr w:type="spellEnd"/>
            <w:r w:rsidRPr="009B2A8C">
              <w:t xml:space="preserve"> </w:t>
            </w:r>
            <w:proofErr w:type="spellStart"/>
            <w:r w:rsidRPr="009B2A8C">
              <w:t>visi</w:t>
            </w:r>
            <w:proofErr w:type="spellEnd"/>
            <w:r w:rsidRPr="009B2A8C">
              <w:t xml:space="preserve"> </w:t>
            </w:r>
            <w:proofErr w:type="spellStart"/>
            <w:r w:rsidRPr="009B2A8C">
              <w:t>misi</w:t>
            </w:r>
            <w:proofErr w:type="spellEnd"/>
            <w:r w:rsidRPr="009B2A8C">
              <w:t xml:space="preserve"> </w:t>
            </w:r>
            <w:proofErr w:type="spellStart"/>
            <w:r w:rsidRPr="009B2A8C">
              <w:t>organisasi</w:t>
            </w:r>
            <w:proofErr w:type="spellEnd"/>
          </w:p>
          <w:p w14:paraId="0CA10874" w14:textId="1F5B4776" w:rsidR="00BA6D13" w:rsidRPr="009B2A8C" w:rsidRDefault="00BA6D13" w:rsidP="00832675">
            <w:pPr>
              <w:pStyle w:val="ListParagraph"/>
              <w:spacing w:line="240" w:lineRule="auto"/>
              <w:ind w:left="0" w:firstLine="0"/>
              <w:rPr>
                <w:b/>
                <w:bCs/>
                <w:sz w:val="24"/>
                <w:szCs w:val="24"/>
              </w:rPr>
            </w:pPr>
            <w:r w:rsidRPr="009B2A8C">
              <w:rPr>
                <w:i/>
                <w:iCs/>
                <w:color w:val="000000"/>
                <w:sz w:val="24"/>
                <w:szCs w:val="24"/>
              </w:rPr>
              <w:t>(</w:t>
            </w:r>
            <w:proofErr w:type="spellStart"/>
            <w:r w:rsidR="000F7546" w:rsidRPr="009B2A8C">
              <w:rPr>
                <w:i/>
                <w:iCs/>
                <w:color w:val="000000"/>
                <w:sz w:val="24"/>
                <w:szCs w:val="24"/>
              </w:rPr>
              <w:t>Mangkunegara</w:t>
            </w:r>
            <w:proofErr w:type="spellEnd"/>
            <w:r w:rsidR="000F7546" w:rsidRPr="009B2A8C">
              <w:rPr>
                <w:i/>
                <w:iCs/>
                <w:color w:val="000000"/>
                <w:sz w:val="24"/>
                <w:szCs w:val="24"/>
              </w:rPr>
              <w:t xml:space="preserve">, 2017; </w:t>
            </w:r>
            <w:proofErr w:type="spellStart"/>
            <w:r w:rsidR="000F7546" w:rsidRPr="009B2A8C">
              <w:rPr>
                <w:i/>
                <w:iCs/>
                <w:color w:val="000000"/>
                <w:sz w:val="24"/>
                <w:szCs w:val="24"/>
              </w:rPr>
              <w:t>Koopmans</w:t>
            </w:r>
            <w:proofErr w:type="spellEnd"/>
            <w:r w:rsidR="000F7546" w:rsidRPr="009B2A8C">
              <w:rPr>
                <w:i/>
                <w:iCs/>
                <w:color w:val="000000"/>
                <w:sz w:val="24"/>
                <w:szCs w:val="24"/>
              </w:rPr>
              <w:t xml:space="preserve"> </w:t>
            </w:r>
            <w:proofErr w:type="spellStart"/>
            <w:r w:rsidR="000F7546" w:rsidRPr="009B2A8C">
              <w:rPr>
                <w:i/>
                <w:iCs/>
                <w:color w:val="000000"/>
                <w:sz w:val="24"/>
                <w:szCs w:val="24"/>
              </w:rPr>
              <w:t>et</w:t>
            </w:r>
            <w:proofErr w:type="spellEnd"/>
            <w:r w:rsidR="000F7546" w:rsidRPr="009B2A8C">
              <w:rPr>
                <w:i/>
                <w:iCs/>
                <w:color w:val="000000"/>
                <w:sz w:val="24"/>
                <w:szCs w:val="24"/>
              </w:rPr>
              <w:t xml:space="preserve"> </w:t>
            </w:r>
            <w:proofErr w:type="spellStart"/>
            <w:r w:rsidR="000F7546" w:rsidRPr="009B2A8C">
              <w:rPr>
                <w:i/>
                <w:iCs/>
                <w:color w:val="000000"/>
                <w:sz w:val="24"/>
                <w:szCs w:val="24"/>
              </w:rPr>
              <w:t>al.</w:t>
            </w:r>
            <w:proofErr w:type="spellEnd"/>
            <w:r w:rsidR="000F7546" w:rsidRPr="009B2A8C">
              <w:rPr>
                <w:i/>
                <w:iCs/>
                <w:color w:val="000000"/>
                <w:sz w:val="24"/>
                <w:szCs w:val="24"/>
              </w:rPr>
              <w:t>, 2014</w:t>
            </w:r>
            <w:r w:rsidRPr="009B2A8C">
              <w:rPr>
                <w:i/>
                <w:iCs/>
                <w:color w:val="000000"/>
                <w:sz w:val="24"/>
                <w:szCs w:val="24"/>
              </w:rPr>
              <w:t>)</w:t>
            </w:r>
          </w:p>
        </w:tc>
        <w:tc>
          <w:tcPr>
            <w:tcW w:w="1591" w:type="dxa"/>
          </w:tcPr>
          <w:p w14:paraId="18CE0C74" w14:textId="42507D2C" w:rsidR="00BA6D13" w:rsidRPr="009B2A8C" w:rsidRDefault="000F7546" w:rsidP="00832675">
            <w:pPr>
              <w:pStyle w:val="ListParagraph"/>
              <w:spacing w:line="240" w:lineRule="auto"/>
              <w:ind w:left="0" w:firstLine="0"/>
              <w:rPr>
                <w:sz w:val="24"/>
                <w:szCs w:val="24"/>
              </w:rPr>
            </w:pPr>
            <w:r w:rsidRPr="009B2A8C">
              <w:rPr>
                <w:sz w:val="24"/>
                <w:szCs w:val="24"/>
              </w:rPr>
              <w:t>Perbandingan atau persepsi tingkat pencapaian hasil kerja nyata pegawai KPPN KPH, baik dari aspek kualitas, kuantitas, ketepatan waktu (SLA), maupun perilaku kerja dalam menjalankan pekerjaan selama skema kerja fleksibel.</w:t>
            </w:r>
          </w:p>
        </w:tc>
        <w:tc>
          <w:tcPr>
            <w:tcW w:w="1471" w:type="dxa"/>
          </w:tcPr>
          <w:p w14:paraId="388EE38B" w14:textId="542C0248" w:rsidR="007719A3" w:rsidRPr="009B2A8C" w:rsidRDefault="00BA6D13" w:rsidP="00832675">
            <w:pPr>
              <w:pStyle w:val="NormalWeb"/>
              <w:spacing w:before="0" w:beforeAutospacing="0" w:after="40" w:afterAutospacing="0" w:line="240" w:lineRule="auto"/>
              <w:ind w:firstLine="0"/>
              <w:jc w:val="left"/>
              <w:rPr>
                <w:color w:val="000000"/>
              </w:rPr>
            </w:pPr>
            <w:r w:rsidRPr="009B2A8C">
              <w:rPr>
                <w:color w:val="000000"/>
              </w:rPr>
              <w:t>1.</w:t>
            </w:r>
            <w:r w:rsidR="00C8725A" w:rsidRPr="009B2A8C">
              <w:rPr>
                <w:color w:val="000000"/>
              </w:rPr>
              <w:t xml:space="preserve"> </w:t>
            </w:r>
            <w:proofErr w:type="spellStart"/>
            <w:r w:rsidR="007719A3" w:rsidRPr="009B2A8C">
              <w:rPr>
                <w:color w:val="000000"/>
              </w:rPr>
              <w:t>Kualitas</w:t>
            </w:r>
            <w:proofErr w:type="spellEnd"/>
            <w:r w:rsidR="007719A3" w:rsidRPr="009B2A8C">
              <w:rPr>
                <w:color w:val="000000"/>
              </w:rPr>
              <w:t xml:space="preserve"> </w:t>
            </w:r>
            <w:proofErr w:type="spellStart"/>
            <w:r w:rsidR="007719A3" w:rsidRPr="009B2A8C">
              <w:rPr>
                <w:color w:val="000000"/>
              </w:rPr>
              <w:t>kerja</w:t>
            </w:r>
            <w:proofErr w:type="spellEnd"/>
          </w:p>
          <w:p w14:paraId="6254A2DA" w14:textId="5D79216E" w:rsidR="00C8725A" w:rsidRPr="009B2A8C" w:rsidRDefault="00C8725A" w:rsidP="00832675">
            <w:pPr>
              <w:pStyle w:val="NormalWeb"/>
              <w:spacing w:before="0" w:beforeAutospacing="0" w:after="40" w:afterAutospacing="0" w:line="240" w:lineRule="auto"/>
              <w:ind w:firstLine="0"/>
              <w:jc w:val="left"/>
              <w:rPr>
                <w:color w:val="000000"/>
              </w:rPr>
            </w:pPr>
            <w:r w:rsidRPr="009B2A8C">
              <w:rPr>
                <w:color w:val="000000"/>
              </w:rPr>
              <w:t xml:space="preserve">2. </w:t>
            </w:r>
            <w:proofErr w:type="spellStart"/>
            <w:r w:rsidRPr="009B2A8C">
              <w:rPr>
                <w:color w:val="000000"/>
              </w:rPr>
              <w:t>Kuantitas</w:t>
            </w:r>
            <w:proofErr w:type="spellEnd"/>
            <w:r w:rsidRPr="009B2A8C">
              <w:rPr>
                <w:color w:val="000000"/>
              </w:rPr>
              <w:t xml:space="preserve"> </w:t>
            </w:r>
            <w:proofErr w:type="spellStart"/>
            <w:r w:rsidRPr="009B2A8C">
              <w:rPr>
                <w:color w:val="000000"/>
              </w:rPr>
              <w:t>kerja</w:t>
            </w:r>
            <w:proofErr w:type="spellEnd"/>
          </w:p>
          <w:p w14:paraId="4247D8DB" w14:textId="5480833F" w:rsidR="00C8725A" w:rsidRPr="009B2A8C" w:rsidRDefault="00C8725A" w:rsidP="00832675">
            <w:pPr>
              <w:pStyle w:val="NormalWeb"/>
              <w:spacing w:before="0" w:beforeAutospacing="0" w:after="40" w:afterAutospacing="0" w:line="240" w:lineRule="auto"/>
              <w:ind w:firstLine="0"/>
              <w:jc w:val="left"/>
              <w:rPr>
                <w:color w:val="000000"/>
              </w:rPr>
            </w:pPr>
            <w:r w:rsidRPr="009B2A8C">
              <w:rPr>
                <w:color w:val="000000"/>
              </w:rPr>
              <w:t xml:space="preserve">3. </w:t>
            </w:r>
            <w:proofErr w:type="spellStart"/>
            <w:r w:rsidRPr="009B2A8C">
              <w:rPr>
                <w:color w:val="000000"/>
              </w:rPr>
              <w:t>Ketepatan</w:t>
            </w:r>
            <w:proofErr w:type="spellEnd"/>
            <w:r w:rsidRPr="009B2A8C">
              <w:rPr>
                <w:color w:val="000000"/>
              </w:rPr>
              <w:t xml:space="preserve"> </w:t>
            </w:r>
            <w:proofErr w:type="spellStart"/>
            <w:r w:rsidRPr="009B2A8C">
              <w:rPr>
                <w:color w:val="000000"/>
              </w:rPr>
              <w:t>waktu</w:t>
            </w:r>
            <w:proofErr w:type="spellEnd"/>
          </w:p>
          <w:p w14:paraId="3785321F" w14:textId="136DC42D" w:rsidR="00C8725A" w:rsidRPr="009B2A8C" w:rsidRDefault="00C8725A" w:rsidP="00832675">
            <w:pPr>
              <w:pStyle w:val="NormalWeb"/>
              <w:spacing w:before="0" w:beforeAutospacing="0" w:after="40" w:afterAutospacing="0" w:line="240" w:lineRule="auto"/>
              <w:ind w:firstLine="0"/>
              <w:jc w:val="left"/>
              <w:rPr>
                <w:color w:val="000000"/>
              </w:rPr>
            </w:pPr>
            <w:r w:rsidRPr="009B2A8C">
              <w:rPr>
                <w:color w:val="000000"/>
              </w:rPr>
              <w:t xml:space="preserve">4. </w:t>
            </w:r>
            <w:proofErr w:type="spellStart"/>
            <w:r w:rsidRPr="009B2A8C">
              <w:rPr>
                <w:color w:val="000000"/>
              </w:rPr>
              <w:t>Efektivitas</w:t>
            </w:r>
            <w:proofErr w:type="spellEnd"/>
          </w:p>
          <w:p w14:paraId="5AF9806B" w14:textId="6E2F7053" w:rsidR="00C8725A" w:rsidRPr="009B2A8C" w:rsidRDefault="00C8725A" w:rsidP="00832675">
            <w:pPr>
              <w:pStyle w:val="NormalWeb"/>
              <w:spacing w:before="0" w:beforeAutospacing="0" w:after="40" w:afterAutospacing="0" w:line="240" w:lineRule="auto"/>
              <w:ind w:firstLine="0"/>
              <w:jc w:val="left"/>
              <w:rPr>
                <w:color w:val="000000"/>
              </w:rPr>
            </w:pPr>
            <w:r w:rsidRPr="009B2A8C">
              <w:rPr>
                <w:color w:val="000000"/>
              </w:rPr>
              <w:t xml:space="preserve">5. </w:t>
            </w:r>
            <w:proofErr w:type="spellStart"/>
            <w:r w:rsidR="00E66F62" w:rsidRPr="009B2A8C">
              <w:rPr>
                <w:color w:val="000000"/>
              </w:rPr>
              <w:t>Kemandirian</w:t>
            </w:r>
            <w:proofErr w:type="spellEnd"/>
          </w:p>
          <w:p w14:paraId="514C0739" w14:textId="70C2E875" w:rsidR="00E66F62" w:rsidRPr="009B2A8C" w:rsidRDefault="00E66F62" w:rsidP="00832675">
            <w:pPr>
              <w:pStyle w:val="NormalWeb"/>
              <w:spacing w:before="0" w:beforeAutospacing="0" w:after="40" w:afterAutospacing="0" w:line="240" w:lineRule="auto"/>
              <w:ind w:firstLine="0"/>
              <w:jc w:val="left"/>
              <w:rPr>
                <w:color w:val="000000"/>
              </w:rPr>
            </w:pPr>
            <w:r w:rsidRPr="009B2A8C">
              <w:rPr>
                <w:color w:val="000000"/>
              </w:rPr>
              <w:t xml:space="preserve">6. </w:t>
            </w:r>
            <w:proofErr w:type="spellStart"/>
            <w:r w:rsidRPr="009B2A8C">
              <w:rPr>
                <w:color w:val="000000"/>
              </w:rPr>
              <w:t>Komitmen</w:t>
            </w:r>
            <w:proofErr w:type="spellEnd"/>
            <w:r w:rsidRPr="009B2A8C">
              <w:rPr>
                <w:color w:val="000000"/>
              </w:rPr>
              <w:t xml:space="preserve"> </w:t>
            </w:r>
            <w:proofErr w:type="spellStart"/>
            <w:r w:rsidRPr="009B2A8C">
              <w:rPr>
                <w:color w:val="000000"/>
              </w:rPr>
              <w:t>kerja</w:t>
            </w:r>
            <w:proofErr w:type="spellEnd"/>
          </w:p>
          <w:p w14:paraId="4CD4D737" w14:textId="77777777" w:rsidR="00BA6D13" w:rsidRPr="009B2A8C" w:rsidRDefault="00BA6D13" w:rsidP="00832675">
            <w:pPr>
              <w:spacing w:line="240" w:lineRule="auto"/>
              <w:jc w:val="left"/>
              <w:rPr>
                <w:sz w:val="24"/>
                <w:szCs w:val="24"/>
              </w:rPr>
            </w:pPr>
          </w:p>
          <w:p w14:paraId="33C08E77" w14:textId="72F70AC7" w:rsidR="00BA6D13" w:rsidRPr="009B2A8C" w:rsidRDefault="00BA6D13" w:rsidP="00832675">
            <w:pPr>
              <w:pStyle w:val="ListParagraph"/>
              <w:spacing w:line="240" w:lineRule="auto"/>
              <w:ind w:left="0" w:firstLine="0"/>
              <w:jc w:val="left"/>
              <w:rPr>
                <w:b/>
                <w:bCs/>
                <w:sz w:val="24"/>
                <w:szCs w:val="24"/>
              </w:rPr>
            </w:pPr>
            <w:r w:rsidRPr="009B2A8C">
              <w:rPr>
                <w:color w:val="000000"/>
                <w:sz w:val="24"/>
                <w:szCs w:val="24"/>
              </w:rPr>
              <w:t>(</w:t>
            </w:r>
            <w:proofErr w:type="spellStart"/>
            <w:r w:rsidR="00E66F62" w:rsidRPr="009B2A8C">
              <w:rPr>
                <w:i/>
                <w:iCs/>
                <w:color w:val="000000"/>
                <w:sz w:val="24"/>
                <w:szCs w:val="24"/>
              </w:rPr>
              <w:t>Robbins</w:t>
            </w:r>
            <w:proofErr w:type="spellEnd"/>
            <w:r w:rsidR="00E66F62" w:rsidRPr="009B2A8C">
              <w:rPr>
                <w:i/>
                <w:iCs/>
                <w:color w:val="000000"/>
                <w:sz w:val="24"/>
                <w:szCs w:val="24"/>
              </w:rPr>
              <w:t xml:space="preserve"> &amp; </w:t>
            </w:r>
            <w:proofErr w:type="spellStart"/>
            <w:r w:rsidR="00E66F62" w:rsidRPr="009B2A8C">
              <w:rPr>
                <w:i/>
                <w:iCs/>
                <w:color w:val="000000"/>
                <w:sz w:val="24"/>
                <w:szCs w:val="24"/>
              </w:rPr>
              <w:t>Judge</w:t>
            </w:r>
            <w:proofErr w:type="spellEnd"/>
            <w:r w:rsidR="00E66F62" w:rsidRPr="009B2A8C">
              <w:rPr>
                <w:i/>
                <w:iCs/>
                <w:color w:val="000000"/>
                <w:sz w:val="24"/>
                <w:szCs w:val="24"/>
              </w:rPr>
              <w:t>, 2017</w:t>
            </w:r>
            <w:r w:rsidR="00E66F62" w:rsidRPr="009B2A8C">
              <w:rPr>
                <w:color w:val="000000"/>
                <w:sz w:val="24"/>
                <w:szCs w:val="24"/>
              </w:rPr>
              <w:t>)</w:t>
            </w:r>
          </w:p>
        </w:tc>
        <w:tc>
          <w:tcPr>
            <w:tcW w:w="1132" w:type="dxa"/>
          </w:tcPr>
          <w:p w14:paraId="709C0507" w14:textId="77777777" w:rsidR="00BA6D13" w:rsidRPr="009B2A8C" w:rsidRDefault="00BA6D13" w:rsidP="002E4CD3">
            <w:pPr>
              <w:pStyle w:val="NormalWeb"/>
              <w:spacing w:before="0" w:beforeAutospacing="0" w:after="40" w:afterAutospacing="0"/>
              <w:ind w:firstLine="0"/>
            </w:pPr>
            <w:r w:rsidRPr="009B2A8C">
              <w:rPr>
                <w:color w:val="000000"/>
              </w:rPr>
              <w:t>Skala Likert</w:t>
            </w:r>
          </w:p>
          <w:p w14:paraId="7D263A47" w14:textId="2C79E431" w:rsidR="00BA6D13" w:rsidRPr="009B2A8C" w:rsidRDefault="00BA6D13" w:rsidP="00BA6D13">
            <w:pPr>
              <w:pStyle w:val="ListParagraph"/>
              <w:ind w:left="0" w:firstLine="0"/>
              <w:rPr>
                <w:b/>
                <w:bCs/>
                <w:sz w:val="24"/>
                <w:szCs w:val="24"/>
              </w:rPr>
            </w:pPr>
            <w:r w:rsidRPr="009B2A8C">
              <w:rPr>
                <w:color w:val="000000"/>
                <w:sz w:val="24"/>
                <w:szCs w:val="24"/>
              </w:rPr>
              <w:t>1 – 5</w:t>
            </w:r>
          </w:p>
        </w:tc>
      </w:tr>
      <w:tr w:rsidR="00BA6D13" w:rsidRPr="009B2A8C" w14:paraId="608DA22A" w14:textId="77777777" w:rsidTr="00832675">
        <w:tc>
          <w:tcPr>
            <w:tcW w:w="462" w:type="dxa"/>
          </w:tcPr>
          <w:p w14:paraId="34B181E7" w14:textId="4ACA8ABC" w:rsidR="00BA6D13" w:rsidRPr="009B2A8C" w:rsidRDefault="00BA6D13" w:rsidP="00832675">
            <w:pPr>
              <w:pStyle w:val="ListParagraph"/>
              <w:spacing w:line="240" w:lineRule="auto"/>
              <w:ind w:left="0" w:firstLine="0"/>
              <w:rPr>
                <w:b/>
                <w:bCs/>
                <w:sz w:val="24"/>
                <w:szCs w:val="24"/>
              </w:rPr>
            </w:pPr>
            <w:r w:rsidRPr="009B2A8C">
              <w:rPr>
                <w:b/>
                <w:bCs/>
                <w:sz w:val="24"/>
                <w:szCs w:val="24"/>
              </w:rPr>
              <w:t>2</w:t>
            </w:r>
          </w:p>
        </w:tc>
        <w:tc>
          <w:tcPr>
            <w:tcW w:w="1151" w:type="dxa"/>
          </w:tcPr>
          <w:p w14:paraId="770DFBA5" w14:textId="77777777" w:rsidR="00BA6D13" w:rsidRPr="009B2A8C" w:rsidRDefault="00BA6D13" w:rsidP="00832675">
            <w:pPr>
              <w:pStyle w:val="NormalWeb"/>
              <w:spacing w:before="0" w:beforeAutospacing="0" w:after="40" w:afterAutospacing="0" w:line="240" w:lineRule="auto"/>
              <w:ind w:firstLine="0"/>
            </w:pPr>
            <w:proofErr w:type="spellStart"/>
            <w:r w:rsidRPr="009B2A8C">
              <w:rPr>
                <w:color w:val="000000"/>
              </w:rPr>
              <w:t>Sistem</w:t>
            </w:r>
            <w:proofErr w:type="spellEnd"/>
            <w:r w:rsidRPr="009B2A8C">
              <w:rPr>
                <w:color w:val="000000"/>
              </w:rPr>
              <w:t xml:space="preserve"> </w:t>
            </w:r>
            <w:proofErr w:type="spellStart"/>
            <w:r w:rsidRPr="009B2A8C">
              <w:rPr>
                <w:color w:val="000000"/>
              </w:rPr>
              <w:t>Kerja</w:t>
            </w:r>
            <w:proofErr w:type="spellEnd"/>
          </w:p>
          <w:p w14:paraId="6E7BE16C" w14:textId="77777777" w:rsidR="00BA6D13" w:rsidRPr="009B2A8C" w:rsidRDefault="00BA6D13" w:rsidP="00832675">
            <w:pPr>
              <w:pStyle w:val="NormalWeb"/>
              <w:spacing w:before="0" w:beforeAutospacing="0" w:after="40" w:afterAutospacing="0" w:line="240" w:lineRule="auto"/>
              <w:ind w:firstLine="0"/>
            </w:pPr>
            <w:proofErr w:type="spellStart"/>
            <w:r w:rsidRPr="009B2A8C">
              <w:rPr>
                <w:color w:val="000000"/>
              </w:rPr>
              <w:t>Fleksibel</w:t>
            </w:r>
            <w:proofErr w:type="spellEnd"/>
            <w:r w:rsidRPr="009B2A8C">
              <w:rPr>
                <w:color w:val="000000"/>
              </w:rPr>
              <w:t xml:space="preserve"> (X)</w:t>
            </w:r>
          </w:p>
          <w:p w14:paraId="2183EF70" w14:textId="77777777" w:rsidR="00BA6D13" w:rsidRPr="009B2A8C" w:rsidRDefault="00BA6D13" w:rsidP="00832675">
            <w:pPr>
              <w:spacing w:line="240" w:lineRule="auto"/>
              <w:rPr>
                <w:sz w:val="24"/>
                <w:szCs w:val="24"/>
              </w:rPr>
            </w:pPr>
          </w:p>
          <w:p w14:paraId="5D855142" w14:textId="77777777" w:rsidR="00BA6D13" w:rsidRPr="009B2A8C" w:rsidRDefault="00BA6D13" w:rsidP="00832675">
            <w:pPr>
              <w:pStyle w:val="NormalWeb"/>
              <w:spacing w:before="0" w:beforeAutospacing="0" w:after="40" w:afterAutospacing="0" w:line="240" w:lineRule="auto"/>
              <w:ind w:firstLine="0"/>
            </w:pPr>
            <w:proofErr w:type="spellStart"/>
            <w:r w:rsidRPr="009B2A8C">
              <w:rPr>
                <w:color w:val="000000"/>
              </w:rPr>
              <w:t>Variabel</w:t>
            </w:r>
            <w:proofErr w:type="spellEnd"/>
          </w:p>
          <w:p w14:paraId="18D1477F" w14:textId="5E8B4C4F" w:rsidR="00BA6D13" w:rsidRPr="009B2A8C" w:rsidRDefault="00BA6D13" w:rsidP="00832675">
            <w:pPr>
              <w:pStyle w:val="ListParagraph"/>
              <w:spacing w:line="240" w:lineRule="auto"/>
              <w:ind w:left="0" w:firstLine="0"/>
              <w:rPr>
                <w:b/>
                <w:bCs/>
                <w:sz w:val="24"/>
                <w:szCs w:val="24"/>
              </w:rPr>
            </w:pPr>
            <w:r w:rsidRPr="009B2A8C">
              <w:rPr>
                <w:color w:val="000000"/>
                <w:sz w:val="24"/>
                <w:szCs w:val="24"/>
              </w:rPr>
              <w:t>Independen</w:t>
            </w:r>
          </w:p>
        </w:tc>
        <w:tc>
          <w:tcPr>
            <w:tcW w:w="1557" w:type="dxa"/>
          </w:tcPr>
          <w:p w14:paraId="5B33EF03" w14:textId="77777777" w:rsidR="00BA6D13" w:rsidRPr="009B2A8C" w:rsidRDefault="00BA6D13" w:rsidP="00832675">
            <w:pPr>
              <w:pStyle w:val="NormalWeb"/>
              <w:spacing w:before="0" w:beforeAutospacing="0" w:after="40" w:afterAutospacing="0" w:line="240" w:lineRule="auto"/>
              <w:ind w:firstLine="0"/>
            </w:pPr>
            <w:r w:rsidRPr="009B2A8C">
              <w:rPr>
                <w:color w:val="000000"/>
              </w:rPr>
              <w:t xml:space="preserve">Cara </w:t>
            </w:r>
            <w:proofErr w:type="spellStart"/>
            <w:r w:rsidRPr="009B2A8C">
              <w:rPr>
                <w:color w:val="000000"/>
              </w:rPr>
              <w:t>bekerja</w:t>
            </w:r>
            <w:proofErr w:type="spellEnd"/>
            <w:r w:rsidRPr="009B2A8C">
              <w:rPr>
                <w:color w:val="000000"/>
              </w:rPr>
              <w:t xml:space="preserve"> yang </w:t>
            </w:r>
            <w:proofErr w:type="spellStart"/>
            <w:r w:rsidRPr="009B2A8C">
              <w:rPr>
                <w:color w:val="000000"/>
              </w:rPr>
              <w:t>memungkinkan</w:t>
            </w:r>
            <w:proofErr w:type="spellEnd"/>
            <w:r w:rsidRPr="009B2A8C">
              <w:rPr>
                <w:color w:val="000000"/>
              </w:rPr>
              <w:t xml:space="preserve"> </w:t>
            </w:r>
            <w:proofErr w:type="spellStart"/>
            <w:r w:rsidRPr="009B2A8C">
              <w:rPr>
                <w:color w:val="000000"/>
              </w:rPr>
              <w:t>fleksibilitas</w:t>
            </w:r>
            <w:proofErr w:type="spellEnd"/>
            <w:r w:rsidRPr="009B2A8C">
              <w:rPr>
                <w:color w:val="000000"/>
              </w:rPr>
              <w:t xml:space="preserve"> </w:t>
            </w:r>
            <w:proofErr w:type="spellStart"/>
            <w:r w:rsidRPr="009B2A8C">
              <w:rPr>
                <w:color w:val="000000"/>
              </w:rPr>
              <w:t>dalam</w:t>
            </w:r>
            <w:proofErr w:type="spellEnd"/>
            <w:r w:rsidRPr="009B2A8C">
              <w:rPr>
                <w:color w:val="000000"/>
              </w:rPr>
              <w:t xml:space="preserve"> </w:t>
            </w:r>
            <w:proofErr w:type="spellStart"/>
            <w:r w:rsidRPr="009B2A8C">
              <w:rPr>
                <w:color w:val="000000"/>
              </w:rPr>
              <w:t>lokasi</w:t>
            </w:r>
            <w:proofErr w:type="spellEnd"/>
            <w:r w:rsidRPr="009B2A8C">
              <w:rPr>
                <w:color w:val="000000"/>
              </w:rPr>
              <w:t xml:space="preserve">, </w:t>
            </w:r>
            <w:proofErr w:type="spellStart"/>
            <w:r w:rsidRPr="009B2A8C">
              <w:rPr>
                <w:color w:val="000000"/>
              </w:rPr>
              <w:t>waktu</w:t>
            </w:r>
            <w:proofErr w:type="spellEnd"/>
            <w:r w:rsidRPr="009B2A8C">
              <w:rPr>
                <w:color w:val="000000"/>
              </w:rPr>
              <w:t xml:space="preserve">, </w:t>
            </w:r>
            <w:proofErr w:type="spellStart"/>
            <w:r w:rsidRPr="009B2A8C">
              <w:rPr>
                <w:color w:val="000000"/>
              </w:rPr>
              <w:t>beban</w:t>
            </w:r>
            <w:proofErr w:type="spellEnd"/>
            <w:r w:rsidRPr="009B2A8C">
              <w:rPr>
                <w:color w:val="000000"/>
              </w:rPr>
              <w:t xml:space="preserve"> </w:t>
            </w:r>
            <w:proofErr w:type="spellStart"/>
            <w:r w:rsidRPr="009B2A8C">
              <w:rPr>
                <w:color w:val="000000"/>
              </w:rPr>
              <w:t>kerja</w:t>
            </w:r>
            <w:proofErr w:type="spellEnd"/>
            <w:r w:rsidRPr="009B2A8C">
              <w:rPr>
                <w:color w:val="000000"/>
              </w:rPr>
              <w:t xml:space="preserve">, dan </w:t>
            </w:r>
            <w:proofErr w:type="spellStart"/>
            <w:r w:rsidRPr="009B2A8C">
              <w:rPr>
                <w:color w:val="000000"/>
              </w:rPr>
              <w:t>metode</w:t>
            </w:r>
            <w:proofErr w:type="spellEnd"/>
            <w:r w:rsidRPr="009B2A8C">
              <w:rPr>
                <w:color w:val="000000"/>
              </w:rPr>
              <w:t xml:space="preserve"> </w:t>
            </w:r>
            <w:proofErr w:type="spellStart"/>
            <w:r w:rsidRPr="009B2A8C">
              <w:rPr>
                <w:color w:val="000000"/>
              </w:rPr>
              <w:t>penyelesaian</w:t>
            </w:r>
            <w:proofErr w:type="spellEnd"/>
            <w:r w:rsidRPr="009B2A8C">
              <w:rPr>
                <w:color w:val="000000"/>
              </w:rPr>
              <w:t xml:space="preserve"> </w:t>
            </w:r>
            <w:proofErr w:type="spellStart"/>
            <w:r w:rsidRPr="009B2A8C">
              <w:rPr>
                <w:color w:val="000000"/>
              </w:rPr>
              <w:t>tugas</w:t>
            </w:r>
            <w:proofErr w:type="spellEnd"/>
            <w:r w:rsidRPr="009B2A8C">
              <w:rPr>
                <w:color w:val="000000"/>
              </w:rPr>
              <w:t xml:space="preserve">, </w:t>
            </w:r>
            <w:proofErr w:type="spellStart"/>
            <w:r w:rsidRPr="009B2A8C">
              <w:rPr>
                <w:color w:val="000000"/>
              </w:rPr>
              <w:t>untuk</w:t>
            </w:r>
            <w:proofErr w:type="spellEnd"/>
            <w:r w:rsidRPr="009B2A8C">
              <w:rPr>
                <w:color w:val="000000"/>
              </w:rPr>
              <w:t xml:space="preserve"> </w:t>
            </w:r>
            <w:proofErr w:type="spellStart"/>
            <w:r w:rsidRPr="009B2A8C">
              <w:rPr>
                <w:color w:val="000000"/>
              </w:rPr>
              <w:t>meningkatkan</w:t>
            </w:r>
            <w:proofErr w:type="spellEnd"/>
            <w:r w:rsidRPr="009B2A8C">
              <w:rPr>
                <w:color w:val="000000"/>
              </w:rPr>
              <w:t xml:space="preserve"> </w:t>
            </w:r>
            <w:proofErr w:type="spellStart"/>
            <w:r w:rsidRPr="009B2A8C">
              <w:rPr>
                <w:color w:val="000000"/>
              </w:rPr>
              <w:t>kesejahteraan</w:t>
            </w:r>
            <w:proofErr w:type="spellEnd"/>
            <w:r w:rsidRPr="009B2A8C">
              <w:rPr>
                <w:color w:val="000000"/>
              </w:rPr>
              <w:t xml:space="preserve"> dan </w:t>
            </w:r>
            <w:proofErr w:type="spellStart"/>
            <w:r w:rsidRPr="009B2A8C">
              <w:rPr>
                <w:color w:val="000000"/>
              </w:rPr>
              <w:t>performa</w:t>
            </w:r>
            <w:proofErr w:type="spellEnd"/>
            <w:r w:rsidRPr="009B2A8C">
              <w:rPr>
                <w:color w:val="000000"/>
              </w:rPr>
              <w:t xml:space="preserve"> </w:t>
            </w:r>
            <w:proofErr w:type="spellStart"/>
            <w:r w:rsidRPr="009B2A8C">
              <w:rPr>
                <w:color w:val="000000"/>
              </w:rPr>
              <w:t>kerja</w:t>
            </w:r>
            <w:proofErr w:type="spellEnd"/>
            <w:r w:rsidRPr="009B2A8C">
              <w:rPr>
                <w:color w:val="000000"/>
              </w:rPr>
              <w:t>.</w:t>
            </w:r>
          </w:p>
          <w:p w14:paraId="2FB09F0A" w14:textId="72651D4E" w:rsidR="00BA6D13" w:rsidRPr="009B2A8C" w:rsidRDefault="00BA6D13" w:rsidP="00832675">
            <w:pPr>
              <w:pStyle w:val="ListParagraph"/>
              <w:spacing w:line="240" w:lineRule="auto"/>
              <w:ind w:left="0" w:firstLine="0"/>
              <w:rPr>
                <w:b/>
                <w:bCs/>
                <w:sz w:val="24"/>
                <w:szCs w:val="24"/>
              </w:rPr>
            </w:pPr>
            <w:r w:rsidRPr="009B2A8C">
              <w:rPr>
                <w:i/>
                <w:iCs/>
                <w:color w:val="000000"/>
                <w:sz w:val="24"/>
                <w:szCs w:val="24"/>
              </w:rPr>
              <w:t>(</w:t>
            </w:r>
            <w:proofErr w:type="spellStart"/>
            <w:r w:rsidRPr="009B2A8C">
              <w:rPr>
                <w:i/>
                <w:iCs/>
                <w:color w:val="000000"/>
                <w:sz w:val="24"/>
                <w:szCs w:val="24"/>
              </w:rPr>
              <w:t>Weideman</w:t>
            </w:r>
            <w:proofErr w:type="spellEnd"/>
            <w:r w:rsidRPr="009B2A8C">
              <w:rPr>
                <w:i/>
                <w:iCs/>
                <w:color w:val="000000"/>
                <w:sz w:val="24"/>
                <w:szCs w:val="24"/>
              </w:rPr>
              <w:t xml:space="preserve"> &amp; </w:t>
            </w:r>
            <w:proofErr w:type="spellStart"/>
            <w:r w:rsidRPr="009B2A8C">
              <w:rPr>
                <w:i/>
                <w:iCs/>
                <w:color w:val="000000"/>
                <w:sz w:val="24"/>
                <w:szCs w:val="24"/>
              </w:rPr>
              <w:t>Hofmeyr</w:t>
            </w:r>
            <w:proofErr w:type="spellEnd"/>
            <w:r w:rsidRPr="009B2A8C">
              <w:rPr>
                <w:i/>
                <w:iCs/>
                <w:color w:val="000000"/>
                <w:sz w:val="24"/>
                <w:szCs w:val="24"/>
              </w:rPr>
              <w:t xml:space="preserve">, 2020; </w:t>
            </w:r>
            <w:proofErr w:type="spellStart"/>
            <w:r w:rsidRPr="009B2A8C">
              <w:rPr>
                <w:i/>
                <w:iCs/>
                <w:color w:val="000000"/>
                <w:sz w:val="24"/>
                <w:szCs w:val="24"/>
              </w:rPr>
              <w:t>Kelliher</w:t>
            </w:r>
            <w:proofErr w:type="spellEnd"/>
            <w:r w:rsidRPr="009B2A8C">
              <w:rPr>
                <w:i/>
                <w:iCs/>
                <w:color w:val="000000"/>
                <w:sz w:val="24"/>
                <w:szCs w:val="24"/>
              </w:rPr>
              <w:t xml:space="preserve"> &amp; Anderson, 2010)</w:t>
            </w:r>
          </w:p>
        </w:tc>
        <w:tc>
          <w:tcPr>
            <w:tcW w:w="1591" w:type="dxa"/>
          </w:tcPr>
          <w:p w14:paraId="25D21C8C" w14:textId="2C2223A9" w:rsidR="00BA6D13" w:rsidRPr="009B2A8C" w:rsidRDefault="00BA6D13" w:rsidP="00832675">
            <w:pPr>
              <w:pStyle w:val="ListParagraph"/>
              <w:spacing w:line="240" w:lineRule="auto"/>
              <w:ind w:left="0" w:firstLine="0"/>
              <w:rPr>
                <w:b/>
                <w:bCs/>
                <w:sz w:val="24"/>
                <w:szCs w:val="24"/>
              </w:rPr>
            </w:pPr>
            <w:r w:rsidRPr="009B2A8C">
              <w:rPr>
                <w:color w:val="000000"/>
                <w:sz w:val="24"/>
                <w:szCs w:val="24"/>
              </w:rPr>
              <w:t xml:space="preserve">Persepsi pegawai tentang sejauh mana kebijakan WFH 50:50 satu hari per minggu (SE 2/MK/SJ/2026; ND-1321/PB.1/2026) memberikan keleluasaan waktu, lokasi, dan metode kerja dengan tetap menjaga akuntabilitas </w:t>
            </w:r>
            <w:proofErr w:type="spellStart"/>
            <w:r w:rsidRPr="009B2A8C">
              <w:rPr>
                <w:color w:val="000000"/>
                <w:sz w:val="24"/>
                <w:szCs w:val="24"/>
              </w:rPr>
              <w:t>output</w:t>
            </w:r>
            <w:proofErr w:type="spellEnd"/>
            <w:r w:rsidRPr="009B2A8C">
              <w:rPr>
                <w:color w:val="000000"/>
                <w:sz w:val="24"/>
                <w:szCs w:val="24"/>
              </w:rPr>
              <w:t>.</w:t>
            </w:r>
          </w:p>
        </w:tc>
        <w:tc>
          <w:tcPr>
            <w:tcW w:w="1471" w:type="dxa"/>
          </w:tcPr>
          <w:p w14:paraId="34BEDAA5" w14:textId="77777777" w:rsidR="00BA6D13" w:rsidRPr="009B2A8C" w:rsidRDefault="00BA6D13" w:rsidP="00832675">
            <w:pPr>
              <w:pStyle w:val="NormalWeb"/>
              <w:spacing w:before="0" w:beforeAutospacing="0" w:after="40" w:afterAutospacing="0" w:line="240" w:lineRule="auto"/>
              <w:ind w:firstLine="0"/>
              <w:jc w:val="left"/>
            </w:pPr>
            <w:r w:rsidRPr="009B2A8C">
              <w:rPr>
                <w:color w:val="000000"/>
              </w:rPr>
              <w:t xml:space="preserve">1. </w:t>
            </w:r>
            <w:proofErr w:type="spellStart"/>
            <w:r w:rsidRPr="009B2A8C">
              <w:rPr>
                <w:color w:val="000000"/>
              </w:rPr>
              <w:t>Fleksibilitas</w:t>
            </w:r>
            <w:proofErr w:type="spellEnd"/>
            <w:r w:rsidRPr="009B2A8C">
              <w:rPr>
                <w:color w:val="000000"/>
              </w:rPr>
              <w:t xml:space="preserve"> Waktu</w:t>
            </w:r>
          </w:p>
          <w:p w14:paraId="18D6B406" w14:textId="77777777" w:rsidR="00BA6D13" w:rsidRPr="009B2A8C" w:rsidRDefault="00BA6D13" w:rsidP="00832675">
            <w:pPr>
              <w:pStyle w:val="NormalWeb"/>
              <w:spacing w:before="0" w:beforeAutospacing="0" w:after="40" w:afterAutospacing="0" w:line="240" w:lineRule="auto"/>
              <w:ind w:firstLine="0"/>
              <w:jc w:val="left"/>
            </w:pPr>
            <w:r w:rsidRPr="009B2A8C">
              <w:rPr>
                <w:color w:val="000000"/>
              </w:rPr>
              <w:t xml:space="preserve">2. </w:t>
            </w:r>
            <w:proofErr w:type="spellStart"/>
            <w:r w:rsidRPr="009B2A8C">
              <w:rPr>
                <w:color w:val="000000"/>
              </w:rPr>
              <w:t>Fleksibilitas</w:t>
            </w:r>
            <w:proofErr w:type="spellEnd"/>
            <w:r w:rsidRPr="009B2A8C">
              <w:rPr>
                <w:color w:val="000000"/>
              </w:rPr>
              <w:t xml:space="preserve"> Lokasi</w:t>
            </w:r>
          </w:p>
          <w:p w14:paraId="7FC519FA" w14:textId="77777777" w:rsidR="00BA6D13" w:rsidRPr="009B2A8C" w:rsidRDefault="00BA6D13" w:rsidP="00832675">
            <w:pPr>
              <w:pStyle w:val="NormalWeb"/>
              <w:spacing w:before="0" w:beforeAutospacing="0" w:after="40" w:afterAutospacing="0" w:line="240" w:lineRule="auto"/>
              <w:ind w:firstLine="0"/>
              <w:jc w:val="left"/>
            </w:pPr>
            <w:r w:rsidRPr="009B2A8C">
              <w:rPr>
                <w:color w:val="000000"/>
              </w:rPr>
              <w:t xml:space="preserve">3. </w:t>
            </w:r>
            <w:proofErr w:type="spellStart"/>
            <w:r w:rsidRPr="009B2A8C">
              <w:rPr>
                <w:color w:val="000000"/>
              </w:rPr>
              <w:t>Fleksibilitas</w:t>
            </w:r>
            <w:proofErr w:type="spellEnd"/>
            <w:r w:rsidRPr="009B2A8C">
              <w:rPr>
                <w:color w:val="000000"/>
              </w:rPr>
              <w:t xml:space="preserve"> </w:t>
            </w:r>
            <w:proofErr w:type="spellStart"/>
            <w:r w:rsidRPr="009B2A8C">
              <w:rPr>
                <w:color w:val="000000"/>
              </w:rPr>
              <w:t>Tugas</w:t>
            </w:r>
            <w:proofErr w:type="spellEnd"/>
          </w:p>
          <w:p w14:paraId="478276D1" w14:textId="77777777" w:rsidR="00BA6D13" w:rsidRPr="009B2A8C" w:rsidRDefault="00BA6D13" w:rsidP="00832675">
            <w:pPr>
              <w:pStyle w:val="NormalWeb"/>
              <w:spacing w:before="0" w:beforeAutospacing="0" w:after="40" w:afterAutospacing="0" w:line="240" w:lineRule="auto"/>
              <w:ind w:firstLine="0"/>
              <w:jc w:val="left"/>
            </w:pPr>
            <w:r w:rsidRPr="009B2A8C">
              <w:rPr>
                <w:color w:val="000000"/>
              </w:rPr>
              <w:t xml:space="preserve">4. </w:t>
            </w:r>
            <w:proofErr w:type="spellStart"/>
            <w:r w:rsidRPr="009B2A8C">
              <w:rPr>
                <w:color w:val="000000"/>
              </w:rPr>
              <w:t>Dukungan</w:t>
            </w:r>
            <w:proofErr w:type="spellEnd"/>
            <w:r w:rsidRPr="009B2A8C">
              <w:rPr>
                <w:color w:val="000000"/>
              </w:rPr>
              <w:t xml:space="preserve"> </w:t>
            </w:r>
            <w:proofErr w:type="spellStart"/>
            <w:r w:rsidRPr="009B2A8C">
              <w:rPr>
                <w:color w:val="000000"/>
              </w:rPr>
              <w:t>Teknologi</w:t>
            </w:r>
            <w:proofErr w:type="spellEnd"/>
            <w:r w:rsidRPr="009B2A8C">
              <w:rPr>
                <w:color w:val="000000"/>
              </w:rPr>
              <w:t xml:space="preserve"> Digital</w:t>
            </w:r>
          </w:p>
          <w:p w14:paraId="73151873" w14:textId="77777777" w:rsidR="00BA6D13" w:rsidRPr="009B2A8C" w:rsidRDefault="00BA6D13" w:rsidP="00832675">
            <w:pPr>
              <w:pStyle w:val="NormalWeb"/>
              <w:spacing w:before="0" w:beforeAutospacing="0" w:after="40" w:afterAutospacing="0" w:line="240" w:lineRule="auto"/>
              <w:ind w:firstLine="0"/>
              <w:jc w:val="left"/>
            </w:pPr>
            <w:r w:rsidRPr="009B2A8C">
              <w:rPr>
                <w:color w:val="000000"/>
              </w:rPr>
              <w:t xml:space="preserve">5. </w:t>
            </w:r>
            <w:proofErr w:type="spellStart"/>
            <w:r w:rsidRPr="009B2A8C">
              <w:rPr>
                <w:color w:val="000000"/>
              </w:rPr>
              <w:t>Akuntabilitas</w:t>
            </w:r>
            <w:proofErr w:type="spellEnd"/>
            <w:r w:rsidRPr="009B2A8C">
              <w:rPr>
                <w:color w:val="000000"/>
              </w:rPr>
              <w:t xml:space="preserve"> </w:t>
            </w:r>
            <w:proofErr w:type="spellStart"/>
            <w:r w:rsidRPr="009B2A8C">
              <w:rPr>
                <w:color w:val="000000"/>
              </w:rPr>
              <w:t>Berbasis</w:t>
            </w:r>
            <w:proofErr w:type="spellEnd"/>
            <w:r w:rsidRPr="009B2A8C">
              <w:rPr>
                <w:color w:val="000000"/>
              </w:rPr>
              <w:t xml:space="preserve"> Output</w:t>
            </w:r>
          </w:p>
          <w:p w14:paraId="0B57DC88" w14:textId="77777777" w:rsidR="00BA6D13" w:rsidRPr="009B2A8C" w:rsidRDefault="00BA6D13" w:rsidP="00832675">
            <w:pPr>
              <w:spacing w:line="240" w:lineRule="auto"/>
              <w:jc w:val="left"/>
              <w:rPr>
                <w:sz w:val="24"/>
                <w:szCs w:val="24"/>
              </w:rPr>
            </w:pPr>
          </w:p>
          <w:p w14:paraId="089DFF81" w14:textId="44B3FE7C" w:rsidR="00BA6D13" w:rsidRPr="009B2A8C" w:rsidRDefault="00BA6D13" w:rsidP="00832675">
            <w:pPr>
              <w:pStyle w:val="ListParagraph"/>
              <w:spacing w:line="240" w:lineRule="auto"/>
              <w:ind w:left="0" w:firstLine="0"/>
              <w:jc w:val="left"/>
              <w:rPr>
                <w:b/>
                <w:bCs/>
                <w:sz w:val="24"/>
                <w:szCs w:val="24"/>
              </w:rPr>
            </w:pPr>
            <w:r w:rsidRPr="009B2A8C">
              <w:rPr>
                <w:color w:val="000000"/>
                <w:sz w:val="24"/>
                <w:szCs w:val="24"/>
              </w:rPr>
              <w:t>(</w:t>
            </w:r>
            <w:proofErr w:type="spellStart"/>
            <w:r w:rsidRPr="009B2A8C">
              <w:rPr>
                <w:color w:val="000000"/>
                <w:sz w:val="24"/>
                <w:szCs w:val="24"/>
              </w:rPr>
              <w:t>Kossek</w:t>
            </w:r>
            <w:proofErr w:type="spellEnd"/>
            <w:r w:rsidRPr="009B2A8C">
              <w:rPr>
                <w:color w:val="000000"/>
                <w:sz w:val="24"/>
                <w:szCs w:val="24"/>
              </w:rPr>
              <w:t xml:space="preserve"> dkk., 2015;Kelliher &amp; </w:t>
            </w:r>
            <w:r w:rsidRPr="009B2A8C">
              <w:rPr>
                <w:color w:val="000000"/>
                <w:sz w:val="24"/>
                <w:szCs w:val="24"/>
              </w:rPr>
              <w:lastRenderedPageBreak/>
              <w:t>Anderson, 2010)</w:t>
            </w:r>
          </w:p>
        </w:tc>
        <w:tc>
          <w:tcPr>
            <w:tcW w:w="1132" w:type="dxa"/>
          </w:tcPr>
          <w:p w14:paraId="4836B3E9" w14:textId="77777777" w:rsidR="00BA6D13" w:rsidRPr="009B2A8C" w:rsidRDefault="00BA6D13" w:rsidP="002E4CD3">
            <w:pPr>
              <w:pStyle w:val="NormalWeb"/>
              <w:spacing w:before="0" w:beforeAutospacing="0" w:after="40" w:afterAutospacing="0"/>
              <w:ind w:firstLine="0"/>
            </w:pPr>
            <w:r w:rsidRPr="009B2A8C">
              <w:rPr>
                <w:color w:val="000000"/>
              </w:rPr>
              <w:lastRenderedPageBreak/>
              <w:t>Skala Likert</w:t>
            </w:r>
          </w:p>
          <w:p w14:paraId="305FA6C5" w14:textId="75A0DBD1" w:rsidR="00BA6D13" w:rsidRPr="009B2A8C" w:rsidRDefault="00BA6D13" w:rsidP="00BA6D13">
            <w:pPr>
              <w:pStyle w:val="ListParagraph"/>
              <w:ind w:left="0" w:firstLine="0"/>
              <w:rPr>
                <w:b/>
                <w:bCs/>
                <w:sz w:val="24"/>
                <w:szCs w:val="24"/>
              </w:rPr>
            </w:pPr>
            <w:r w:rsidRPr="009B2A8C">
              <w:rPr>
                <w:color w:val="000000"/>
                <w:sz w:val="24"/>
                <w:szCs w:val="24"/>
              </w:rPr>
              <w:t>1 – 5</w:t>
            </w:r>
          </w:p>
        </w:tc>
      </w:tr>
      <w:tr w:rsidR="00BA6D13" w:rsidRPr="009B2A8C" w14:paraId="5EE32C78" w14:textId="77777777" w:rsidTr="00832675">
        <w:tc>
          <w:tcPr>
            <w:tcW w:w="462" w:type="dxa"/>
          </w:tcPr>
          <w:p w14:paraId="349313DA" w14:textId="57393DA4" w:rsidR="00BA6D13" w:rsidRPr="009B2A8C" w:rsidRDefault="00BA6D13" w:rsidP="00832675">
            <w:pPr>
              <w:pStyle w:val="ListParagraph"/>
              <w:spacing w:line="240" w:lineRule="auto"/>
              <w:ind w:left="0" w:firstLine="0"/>
              <w:rPr>
                <w:b/>
                <w:bCs/>
                <w:sz w:val="24"/>
                <w:szCs w:val="24"/>
              </w:rPr>
            </w:pPr>
            <w:r w:rsidRPr="009B2A8C">
              <w:rPr>
                <w:b/>
                <w:bCs/>
                <w:sz w:val="24"/>
                <w:szCs w:val="24"/>
              </w:rPr>
              <w:t>3</w:t>
            </w:r>
          </w:p>
        </w:tc>
        <w:tc>
          <w:tcPr>
            <w:tcW w:w="1151" w:type="dxa"/>
          </w:tcPr>
          <w:p w14:paraId="63975D19" w14:textId="5CEEF3AB" w:rsidR="00BA6D13" w:rsidRPr="009B2A8C" w:rsidRDefault="00273E10" w:rsidP="00832675">
            <w:pPr>
              <w:pStyle w:val="NormalWeb"/>
              <w:spacing w:before="0" w:beforeAutospacing="0" w:after="40" w:afterAutospacing="0" w:line="240" w:lineRule="auto"/>
              <w:ind w:firstLine="0"/>
            </w:pPr>
            <w:r w:rsidRPr="00273E10">
              <w:rPr>
                <w:i/>
                <w:color w:val="000000"/>
              </w:rPr>
              <w:t>Job Enrichment</w:t>
            </w:r>
            <w:r w:rsidR="00A452A2" w:rsidRPr="009B2A8C">
              <w:rPr>
                <w:i/>
                <w:color w:val="000000"/>
              </w:rPr>
              <w:t xml:space="preserve"> </w:t>
            </w:r>
            <w:r w:rsidR="00BA6D13" w:rsidRPr="009B2A8C">
              <w:rPr>
                <w:color w:val="000000"/>
              </w:rPr>
              <w:t>(Z)</w:t>
            </w:r>
          </w:p>
          <w:p w14:paraId="40DB6452" w14:textId="77777777" w:rsidR="00BA6D13" w:rsidRPr="009B2A8C" w:rsidRDefault="00BA6D13" w:rsidP="00832675">
            <w:pPr>
              <w:spacing w:line="240" w:lineRule="auto"/>
              <w:rPr>
                <w:sz w:val="24"/>
                <w:szCs w:val="24"/>
              </w:rPr>
            </w:pPr>
          </w:p>
          <w:p w14:paraId="3BA46845" w14:textId="77777777" w:rsidR="00BA6D13" w:rsidRPr="009B2A8C" w:rsidRDefault="00BA6D13" w:rsidP="00832675">
            <w:pPr>
              <w:pStyle w:val="NormalWeb"/>
              <w:spacing w:before="0" w:beforeAutospacing="0" w:after="40" w:afterAutospacing="0" w:line="240" w:lineRule="auto"/>
              <w:ind w:firstLine="0"/>
            </w:pPr>
            <w:proofErr w:type="spellStart"/>
            <w:r w:rsidRPr="009B2A8C">
              <w:rPr>
                <w:color w:val="000000"/>
              </w:rPr>
              <w:t>Variabel</w:t>
            </w:r>
            <w:proofErr w:type="spellEnd"/>
          </w:p>
          <w:p w14:paraId="096D6FEF" w14:textId="2D40E7AC" w:rsidR="00BA6D13" w:rsidRPr="009B2A8C" w:rsidRDefault="00BA6D13" w:rsidP="00832675">
            <w:pPr>
              <w:pStyle w:val="ListParagraph"/>
              <w:spacing w:line="240" w:lineRule="auto"/>
              <w:ind w:left="0" w:firstLine="0"/>
              <w:rPr>
                <w:b/>
                <w:bCs/>
                <w:sz w:val="24"/>
                <w:szCs w:val="24"/>
              </w:rPr>
            </w:pPr>
            <w:proofErr w:type="spellStart"/>
            <w:r w:rsidRPr="009B2A8C">
              <w:rPr>
                <w:color w:val="000000"/>
                <w:sz w:val="24"/>
                <w:szCs w:val="24"/>
              </w:rPr>
              <w:t>Intervening</w:t>
            </w:r>
            <w:proofErr w:type="spellEnd"/>
          </w:p>
        </w:tc>
        <w:tc>
          <w:tcPr>
            <w:tcW w:w="1557" w:type="dxa"/>
          </w:tcPr>
          <w:p w14:paraId="371DC987" w14:textId="77777777" w:rsidR="00BA6D13" w:rsidRPr="009B2A8C" w:rsidRDefault="00BA6D13" w:rsidP="00832675">
            <w:pPr>
              <w:pStyle w:val="NormalWeb"/>
              <w:spacing w:before="0" w:beforeAutospacing="0" w:after="40" w:afterAutospacing="0" w:line="240" w:lineRule="auto"/>
              <w:ind w:firstLine="0"/>
            </w:pPr>
            <w:proofErr w:type="spellStart"/>
            <w:r w:rsidRPr="009B2A8C">
              <w:rPr>
                <w:color w:val="000000"/>
              </w:rPr>
              <w:t>Rancangan</w:t>
            </w:r>
            <w:proofErr w:type="spellEnd"/>
            <w:r w:rsidRPr="009B2A8C">
              <w:rPr>
                <w:color w:val="000000"/>
              </w:rPr>
              <w:t xml:space="preserve"> </w:t>
            </w:r>
            <w:proofErr w:type="spellStart"/>
            <w:r w:rsidRPr="009B2A8C">
              <w:rPr>
                <w:color w:val="000000"/>
              </w:rPr>
              <w:t>pekerjaan</w:t>
            </w:r>
            <w:proofErr w:type="spellEnd"/>
            <w:r w:rsidRPr="009B2A8C">
              <w:rPr>
                <w:color w:val="000000"/>
              </w:rPr>
              <w:t xml:space="preserve"> yang </w:t>
            </w:r>
            <w:proofErr w:type="spellStart"/>
            <w:r w:rsidRPr="009B2A8C">
              <w:rPr>
                <w:color w:val="000000"/>
              </w:rPr>
              <w:t>mencakup</w:t>
            </w:r>
            <w:proofErr w:type="spellEnd"/>
            <w:r w:rsidRPr="009B2A8C">
              <w:rPr>
                <w:color w:val="000000"/>
              </w:rPr>
              <w:t xml:space="preserve"> </w:t>
            </w:r>
            <w:proofErr w:type="spellStart"/>
            <w:r w:rsidRPr="009B2A8C">
              <w:rPr>
                <w:color w:val="000000"/>
              </w:rPr>
              <w:t>peningkatan</w:t>
            </w:r>
            <w:proofErr w:type="spellEnd"/>
            <w:r w:rsidRPr="009B2A8C">
              <w:rPr>
                <w:color w:val="000000"/>
              </w:rPr>
              <w:t xml:space="preserve"> </w:t>
            </w:r>
            <w:proofErr w:type="spellStart"/>
            <w:r w:rsidRPr="009B2A8C">
              <w:rPr>
                <w:color w:val="000000"/>
              </w:rPr>
              <w:t>variasi</w:t>
            </w:r>
            <w:proofErr w:type="spellEnd"/>
            <w:r w:rsidRPr="009B2A8C">
              <w:rPr>
                <w:color w:val="000000"/>
              </w:rPr>
              <w:t xml:space="preserve"> </w:t>
            </w:r>
            <w:proofErr w:type="spellStart"/>
            <w:r w:rsidRPr="009B2A8C">
              <w:rPr>
                <w:color w:val="000000"/>
              </w:rPr>
              <w:t>isi</w:t>
            </w:r>
            <w:proofErr w:type="spellEnd"/>
            <w:r w:rsidRPr="009B2A8C">
              <w:rPr>
                <w:color w:val="000000"/>
              </w:rPr>
              <w:t xml:space="preserve">, </w:t>
            </w:r>
            <w:proofErr w:type="spellStart"/>
            <w:r w:rsidRPr="009B2A8C">
              <w:rPr>
                <w:color w:val="000000"/>
              </w:rPr>
              <w:t>tingkat</w:t>
            </w:r>
            <w:proofErr w:type="spellEnd"/>
            <w:r w:rsidRPr="009B2A8C">
              <w:rPr>
                <w:color w:val="000000"/>
              </w:rPr>
              <w:t xml:space="preserve"> </w:t>
            </w:r>
            <w:proofErr w:type="spellStart"/>
            <w:r w:rsidRPr="009B2A8C">
              <w:rPr>
                <w:color w:val="000000"/>
              </w:rPr>
              <w:t>pengetahuan</w:t>
            </w:r>
            <w:proofErr w:type="spellEnd"/>
            <w:r w:rsidRPr="009B2A8C">
              <w:rPr>
                <w:color w:val="000000"/>
              </w:rPr>
              <w:t xml:space="preserve"> dan </w:t>
            </w:r>
            <w:proofErr w:type="spellStart"/>
            <w:r w:rsidRPr="009B2A8C">
              <w:rPr>
                <w:color w:val="000000"/>
              </w:rPr>
              <w:t>keahlian</w:t>
            </w:r>
            <w:proofErr w:type="spellEnd"/>
            <w:r w:rsidRPr="009B2A8C">
              <w:rPr>
                <w:color w:val="000000"/>
              </w:rPr>
              <w:t xml:space="preserve"> </w:t>
            </w:r>
            <w:proofErr w:type="spellStart"/>
            <w:r w:rsidRPr="009B2A8C">
              <w:rPr>
                <w:color w:val="000000"/>
              </w:rPr>
              <w:t>lebih</w:t>
            </w:r>
            <w:proofErr w:type="spellEnd"/>
            <w:r w:rsidRPr="009B2A8C">
              <w:rPr>
                <w:color w:val="000000"/>
              </w:rPr>
              <w:t xml:space="preserve"> </w:t>
            </w:r>
            <w:proofErr w:type="spellStart"/>
            <w:r w:rsidRPr="009B2A8C">
              <w:rPr>
                <w:color w:val="000000"/>
              </w:rPr>
              <w:t>tinggi</w:t>
            </w:r>
            <w:proofErr w:type="spellEnd"/>
            <w:r w:rsidRPr="009B2A8C">
              <w:rPr>
                <w:color w:val="000000"/>
              </w:rPr>
              <w:t xml:space="preserve">, </w:t>
            </w:r>
            <w:proofErr w:type="spellStart"/>
            <w:r w:rsidRPr="009B2A8C">
              <w:rPr>
                <w:color w:val="000000"/>
              </w:rPr>
              <w:t>peningkatan</w:t>
            </w:r>
            <w:proofErr w:type="spellEnd"/>
            <w:r w:rsidRPr="009B2A8C">
              <w:rPr>
                <w:color w:val="000000"/>
              </w:rPr>
              <w:t xml:space="preserve"> </w:t>
            </w:r>
            <w:proofErr w:type="spellStart"/>
            <w:r w:rsidRPr="009B2A8C">
              <w:rPr>
                <w:color w:val="000000"/>
              </w:rPr>
              <w:t>tanggung</w:t>
            </w:r>
            <w:proofErr w:type="spellEnd"/>
            <w:r w:rsidRPr="009B2A8C">
              <w:rPr>
                <w:color w:val="000000"/>
              </w:rPr>
              <w:t xml:space="preserve"> </w:t>
            </w:r>
            <w:proofErr w:type="spellStart"/>
            <w:r w:rsidRPr="009B2A8C">
              <w:rPr>
                <w:color w:val="000000"/>
              </w:rPr>
              <w:t>jawab</w:t>
            </w:r>
            <w:proofErr w:type="spellEnd"/>
            <w:r w:rsidRPr="009B2A8C">
              <w:rPr>
                <w:color w:val="000000"/>
              </w:rPr>
              <w:t xml:space="preserve">, </w:t>
            </w:r>
            <w:proofErr w:type="spellStart"/>
            <w:r w:rsidRPr="009B2A8C">
              <w:rPr>
                <w:color w:val="000000"/>
              </w:rPr>
              <w:t>serta</w:t>
            </w:r>
            <w:proofErr w:type="spellEnd"/>
            <w:r w:rsidRPr="009B2A8C">
              <w:rPr>
                <w:color w:val="000000"/>
              </w:rPr>
              <w:t xml:space="preserve"> </w:t>
            </w:r>
            <w:proofErr w:type="spellStart"/>
            <w:r w:rsidRPr="009B2A8C">
              <w:rPr>
                <w:color w:val="000000"/>
              </w:rPr>
              <w:t>kewenangan</w:t>
            </w:r>
            <w:proofErr w:type="spellEnd"/>
            <w:r w:rsidRPr="009B2A8C">
              <w:rPr>
                <w:color w:val="000000"/>
              </w:rPr>
              <w:t xml:space="preserve"> </w:t>
            </w:r>
            <w:proofErr w:type="spellStart"/>
            <w:r w:rsidRPr="009B2A8C">
              <w:rPr>
                <w:color w:val="000000"/>
              </w:rPr>
              <w:t>untuk</w:t>
            </w:r>
            <w:proofErr w:type="spellEnd"/>
            <w:r w:rsidRPr="009B2A8C">
              <w:rPr>
                <w:color w:val="000000"/>
              </w:rPr>
              <w:t xml:space="preserve"> </w:t>
            </w:r>
            <w:proofErr w:type="spellStart"/>
            <w:r w:rsidRPr="009B2A8C">
              <w:rPr>
                <w:color w:val="000000"/>
              </w:rPr>
              <w:t>mengarahkan</w:t>
            </w:r>
            <w:proofErr w:type="spellEnd"/>
            <w:r w:rsidRPr="009B2A8C">
              <w:rPr>
                <w:color w:val="000000"/>
              </w:rPr>
              <w:t xml:space="preserve"> dan </w:t>
            </w:r>
            <w:proofErr w:type="spellStart"/>
            <w:r w:rsidRPr="009B2A8C">
              <w:rPr>
                <w:color w:val="000000"/>
              </w:rPr>
              <w:t>mengontrol</w:t>
            </w:r>
            <w:proofErr w:type="spellEnd"/>
            <w:r w:rsidRPr="009B2A8C">
              <w:rPr>
                <w:color w:val="000000"/>
              </w:rPr>
              <w:t xml:space="preserve"> </w:t>
            </w:r>
            <w:proofErr w:type="spellStart"/>
            <w:r w:rsidRPr="009B2A8C">
              <w:rPr>
                <w:color w:val="000000"/>
              </w:rPr>
              <w:t>pekerjaan</w:t>
            </w:r>
            <w:proofErr w:type="spellEnd"/>
            <w:r w:rsidRPr="009B2A8C">
              <w:rPr>
                <w:color w:val="000000"/>
              </w:rPr>
              <w:t>.</w:t>
            </w:r>
          </w:p>
          <w:p w14:paraId="466BE037" w14:textId="0CC90967" w:rsidR="00BA6D13" w:rsidRPr="009B2A8C" w:rsidRDefault="00BA6D13" w:rsidP="00832675">
            <w:pPr>
              <w:pStyle w:val="ListParagraph"/>
              <w:spacing w:line="240" w:lineRule="auto"/>
              <w:ind w:left="0" w:firstLine="0"/>
              <w:rPr>
                <w:b/>
                <w:bCs/>
                <w:sz w:val="24"/>
                <w:szCs w:val="24"/>
              </w:rPr>
            </w:pPr>
            <w:r w:rsidRPr="009B2A8C">
              <w:rPr>
                <w:i/>
                <w:iCs/>
                <w:color w:val="000000"/>
                <w:sz w:val="24"/>
                <w:szCs w:val="24"/>
              </w:rPr>
              <w:t>(</w:t>
            </w:r>
            <w:proofErr w:type="spellStart"/>
            <w:r w:rsidRPr="009B2A8C">
              <w:rPr>
                <w:i/>
                <w:iCs/>
                <w:color w:val="000000"/>
                <w:sz w:val="24"/>
                <w:szCs w:val="24"/>
              </w:rPr>
              <w:t>Hackman</w:t>
            </w:r>
            <w:proofErr w:type="spellEnd"/>
            <w:r w:rsidRPr="009B2A8C">
              <w:rPr>
                <w:i/>
                <w:iCs/>
                <w:color w:val="000000"/>
                <w:sz w:val="24"/>
                <w:szCs w:val="24"/>
              </w:rPr>
              <w:t xml:space="preserve"> &amp; </w:t>
            </w:r>
            <w:proofErr w:type="spellStart"/>
            <w:r w:rsidRPr="009B2A8C">
              <w:rPr>
                <w:i/>
                <w:iCs/>
                <w:color w:val="000000"/>
                <w:sz w:val="24"/>
                <w:szCs w:val="24"/>
              </w:rPr>
              <w:t>Oldham</w:t>
            </w:r>
            <w:proofErr w:type="spellEnd"/>
            <w:r w:rsidRPr="009B2A8C">
              <w:rPr>
                <w:i/>
                <w:iCs/>
                <w:color w:val="000000"/>
                <w:sz w:val="24"/>
                <w:szCs w:val="24"/>
              </w:rPr>
              <w:t>, 1976)</w:t>
            </w:r>
          </w:p>
        </w:tc>
        <w:tc>
          <w:tcPr>
            <w:tcW w:w="1591" w:type="dxa"/>
          </w:tcPr>
          <w:p w14:paraId="33858741" w14:textId="177A613A" w:rsidR="00BA6D13" w:rsidRPr="009B2A8C" w:rsidRDefault="00BA6D13" w:rsidP="00832675">
            <w:pPr>
              <w:pStyle w:val="ListParagraph"/>
              <w:spacing w:line="240" w:lineRule="auto"/>
              <w:ind w:left="0" w:firstLine="0"/>
              <w:rPr>
                <w:b/>
                <w:bCs/>
                <w:sz w:val="24"/>
                <w:szCs w:val="24"/>
              </w:rPr>
            </w:pPr>
            <w:r w:rsidRPr="009B2A8C">
              <w:rPr>
                <w:color w:val="000000"/>
                <w:sz w:val="24"/>
                <w:szCs w:val="24"/>
              </w:rPr>
              <w:t>Persepsi pegawai KPPN KPH tentang sejauh mana pekerjaannya mengandung variasi keterampilan, identitas tugas, signifikansi, otonomi, dan umpan balik yang mendorong motivasi intrinsik dalam skema kerja fleksibel.</w:t>
            </w:r>
          </w:p>
        </w:tc>
        <w:tc>
          <w:tcPr>
            <w:tcW w:w="1471" w:type="dxa"/>
          </w:tcPr>
          <w:p w14:paraId="4CF0B95F" w14:textId="77777777" w:rsidR="00BA6D13" w:rsidRPr="009B2A8C" w:rsidRDefault="00BA6D13" w:rsidP="00832675">
            <w:pPr>
              <w:pStyle w:val="NormalWeb"/>
              <w:spacing w:before="0" w:beforeAutospacing="0" w:after="40" w:afterAutospacing="0" w:line="240" w:lineRule="auto"/>
              <w:ind w:firstLine="0"/>
              <w:jc w:val="left"/>
            </w:pPr>
            <w:r w:rsidRPr="009B2A8C">
              <w:rPr>
                <w:color w:val="000000"/>
              </w:rPr>
              <w:t xml:space="preserve">1. </w:t>
            </w:r>
            <w:r w:rsidRPr="009B2A8C">
              <w:rPr>
                <w:i/>
                <w:iCs/>
                <w:color w:val="000000"/>
              </w:rPr>
              <w:t>Skill Variety</w:t>
            </w:r>
          </w:p>
          <w:p w14:paraId="4A046068" w14:textId="77777777" w:rsidR="00BA6D13" w:rsidRPr="009B2A8C" w:rsidRDefault="00BA6D13" w:rsidP="00832675">
            <w:pPr>
              <w:pStyle w:val="NormalWeb"/>
              <w:spacing w:before="0" w:beforeAutospacing="0" w:after="40" w:afterAutospacing="0" w:line="240" w:lineRule="auto"/>
              <w:ind w:firstLine="0"/>
              <w:jc w:val="left"/>
            </w:pPr>
            <w:r w:rsidRPr="009B2A8C">
              <w:rPr>
                <w:color w:val="000000"/>
              </w:rPr>
              <w:t>2</w:t>
            </w:r>
            <w:r w:rsidRPr="009B2A8C">
              <w:rPr>
                <w:i/>
                <w:iCs/>
                <w:color w:val="000000"/>
              </w:rPr>
              <w:t>. Task Identity</w:t>
            </w:r>
          </w:p>
          <w:p w14:paraId="24F34907" w14:textId="77777777" w:rsidR="00BA6D13" w:rsidRPr="009B2A8C" w:rsidRDefault="00BA6D13" w:rsidP="00832675">
            <w:pPr>
              <w:pStyle w:val="NormalWeb"/>
              <w:spacing w:before="0" w:beforeAutospacing="0" w:after="40" w:afterAutospacing="0" w:line="240" w:lineRule="auto"/>
              <w:ind w:firstLine="0"/>
              <w:jc w:val="left"/>
            </w:pPr>
            <w:r w:rsidRPr="009B2A8C">
              <w:rPr>
                <w:color w:val="000000"/>
              </w:rPr>
              <w:t xml:space="preserve">3. </w:t>
            </w:r>
            <w:r w:rsidRPr="009B2A8C">
              <w:rPr>
                <w:i/>
                <w:iCs/>
                <w:color w:val="000000"/>
              </w:rPr>
              <w:t>Task Significance</w:t>
            </w:r>
          </w:p>
          <w:p w14:paraId="244563D1" w14:textId="77777777" w:rsidR="00BA6D13" w:rsidRPr="009B2A8C" w:rsidRDefault="00BA6D13" w:rsidP="00832675">
            <w:pPr>
              <w:pStyle w:val="NormalWeb"/>
              <w:spacing w:before="0" w:beforeAutospacing="0" w:after="40" w:afterAutospacing="0" w:line="240" w:lineRule="auto"/>
              <w:ind w:firstLine="0"/>
              <w:jc w:val="left"/>
            </w:pPr>
            <w:r w:rsidRPr="009B2A8C">
              <w:rPr>
                <w:color w:val="000000"/>
              </w:rPr>
              <w:t xml:space="preserve">4. </w:t>
            </w:r>
            <w:r w:rsidRPr="009B2A8C">
              <w:rPr>
                <w:i/>
                <w:iCs/>
                <w:color w:val="000000"/>
              </w:rPr>
              <w:t>Autonomy</w:t>
            </w:r>
          </w:p>
          <w:p w14:paraId="15130D57" w14:textId="77777777" w:rsidR="00BA6D13" w:rsidRPr="009B2A8C" w:rsidRDefault="00BA6D13" w:rsidP="00832675">
            <w:pPr>
              <w:pStyle w:val="NormalWeb"/>
              <w:spacing w:before="0" w:beforeAutospacing="0" w:after="40" w:afterAutospacing="0" w:line="240" w:lineRule="auto"/>
              <w:ind w:firstLine="0"/>
              <w:jc w:val="left"/>
            </w:pPr>
            <w:r w:rsidRPr="009B2A8C">
              <w:rPr>
                <w:color w:val="000000"/>
              </w:rPr>
              <w:t xml:space="preserve">5. </w:t>
            </w:r>
            <w:r w:rsidRPr="009B2A8C">
              <w:rPr>
                <w:i/>
                <w:iCs/>
                <w:color w:val="000000"/>
              </w:rPr>
              <w:t>Feedback</w:t>
            </w:r>
          </w:p>
          <w:p w14:paraId="16F36FDD" w14:textId="77777777" w:rsidR="00BA6D13" w:rsidRPr="009B2A8C" w:rsidRDefault="00BA6D13" w:rsidP="00832675">
            <w:pPr>
              <w:spacing w:line="240" w:lineRule="auto"/>
              <w:jc w:val="left"/>
              <w:rPr>
                <w:sz w:val="24"/>
                <w:szCs w:val="24"/>
              </w:rPr>
            </w:pPr>
          </w:p>
          <w:p w14:paraId="24A2AA52" w14:textId="1417400A" w:rsidR="00BA6D13" w:rsidRPr="009B2A8C" w:rsidRDefault="00BA6D13" w:rsidP="00832675">
            <w:pPr>
              <w:pStyle w:val="ListParagraph"/>
              <w:spacing w:line="240" w:lineRule="auto"/>
              <w:ind w:left="0" w:firstLine="0"/>
              <w:jc w:val="left"/>
              <w:rPr>
                <w:b/>
                <w:bCs/>
                <w:sz w:val="24"/>
                <w:szCs w:val="24"/>
              </w:rPr>
            </w:pPr>
            <w:r w:rsidRPr="009B2A8C">
              <w:rPr>
                <w:color w:val="000000"/>
                <w:sz w:val="24"/>
                <w:szCs w:val="24"/>
              </w:rPr>
              <w:t>(</w:t>
            </w:r>
            <w:proofErr w:type="spellStart"/>
            <w:r w:rsidRPr="009B2A8C">
              <w:rPr>
                <w:color w:val="000000"/>
                <w:sz w:val="24"/>
                <w:szCs w:val="24"/>
              </w:rPr>
              <w:t>Hackman</w:t>
            </w:r>
            <w:proofErr w:type="spellEnd"/>
            <w:r w:rsidRPr="009B2A8C">
              <w:rPr>
                <w:color w:val="000000"/>
                <w:sz w:val="24"/>
                <w:szCs w:val="24"/>
              </w:rPr>
              <w:t xml:space="preserve"> &amp; </w:t>
            </w:r>
            <w:proofErr w:type="spellStart"/>
            <w:r w:rsidRPr="009B2A8C">
              <w:rPr>
                <w:color w:val="000000"/>
                <w:sz w:val="24"/>
                <w:szCs w:val="24"/>
              </w:rPr>
              <w:t>Oldham</w:t>
            </w:r>
            <w:proofErr w:type="spellEnd"/>
            <w:r w:rsidRPr="009B2A8C">
              <w:rPr>
                <w:color w:val="000000"/>
                <w:sz w:val="24"/>
                <w:szCs w:val="24"/>
              </w:rPr>
              <w:t>, 1976)</w:t>
            </w:r>
          </w:p>
        </w:tc>
        <w:tc>
          <w:tcPr>
            <w:tcW w:w="1132" w:type="dxa"/>
          </w:tcPr>
          <w:p w14:paraId="5B006F70" w14:textId="77777777" w:rsidR="00BA6D13" w:rsidRPr="009B2A8C" w:rsidRDefault="00BA6D13" w:rsidP="002E4CD3">
            <w:pPr>
              <w:pStyle w:val="NormalWeb"/>
              <w:spacing w:before="0" w:beforeAutospacing="0" w:after="40" w:afterAutospacing="0"/>
              <w:ind w:firstLine="0"/>
            </w:pPr>
            <w:r w:rsidRPr="009B2A8C">
              <w:rPr>
                <w:color w:val="000000"/>
              </w:rPr>
              <w:t>Skala Likert</w:t>
            </w:r>
          </w:p>
          <w:p w14:paraId="0F6CE03D" w14:textId="3ABFF12E" w:rsidR="00BA6D13" w:rsidRPr="009B2A8C" w:rsidRDefault="00BA6D13" w:rsidP="00BA6D13">
            <w:pPr>
              <w:pStyle w:val="ListParagraph"/>
              <w:ind w:left="0" w:firstLine="0"/>
              <w:rPr>
                <w:b/>
                <w:bCs/>
                <w:sz w:val="24"/>
                <w:szCs w:val="24"/>
              </w:rPr>
            </w:pPr>
            <w:r w:rsidRPr="009B2A8C">
              <w:rPr>
                <w:color w:val="000000"/>
                <w:sz w:val="24"/>
                <w:szCs w:val="24"/>
              </w:rPr>
              <w:t>1 – 5</w:t>
            </w:r>
          </w:p>
        </w:tc>
      </w:tr>
    </w:tbl>
    <w:p w14:paraId="42CD8078" w14:textId="06C7F17E" w:rsidR="007D577F" w:rsidRPr="009B2A8C" w:rsidRDefault="00083342" w:rsidP="007D577F">
      <w:pPr>
        <w:pStyle w:val="ListParagraph"/>
        <w:ind w:left="567" w:firstLine="0"/>
        <w:rPr>
          <w:sz w:val="24"/>
          <w:szCs w:val="24"/>
        </w:rPr>
      </w:pPr>
      <w:r w:rsidRPr="009B2A8C">
        <w:rPr>
          <w:sz w:val="24"/>
          <w:szCs w:val="24"/>
        </w:rPr>
        <w:t>Sumber: Data diolah peneliti (2026)</w:t>
      </w:r>
    </w:p>
    <w:p w14:paraId="4DC5134E" w14:textId="4AA428B2" w:rsidR="00A60CB3" w:rsidRPr="009B2A8C" w:rsidRDefault="00A60CB3" w:rsidP="003A2774">
      <w:pPr>
        <w:pStyle w:val="ListParagraph"/>
        <w:numPr>
          <w:ilvl w:val="1"/>
          <w:numId w:val="16"/>
        </w:numPr>
        <w:ind w:left="567"/>
        <w:rPr>
          <w:b/>
          <w:bCs/>
          <w:sz w:val="24"/>
          <w:szCs w:val="24"/>
        </w:rPr>
      </w:pPr>
      <w:r w:rsidRPr="009B2A8C">
        <w:rPr>
          <w:b/>
          <w:bCs/>
          <w:sz w:val="24"/>
          <w:szCs w:val="24"/>
        </w:rPr>
        <w:t>Teknik Pengumpulan Data</w:t>
      </w:r>
    </w:p>
    <w:p w14:paraId="552EA25D" w14:textId="5E0E190D" w:rsidR="0043138C" w:rsidRPr="009B2A8C" w:rsidRDefault="0043138C" w:rsidP="0043138C">
      <w:pPr>
        <w:pStyle w:val="ListParagraph"/>
        <w:ind w:left="567" w:firstLine="153"/>
        <w:rPr>
          <w:sz w:val="24"/>
          <w:szCs w:val="24"/>
        </w:rPr>
      </w:pPr>
      <w:r w:rsidRPr="009B2A8C">
        <w:rPr>
          <w:sz w:val="24"/>
          <w:szCs w:val="24"/>
        </w:rPr>
        <w:t xml:space="preserve">Teknik pengumpulan data yang digunakan dalam penelitian ini adalah kuesioner (angket). Kuesioner adalah teknik pengumpulan data dengan cara memberi seperangkat pertanyaan atau pernyataan tertulis kepada responden untuk dijawab. Kuesioner dalam penelitian ini memakai </w:t>
      </w:r>
      <w:r w:rsidRPr="009B2A8C">
        <w:rPr>
          <w:i/>
          <w:iCs/>
          <w:sz w:val="24"/>
          <w:szCs w:val="24"/>
        </w:rPr>
        <w:t xml:space="preserve">Google </w:t>
      </w:r>
      <w:proofErr w:type="spellStart"/>
      <w:r w:rsidRPr="009B2A8C">
        <w:rPr>
          <w:i/>
          <w:iCs/>
          <w:sz w:val="24"/>
          <w:szCs w:val="24"/>
        </w:rPr>
        <w:t>Form</w:t>
      </w:r>
      <w:proofErr w:type="spellEnd"/>
      <w:r w:rsidRPr="009B2A8C">
        <w:rPr>
          <w:sz w:val="24"/>
          <w:szCs w:val="24"/>
        </w:rPr>
        <w:t xml:space="preserve"> yang akan disebarkan kepada 33 pegawai KPPN KPH. Pemilihan kuesioner </w:t>
      </w:r>
      <w:r w:rsidRPr="009B2A8C">
        <w:rPr>
          <w:i/>
          <w:iCs/>
          <w:sz w:val="24"/>
          <w:szCs w:val="24"/>
        </w:rPr>
        <w:t xml:space="preserve">Google </w:t>
      </w:r>
      <w:proofErr w:type="spellStart"/>
      <w:r w:rsidRPr="009B2A8C">
        <w:rPr>
          <w:i/>
          <w:iCs/>
          <w:sz w:val="24"/>
          <w:szCs w:val="24"/>
        </w:rPr>
        <w:t>Form</w:t>
      </w:r>
      <w:proofErr w:type="spellEnd"/>
      <w:r w:rsidRPr="009B2A8C">
        <w:rPr>
          <w:sz w:val="24"/>
          <w:szCs w:val="24"/>
        </w:rPr>
        <w:t xml:space="preserve"> didasarkan karena waktu pengisian dan pengumpulan lebih efisien, menyesuaikan dengan budaya digital dan kemudahan dalam mengolah data secara otomatis. Kuesioner mewakili setiap indikator dari tiga variabel yang diteliti dengan skala </w:t>
      </w:r>
      <w:proofErr w:type="spellStart"/>
      <w:r w:rsidRPr="009B2A8C">
        <w:rPr>
          <w:sz w:val="24"/>
          <w:szCs w:val="24"/>
        </w:rPr>
        <w:t>likert</w:t>
      </w:r>
      <w:proofErr w:type="spellEnd"/>
      <w:r w:rsidRPr="009B2A8C">
        <w:rPr>
          <w:sz w:val="24"/>
          <w:szCs w:val="24"/>
        </w:rPr>
        <w:t xml:space="preserve"> 1-5. Total terdapat 30 pernyataan substantif yang terbagi rata dengan 10 pernyataan untuk variabel </w:t>
      </w:r>
      <w:r w:rsidR="00BA1BD3" w:rsidRPr="009B2A8C">
        <w:rPr>
          <w:sz w:val="24"/>
          <w:szCs w:val="24"/>
        </w:rPr>
        <w:t xml:space="preserve">sistem kerja fleksibel, 10 pernyataan untuk variabel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BA1BD3" w:rsidRPr="009B2A8C">
        <w:rPr>
          <w:i/>
          <w:sz w:val="24"/>
          <w:szCs w:val="24"/>
        </w:rPr>
        <w:t xml:space="preserve"> </w:t>
      </w:r>
      <w:r w:rsidR="00BA1BD3" w:rsidRPr="009B2A8C">
        <w:rPr>
          <w:sz w:val="24"/>
          <w:szCs w:val="24"/>
        </w:rPr>
        <w:t>, dan 10 pernyataan untuk variabel kinerja pegawai</w:t>
      </w:r>
      <w:r w:rsidRPr="009B2A8C">
        <w:rPr>
          <w:sz w:val="24"/>
          <w:szCs w:val="24"/>
        </w:rPr>
        <w:t>.</w:t>
      </w:r>
    </w:p>
    <w:p w14:paraId="7866F814" w14:textId="687178D9" w:rsidR="00A60CB3" w:rsidRPr="009B2A8C" w:rsidRDefault="00A60CB3" w:rsidP="003A2774">
      <w:pPr>
        <w:pStyle w:val="ListParagraph"/>
        <w:numPr>
          <w:ilvl w:val="1"/>
          <w:numId w:val="16"/>
        </w:numPr>
        <w:ind w:left="567"/>
        <w:rPr>
          <w:b/>
          <w:bCs/>
          <w:sz w:val="24"/>
          <w:szCs w:val="24"/>
        </w:rPr>
      </w:pPr>
      <w:r w:rsidRPr="009B2A8C">
        <w:rPr>
          <w:b/>
          <w:bCs/>
          <w:sz w:val="24"/>
          <w:szCs w:val="24"/>
        </w:rPr>
        <w:lastRenderedPageBreak/>
        <w:t>Teknik Analisis Data</w:t>
      </w:r>
    </w:p>
    <w:p w14:paraId="431B59EB" w14:textId="247C0E72" w:rsidR="00623F28" w:rsidRPr="009B2A8C" w:rsidRDefault="00623F28" w:rsidP="0016689C">
      <w:pPr>
        <w:pStyle w:val="ListParagraph"/>
        <w:ind w:left="567" w:firstLine="153"/>
        <w:rPr>
          <w:sz w:val="24"/>
          <w:szCs w:val="24"/>
        </w:rPr>
      </w:pPr>
      <w:r w:rsidRPr="009B2A8C">
        <w:rPr>
          <w:sz w:val="24"/>
          <w:szCs w:val="24"/>
        </w:rPr>
        <w:t xml:space="preserve">Teknik analisis data yang digunakan dalam penelitian mencakup dua pendekatan yang saling melengkapi </w:t>
      </w:r>
      <w:r w:rsidR="00755E6E" w:rsidRPr="009B2A8C">
        <w:rPr>
          <w:sz w:val="24"/>
          <w:szCs w:val="24"/>
        </w:rPr>
        <w:t xml:space="preserve">yaitu statistik deskriptif untuk menggambarkan profil responden </w:t>
      </w:r>
      <w:r w:rsidR="00D576E4" w:rsidRPr="009B2A8C">
        <w:rPr>
          <w:sz w:val="24"/>
          <w:szCs w:val="24"/>
        </w:rPr>
        <w:t>dan distribusi data, serta statistik inferensial untuk menguji hipotesis penelitian secara struktural.</w:t>
      </w:r>
    </w:p>
    <w:p w14:paraId="29D702B5" w14:textId="77777777" w:rsidR="008A32F4" w:rsidRPr="009B2A8C" w:rsidRDefault="00FA7462" w:rsidP="003A2774">
      <w:pPr>
        <w:pStyle w:val="ListParagraph"/>
        <w:numPr>
          <w:ilvl w:val="2"/>
          <w:numId w:val="16"/>
        </w:numPr>
        <w:ind w:left="1134" w:hanging="567"/>
        <w:rPr>
          <w:b/>
          <w:bCs/>
          <w:sz w:val="24"/>
          <w:szCs w:val="24"/>
        </w:rPr>
      </w:pPr>
      <w:r w:rsidRPr="009B2A8C">
        <w:rPr>
          <w:b/>
          <w:bCs/>
          <w:sz w:val="24"/>
          <w:szCs w:val="24"/>
        </w:rPr>
        <w:t xml:space="preserve">Analisis </w:t>
      </w:r>
      <w:r w:rsidR="0067277F" w:rsidRPr="009B2A8C">
        <w:rPr>
          <w:b/>
          <w:bCs/>
          <w:sz w:val="24"/>
          <w:szCs w:val="24"/>
        </w:rPr>
        <w:t>Statistik Deskriptif</w:t>
      </w:r>
    </w:p>
    <w:p w14:paraId="0EC99E5D" w14:textId="7E875BBB" w:rsidR="00D576E4" w:rsidRPr="009B2A8C" w:rsidRDefault="003A425E" w:rsidP="008A32F4">
      <w:pPr>
        <w:pStyle w:val="ListParagraph"/>
        <w:ind w:left="1134" w:firstLine="142"/>
        <w:rPr>
          <w:b/>
          <w:bCs/>
          <w:sz w:val="24"/>
          <w:szCs w:val="24"/>
        </w:rPr>
      </w:pPr>
      <w:r w:rsidRPr="009B2A8C">
        <w:rPr>
          <w:sz w:val="24"/>
          <w:szCs w:val="24"/>
        </w:rPr>
        <w:t xml:space="preserve">Statistik deskriptif adalah metode yang digunakan untuk menganalisis dengan cara </w:t>
      </w:r>
      <w:r w:rsidR="00D4119E" w:rsidRPr="009B2A8C">
        <w:rPr>
          <w:sz w:val="24"/>
          <w:szCs w:val="24"/>
        </w:rPr>
        <w:t xml:space="preserve">mendeskripsikan atau menggambarkan data yang terkumpul sebagaimana adanya, tanpa bermaksud membuat </w:t>
      </w:r>
      <w:r w:rsidR="00283C12" w:rsidRPr="009B2A8C">
        <w:rPr>
          <w:sz w:val="24"/>
          <w:szCs w:val="24"/>
        </w:rPr>
        <w:t xml:space="preserve">kesimpulan yang berlaku untuk umum atau generalisasi. </w:t>
      </w:r>
      <w:r w:rsidR="0016689C" w:rsidRPr="009B2A8C">
        <w:rPr>
          <w:sz w:val="24"/>
          <w:szCs w:val="24"/>
        </w:rPr>
        <w:t>Tujuannya adalah memberikan gambar</w:t>
      </w:r>
      <w:r w:rsidR="00256760" w:rsidRPr="009B2A8C">
        <w:rPr>
          <w:sz w:val="24"/>
          <w:szCs w:val="24"/>
        </w:rPr>
        <w:t xml:space="preserve">an </w:t>
      </w:r>
      <w:r w:rsidR="00937BDE" w:rsidRPr="009B2A8C">
        <w:rPr>
          <w:sz w:val="24"/>
          <w:szCs w:val="24"/>
        </w:rPr>
        <w:t xml:space="preserve">karakteristik </w:t>
      </w:r>
      <w:r w:rsidR="00256760" w:rsidRPr="009B2A8C">
        <w:rPr>
          <w:sz w:val="24"/>
          <w:szCs w:val="24"/>
        </w:rPr>
        <w:t>dari 33 responden penelitian</w:t>
      </w:r>
      <w:r w:rsidR="00F17032" w:rsidRPr="009B2A8C">
        <w:rPr>
          <w:sz w:val="24"/>
          <w:szCs w:val="24"/>
        </w:rPr>
        <w:t xml:space="preserve"> mulai dari </w:t>
      </w:r>
      <w:r w:rsidR="00540B27" w:rsidRPr="009B2A8C">
        <w:rPr>
          <w:sz w:val="24"/>
          <w:szCs w:val="24"/>
        </w:rPr>
        <w:t xml:space="preserve">jenis kelamin, usia, masa kerja dan pendidikan terakhir. </w:t>
      </w:r>
    </w:p>
    <w:p w14:paraId="6381D6D1" w14:textId="77777777" w:rsidR="00FC207B" w:rsidRPr="009B2A8C" w:rsidRDefault="00FA7462" w:rsidP="003A2774">
      <w:pPr>
        <w:pStyle w:val="ListParagraph"/>
        <w:numPr>
          <w:ilvl w:val="2"/>
          <w:numId w:val="16"/>
        </w:numPr>
        <w:ind w:left="1134" w:hanging="567"/>
        <w:rPr>
          <w:b/>
          <w:bCs/>
          <w:sz w:val="24"/>
          <w:szCs w:val="24"/>
        </w:rPr>
      </w:pPr>
      <w:r w:rsidRPr="009B2A8C">
        <w:rPr>
          <w:b/>
          <w:bCs/>
          <w:sz w:val="24"/>
          <w:szCs w:val="24"/>
        </w:rPr>
        <w:t xml:space="preserve">Analisis </w:t>
      </w:r>
      <w:r w:rsidR="0067277F" w:rsidRPr="009B2A8C">
        <w:rPr>
          <w:b/>
          <w:bCs/>
          <w:sz w:val="24"/>
          <w:szCs w:val="24"/>
        </w:rPr>
        <w:t>Statistik Inferensial</w:t>
      </w:r>
    </w:p>
    <w:p w14:paraId="46B20551" w14:textId="37122B43" w:rsidR="00FC207B" w:rsidRPr="009B2A8C" w:rsidRDefault="00800276" w:rsidP="00FC207B">
      <w:pPr>
        <w:pStyle w:val="ListParagraph"/>
        <w:ind w:left="1134" w:firstLine="142"/>
        <w:rPr>
          <w:sz w:val="24"/>
          <w:szCs w:val="24"/>
        </w:rPr>
      </w:pPr>
      <w:r w:rsidRPr="009B2A8C">
        <w:rPr>
          <w:sz w:val="24"/>
          <w:szCs w:val="24"/>
        </w:rPr>
        <w:t xml:space="preserve">Statistik inferensial merupakan tahap lanjutan untuk menguji </w:t>
      </w:r>
      <w:r w:rsidR="00D01753" w:rsidRPr="009B2A8C">
        <w:rPr>
          <w:sz w:val="24"/>
          <w:szCs w:val="24"/>
        </w:rPr>
        <w:t xml:space="preserve">hubungan </w:t>
      </w:r>
      <w:proofErr w:type="spellStart"/>
      <w:r w:rsidR="00D01753" w:rsidRPr="009B2A8C">
        <w:rPr>
          <w:sz w:val="24"/>
          <w:szCs w:val="24"/>
        </w:rPr>
        <w:t>antarvariabel</w:t>
      </w:r>
      <w:proofErr w:type="spellEnd"/>
      <w:r w:rsidR="00D01753" w:rsidRPr="009B2A8C">
        <w:rPr>
          <w:sz w:val="24"/>
          <w:szCs w:val="24"/>
        </w:rPr>
        <w:t xml:space="preserve"> penelitian melalui statistik inferensial</w:t>
      </w:r>
      <w:r w:rsidR="000E026D" w:rsidRPr="009B2A8C">
        <w:rPr>
          <w:sz w:val="24"/>
          <w:szCs w:val="24"/>
        </w:rPr>
        <w:t xml:space="preserve"> setelah data kuesioner terkumpul dan lengkap. </w:t>
      </w:r>
      <w:r w:rsidR="000179D4" w:rsidRPr="009B2A8C">
        <w:rPr>
          <w:sz w:val="24"/>
          <w:szCs w:val="24"/>
        </w:rPr>
        <w:t>Pada dasarnya, statistik inferensial dipakai untuk menarik kesimpulan yang berlaku lebih luas dari sekedar data yang diamati</w:t>
      </w:r>
      <w:r w:rsidR="007A7E75" w:rsidRPr="009B2A8C">
        <w:rPr>
          <w:sz w:val="24"/>
          <w:szCs w:val="24"/>
        </w:rPr>
        <w:t xml:space="preserve">. </w:t>
      </w:r>
    </w:p>
    <w:p w14:paraId="1ABF55C2" w14:textId="0E7E72E1" w:rsidR="00FC207B" w:rsidRPr="009B2A8C" w:rsidRDefault="007A7E75" w:rsidP="00FC207B">
      <w:pPr>
        <w:pStyle w:val="ListParagraph"/>
        <w:ind w:left="1134" w:firstLine="142"/>
        <w:rPr>
          <w:sz w:val="24"/>
          <w:szCs w:val="24"/>
        </w:rPr>
      </w:pPr>
      <w:r w:rsidRPr="009B2A8C">
        <w:rPr>
          <w:sz w:val="24"/>
          <w:szCs w:val="24"/>
        </w:rPr>
        <w:t xml:space="preserve">Pengujian hipotesis dalam penelitian ini dilakukan dengan teknik </w:t>
      </w:r>
      <w:proofErr w:type="spellStart"/>
      <w:r w:rsidRPr="009B2A8C">
        <w:rPr>
          <w:i/>
          <w:iCs/>
          <w:sz w:val="24"/>
          <w:szCs w:val="24"/>
        </w:rPr>
        <w:t>Structural</w:t>
      </w:r>
      <w:proofErr w:type="spellEnd"/>
      <w:r w:rsidRPr="009B2A8C">
        <w:rPr>
          <w:i/>
          <w:iCs/>
          <w:sz w:val="24"/>
          <w:szCs w:val="24"/>
        </w:rPr>
        <w:t xml:space="preserve"> </w:t>
      </w:r>
      <w:proofErr w:type="spellStart"/>
      <w:r w:rsidRPr="009B2A8C">
        <w:rPr>
          <w:i/>
          <w:iCs/>
          <w:sz w:val="24"/>
          <w:szCs w:val="24"/>
        </w:rPr>
        <w:t>Equation</w:t>
      </w:r>
      <w:proofErr w:type="spellEnd"/>
      <w:r w:rsidRPr="009B2A8C">
        <w:rPr>
          <w:i/>
          <w:iCs/>
          <w:sz w:val="24"/>
          <w:szCs w:val="24"/>
        </w:rPr>
        <w:t xml:space="preserve"> </w:t>
      </w:r>
      <w:proofErr w:type="spellStart"/>
      <w:r w:rsidRPr="009B2A8C">
        <w:rPr>
          <w:i/>
          <w:iCs/>
          <w:sz w:val="24"/>
          <w:szCs w:val="24"/>
        </w:rPr>
        <w:t>Modelling</w:t>
      </w:r>
      <w:proofErr w:type="spellEnd"/>
      <w:r w:rsidRPr="009B2A8C">
        <w:rPr>
          <w:sz w:val="24"/>
          <w:szCs w:val="24"/>
        </w:rPr>
        <w:t xml:space="preserve"> berbasis </w:t>
      </w:r>
      <w:proofErr w:type="spellStart"/>
      <w:r w:rsidRPr="009B2A8C">
        <w:rPr>
          <w:i/>
          <w:iCs/>
          <w:sz w:val="24"/>
          <w:szCs w:val="24"/>
        </w:rPr>
        <w:t>Partial</w:t>
      </w:r>
      <w:proofErr w:type="spellEnd"/>
      <w:r w:rsidRPr="009B2A8C">
        <w:rPr>
          <w:i/>
          <w:iCs/>
          <w:sz w:val="24"/>
          <w:szCs w:val="24"/>
        </w:rPr>
        <w:t xml:space="preserve"> </w:t>
      </w:r>
      <w:proofErr w:type="spellStart"/>
      <w:r w:rsidRPr="009B2A8C">
        <w:rPr>
          <w:i/>
          <w:iCs/>
          <w:sz w:val="24"/>
          <w:szCs w:val="24"/>
        </w:rPr>
        <w:t>Least</w:t>
      </w:r>
      <w:proofErr w:type="spellEnd"/>
      <w:r w:rsidRPr="009B2A8C">
        <w:rPr>
          <w:i/>
          <w:iCs/>
          <w:sz w:val="24"/>
          <w:szCs w:val="24"/>
        </w:rPr>
        <w:t xml:space="preserve"> </w:t>
      </w:r>
      <w:proofErr w:type="spellStart"/>
      <w:r w:rsidRPr="009B2A8C">
        <w:rPr>
          <w:i/>
          <w:iCs/>
          <w:sz w:val="24"/>
          <w:szCs w:val="24"/>
        </w:rPr>
        <w:t>Square</w:t>
      </w:r>
      <w:proofErr w:type="spellEnd"/>
      <w:r w:rsidRPr="009B2A8C">
        <w:rPr>
          <w:sz w:val="24"/>
          <w:szCs w:val="24"/>
        </w:rPr>
        <w:t xml:space="preserve"> (SEM-PLS), diolah menggunakan aplikasi </w:t>
      </w:r>
      <w:proofErr w:type="spellStart"/>
      <w:r w:rsidRPr="009B2A8C">
        <w:rPr>
          <w:sz w:val="24"/>
          <w:szCs w:val="24"/>
        </w:rPr>
        <w:t>SmartPLS</w:t>
      </w:r>
      <w:proofErr w:type="spellEnd"/>
      <w:r w:rsidR="005A7C5A" w:rsidRPr="009B2A8C">
        <w:rPr>
          <w:sz w:val="24"/>
          <w:szCs w:val="24"/>
        </w:rPr>
        <w:t xml:space="preserve"> versi 4. Pemilihan </w:t>
      </w:r>
      <w:r w:rsidR="00D9473B" w:rsidRPr="009B2A8C">
        <w:rPr>
          <w:sz w:val="24"/>
          <w:szCs w:val="24"/>
        </w:rPr>
        <w:t xml:space="preserve">PLS-SEM </w:t>
      </w:r>
      <w:r w:rsidR="005A7C5A" w:rsidRPr="009B2A8C">
        <w:rPr>
          <w:sz w:val="24"/>
          <w:szCs w:val="24"/>
        </w:rPr>
        <w:t>didasarkan pada beberapa pertimban</w:t>
      </w:r>
      <w:r w:rsidR="00DB5811" w:rsidRPr="009B2A8C">
        <w:rPr>
          <w:sz w:val="24"/>
          <w:szCs w:val="24"/>
        </w:rPr>
        <w:t>gan yang relevan dengan kondisi data penelitian ini. Pertama, jumlah responden yang relatif kecil, yaitu 33 o</w:t>
      </w:r>
      <w:r w:rsidR="00200AA2" w:rsidRPr="009B2A8C">
        <w:rPr>
          <w:sz w:val="24"/>
          <w:szCs w:val="24"/>
        </w:rPr>
        <w:t>rang</w:t>
      </w:r>
      <w:r w:rsidR="00D9473B" w:rsidRPr="009B2A8C">
        <w:rPr>
          <w:sz w:val="24"/>
          <w:szCs w:val="24"/>
        </w:rPr>
        <w:t xml:space="preserve">. Kedua, PLS-SEM tidak mensyaratkan data harus </w:t>
      </w:r>
      <w:proofErr w:type="spellStart"/>
      <w:r w:rsidR="00940D46" w:rsidRPr="009B2A8C">
        <w:rPr>
          <w:sz w:val="24"/>
          <w:szCs w:val="24"/>
        </w:rPr>
        <w:t>berdistribusi</w:t>
      </w:r>
      <w:proofErr w:type="spellEnd"/>
      <w:r w:rsidR="00E01CE9" w:rsidRPr="009B2A8C">
        <w:rPr>
          <w:sz w:val="24"/>
          <w:szCs w:val="24"/>
        </w:rPr>
        <w:t xml:space="preserve"> normal secara </w:t>
      </w:r>
      <w:proofErr w:type="spellStart"/>
      <w:r w:rsidR="00E01CE9" w:rsidRPr="009B2A8C">
        <w:rPr>
          <w:sz w:val="24"/>
          <w:szCs w:val="24"/>
        </w:rPr>
        <w:t>multivariat</w:t>
      </w:r>
      <w:proofErr w:type="spellEnd"/>
      <w:r w:rsidR="00E01CE9" w:rsidRPr="009B2A8C">
        <w:rPr>
          <w:sz w:val="24"/>
          <w:szCs w:val="24"/>
        </w:rPr>
        <w:t xml:space="preserve">, sehingga lebih fleksibel digunakan pada data primer hasil survei yang berpotensi tidak terdistribusi normal. </w:t>
      </w:r>
      <w:r w:rsidR="00BE676A" w:rsidRPr="009B2A8C">
        <w:rPr>
          <w:sz w:val="24"/>
          <w:szCs w:val="24"/>
        </w:rPr>
        <w:t>Ketiga, penelitian ini bersifat predi</w:t>
      </w:r>
      <w:r w:rsidR="004C7391" w:rsidRPr="009B2A8C">
        <w:rPr>
          <w:sz w:val="24"/>
          <w:szCs w:val="24"/>
        </w:rPr>
        <w:t>ksi dan berorientasi pada pengembangan teori, khususnya dalam mengaitkan</w:t>
      </w:r>
      <w:r w:rsidR="004C0FA4" w:rsidRPr="009B2A8C">
        <w:rPr>
          <w:sz w:val="24"/>
          <w:szCs w:val="24"/>
        </w:rPr>
        <w:t xml:space="preserve"> </w:t>
      </w:r>
      <w:r w:rsidR="004C0FA4" w:rsidRPr="009B2A8C">
        <w:rPr>
          <w:sz w:val="24"/>
          <w:szCs w:val="24"/>
        </w:rPr>
        <w:lastRenderedPageBreak/>
        <w:t>model</w:t>
      </w:r>
      <w:r w:rsidR="004C7391" w:rsidRPr="009B2A8C">
        <w:rPr>
          <w:sz w:val="24"/>
          <w:szCs w:val="24"/>
        </w:rPr>
        <w:t xml:space="preserve">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583A43" w:rsidRPr="009B2A8C">
        <w:rPr>
          <w:i/>
          <w:sz w:val="24"/>
          <w:szCs w:val="24"/>
        </w:rPr>
        <w:t xml:space="preserve"> </w:t>
      </w:r>
      <w:r w:rsidR="00583A43" w:rsidRPr="009B2A8C">
        <w:rPr>
          <w:sz w:val="24"/>
          <w:szCs w:val="24"/>
        </w:rPr>
        <w:t xml:space="preserve"> </w:t>
      </w:r>
      <w:r w:rsidR="004C7391" w:rsidRPr="009B2A8C">
        <w:rPr>
          <w:sz w:val="24"/>
          <w:szCs w:val="24"/>
        </w:rPr>
        <w:t xml:space="preserve">dengan konteks kerja fleksibel </w:t>
      </w:r>
      <w:r w:rsidR="003F3C87" w:rsidRPr="009B2A8C">
        <w:rPr>
          <w:sz w:val="24"/>
          <w:szCs w:val="24"/>
        </w:rPr>
        <w:t xml:space="preserve"> di lingkungan instansi </w:t>
      </w:r>
      <w:proofErr w:type="spellStart"/>
      <w:r w:rsidR="003F3C87" w:rsidRPr="009B2A8C">
        <w:rPr>
          <w:sz w:val="24"/>
          <w:szCs w:val="24"/>
        </w:rPr>
        <w:t>pemerintahkan</w:t>
      </w:r>
      <w:proofErr w:type="spellEnd"/>
      <w:r w:rsidR="003F3C87" w:rsidRPr="009B2A8C">
        <w:rPr>
          <w:sz w:val="24"/>
          <w:szCs w:val="24"/>
        </w:rPr>
        <w:t xml:space="preserve"> yang relatif jarang diteliti, sehingga pendekatan </w:t>
      </w:r>
      <w:r w:rsidR="00592EFA">
        <w:rPr>
          <w:sz w:val="24"/>
          <w:szCs w:val="24"/>
        </w:rPr>
        <w:t>SEM-</w:t>
      </w:r>
      <w:r w:rsidR="003F3C87" w:rsidRPr="009B2A8C">
        <w:rPr>
          <w:sz w:val="24"/>
          <w:szCs w:val="24"/>
        </w:rPr>
        <w:t xml:space="preserve">PLS yang berorientasi prediksi dinilai lebih sesuai dibanding pendekatan </w:t>
      </w:r>
      <w:proofErr w:type="spellStart"/>
      <w:r w:rsidR="003F3C87" w:rsidRPr="009B2A8C">
        <w:rPr>
          <w:sz w:val="24"/>
          <w:szCs w:val="24"/>
        </w:rPr>
        <w:t>konfimatori</w:t>
      </w:r>
      <w:proofErr w:type="spellEnd"/>
      <w:r w:rsidR="003F3C87" w:rsidRPr="009B2A8C">
        <w:rPr>
          <w:sz w:val="24"/>
          <w:szCs w:val="24"/>
        </w:rPr>
        <w:t xml:space="preserve"> murni. </w:t>
      </w:r>
    </w:p>
    <w:p w14:paraId="38117FED" w14:textId="4A1E6BCC" w:rsidR="00212281" w:rsidRPr="009B2A8C" w:rsidRDefault="00DA5D40" w:rsidP="001A25C8">
      <w:pPr>
        <w:pStyle w:val="ListParagraph"/>
        <w:ind w:left="1134" w:firstLine="142"/>
        <w:rPr>
          <w:sz w:val="24"/>
          <w:szCs w:val="24"/>
        </w:rPr>
      </w:pPr>
      <w:r w:rsidRPr="009B2A8C">
        <w:rPr>
          <w:sz w:val="24"/>
          <w:szCs w:val="24"/>
        </w:rPr>
        <w:t>Analisis dengan PLS-SEM dilakukan melalui dua tahap yang berurutan dan tidak bisa dilompati. Tahap pertama adalah evaluasi model pengukuran (</w:t>
      </w:r>
      <w:proofErr w:type="spellStart"/>
      <w:r w:rsidRPr="009B2A8C">
        <w:rPr>
          <w:i/>
          <w:iCs/>
          <w:sz w:val="24"/>
          <w:szCs w:val="24"/>
        </w:rPr>
        <w:t>outer</w:t>
      </w:r>
      <w:proofErr w:type="spellEnd"/>
      <w:r w:rsidRPr="009B2A8C">
        <w:rPr>
          <w:i/>
          <w:iCs/>
          <w:sz w:val="24"/>
          <w:szCs w:val="24"/>
        </w:rPr>
        <w:t xml:space="preserve"> model</w:t>
      </w:r>
      <w:r w:rsidRPr="009B2A8C">
        <w:rPr>
          <w:sz w:val="24"/>
          <w:szCs w:val="24"/>
        </w:rPr>
        <w:t>), yang bertujuan memastikan bahwa indikator-indikator yang dipakai benar-benar valid dan reliabel dalam mengukur variabel latennya masing-masing. Tahap kedua, yaitu evaluasi model struktural (</w:t>
      </w:r>
      <w:proofErr w:type="spellStart"/>
      <w:r w:rsidRPr="009B2A8C">
        <w:rPr>
          <w:i/>
          <w:iCs/>
          <w:sz w:val="24"/>
          <w:szCs w:val="24"/>
        </w:rPr>
        <w:t>inner</w:t>
      </w:r>
      <w:proofErr w:type="spellEnd"/>
      <w:r w:rsidRPr="009B2A8C">
        <w:rPr>
          <w:i/>
          <w:iCs/>
          <w:sz w:val="24"/>
          <w:szCs w:val="24"/>
        </w:rPr>
        <w:t xml:space="preserve"> model</w:t>
      </w:r>
      <w:r w:rsidRPr="009B2A8C">
        <w:rPr>
          <w:sz w:val="24"/>
          <w:szCs w:val="24"/>
        </w:rPr>
        <w:t xml:space="preserve">), baru dilakukan setelah </w:t>
      </w:r>
      <w:proofErr w:type="spellStart"/>
      <w:r w:rsidRPr="009B2A8C">
        <w:rPr>
          <w:i/>
          <w:iCs/>
          <w:sz w:val="24"/>
          <w:szCs w:val="24"/>
        </w:rPr>
        <w:t>outer</w:t>
      </w:r>
      <w:proofErr w:type="spellEnd"/>
      <w:r w:rsidRPr="009B2A8C">
        <w:rPr>
          <w:i/>
          <w:iCs/>
          <w:sz w:val="24"/>
          <w:szCs w:val="24"/>
        </w:rPr>
        <w:t xml:space="preserve"> model</w:t>
      </w:r>
      <w:r w:rsidRPr="009B2A8C">
        <w:rPr>
          <w:sz w:val="24"/>
          <w:szCs w:val="24"/>
        </w:rPr>
        <w:t xml:space="preserve"> dinyatakan memenuhi syarat, karena hasil pengujian hipotesis yang dibangun di atas model pengukuran yang belum valid tidak dapat dipertanggungjawabkan secara metodologis.</w:t>
      </w:r>
    </w:p>
    <w:p w14:paraId="66782C6F" w14:textId="06C5D0F4" w:rsidR="001A25C8" w:rsidRPr="009B2A8C" w:rsidRDefault="001A25C8" w:rsidP="003A2774">
      <w:pPr>
        <w:pStyle w:val="ListParagraph"/>
        <w:numPr>
          <w:ilvl w:val="3"/>
          <w:numId w:val="16"/>
        </w:numPr>
        <w:ind w:left="1843" w:hanging="709"/>
        <w:rPr>
          <w:b/>
          <w:bCs/>
          <w:sz w:val="24"/>
          <w:szCs w:val="24"/>
        </w:rPr>
      </w:pPr>
      <w:r w:rsidRPr="009B2A8C">
        <w:rPr>
          <w:b/>
          <w:bCs/>
          <w:sz w:val="24"/>
          <w:szCs w:val="24"/>
        </w:rPr>
        <w:t>Evaluasi Model Pengukuran (</w:t>
      </w:r>
      <w:proofErr w:type="spellStart"/>
      <w:r w:rsidRPr="009B2A8C">
        <w:rPr>
          <w:b/>
          <w:bCs/>
          <w:i/>
          <w:iCs/>
          <w:sz w:val="24"/>
          <w:szCs w:val="24"/>
        </w:rPr>
        <w:t>Outer</w:t>
      </w:r>
      <w:proofErr w:type="spellEnd"/>
      <w:r w:rsidRPr="009B2A8C">
        <w:rPr>
          <w:b/>
          <w:bCs/>
          <w:i/>
          <w:iCs/>
          <w:sz w:val="24"/>
          <w:szCs w:val="24"/>
        </w:rPr>
        <w:t xml:space="preserve"> Model</w:t>
      </w:r>
      <w:r w:rsidRPr="009B2A8C">
        <w:rPr>
          <w:b/>
          <w:bCs/>
          <w:sz w:val="24"/>
          <w:szCs w:val="24"/>
        </w:rPr>
        <w:t>)</w:t>
      </w:r>
    </w:p>
    <w:p w14:paraId="44A0FA58" w14:textId="1B9BB237" w:rsidR="00863655" w:rsidRPr="009B2A8C" w:rsidRDefault="0025384D" w:rsidP="003A2774">
      <w:pPr>
        <w:pStyle w:val="ListParagraph"/>
        <w:numPr>
          <w:ilvl w:val="0"/>
          <w:numId w:val="21"/>
        </w:numPr>
        <w:rPr>
          <w:b/>
          <w:bCs/>
          <w:sz w:val="24"/>
          <w:szCs w:val="24"/>
        </w:rPr>
      </w:pPr>
      <w:r w:rsidRPr="009B2A8C">
        <w:rPr>
          <w:b/>
          <w:bCs/>
          <w:sz w:val="24"/>
          <w:szCs w:val="24"/>
        </w:rPr>
        <w:t xml:space="preserve">Uji Validitas Konvergen </w:t>
      </w:r>
    </w:p>
    <w:p w14:paraId="75749A56" w14:textId="57396287" w:rsidR="00732F88" w:rsidRPr="009B2A8C" w:rsidRDefault="00156FCA" w:rsidP="00156FCA">
      <w:pPr>
        <w:pStyle w:val="ListParagraph"/>
        <w:ind w:left="1440" w:firstLine="720"/>
        <w:rPr>
          <w:sz w:val="24"/>
          <w:szCs w:val="24"/>
        </w:rPr>
      </w:pPr>
      <w:r w:rsidRPr="009B2A8C">
        <w:rPr>
          <w:sz w:val="24"/>
          <w:szCs w:val="24"/>
        </w:rPr>
        <w:t xml:space="preserve">Validitas konvergen menunjukkan sejauh mana indikator-indikator dalam satu </w:t>
      </w:r>
      <w:proofErr w:type="spellStart"/>
      <w:r w:rsidRPr="009B2A8C">
        <w:rPr>
          <w:sz w:val="24"/>
          <w:szCs w:val="24"/>
        </w:rPr>
        <w:t>konstruk</w:t>
      </w:r>
      <w:proofErr w:type="spellEnd"/>
      <w:r w:rsidRPr="009B2A8C">
        <w:rPr>
          <w:sz w:val="24"/>
          <w:szCs w:val="24"/>
        </w:rPr>
        <w:t xml:space="preserve"> benar-benar mengukur hal yang sama. Pengujian ini dilihat dari dua ukuran, yaitu </w:t>
      </w:r>
      <w:proofErr w:type="spellStart"/>
      <w:r w:rsidRPr="009B2A8C">
        <w:rPr>
          <w:i/>
          <w:iCs/>
          <w:sz w:val="24"/>
          <w:szCs w:val="24"/>
        </w:rPr>
        <w:t>outer</w:t>
      </w:r>
      <w:proofErr w:type="spellEnd"/>
      <w:r w:rsidRPr="009B2A8C">
        <w:rPr>
          <w:i/>
          <w:iCs/>
          <w:sz w:val="24"/>
          <w:szCs w:val="24"/>
        </w:rPr>
        <w:t xml:space="preserve"> </w:t>
      </w:r>
      <w:proofErr w:type="spellStart"/>
      <w:r w:rsidRPr="009B2A8C">
        <w:rPr>
          <w:i/>
          <w:iCs/>
          <w:sz w:val="24"/>
          <w:szCs w:val="24"/>
        </w:rPr>
        <w:t>loading</w:t>
      </w:r>
      <w:proofErr w:type="spellEnd"/>
      <w:r w:rsidRPr="009B2A8C">
        <w:rPr>
          <w:sz w:val="24"/>
          <w:szCs w:val="24"/>
        </w:rPr>
        <w:t xml:space="preserve"> dan </w:t>
      </w:r>
      <w:proofErr w:type="spellStart"/>
      <w:r w:rsidRPr="009B2A8C">
        <w:rPr>
          <w:i/>
          <w:iCs/>
          <w:sz w:val="24"/>
          <w:szCs w:val="24"/>
        </w:rPr>
        <w:t>Average</w:t>
      </w:r>
      <w:proofErr w:type="spellEnd"/>
      <w:r w:rsidRPr="009B2A8C">
        <w:rPr>
          <w:i/>
          <w:iCs/>
          <w:sz w:val="24"/>
          <w:szCs w:val="24"/>
        </w:rPr>
        <w:t xml:space="preserve"> </w:t>
      </w:r>
      <w:proofErr w:type="spellStart"/>
      <w:r w:rsidRPr="009B2A8C">
        <w:rPr>
          <w:i/>
          <w:iCs/>
          <w:sz w:val="24"/>
          <w:szCs w:val="24"/>
        </w:rPr>
        <w:t>Variance</w:t>
      </w:r>
      <w:proofErr w:type="spellEnd"/>
      <w:r w:rsidRPr="009B2A8C">
        <w:rPr>
          <w:i/>
          <w:iCs/>
          <w:sz w:val="24"/>
          <w:szCs w:val="24"/>
        </w:rPr>
        <w:t xml:space="preserve"> </w:t>
      </w:r>
      <w:proofErr w:type="spellStart"/>
      <w:r w:rsidRPr="009B2A8C">
        <w:rPr>
          <w:i/>
          <w:iCs/>
          <w:sz w:val="24"/>
          <w:szCs w:val="24"/>
        </w:rPr>
        <w:t>Extracted</w:t>
      </w:r>
      <w:proofErr w:type="spellEnd"/>
      <w:r w:rsidRPr="009B2A8C">
        <w:rPr>
          <w:sz w:val="24"/>
          <w:szCs w:val="24"/>
        </w:rPr>
        <w:t xml:space="preserve"> (AVE). Nilai </w:t>
      </w:r>
      <w:proofErr w:type="spellStart"/>
      <w:r w:rsidRPr="009B2A8C">
        <w:rPr>
          <w:i/>
          <w:iCs/>
          <w:sz w:val="24"/>
          <w:szCs w:val="24"/>
        </w:rPr>
        <w:t>outer</w:t>
      </w:r>
      <w:proofErr w:type="spellEnd"/>
      <w:r w:rsidRPr="009B2A8C">
        <w:rPr>
          <w:i/>
          <w:iCs/>
          <w:sz w:val="24"/>
          <w:szCs w:val="24"/>
        </w:rPr>
        <w:t xml:space="preserve"> </w:t>
      </w:r>
      <w:proofErr w:type="spellStart"/>
      <w:r w:rsidRPr="009B2A8C">
        <w:rPr>
          <w:i/>
          <w:iCs/>
          <w:sz w:val="24"/>
          <w:szCs w:val="24"/>
        </w:rPr>
        <w:t>loading</w:t>
      </w:r>
      <w:proofErr w:type="spellEnd"/>
      <w:r w:rsidRPr="009B2A8C">
        <w:rPr>
          <w:sz w:val="24"/>
          <w:szCs w:val="24"/>
        </w:rPr>
        <w:t xml:space="preserve"> idealnya berada di atas 0,7, meskipun nilai pada rentang 0,6 sampai 0,7 masih dapat diterima untuk penelitian yang bersifat pengembangan skala atau </w:t>
      </w:r>
      <w:proofErr w:type="spellStart"/>
      <w:r w:rsidRPr="009B2A8C">
        <w:rPr>
          <w:sz w:val="24"/>
          <w:szCs w:val="24"/>
        </w:rPr>
        <w:t>exploratory</w:t>
      </w:r>
      <w:proofErr w:type="spellEnd"/>
      <w:r w:rsidRPr="009B2A8C">
        <w:rPr>
          <w:sz w:val="24"/>
          <w:szCs w:val="24"/>
        </w:rPr>
        <w:t xml:space="preserve">, sepanjang nilai AVE </w:t>
      </w:r>
      <w:proofErr w:type="spellStart"/>
      <w:r w:rsidRPr="009B2A8C">
        <w:rPr>
          <w:sz w:val="24"/>
          <w:szCs w:val="24"/>
        </w:rPr>
        <w:t>konstruk</w:t>
      </w:r>
      <w:proofErr w:type="spellEnd"/>
      <w:r w:rsidRPr="009B2A8C">
        <w:rPr>
          <w:sz w:val="24"/>
          <w:szCs w:val="24"/>
        </w:rPr>
        <w:t xml:space="preserve"> tersebut tetap memenuhi ambang batas. Indikator dengan </w:t>
      </w:r>
      <w:proofErr w:type="spellStart"/>
      <w:r w:rsidRPr="009B2A8C">
        <w:rPr>
          <w:sz w:val="24"/>
          <w:szCs w:val="24"/>
        </w:rPr>
        <w:t>loading</w:t>
      </w:r>
      <w:proofErr w:type="spellEnd"/>
      <w:r w:rsidRPr="009B2A8C">
        <w:rPr>
          <w:sz w:val="24"/>
          <w:szCs w:val="24"/>
        </w:rPr>
        <w:t xml:space="preserve"> di bawah 0,5 umumnya perlu dipertimbangkan untuk dikeluarkan dari model, namun keputusan ini tidak diambil secara otomatis. Peneliti tetap mempertimbangkan muatan konten indikator tersebut sebelum benar-benar menghapusnya, agar makna substantif tidak hilang hanya demi memenuhi angka statistik. Sementara itu, nilai AVE dipakai untuk melihat seberapa besar rata-rata varian indikator yang mampu dijelaskan oleh </w:t>
      </w:r>
      <w:proofErr w:type="spellStart"/>
      <w:r w:rsidRPr="009B2A8C">
        <w:rPr>
          <w:sz w:val="24"/>
          <w:szCs w:val="24"/>
        </w:rPr>
        <w:t>konstruk</w:t>
      </w:r>
      <w:proofErr w:type="spellEnd"/>
      <w:r w:rsidRPr="009B2A8C">
        <w:rPr>
          <w:sz w:val="24"/>
          <w:szCs w:val="24"/>
        </w:rPr>
        <w:t xml:space="preserve"> latennya. Nilai AVE dikatakan </w:t>
      </w:r>
      <w:r w:rsidRPr="009B2A8C">
        <w:rPr>
          <w:sz w:val="24"/>
          <w:szCs w:val="24"/>
        </w:rPr>
        <w:lastRenderedPageBreak/>
        <w:t xml:space="preserve">memenuhi syarat apabila lebih besar dari 0,5, yang berarti </w:t>
      </w:r>
      <w:proofErr w:type="spellStart"/>
      <w:r w:rsidRPr="009B2A8C">
        <w:rPr>
          <w:sz w:val="24"/>
          <w:szCs w:val="24"/>
        </w:rPr>
        <w:t>konstruk</w:t>
      </w:r>
      <w:proofErr w:type="spellEnd"/>
      <w:r w:rsidRPr="009B2A8C">
        <w:rPr>
          <w:sz w:val="24"/>
          <w:szCs w:val="24"/>
        </w:rPr>
        <w:t xml:space="preserve"> mampu menjelaskan lebih dari separuh variasi pada indikator-indikatornya. </w:t>
      </w:r>
    </w:p>
    <w:p w14:paraId="38C3436D" w14:textId="105E2594" w:rsidR="0025384D" w:rsidRPr="009B2A8C" w:rsidRDefault="0025384D" w:rsidP="003A2774">
      <w:pPr>
        <w:pStyle w:val="ListParagraph"/>
        <w:numPr>
          <w:ilvl w:val="0"/>
          <w:numId w:val="21"/>
        </w:numPr>
        <w:rPr>
          <w:b/>
          <w:bCs/>
          <w:sz w:val="24"/>
          <w:szCs w:val="24"/>
        </w:rPr>
      </w:pPr>
      <w:r w:rsidRPr="009B2A8C">
        <w:rPr>
          <w:b/>
          <w:bCs/>
          <w:sz w:val="24"/>
          <w:szCs w:val="24"/>
        </w:rPr>
        <w:t xml:space="preserve">Uji Validitas </w:t>
      </w:r>
      <w:proofErr w:type="spellStart"/>
      <w:r w:rsidRPr="009B2A8C">
        <w:rPr>
          <w:b/>
          <w:bCs/>
          <w:sz w:val="24"/>
          <w:szCs w:val="24"/>
        </w:rPr>
        <w:t>Diskriminan</w:t>
      </w:r>
      <w:proofErr w:type="spellEnd"/>
    </w:p>
    <w:p w14:paraId="565EC9A0" w14:textId="286DAED8" w:rsidR="00344381" w:rsidRPr="009B2A8C" w:rsidRDefault="00344381" w:rsidP="00344381">
      <w:pPr>
        <w:pStyle w:val="ListParagraph"/>
        <w:ind w:left="1440" w:firstLine="720"/>
        <w:rPr>
          <w:sz w:val="24"/>
          <w:szCs w:val="24"/>
        </w:rPr>
      </w:pPr>
      <w:r w:rsidRPr="009B2A8C">
        <w:rPr>
          <w:sz w:val="24"/>
          <w:szCs w:val="24"/>
        </w:rPr>
        <w:t xml:space="preserve">Validitas </w:t>
      </w:r>
      <w:proofErr w:type="spellStart"/>
      <w:r w:rsidRPr="009B2A8C">
        <w:rPr>
          <w:sz w:val="24"/>
          <w:szCs w:val="24"/>
        </w:rPr>
        <w:t>diskriminan</w:t>
      </w:r>
      <w:proofErr w:type="spellEnd"/>
      <w:r w:rsidRPr="009B2A8C">
        <w:rPr>
          <w:sz w:val="24"/>
          <w:szCs w:val="24"/>
        </w:rPr>
        <w:t xml:space="preserve"> menguji apakah suatu </w:t>
      </w:r>
      <w:proofErr w:type="spellStart"/>
      <w:r w:rsidRPr="009B2A8C">
        <w:rPr>
          <w:sz w:val="24"/>
          <w:szCs w:val="24"/>
        </w:rPr>
        <w:t>konstruk</w:t>
      </w:r>
      <w:proofErr w:type="spellEnd"/>
      <w:r w:rsidRPr="009B2A8C">
        <w:rPr>
          <w:sz w:val="24"/>
          <w:szCs w:val="24"/>
        </w:rPr>
        <w:t xml:space="preserve"> secara empiris benar-benar berbeda dari </w:t>
      </w:r>
      <w:proofErr w:type="spellStart"/>
      <w:r w:rsidRPr="009B2A8C">
        <w:rPr>
          <w:sz w:val="24"/>
          <w:szCs w:val="24"/>
        </w:rPr>
        <w:t>konstruk</w:t>
      </w:r>
      <w:proofErr w:type="spellEnd"/>
      <w:r w:rsidRPr="009B2A8C">
        <w:rPr>
          <w:sz w:val="24"/>
          <w:szCs w:val="24"/>
        </w:rPr>
        <w:t xml:space="preserve"> lain dalam model, bukan sekadar mengukur hal yang sama dengan nama berbeda. Hal ini penting mengingat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4D720C" w:rsidRPr="009B2A8C">
        <w:rPr>
          <w:i/>
          <w:sz w:val="24"/>
          <w:szCs w:val="24"/>
        </w:rPr>
        <w:t xml:space="preserve"> </w:t>
      </w:r>
      <w:r w:rsidR="004D720C" w:rsidRPr="009B2A8C">
        <w:rPr>
          <w:sz w:val="24"/>
          <w:szCs w:val="24"/>
        </w:rPr>
        <w:t xml:space="preserve">dan kinerja pegawai </w:t>
      </w:r>
      <w:r w:rsidRPr="009B2A8C">
        <w:rPr>
          <w:sz w:val="24"/>
          <w:szCs w:val="24"/>
        </w:rPr>
        <w:t xml:space="preserve">merupakan dua konsep yang secara konseptual berdekatan, sehingga perlu dipastikan keduanya tidak tumpang tindih secara statistik. Pengujian dilakukan melalui tiga pendekatan yang saling melengkapi. Kriteria </w:t>
      </w:r>
      <w:proofErr w:type="spellStart"/>
      <w:r w:rsidRPr="009B2A8C">
        <w:rPr>
          <w:sz w:val="24"/>
          <w:szCs w:val="24"/>
        </w:rPr>
        <w:t>Fornell-Larcker</w:t>
      </w:r>
      <w:proofErr w:type="spellEnd"/>
      <w:r w:rsidRPr="009B2A8C">
        <w:rPr>
          <w:sz w:val="24"/>
          <w:szCs w:val="24"/>
        </w:rPr>
        <w:t xml:space="preserve"> mensyaratkan akar kuadrat AVE suatu </w:t>
      </w:r>
      <w:proofErr w:type="spellStart"/>
      <w:r w:rsidRPr="009B2A8C">
        <w:rPr>
          <w:sz w:val="24"/>
          <w:szCs w:val="24"/>
        </w:rPr>
        <w:t>konstruk</w:t>
      </w:r>
      <w:proofErr w:type="spellEnd"/>
      <w:r w:rsidRPr="009B2A8C">
        <w:rPr>
          <w:sz w:val="24"/>
          <w:szCs w:val="24"/>
        </w:rPr>
        <w:t xml:space="preserve"> lebih besar dibandingkan korelasinya dengan </w:t>
      </w:r>
      <w:proofErr w:type="spellStart"/>
      <w:r w:rsidRPr="009B2A8C">
        <w:rPr>
          <w:sz w:val="24"/>
          <w:szCs w:val="24"/>
        </w:rPr>
        <w:t>konstruk</w:t>
      </w:r>
      <w:proofErr w:type="spellEnd"/>
      <w:r w:rsidRPr="009B2A8C">
        <w:rPr>
          <w:sz w:val="24"/>
          <w:szCs w:val="24"/>
        </w:rPr>
        <w:t xml:space="preserve"> lain. Pendekatan </w:t>
      </w:r>
      <w:proofErr w:type="spellStart"/>
      <w:r w:rsidRPr="009B2A8C">
        <w:rPr>
          <w:sz w:val="24"/>
          <w:szCs w:val="24"/>
        </w:rPr>
        <w:t>cross</w:t>
      </w:r>
      <w:proofErr w:type="spellEnd"/>
      <w:r w:rsidRPr="009B2A8C">
        <w:rPr>
          <w:sz w:val="24"/>
          <w:szCs w:val="24"/>
        </w:rPr>
        <w:t xml:space="preserve"> </w:t>
      </w:r>
      <w:proofErr w:type="spellStart"/>
      <w:r w:rsidRPr="009B2A8C">
        <w:rPr>
          <w:sz w:val="24"/>
          <w:szCs w:val="24"/>
        </w:rPr>
        <w:t>loading</w:t>
      </w:r>
      <w:proofErr w:type="spellEnd"/>
      <w:r w:rsidRPr="009B2A8C">
        <w:rPr>
          <w:sz w:val="24"/>
          <w:szCs w:val="24"/>
        </w:rPr>
        <w:t xml:space="preserve"> mensyaratkan bahwa </w:t>
      </w:r>
      <w:proofErr w:type="spellStart"/>
      <w:r w:rsidRPr="009B2A8C">
        <w:rPr>
          <w:sz w:val="24"/>
          <w:szCs w:val="24"/>
        </w:rPr>
        <w:t>loading</w:t>
      </w:r>
      <w:proofErr w:type="spellEnd"/>
      <w:r w:rsidRPr="009B2A8C">
        <w:rPr>
          <w:sz w:val="24"/>
          <w:szCs w:val="24"/>
        </w:rPr>
        <w:t xml:space="preserve"> suatu indikator terhadap </w:t>
      </w:r>
      <w:proofErr w:type="spellStart"/>
      <w:r w:rsidRPr="009B2A8C">
        <w:rPr>
          <w:sz w:val="24"/>
          <w:szCs w:val="24"/>
        </w:rPr>
        <w:t>konstruknya</w:t>
      </w:r>
      <w:proofErr w:type="spellEnd"/>
      <w:r w:rsidRPr="009B2A8C">
        <w:rPr>
          <w:sz w:val="24"/>
          <w:szCs w:val="24"/>
        </w:rPr>
        <w:t xml:space="preserve"> sendiri harus lebih tinggi dibandingkan </w:t>
      </w:r>
      <w:proofErr w:type="spellStart"/>
      <w:r w:rsidRPr="009B2A8C">
        <w:rPr>
          <w:sz w:val="24"/>
          <w:szCs w:val="24"/>
        </w:rPr>
        <w:t>loading</w:t>
      </w:r>
      <w:proofErr w:type="spellEnd"/>
      <w:r w:rsidRPr="009B2A8C">
        <w:rPr>
          <w:sz w:val="24"/>
          <w:szCs w:val="24"/>
        </w:rPr>
        <w:t xml:space="preserve"> indikator tersebut terhadap </w:t>
      </w:r>
      <w:proofErr w:type="spellStart"/>
      <w:r w:rsidRPr="009B2A8C">
        <w:rPr>
          <w:sz w:val="24"/>
          <w:szCs w:val="24"/>
        </w:rPr>
        <w:t>konstruk</w:t>
      </w:r>
      <w:proofErr w:type="spellEnd"/>
      <w:r w:rsidRPr="009B2A8C">
        <w:rPr>
          <w:sz w:val="24"/>
          <w:szCs w:val="24"/>
        </w:rPr>
        <w:t xml:space="preserve"> lain. Adapun </w:t>
      </w:r>
      <w:proofErr w:type="spellStart"/>
      <w:r w:rsidRPr="009B2A8C">
        <w:rPr>
          <w:sz w:val="24"/>
          <w:szCs w:val="24"/>
        </w:rPr>
        <w:t>Heterotrait-Monotrait</w:t>
      </w:r>
      <w:proofErr w:type="spellEnd"/>
      <w:r w:rsidRPr="009B2A8C">
        <w:rPr>
          <w:sz w:val="24"/>
          <w:szCs w:val="24"/>
        </w:rPr>
        <w:t xml:space="preserve"> </w:t>
      </w:r>
      <w:proofErr w:type="spellStart"/>
      <w:r w:rsidRPr="009B2A8C">
        <w:rPr>
          <w:sz w:val="24"/>
          <w:szCs w:val="24"/>
        </w:rPr>
        <w:t>Ratio</w:t>
      </w:r>
      <w:proofErr w:type="spellEnd"/>
      <w:r w:rsidRPr="009B2A8C">
        <w:rPr>
          <w:sz w:val="24"/>
          <w:szCs w:val="24"/>
        </w:rPr>
        <w:t xml:space="preserve"> (HTMT), yang dalam beberapa tahun terakhir dinilai lebih sensitif dibanding dua pendekatan sebelumnya, mensyaratkan nilai rasio di bawah 0,90, atau di bawah 0,85 apabila </w:t>
      </w:r>
      <w:proofErr w:type="spellStart"/>
      <w:r w:rsidRPr="009B2A8C">
        <w:rPr>
          <w:sz w:val="24"/>
          <w:szCs w:val="24"/>
        </w:rPr>
        <w:t>konstruk</w:t>
      </w:r>
      <w:proofErr w:type="spellEnd"/>
      <w:r w:rsidRPr="009B2A8C">
        <w:rPr>
          <w:sz w:val="24"/>
          <w:szCs w:val="24"/>
        </w:rPr>
        <w:t xml:space="preserve"> yang dibandingkan secara teoretis memang dimaksudkan berbeda secara tegas.</w:t>
      </w:r>
    </w:p>
    <w:p w14:paraId="7C9EB490" w14:textId="39BA4A8A" w:rsidR="001A25C8" w:rsidRPr="009B2A8C" w:rsidRDefault="0025384D" w:rsidP="003A2774">
      <w:pPr>
        <w:pStyle w:val="ListParagraph"/>
        <w:numPr>
          <w:ilvl w:val="0"/>
          <w:numId w:val="21"/>
        </w:numPr>
        <w:rPr>
          <w:b/>
          <w:bCs/>
          <w:sz w:val="24"/>
          <w:szCs w:val="24"/>
        </w:rPr>
      </w:pPr>
      <w:r w:rsidRPr="009B2A8C">
        <w:rPr>
          <w:b/>
          <w:bCs/>
          <w:sz w:val="24"/>
          <w:szCs w:val="24"/>
        </w:rPr>
        <w:t xml:space="preserve">Uji </w:t>
      </w:r>
      <w:proofErr w:type="spellStart"/>
      <w:r w:rsidRPr="009B2A8C">
        <w:rPr>
          <w:b/>
          <w:bCs/>
          <w:sz w:val="24"/>
          <w:szCs w:val="24"/>
        </w:rPr>
        <w:t>Reli</w:t>
      </w:r>
      <w:r w:rsidR="002D1E61" w:rsidRPr="009B2A8C">
        <w:rPr>
          <w:b/>
          <w:bCs/>
          <w:sz w:val="24"/>
          <w:szCs w:val="24"/>
        </w:rPr>
        <w:t>abitas</w:t>
      </w:r>
      <w:proofErr w:type="spellEnd"/>
    </w:p>
    <w:p w14:paraId="36E751F0" w14:textId="5BA95211" w:rsidR="00242785" w:rsidRPr="009B2A8C" w:rsidRDefault="00242785" w:rsidP="00242785">
      <w:pPr>
        <w:pStyle w:val="ListParagraph"/>
        <w:ind w:left="1440" w:firstLine="720"/>
        <w:rPr>
          <w:sz w:val="24"/>
          <w:szCs w:val="24"/>
        </w:rPr>
      </w:pPr>
      <w:r w:rsidRPr="009B2A8C">
        <w:rPr>
          <w:sz w:val="24"/>
          <w:szCs w:val="24"/>
        </w:rPr>
        <w:t xml:space="preserve">Uji reliabilitas mengukur konsistensi internal indikator dalam mengukur </w:t>
      </w:r>
      <w:proofErr w:type="spellStart"/>
      <w:r w:rsidRPr="009B2A8C">
        <w:rPr>
          <w:sz w:val="24"/>
          <w:szCs w:val="24"/>
        </w:rPr>
        <w:t>konstruknya</w:t>
      </w:r>
      <w:proofErr w:type="spellEnd"/>
      <w:r w:rsidRPr="009B2A8C">
        <w:rPr>
          <w:sz w:val="24"/>
          <w:szCs w:val="24"/>
        </w:rPr>
        <w:t xml:space="preserve">. Penelitian ini menggunakan dua indikator reliabilitas, yaitu </w:t>
      </w:r>
      <w:proofErr w:type="spellStart"/>
      <w:r w:rsidRPr="009B2A8C">
        <w:rPr>
          <w:sz w:val="24"/>
          <w:szCs w:val="24"/>
        </w:rPr>
        <w:t>Cronbach's</w:t>
      </w:r>
      <w:proofErr w:type="spellEnd"/>
      <w:r w:rsidRPr="009B2A8C">
        <w:rPr>
          <w:sz w:val="24"/>
          <w:szCs w:val="24"/>
        </w:rPr>
        <w:t xml:space="preserve"> </w:t>
      </w:r>
      <w:proofErr w:type="spellStart"/>
      <w:r w:rsidRPr="009B2A8C">
        <w:rPr>
          <w:sz w:val="24"/>
          <w:szCs w:val="24"/>
        </w:rPr>
        <w:t>Alpha</w:t>
      </w:r>
      <w:proofErr w:type="spellEnd"/>
      <w:r w:rsidRPr="009B2A8C">
        <w:rPr>
          <w:sz w:val="24"/>
          <w:szCs w:val="24"/>
        </w:rPr>
        <w:t xml:space="preserve"> dan </w:t>
      </w:r>
      <w:proofErr w:type="spellStart"/>
      <w:r w:rsidRPr="009B2A8C">
        <w:rPr>
          <w:i/>
          <w:iCs/>
          <w:sz w:val="24"/>
          <w:szCs w:val="24"/>
        </w:rPr>
        <w:t>Composite</w:t>
      </w:r>
      <w:proofErr w:type="spellEnd"/>
      <w:r w:rsidRPr="009B2A8C">
        <w:rPr>
          <w:i/>
          <w:iCs/>
          <w:sz w:val="24"/>
          <w:szCs w:val="24"/>
        </w:rPr>
        <w:t xml:space="preserve"> </w:t>
      </w:r>
      <w:proofErr w:type="spellStart"/>
      <w:r w:rsidRPr="009B2A8C">
        <w:rPr>
          <w:i/>
          <w:iCs/>
          <w:sz w:val="24"/>
          <w:szCs w:val="24"/>
        </w:rPr>
        <w:t>Reliability</w:t>
      </w:r>
      <w:proofErr w:type="spellEnd"/>
      <w:r w:rsidRPr="009B2A8C">
        <w:rPr>
          <w:sz w:val="24"/>
          <w:szCs w:val="24"/>
        </w:rPr>
        <w:t xml:space="preserve">. Nilai </w:t>
      </w:r>
      <w:proofErr w:type="spellStart"/>
      <w:r w:rsidRPr="009B2A8C">
        <w:rPr>
          <w:sz w:val="24"/>
          <w:szCs w:val="24"/>
        </w:rPr>
        <w:t>Cronbach's</w:t>
      </w:r>
      <w:proofErr w:type="spellEnd"/>
      <w:r w:rsidRPr="009B2A8C">
        <w:rPr>
          <w:sz w:val="24"/>
          <w:szCs w:val="24"/>
        </w:rPr>
        <w:t xml:space="preserve"> </w:t>
      </w:r>
      <w:proofErr w:type="spellStart"/>
      <w:r w:rsidRPr="009B2A8C">
        <w:rPr>
          <w:sz w:val="24"/>
          <w:szCs w:val="24"/>
        </w:rPr>
        <w:t>Alpha</w:t>
      </w:r>
      <w:proofErr w:type="spellEnd"/>
      <w:r w:rsidRPr="009B2A8C">
        <w:rPr>
          <w:sz w:val="24"/>
          <w:szCs w:val="24"/>
        </w:rPr>
        <w:t xml:space="preserve"> dan </w:t>
      </w:r>
      <w:proofErr w:type="spellStart"/>
      <w:r w:rsidRPr="009B2A8C">
        <w:rPr>
          <w:i/>
          <w:iCs/>
          <w:sz w:val="24"/>
          <w:szCs w:val="24"/>
        </w:rPr>
        <w:t>Composite</w:t>
      </w:r>
      <w:proofErr w:type="spellEnd"/>
      <w:r w:rsidRPr="009B2A8C">
        <w:rPr>
          <w:i/>
          <w:iCs/>
          <w:sz w:val="24"/>
          <w:szCs w:val="24"/>
        </w:rPr>
        <w:t xml:space="preserve"> </w:t>
      </w:r>
      <w:proofErr w:type="spellStart"/>
      <w:r w:rsidRPr="009B2A8C">
        <w:rPr>
          <w:i/>
          <w:iCs/>
          <w:sz w:val="24"/>
          <w:szCs w:val="24"/>
        </w:rPr>
        <w:t>Reliability</w:t>
      </w:r>
      <w:proofErr w:type="spellEnd"/>
      <w:r w:rsidRPr="009B2A8C">
        <w:rPr>
          <w:sz w:val="24"/>
          <w:szCs w:val="24"/>
        </w:rPr>
        <w:t xml:space="preserve"> yang dianggap memenuhi syarat adalah di atas 0,7 meskipun nilai 0,6 masih dapat ditoleransi untuk penelitian tahap awal atau </w:t>
      </w:r>
      <w:proofErr w:type="spellStart"/>
      <w:r w:rsidRPr="009B2A8C">
        <w:rPr>
          <w:i/>
          <w:iCs/>
          <w:sz w:val="24"/>
          <w:szCs w:val="24"/>
        </w:rPr>
        <w:t>exploratory</w:t>
      </w:r>
      <w:proofErr w:type="spellEnd"/>
      <w:r w:rsidRPr="009B2A8C">
        <w:rPr>
          <w:sz w:val="24"/>
          <w:szCs w:val="24"/>
        </w:rPr>
        <w:t xml:space="preserve">. </w:t>
      </w:r>
      <w:proofErr w:type="spellStart"/>
      <w:r w:rsidRPr="009B2A8C">
        <w:rPr>
          <w:i/>
          <w:iCs/>
          <w:sz w:val="24"/>
          <w:szCs w:val="24"/>
        </w:rPr>
        <w:t>Composite</w:t>
      </w:r>
      <w:proofErr w:type="spellEnd"/>
      <w:r w:rsidRPr="009B2A8C">
        <w:rPr>
          <w:i/>
          <w:iCs/>
          <w:sz w:val="24"/>
          <w:szCs w:val="24"/>
        </w:rPr>
        <w:t xml:space="preserve"> </w:t>
      </w:r>
      <w:proofErr w:type="spellStart"/>
      <w:r w:rsidRPr="009B2A8C">
        <w:rPr>
          <w:i/>
          <w:iCs/>
          <w:sz w:val="24"/>
          <w:szCs w:val="24"/>
        </w:rPr>
        <w:t>Reliability</w:t>
      </w:r>
      <w:proofErr w:type="spellEnd"/>
      <w:r w:rsidRPr="009B2A8C">
        <w:rPr>
          <w:sz w:val="24"/>
          <w:szCs w:val="24"/>
        </w:rPr>
        <w:t xml:space="preserve"> umumnya lebih diutamakan dibanding </w:t>
      </w:r>
      <w:proofErr w:type="spellStart"/>
      <w:r w:rsidRPr="009B2A8C">
        <w:rPr>
          <w:sz w:val="24"/>
          <w:szCs w:val="24"/>
        </w:rPr>
        <w:t>Cronbach's</w:t>
      </w:r>
      <w:proofErr w:type="spellEnd"/>
      <w:r w:rsidRPr="009B2A8C">
        <w:rPr>
          <w:sz w:val="24"/>
          <w:szCs w:val="24"/>
        </w:rPr>
        <w:t xml:space="preserve"> </w:t>
      </w:r>
      <w:proofErr w:type="spellStart"/>
      <w:r w:rsidRPr="009B2A8C">
        <w:rPr>
          <w:sz w:val="24"/>
          <w:szCs w:val="24"/>
        </w:rPr>
        <w:t>Alpha</w:t>
      </w:r>
      <w:proofErr w:type="spellEnd"/>
      <w:r w:rsidRPr="009B2A8C">
        <w:rPr>
          <w:sz w:val="24"/>
          <w:szCs w:val="24"/>
        </w:rPr>
        <w:t xml:space="preserve"> dalam konteks PLS-SEM karena tidak </w:t>
      </w:r>
      <w:r w:rsidRPr="009B2A8C">
        <w:rPr>
          <w:sz w:val="24"/>
          <w:szCs w:val="24"/>
        </w:rPr>
        <w:lastRenderedPageBreak/>
        <w:t>mengasumsikan bobot yang sama pada setiap indikator, sehingga dianggap lebih mencerminkan kondisi data yang sesungguhnya.</w:t>
      </w:r>
    </w:p>
    <w:p w14:paraId="50DA20C5" w14:textId="11209D5B" w:rsidR="00242785" w:rsidRPr="009B2A8C" w:rsidRDefault="00242785" w:rsidP="00242785">
      <w:pPr>
        <w:pStyle w:val="ListParagraph"/>
        <w:ind w:left="1440" w:firstLine="403"/>
        <w:rPr>
          <w:sz w:val="24"/>
          <w:szCs w:val="24"/>
        </w:rPr>
      </w:pPr>
      <w:r w:rsidRPr="009B2A8C">
        <w:rPr>
          <w:sz w:val="24"/>
          <w:szCs w:val="24"/>
        </w:rPr>
        <w:t xml:space="preserve">Seluruh tahapan di atas dijalankan melalui menu PLS </w:t>
      </w:r>
      <w:proofErr w:type="spellStart"/>
      <w:r w:rsidRPr="009B2A8C">
        <w:rPr>
          <w:i/>
          <w:iCs/>
          <w:sz w:val="24"/>
          <w:szCs w:val="24"/>
        </w:rPr>
        <w:t>Algorithm</w:t>
      </w:r>
      <w:proofErr w:type="spellEnd"/>
      <w:r w:rsidRPr="009B2A8C">
        <w:rPr>
          <w:sz w:val="24"/>
          <w:szCs w:val="24"/>
        </w:rPr>
        <w:t xml:space="preserve"> pada aplikasi </w:t>
      </w:r>
      <w:proofErr w:type="spellStart"/>
      <w:r w:rsidRPr="009B2A8C">
        <w:rPr>
          <w:sz w:val="24"/>
          <w:szCs w:val="24"/>
        </w:rPr>
        <w:t>SmartPLS</w:t>
      </w:r>
      <w:proofErr w:type="spellEnd"/>
      <w:r w:rsidRPr="009B2A8C">
        <w:rPr>
          <w:sz w:val="24"/>
          <w:szCs w:val="24"/>
        </w:rPr>
        <w:t xml:space="preserve"> </w:t>
      </w:r>
      <w:r w:rsidR="00464AF7" w:rsidRPr="009B2A8C">
        <w:rPr>
          <w:sz w:val="24"/>
          <w:szCs w:val="24"/>
        </w:rPr>
        <w:t>3</w:t>
      </w:r>
      <w:r w:rsidRPr="009B2A8C">
        <w:rPr>
          <w:sz w:val="24"/>
          <w:szCs w:val="24"/>
        </w:rPr>
        <w:t xml:space="preserve">. Apabila hasil pengujian </w:t>
      </w:r>
      <w:proofErr w:type="spellStart"/>
      <w:r w:rsidRPr="009B2A8C">
        <w:rPr>
          <w:i/>
          <w:iCs/>
          <w:sz w:val="24"/>
          <w:szCs w:val="24"/>
        </w:rPr>
        <w:t>outer</w:t>
      </w:r>
      <w:proofErr w:type="spellEnd"/>
      <w:r w:rsidRPr="009B2A8C">
        <w:rPr>
          <w:i/>
          <w:iCs/>
          <w:sz w:val="24"/>
          <w:szCs w:val="24"/>
        </w:rPr>
        <w:t xml:space="preserve"> model</w:t>
      </w:r>
      <w:r w:rsidRPr="009B2A8C">
        <w:rPr>
          <w:sz w:val="24"/>
          <w:szCs w:val="24"/>
        </w:rPr>
        <w:t xml:space="preserve"> menunjukkan ada indikator atau </w:t>
      </w:r>
      <w:proofErr w:type="spellStart"/>
      <w:r w:rsidRPr="009B2A8C">
        <w:rPr>
          <w:sz w:val="24"/>
          <w:szCs w:val="24"/>
        </w:rPr>
        <w:t>konstruk</w:t>
      </w:r>
      <w:proofErr w:type="spellEnd"/>
      <w:r w:rsidRPr="009B2A8C">
        <w:rPr>
          <w:sz w:val="24"/>
          <w:szCs w:val="24"/>
        </w:rPr>
        <w:t xml:space="preserve"> yang belum memenuhi syarat, maka dilakukan modifikasi model, misalnya dengan mengeluarkan indikator bermasalah, kemudian model dijalankan ulang hingga seluruh kriteria validitas dan reliabilitas terpenuhi. Baru setelah </w:t>
      </w:r>
      <w:proofErr w:type="spellStart"/>
      <w:r w:rsidRPr="009B2A8C">
        <w:rPr>
          <w:i/>
          <w:iCs/>
          <w:sz w:val="24"/>
          <w:szCs w:val="24"/>
        </w:rPr>
        <w:t>outer</w:t>
      </w:r>
      <w:proofErr w:type="spellEnd"/>
      <w:r w:rsidRPr="009B2A8C">
        <w:rPr>
          <w:i/>
          <w:iCs/>
          <w:sz w:val="24"/>
          <w:szCs w:val="24"/>
        </w:rPr>
        <w:t xml:space="preserve"> model</w:t>
      </w:r>
      <w:r w:rsidRPr="009B2A8C">
        <w:rPr>
          <w:sz w:val="24"/>
          <w:szCs w:val="24"/>
        </w:rPr>
        <w:t xml:space="preserve"> dinyatakan layak, analisis dilanjutkan ke tahap evaluasi model struktural.</w:t>
      </w:r>
    </w:p>
    <w:p w14:paraId="0A660476" w14:textId="202C390A" w:rsidR="001A25C8" w:rsidRPr="009B2A8C" w:rsidRDefault="001A25C8" w:rsidP="003A2774">
      <w:pPr>
        <w:pStyle w:val="ListParagraph"/>
        <w:numPr>
          <w:ilvl w:val="3"/>
          <w:numId w:val="16"/>
        </w:numPr>
        <w:ind w:left="1843" w:hanging="709"/>
        <w:rPr>
          <w:b/>
          <w:bCs/>
          <w:sz w:val="24"/>
          <w:szCs w:val="24"/>
        </w:rPr>
      </w:pPr>
      <w:r w:rsidRPr="009B2A8C">
        <w:rPr>
          <w:b/>
          <w:bCs/>
          <w:sz w:val="24"/>
          <w:szCs w:val="24"/>
        </w:rPr>
        <w:t>Evaluasi Model Struktural (</w:t>
      </w:r>
      <w:proofErr w:type="spellStart"/>
      <w:r w:rsidRPr="009B2A8C">
        <w:rPr>
          <w:b/>
          <w:bCs/>
          <w:i/>
          <w:iCs/>
          <w:sz w:val="24"/>
          <w:szCs w:val="24"/>
        </w:rPr>
        <w:t>Inner</w:t>
      </w:r>
      <w:proofErr w:type="spellEnd"/>
      <w:r w:rsidRPr="009B2A8C">
        <w:rPr>
          <w:b/>
          <w:bCs/>
          <w:i/>
          <w:iCs/>
          <w:sz w:val="24"/>
          <w:szCs w:val="24"/>
        </w:rPr>
        <w:t xml:space="preserve"> Model</w:t>
      </w:r>
      <w:r w:rsidRPr="009B2A8C">
        <w:rPr>
          <w:b/>
          <w:bCs/>
          <w:sz w:val="24"/>
          <w:szCs w:val="24"/>
        </w:rPr>
        <w:t>)</w:t>
      </w:r>
    </w:p>
    <w:p w14:paraId="25139879" w14:textId="3772C084" w:rsidR="008C2E5D" w:rsidRPr="009B2A8C" w:rsidRDefault="008C2E5D" w:rsidP="008C2E5D">
      <w:pPr>
        <w:ind w:left="1134" w:firstLine="306"/>
        <w:rPr>
          <w:sz w:val="24"/>
          <w:szCs w:val="24"/>
        </w:rPr>
      </w:pPr>
      <w:r w:rsidRPr="009B2A8C">
        <w:rPr>
          <w:sz w:val="24"/>
          <w:szCs w:val="24"/>
        </w:rPr>
        <w:t xml:space="preserve">Evaluasi model struktural bertujuan menilai kekuatan hubungan </w:t>
      </w:r>
      <w:proofErr w:type="spellStart"/>
      <w:r w:rsidRPr="009B2A8C">
        <w:rPr>
          <w:sz w:val="24"/>
          <w:szCs w:val="24"/>
        </w:rPr>
        <w:t>antarvariabel</w:t>
      </w:r>
      <w:proofErr w:type="spellEnd"/>
      <w:r w:rsidRPr="009B2A8C">
        <w:rPr>
          <w:sz w:val="24"/>
          <w:szCs w:val="24"/>
        </w:rPr>
        <w:t xml:space="preserve"> laten sekaligus menguji hipotesis penelitian yang telah dirumuskan pada bab sebelumnya. Berbeda dengan </w:t>
      </w:r>
      <w:proofErr w:type="spellStart"/>
      <w:r w:rsidRPr="009B2A8C">
        <w:rPr>
          <w:sz w:val="24"/>
          <w:szCs w:val="24"/>
        </w:rPr>
        <w:t>outer</w:t>
      </w:r>
      <w:proofErr w:type="spellEnd"/>
      <w:r w:rsidRPr="009B2A8C">
        <w:rPr>
          <w:sz w:val="24"/>
          <w:szCs w:val="24"/>
        </w:rPr>
        <w:t xml:space="preserve"> model yang berfokus pada indikator, </w:t>
      </w:r>
      <w:proofErr w:type="spellStart"/>
      <w:r w:rsidRPr="00E6485B">
        <w:rPr>
          <w:i/>
          <w:iCs/>
          <w:sz w:val="24"/>
          <w:szCs w:val="24"/>
        </w:rPr>
        <w:t>inner</w:t>
      </w:r>
      <w:proofErr w:type="spellEnd"/>
      <w:r w:rsidRPr="009B2A8C">
        <w:rPr>
          <w:sz w:val="24"/>
          <w:szCs w:val="24"/>
        </w:rPr>
        <w:t xml:space="preserve"> model berfokus pada jalur (</w:t>
      </w:r>
      <w:proofErr w:type="spellStart"/>
      <w:r w:rsidRPr="00E6485B">
        <w:rPr>
          <w:i/>
          <w:iCs/>
          <w:sz w:val="24"/>
          <w:szCs w:val="24"/>
        </w:rPr>
        <w:t>path</w:t>
      </w:r>
      <w:proofErr w:type="spellEnd"/>
      <w:r w:rsidRPr="009B2A8C">
        <w:rPr>
          <w:sz w:val="24"/>
          <w:szCs w:val="24"/>
        </w:rPr>
        <w:t xml:space="preserve">) </w:t>
      </w:r>
      <w:proofErr w:type="spellStart"/>
      <w:r w:rsidRPr="009B2A8C">
        <w:rPr>
          <w:sz w:val="24"/>
          <w:szCs w:val="24"/>
        </w:rPr>
        <w:t>antarkonstruk</w:t>
      </w:r>
      <w:proofErr w:type="spellEnd"/>
      <w:r w:rsidRPr="009B2A8C">
        <w:rPr>
          <w:sz w:val="24"/>
          <w:szCs w:val="24"/>
        </w:rPr>
        <w:t xml:space="preserve">, yaitu </w:t>
      </w:r>
      <w:r w:rsidR="00482ABE" w:rsidRPr="009B2A8C">
        <w:rPr>
          <w:sz w:val="24"/>
          <w:szCs w:val="24"/>
        </w:rPr>
        <w:t>Sistem Kerja Fleksibel</w:t>
      </w:r>
      <w:r w:rsidRPr="009B2A8C">
        <w:rPr>
          <w:sz w:val="24"/>
          <w:szCs w:val="24"/>
        </w:rPr>
        <w:t xml:space="preserve"> (X),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(Z), dan </w:t>
      </w:r>
      <w:r w:rsidR="005D536D" w:rsidRPr="009B2A8C">
        <w:rPr>
          <w:sz w:val="24"/>
          <w:szCs w:val="24"/>
        </w:rPr>
        <w:t>Kinerja Pegawai</w:t>
      </w:r>
      <w:r w:rsidRPr="009B2A8C">
        <w:rPr>
          <w:sz w:val="24"/>
          <w:szCs w:val="24"/>
        </w:rPr>
        <w:t xml:space="preserve"> (Y). Beberapa ukuran yang digunakan dalam evaluasi </w:t>
      </w:r>
      <w:proofErr w:type="spellStart"/>
      <w:r w:rsidRPr="009B2A8C">
        <w:rPr>
          <w:sz w:val="24"/>
          <w:szCs w:val="24"/>
        </w:rPr>
        <w:t>inner</w:t>
      </w:r>
      <w:proofErr w:type="spellEnd"/>
      <w:r w:rsidRPr="009B2A8C">
        <w:rPr>
          <w:sz w:val="24"/>
          <w:szCs w:val="24"/>
        </w:rPr>
        <w:t xml:space="preserve"> model pada penelitian ini adalah sebagai berikut;</w:t>
      </w:r>
    </w:p>
    <w:p w14:paraId="572B102E" w14:textId="3C5DF259" w:rsidR="00303891" w:rsidRPr="009B2A8C" w:rsidRDefault="00E6587A" w:rsidP="003A2774">
      <w:pPr>
        <w:pStyle w:val="ListParagraph"/>
        <w:numPr>
          <w:ilvl w:val="0"/>
          <w:numId w:val="18"/>
        </w:numPr>
        <w:rPr>
          <w:b/>
          <w:bCs/>
          <w:sz w:val="24"/>
          <w:szCs w:val="24"/>
        </w:rPr>
      </w:pPr>
      <w:r w:rsidRPr="009B2A8C">
        <w:rPr>
          <w:b/>
          <w:bCs/>
          <w:sz w:val="24"/>
          <w:szCs w:val="24"/>
        </w:rPr>
        <w:t xml:space="preserve">Koefisien Determinasi / </w:t>
      </w:r>
      <w:r w:rsidR="00303891" w:rsidRPr="009B2A8C">
        <w:rPr>
          <w:b/>
          <w:bCs/>
          <w:sz w:val="24"/>
          <w:szCs w:val="24"/>
        </w:rPr>
        <w:t>R-</w:t>
      </w:r>
      <w:proofErr w:type="spellStart"/>
      <w:r w:rsidR="00303891" w:rsidRPr="00E6485B">
        <w:rPr>
          <w:b/>
          <w:bCs/>
          <w:i/>
          <w:iCs/>
          <w:sz w:val="24"/>
          <w:szCs w:val="24"/>
        </w:rPr>
        <w:t>Square</w:t>
      </w:r>
      <w:proofErr w:type="spellEnd"/>
      <w:r w:rsidR="002C52DC" w:rsidRPr="009B2A8C">
        <w:rPr>
          <w:b/>
          <w:bCs/>
          <w:sz w:val="24"/>
          <w:szCs w:val="24"/>
        </w:rPr>
        <w:t xml:space="preserve"> (R</w:t>
      </w:r>
      <w:r w:rsidR="00023BB1" w:rsidRPr="009B2A8C">
        <w:rPr>
          <w:b/>
          <w:bCs/>
          <w:sz w:val="24"/>
          <w:szCs w:val="24"/>
          <w:vertAlign w:val="superscript"/>
        </w:rPr>
        <w:t>2</w:t>
      </w:r>
      <w:r w:rsidR="00023BB1" w:rsidRPr="009B2A8C">
        <w:rPr>
          <w:b/>
          <w:bCs/>
          <w:sz w:val="24"/>
          <w:szCs w:val="24"/>
        </w:rPr>
        <w:t>)</w:t>
      </w:r>
    </w:p>
    <w:p w14:paraId="108A0CC6" w14:textId="5CE618D7" w:rsidR="00757B39" w:rsidRPr="009B2A8C" w:rsidRDefault="00757B39" w:rsidP="00757B39">
      <w:pPr>
        <w:pStyle w:val="ListParagraph"/>
        <w:ind w:left="1494" w:firstLine="666"/>
        <w:rPr>
          <w:sz w:val="24"/>
          <w:szCs w:val="24"/>
        </w:rPr>
      </w:pPr>
      <w:r w:rsidRPr="009B2A8C">
        <w:rPr>
          <w:sz w:val="24"/>
          <w:szCs w:val="24"/>
        </w:rPr>
        <w:t>R-</w:t>
      </w:r>
      <w:proofErr w:type="spellStart"/>
      <w:r w:rsidRPr="00E6485B">
        <w:rPr>
          <w:i/>
          <w:iCs/>
          <w:sz w:val="24"/>
          <w:szCs w:val="24"/>
        </w:rPr>
        <w:t>Square</w:t>
      </w:r>
      <w:proofErr w:type="spellEnd"/>
      <w:r w:rsidRPr="009B2A8C">
        <w:rPr>
          <w:sz w:val="24"/>
          <w:szCs w:val="24"/>
        </w:rPr>
        <w:t xml:space="preserve"> menunjukkan seberapa besar variabel eksogen mampu menjelaskan variasi pada variabel endogen. Dalam model penelitian ini terdapat dua variabel endogen, yaitu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yang dijelaskan oleh </w:t>
      </w:r>
      <w:r w:rsidR="00482ABE" w:rsidRPr="009B2A8C">
        <w:rPr>
          <w:sz w:val="24"/>
          <w:szCs w:val="24"/>
        </w:rPr>
        <w:t>Sistem Kerja Fleksibel</w:t>
      </w:r>
      <w:r w:rsidRPr="009B2A8C">
        <w:rPr>
          <w:sz w:val="24"/>
          <w:szCs w:val="24"/>
        </w:rPr>
        <w:t xml:space="preserve">, dan </w:t>
      </w:r>
      <w:r w:rsidR="005D536D" w:rsidRPr="009B2A8C">
        <w:rPr>
          <w:sz w:val="24"/>
          <w:szCs w:val="24"/>
        </w:rPr>
        <w:t>Kinerja Pegawai</w:t>
      </w:r>
      <w:r w:rsidRPr="009B2A8C">
        <w:rPr>
          <w:sz w:val="24"/>
          <w:szCs w:val="24"/>
        </w:rPr>
        <w:t xml:space="preserve"> yang dijelaskan oleh </w:t>
      </w:r>
      <w:r w:rsidR="00482ABE" w:rsidRPr="009B2A8C">
        <w:rPr>
          <w:sz w:val="24"/>
          <w:szCs w:val="24"/>
        </w:rPr>
        <w:t>Sistem Kerja Fleksibel</w:t>
      </w:r>
      <w:r w:rsidRPr="009B2A8C">
        <w:rPr>
          <w:sz w:val="24"/>
          <w:szCs w:val="24"/>
        </w:rPr>
        <w:t xml:space="preserve"> bersama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Mengacu pada pedoman yang umum dipakai dalam penelitian PLS-SEM, nilai R-</w:t>
      </w:r>
      <w:proofErr w:type="spellStart"/>
      <w:r w:rsidRPr="00E6485B">
        <w:rPr>
          <w:i/>
          <w:iCs/>
          <w:sz w:val="24"/>
          <w:szCs w:val="24"/>
        </w:rPr>
        <w:t>Square</w:t>
      </w:r>
      <w:proofErr w:type="spellEnd"/>
      <w:r w:rsidRPr="00E6485B">
        <w:rPr>
          <w:i/>
          <w:iCs/>
          <w:sz w:val="24"/>
          <w:szCs w:val="24"/>
        </w:rPr>
        <w:t xml:space="preserve"> </w:t>
      </w:r>
      <w:r w:rsidRPr="009B2A8C">
        <w:rPr>
          <w:sz w:val="24"/>
          <w:szCs w:val="24"/>
        </w:rPr>
        <w:t>sebesar 0,75 tergolong kuat, 0,50 tergolong moderat, dan 0,25 tergolong lemah. Semakin tinggi nilai R-</w:t>
      </w:r>
      <w:proofErr w:type="spellStart"/>
      <w:r w:rsidRPr="00E6485B">
        <w:rPr>
          <w:i/>
          <w:iCs/>
          <w:sz w:val="24"/>
          <w:szCs w:val="24"/>
        </w:rPr>
        <w:t>Square</w:t>
      </w:r>
      <w:proofErr w:type="spellEnd"/>
      <w:r w:rsidRPr="009B2A8C">
        <w:rPr>
          <w:sz w:val="24"/>
          <w:szCs w:val="24"/>
        </w:rPr>
        <w:t>, semakin besar pula kemampuan model dalam menjelaskan variasi variabel dependennya.</w:t>
      </w:r>
    </w:p>
    <w:p w14:paraId="5BB98441" w14:textId="2F0D6D36" w:rsidR="00303891" w:rsidRPr="009B2A8C" w:rsidRDefault="00E6587A" w:rsidP="003A2774">
      <w:pPr>
        <w:pStyle w:val="ListParagraph"/>
        <w:numPr>
          <w:ilvl w:val="0"/>
          <w:numId w:val="18"/>
        </w:numPr>
        <w:rPr>
          <w:b/>
          <w:bCs/>
          <w:sz w:val="24"/>
          <w:szCs w:val="24"/>
        </w:rPr>
      </w:pPr>
      <w:proofErr w:type="spellStart"/>
      <w:r w:rsidRPr="00E6485B">
        <w:rPr>
          <w:b/>
          <w:bCs/>
          <w:i/>
          <w:iCs/>
          <w:sz w:val="24"/>
          <w:szCs w:val="24"/>
        </w:rPr>
        <w:lastRenderedPageBreak/>
        <w:t>Predictive</w:t>
      </w:r>
      <w:proofErr w:type="spellEnd"/>
      <w:r w:rsidRPr="00E6485B">
        <w:rPr>
          <w:b/>
          <w:bCs/>
          <w:i/>
          <w:iCs/>
          <w:sz w:val="24"/>
          <w:szCs w:val="24"/>
        </w:rPr>
        <w:t xml:space="preserve"> </w:t>
      </w:r>
      <w:proofErr w:type="spellStart"/>
      <w:r w:rsidRPr="00E6485B">
        <w:rPr>
          <w:b/>
          <w:bCs/>
          <w:i/>
          <w:iCs/>
          <w:sz w:val="24"/>
          <w:szCs w:val="24"/>
        </w:rPr>
        <w:t>Relevance</w:t>
      </w:r>
      <w:proofErr w:type="spellEnd"/>
      <w:r w:rsidRPr="009B2A8C">
        <w:rPr>
          <w:b/>
          <w:bCs/>
          <w:sz w:val="24"/>
          <w:szCs w:val="24"/>
        </w:rPr>
        <w:t xml:space="preserve"> / </w:t>
      </w:r>
      <w:r w:rsidR="00303891" w:rsidRPr="009B2A8C">
        <w:rPr>
          <w:b/>
          <w:bCs/>
          <w:sz w:val="24"/>
          <w:szCs w:val="24"/>
        </w:rPr>
        <w:t>Q-</w:t>
      </w:r>
      <w:proofErr w:type="spellStart"/>
      <w:r w:rsidR="00303891" w:rsidRPr="00E6485B">
        <w:rPr>
          <w:b/>
          <w:bCs/>
          <w:i/>
          <w:iCs/>
          <w:sz w:val="24"/>
          <w:szCs w:val="24"/>
        </w:rPr>
        <w:t>Square</w:t>
      </w:r>
      <w:proofErr w:type="spellEnd"/>
      <w:r w:rsidR="00023BB1" w:rsidRPr="00E6485B">
        <w:rPr>
          <w:b/>
          <w:bCs/>
          <w:i/>
          <w:iCs/>
          <w:sz w:val="24"/>
          <w:szCs w:val="24"/>
        </w:rPr>
        <w:t xml:space="preserve"> (</w:t>
      </w:r>
      <w:r w:rsidR="00023BB1" w:rsidRPr="009B2A8C">
        <w:rPr>
          <w:b/>
          <w:bCs/>
          <w:sz w:val="24"/>
          <w:szCs w:val="24"/>
        </w:rPr>
        <w:t>Q</w:t>
      </w:r>
      <w:r w:rsidR="00023BB1" w:rsidRPr="009B2A8C">
        <w:rPr>
          <w:b/>
          <w:bCs/>
          <w:sz w:val="24"/>
          <w:szCs w:val="24"/>
          <w:vertAlign w:val="superscript"/>
        </w:rPr>
        <w:t>2</w:t>
      </w:r>
      <w:r w:rsidR="00023BB1" w:rsidRPr="009B2A8C">
        <w:rPr>
          <w:b/>
          <w:bCs/>
          <w:sz w:val="24"/>
          <w:szCs w:val="24"/>
        </w:rPr>
        <w:t>)</w:t>
      </w:r>
    </w:p>
    <w:p w14:paraId="6509A812" w14:textId="6EB3BDBE" w:rsidR="00FE2CF6" w:rsidRPr="009B2A8C" w:rsidRDefault="00FE2CF6" w:rsidP="00FE2CF6">
      <w:pPr>
        <w:pStyle w:val="ListParagraph"/>
        <w:ind w:left="1494" w:firstLine="666"/>
        <w:rPr>
          <w:sz w:val="24"/>
          <w:szCs w:val="24"/>
        </w:rPr>
      </w:pPr>
      <w:r w:rsidRPr="009B2A8C">
        <w:rPr>
          <w:sz w:val="24"/>
          <w:szCs w:val="24"/>
        </w:rPr>
        <w:t>Q-</w:t>
      </w:r>
      <w:proofErr w:type="spellStart"/>
      <w:r w:rsidRPr="00E6485B">
        <w:rPr>
          <w:i/>
          <w:iCs/>
          <w:sz w:val="24"/>
          <w:szCs w:val="24"/>
        </w:rPr>
        <w:t>Square</w:t>
      </w:r>
      <w:proofErr w:type="spellEnd"/>
      <w:r w:rsidRPr="009B2A8C">
        <w:rPr>
          <w:sz w:val="24"/>
          <w:szCs w:val="24"/>
        </w:rPr>
        <w:t xml:space="preserve"> diperoleh melalui prosedur </w:t>
      </w:r>
      <w:proofErr w:type="spellStart"/>
      <w:r w:rsidRPr="009B2A8C">
        <w:rPr>
          <w:i/>
          <w:iCs/>
          <w:sz w:val="24"/>
          <w:szCs w:val="24"/>
        </w:rPr>
        <w:t>blindfolding</w:t>
      </w:r>
      <w:proofErr w:type="spellEnd"/>
      <w:r w:rsidRPr="009B2A8C">
        <w:rPr>
          <w:sz w:val="24"/>
          <w:szCs w:val="24"/>
        </w:rPr>
        <w:t xml:space="preserve"> dan digunakan untuk menilai apakah model memiliki relevansi prediktif terhadap variabel endogen. Nilai Q-</w:t>
      </w:r>
      <w:proofErr w:type="spellStart"/>
      <w:r w:rsidRPr="00E6485B">
        <w:rPr>
          <w:i/>
          <w:iCs/>
          <w:sz w:val="24"/>
          <w:szCs w:val="24"/>
        </w:rPr>
        <w:t>Square</w:t>
      </w:r>
      <w:proofErr w:type="spellEnd"/>
      <w:r w:rsidRPr="009B2A8C">
        <w:rPr>
          <w:sz w:val="24"/>
          <w:szCs w:val="24"/>
        </w:rPr>
        <w:t xml:space="preserve"> yang lebih besar dari 0 (nol) menunjukkan bahwa model memiliki </w:t>
      </w:r>
      <w:proofErr w:type="spellStart"/>
      <w:r w:rsidRPr="009B2A8C">
        <w:rPr>
          <w:i/>
          <w:iCs/>
          <w:sz w:val="24"/>
          <w:szCs w:val="24"/>
        </w:rPr>
        <w:t>predictive</w:t>
      </w:r>
      <w:proofErr w:type="spellEnd"/>
      <w:r w:rsidRPr="009B2A8C">
        <w:rPr>
          <w:i/>
          <w:iCs/>
          <w:sz w:val="24"/>
          <w:szCs w:val="24"/>
        </w:rPr>
        <w:t xml:space="preserve"> </w:t>
      </w:r>
      <w:proofErr w:type="spellStart"/>
      <w:r w:rsidRPr="009B2A8C">
        <w:rPr>
          <w:i/>
          <w:iCs/>
          <w:sz w:val="24"/>
          <w:szCs w:val="24"/>
        </w:rPr>
        <w:t>relevance</w:t>
      </w:r>
      <w:proofErr w:type="spellEnd"/>
      <w:r w:rsidRPr="009B2A8C">
        <w:rPr>
          <w:sz w:val="24"/>
          <w:szCs w:val="24"/>
        </w:rPr>
        <w:t xml:space="preserve"> yang memadai, sedangkan nilai 0 atau kurang mengindikasikan model belum cukup baik dalam memprediksi </w:t>
      </w:r>
      <w:proofErr w:type="spellStart"/>
      <w:r w:rsidRPr="009B2A8C">
        <w:rPr>
          <w:sz w:val="24"/>
          <w:szCs w:val="24"/>
        </w:rPr>
        <w:t>konstruk</w:t>
      </w:r>
      <w:proofErr w:type="spellEnd"/>
      <w:r w:rsidRPr="009B2A8C">
        <w:rPr>
          <w:sz w:val="24"/>
          <w:szCs w:val="24"/>
        </w:rPr>
        <w:t xml:space="preserve"> tersebut.</w:t>
      </w:r>
    </w:p>
    <w:p w14:paraId="3A5DB7D3" w14:textId="3F41F656" w:rsidR="00303891" w:rsidRPr="009B2A8C" w:rsidRDefault="00E6587A" w:rsidP="003A2774">
      <w:pPr>
        <w:pStyle w:val="ListParagraph"/>
        <w:numPr>
          <w:ilvl w:val="0"/>
          <w:numId w:val="18"/>
        </w:numPr>
        <w:rPr>
          <w:b/>
          <w:bCs/>
          <w:sz w:val="24"/>
          <w:szCs w:val="24"/>
        </w:rPr>
      </w:pPr>
      <w:proofErr w:type="spellStart"/>
      <w:r w:rsidRPr="00E6485B">
        <w:rPr>
          <w:b/>
          <w:bCs/>
          <w:i/>
          <w:iCs/>
          <w:sz w:val="24"/>
          <w:szCs w:val="24"/>
        </w:rPr>
        <w:t>Effect</w:t>
      </w:r>
      <w:proofErr w:type="spellEnd"/>
      <w:r w:rsidRPr="00E6485B">
        <w:rPr>
          <w:b/>
          <w:bCs/>
          <w:i/>
          <w:iCs/>
          <w:sz w:val="24"/>
          <w:szCs w:val="24"/>
        </w:rPr>
        <w:t xml:space="preserve"> </w:t>
      </w:r>
      <w:proofErr w:type="spellStart"/>
      <w:r w:rsidRPr="00E6485B">
        <w:rPr>
          <w:b/>
          <w:bCs/>
          <w:i/>
          <w:iCs/>
          <w:sz w:val="24"/>
          <w:szCs w:val="24"/>
        </w:rPr>
        <w:t>Size</w:t>
      </w:r>
      <w:proofErr w:type="spellEnd"/>
      <w:r w:rsidRPr="009B2A8C">
        <w:rPr>
          <w:b/>
          <w:bCs/>
          <w:sz w:val="24"/>
          <w:szCs w:val="24"/>
        </w:rPr>
        <w:t xml:space="preserve"> / </w:t>
      </w:r>
      <w:r w:rsidR="00303891" w:rsidRPr="009B2A8C">
        <w:rPr>
          <w:b/>
          <w:bCs/>
          <w:sz w:val="24"/>
          <w:szCs w:val="24"/>
        </w:rPr>
        <w:t>F-</w:t>
      </w:r>
      <w:proofErr w:type="spellStart"/>
      <w:r w:rsidR="00303891" w:rsidRPr="00E6485B">
        <w:rPr>
          <w:b/>
          <w:bCs/>
          <w:i/>
          <w:iCs/>
          <w:sz w:val="24"/>
          <w:szCs w:val="24"/>
        </w:rPr>
        <w:t>Square</w:t>
      </w:r>
      <w:proofErr w:type="spellEnd"/>
      <w:r w:rsidR="00023BB1" w:rsidRPr="00E6485B">
        <w:rPr>
          <w:b/>
          <w:bCs/>
          <w:i/>
          <w:iCs/>
          <w:sz w:val="24"/>
          <w:szCs w:val="24"/>
        </w:rPr>
        <w:t xml:space="preserve"> </w:t>
      </w:r>
      <w:r w:rsidR="00023BB1" w:rsidRPr="009B2A8C">
        <w:rPr>
          <w:b/>
          <w:bCs/>
          <w:sz w:val="24"/>
          <w:szCs w:val="24"/>
        </w:rPr>
        <w:t>(F</w:t>
      </w:r>
      <w:r w:rsidR="0053785B" w:rsidRPr="009B2A8C">
        <w:rPr>
          <w:b/>
          <w:bCs/>
          <w:sz w:val="24"/>
          <w:szCs w:val="24"/>
          <w:vertAlign w:val="superscript"/>
        </w:rPr>
        <w:t>2</w:t>
      </w:r>
      <w:r w:rsidR="0053785B" w:rsidRPr="009B2A8C">
        <w:rPr>
          <w:b/>
          <w:bCs/>
          <w:sz w:val="24"/>
          <w:szCs w:val="24"/>
        </w:rPr>
        <w:t>)</w:t>
      </w:r>
    </w:p>
    <w:p w14:paraId="47ED5887" w14:textId="37FE6265" w:rsidR="008C06FA" w:rsidRPr="009B2A8C" w:rsidRDefault="008C06FA" w:rsidP="008C06FA">
      <w:pPr>
        <w:pStyle w:val="ListParagraph"/>
        <w:ind w:left="1494" w:firstLine="666"/>
        <w:rPr>
          <w:sz w:val="24"/>
          <w:szCs w:val="24"/>
        </w:rPr>
      </w:pPr>
      <w:r w:rsidRPr="009B2A8C">
        <w:rPr>
          <w:sz w:val="24"/>
          <w:szCs w:val="24"/>
        </w:rPr>
        <w:t>F-</w:t>
      </w:r>
      <w:proofErr w:type="spellStart"/>
      <w:r w:rsidRPr="00E6485B">
        <w:rPr>
          <w:i/>
          <w:iCs/>
          <w:sz w:val="24"/>
          <w:szCs w:val="24"/>
        </w:rPr>
        <w:t>Square</w:t>
      </w:r>
      <w:proofErr w:type="spellEnd"/>
      <w:r w:rsidRPr="00E6485B">
        <w:rPr>
          <w:i/>
          <w:iCs/>
          <w:sz w:val="24"/>
          <w:szCs w:val="24"/>
        </w:rPr>
        <w:t xml:space="preserve"> </w:t>
      </w:r>
      <w:r w:rsidRPr="009B2A8C">
        <w:rPr>
          <w:sz w:val="24"/>
          <w:szCs w:val="24"/>
        </w:rPr>
        <w:t>mengukur seberapa besar kontribusi suatu variabel eksogen terhadap R-</w:t>
      </w:r>
      <w:proofErr w:type="spellStart"/>
      <w:r w:rsidRPr="00E6485B">
        <w:rPr>
          <w:i/>
          <w:iCs/>
          <w:sz w:val="24"/>
          <w:szCs w:val="24"/>
        </w:rPr>
        <w:t>Square</w:t>
      </w:r>
      <w:proofErr w:type="spellEnd"/>
      <w:r w:rsidRPr="009B2A8C">
        <w:rPr>
          <w:sz w:val="24"/>
          <w:szCs w:val="24"/>
        </w:rPr>
        <w:t xml:space="preserve"> variabel endogen apabila variabel tersebut dikeluarkan dari model. Nilai 0,02 dikategorikan sebagai pengaruh kecil, 0,15 pengaruh sedang, dan 0,35 pengaruh besar. Ukuran ini membantu memperjelas variabel mana yang secara praktis paling berkontribusi dalam model, tidak hanya dilihat dari signifikansi statistiknya saja.</w:t>
      </w:r>
    </w:p>
    <w:p w14:paraId="488827A7" w14:textId="145B7A59" w:rsidR="00FE2CF6" w:rsidRPr="009B2A8C" w:rsidRDefault="00FE2CF6" w:rsidP="003A2774">
      <w:pPr>
        <w:pStyle w:val="ListParagraph"/>
        <w:numPr>
          <w:ilvl w:val="0"/>
          <w:numId w:val="18"/>
        </w:numPr>
        <w:rPr>
          <w:b/>
          <w:bCs/>
          <w:sz w:val="24"/>
          <w:szCs w:val="24"/>
        </w:rPr>
      </w:pPr>
      <w:r w:rsidRPr="009B2A8C">
        <w:rPr>
          <w:b/>
          <w:bCs/>
          <w:sz w:val="24"/>
          <w:szCs w:val="24"/>
        </w:rPr>
        <w:t xml:space="preserve">Uji Hipotesis </w:t>
      </w:r>
    </w:p>
    <w:p w14:paraId="5FD181F0" w14:textId="5EF618B9" w:rsidR="00D55329" w:rsidRPr="009B2A8C" w:rsidRDefault="00D55329" w:rsidP="00D55329">
      <w:pPr>
        <w:pStyle w:val="ListParagraph"/>
        <w:ind w:left="1494" w:firstLine="666"/>
        <w:rPr>
          <w:sz w:val="24"/>
          <w:szCs w:val="24"/>
        </w:rPr>
      </w:pPr>
      <w:r w:rsidRPr="009B2A8C">
        <w:rPr>
          <w:sz w:val="24"/>
          <w:szCs w:val="24"/>
        </w:rPr>
        <w:t>Pengujian hipotesis dilakukan dengan melihat nilai koefisien jalur (</w:t>
      </w:r>
      <w:proofErr w:type="spellStart"/>
      <w:r w:rsidRPr="009B2A8C">
        <w:rPr>
          <w:i/>
          <w:iCs/>
          <w:sz w:val="24"/>
          <w:szCs w:val="24"/>
        </w:rPr>
        <w:t>path</w:t>
      </w:r>
      <w:proofErr w:type="spellEnd"/>
      <w:r w:rsidRPr="009B2A8C">
        <w:rPr>
          <w:i/>
          <w:iCs/>
          <w:sz w:val="24"/>
          <w:szCs w:val="24"/>
        </w:rPr>
        <w:t xml:space="preserve"> </w:t>
      </w:r>
      <w:proofErr w:type="spellStart"/>
      <w:r w:rsidRPr="009B2A8C">
        <w:rPr>
          <w:i/>
          <w:iCs/>
          <w:sz w:val="24"/>
          <w:szCs w:val="24"/>
        </w:rPr>
        <w:t>coefficient</w:t>
      </w:r>
      <w:proofErr w:type="spellEnd"/>
      <w:r w:rsidRPr="009B2A8C">
        <w:rPr>
          <w:sz w:val="24"/>
          <w:szCs w:val="24"/>
        </w:rPr>
        <w:t xml:space="preserve">) beserta tingkat signifikansinya, yang diperoleh melalui prosedur </w:t>
      </w:r>
      <w:proofErr w:type="spellStart"/>
      <w:r w:rsidRPr="009B2A8C">
        <w:rPr>
          <w:i/>
          <w:iCs/>
          <w:sz w:val="24"/>
          <w:szCs w:val="24"/>
        </w:rPr>
        <w:t>bootstrapping</w:t>
      </w:r>
      <w:proofErr w:type="spellEnd"/>
      <w:r w:rsidRPr="009B2A8C">
        <w:rPr>
          <w:sz w:val="24"/>
          <w:szCs w:val="24"/>
        </w:rPr>
        <w:t xml:space="preserve"> dengan </w:t>
      </w:r>
      <w:proofErr w:type="spellStart"/>
      <w:r w:rsidRPr="009B2A8C">
        <w:rPr>
          <w:i/>
          <w:iCs/>
          <w:sz w:val="24"/>
          <w:szCs w:val="24"/>
        </w:rPr>
        <w:t>resample</w:t>
      </w:r>
      <w:proofErr w:type="spellEnd"/>
      <w:r w:rsidRPr="009B2A8C">
        <w:rPr>
          <w:sz w:val="24"/>
          <w:szCs w:val="24"/>
        </w:rPr>
        <w:t xml:space="preserve"> sebanyak 5.000 </w:t>
      </w:r>
      <w:proofErr w:type="spellStart"/>
      <w:r w:rsidRPr="009B2A8C">
        <w:rPr>
          <w:sz w:val="24"/>
          <w:szCs w:val="24"/>
        </w:rPr>
        <w:t>subsampel</w:t>
      </w:r>
      <w:proofErr w:type="spellEnd"/>
      <w:r w:rsidRPr="009B2A8C">
        <w:rPr>
          <w:sz w:val="24"/>
          <w:szCs w:val="24"/>
        </w:rPr>
        <w:t xml:space="preserve">. Suatu hipotesis dinyatakan diterima apabila nilai </w:t>
      </w:r>
      <w:r w:rsidRPr="009B2A8C">
        <w:rPr>
          <w:i/>
          <w:iCs/>
          <w:sz w:val="24"/>
          <w:szCs w:val="24"/>
        </w:rPr>
        <w:t>t-</w:t>
      </w:r>
      <w:proofErr w:type="spellStart"/>
      <w:r w:rsidR="00F200B0" w:rsidRPr="00F200B0">
        <w:rPr>
          <w:i/>
          <w:iCs/>
          <w:sz w:val="24"/>
          <w:szCs w:val="24"/>
        </w:rPr>
        <w:t>statistic</w:t>
      </w:r>
      <w:proofErr w:type="spellEnd"/>
      <w:r w:rsidRPr="009B2A8C">
        <w:rPr>
          <w:sz w:val="24"/>
          <w:szCs w:val="24"/>
        </w:rPr>
        <w:t xml:space="preserve"> lebih besar dari 1,96 pada tingkat signifikansi 5 persen (</w:t>
      </w:r>
      <w:proofErr w:type="spellStart"/>
      <w:r w:rsidRPr="009B2A8C">
        <w:rPr>
          <w:i/>
          <w:iCs/>
          <w:sz w:val="24"/>
          <w:szCs w:val="24"/>
        </w:rPr>
        <w:t>two-tailed</w:t>
      </w:r>
      <w:proofErr w:type="spellEnd"/>
      <w:r w:rsidRPr="009B2A8C">
        <w:rPr>
          <w:sz w:val="24"/>
          <w:szCs w:val="24"/>
        </w:rPr>
        <w:t xml:space="preserve">), atau apabila nilai </w:t>
      </w:r>
      <w:r w:rsidRPr="009B2A8C">
        <w:rPr>
          <w:i/>
          <w:iCs/>
          <w:sz w:val="24"/>
          <w:szCs w:val="24"/>
        </w:rPr>
        <w:t>p-</w:t>
      </w:r>
      <w:proofErr w:type="spellStart"/>
      <w:r w:rsidRPr="009B2A8C">
        <w:rPr>
          <w:i/>
          <w:iCs/>
          <w:sz w:val="24"/>
          <w:szCs w:val="24"/>
        </w:rPr>
        <w:t>value</w:t>
      </w:r>
      <w:proofErr w:type="spellEnd"/>
      <w:r w:rsidRPr="009B2A8C">
        <w:rPr>
          <w:sz w:val="24"/>
          <w:szCs w:val="24"/>
        </w:rPr>
        <w:t xml:space="preserve"> lebih kecil dari 0,05. Prosedur ini diterapkan untuk menguji empat hipotesis penelitian, yaitu pengaruh langsung </w:t>
      </w:r>
      <w:r w:rsidR="00482ABE" w:rsidRPr="009B2A8C">
        <w:rPr>
          <w:sz w:val="24"/>
          <w:szCs w:val="24"/>
        </w:rPr>
        <w:t>Sistem Kerja Fleksibel</w:t>
      </w:r>
      <w:r w:rsidRPr="009B2A8C">
        <w:rPr>
          <w:sz w:val="24"/>
          <w:szCs w:val="24"/>
        </w:rPr>
        <w:t xml:space="preserve"> terhadap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(H1), pengaruh langsung </w:t>
      </w:r>
      <w:r w:rsidR="00482ABE" w:rsidRPr="009B2A8C">
        <w:rPr>
          <w:sz w:val="24"/>
          <w:szCs w:val="24"/>
        </w:rPr>
        <w:t>Sistem Kerja Fleksibel</w:t>
      </w:r>
      <w:r w:rsidRPr="009B2A8C">
        <w:rPr>
          <w:sz w:val="24"/>
          <w:szCs w:val="24"/>
        </w:rPr>
        <w:t xml:space="preserve"> terhadap </w:t>
      </w:r>
      <w:r w:rsidR="005D536D" w:rsidRPr="009B2A8C">
        <w:rPr>
          <w:sz w:val="24"/>
          <w:szCs w:val="24"/>
        </w:rPr>
        <w:t>Kinerja Pegawai</w:t>
      </w:r>
      <w:r w:rsidRPr="009B2A8C">
        <w:rPr>
          <w:sz w:val="24"/>
          <w:szCs w:val="24"/>
        </w:rPr>
        <w:t xml:space="preserve"> (H2), pengaruh langsung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terhadap </w:t>
      </w:r>
      <w:r w:rsidR="005D536D" w:rsidRPr="009B2A8C">
        <w:rPr>
          <w:sz w:val="24"/>
          <w:szCs w:val="24"/>
        </w:rPr>
        <w:t>Kinerja Pegawai</w:t>
      </w:r>
      <w:r w:rsidRPr="009B2A8C">
        <w:rPr>
          <w:sz w:val="24"/>
          <w:szCs w:val="24"/>
        </w:rPr>
        <w:t xml:space="preserve"> (H3), serta pengaruh </w:t>
      </w:r>
      <w:r w:rsidR="00482ABE" w:rsidRPr="009B2A8C">
        <w:rPr>
          <w:sz w:val="24"/>
          <w:szCs w:val="24"/>
        </w:rPr>
        <w:t>Sistem Kerja Fleksibel</w:t>
      </w:r>
      <w:r w:rsidRPr="009B2A8C">
        <w:rPr>
          <w:sz w:val="24"/>
          <w:szCs w:val="24"/>
        </w:rPr>
        <w:t xml:space="preserve"> terhadap </w:t>
      </w:r>
      <w:r w:rsidR="001C44AF" w:rsidRPr="009B2A8C">
        <w:rPr>
          <w:sz w:val="24"/>
          <w:szCs w:val="24"/>
        </w:rPr>
        <w:t>Kinerja Pegawai</w:t>
      </w:r>
      <w:r w:rsidRPr="009B2A8C">
        <w:rPr>
          <w:sz w:val="24"/>
          <w:szCs w:val="24"/>
        </w:rPr>
        <w:t xml:space="preserve"> melalui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A452A2" w:rsidRPr="009B2A8C">
        <w:rPr>
          <w:i/>
          <w:sz w:val="24"/>
          <w:szCs w:val="24"/>
        </w:rPr>
        <w:t xml:space="preserve"> </w:t>
      </w:r>
      <w:r w:rsidRPr="009B2A8C">
        <w:rPr>
          <w:sz w:val="24"/>
          <w:szCs w:val="24"/>
        </w:rPr>
        <w:t xml:space="preserve"> sebagai variabel </w:t>
      </w:r>
      <w:proofErr w:type="spellStart"/>
      <w:r w:rsidRPr="009B2A8C">
        <w:rPr>
          <w:sz w:val="24"/>
          <w:szCs w:val="24"/>
        </w:rPr>
        <w:t>intervening</w:t>
      </w:r>
      <w:proofErr w:type="spellEnd"/>
      <w:r w:rsidRPr="009B2A8C">
        <w:rPr>
          <w:sz w:val="24"/>
          <w:szCs w:val="24"/>
        </w:rPr>
        <w:t xml:space="preserve"> (H4).</w:t>
      </w:r>
    </w:p>
    <w:p w14:paraId="0E551E7F" w14:textId="41C6DA44" w:rsidR="00D55329" w:rsidRPr="009B2A8C" w:rsidRDefault="00D55329" w:rsidP="00D55329">
      <w:pPr>
        <w:pStyle w:val="ListParagraph"/>
        <w:ind w:left="1494" w:firstLine="666"/>
        <w:rPr>
          <w:sz w:val="24"/>
          <w:szCs w:val="24"/>
        </w:rPr>
      </w:pPr>
      <w:r w:rsidRPr="009B2A8C">
        <w:rPr>
          <w:sz w:val="24"/>
          <w:szCs w:val="24"/>
        </w:rPr>
        <w:lastRenderedPageBreak/>
        <w:t>Khusus untuk H4 yang merupakan hipotesis mediasi, pengujian tidak berhenti pada signifikansi pengaruh langsung saja, melainkan juga menilai signifikansi pengaruh tidak langsung</w:t>
      </w:r>
      <w:r w:rsidR="00A452A2" w:rsidRPr="009B2A8C">
        <w:rPr>
          <w:sz w:val="24"/>
          <w:szCs w:val="24"/>
        </w:rPr>
        <w:t xml:space="preserve"> </w:t>
      </w:r>
      <w:r w:rsidRPr="009B2A8C">
        <w:rPr>
          <w:sz w:val="24"/>
          <w:szCs w:val="24"/>
        </w:rPr>
        <w:t xml:space="preserve">dari jalur X→Z→Y melalui prosedur </w:t>
      </w:r>
      <w:proofErr w:type="spellStart"/>
      <w:r w:rsidRPr="009B2A8C">
        <w:rPr>
          <w:i/>
          <w:iCs/>
          <w:sz w:val="24"/>
          <w:szCs w:val="24"/>
        </w:rPr>
        <w:t>bootstrapping</w:t>
      </w:r>
      <w:proofErr w:type="spellEnd"/>
      <w:r w:rsidRPr="009B2A8C">
        <w:rPr>
          <w:sz w:val="24"/>
          <w:szCs w:val="24"/>
        </w:rPr>
        <w:t xml:space="preserve"> yang sama. Apabila pengaruh tidak langsung tersebut signifikan, langkah selanjutnya adalah menghitung nilai </w:t>
      </w:r>
      <w:proofErr w:type="spellStart"/>
      <w:r w:rsidRPr="009B2A8C">
        <w:rPr>
          <w:i/>
          <w:iCs/>
          <w:sz w:val="24"/>
          <w:szCs w:val="24"/>
        </w:rPr>
        <w:t>Variance</w:t>
      </w:r>
      <w:proofErr w:type="spellEnd"/>
      <w:r w:rsidRPr="009B2A8C">
        <w:rPr>
          <w:i/>
          <w:iCs/>
          <w:sz w:val="24"/>
          <w:szCs w:val="24"/>
        </w:rPr>
        <w:t xml:space="preserve"> </w:t>
      </w:r>
      <w:proofErr w:type="spellStart"/>
      <w:r w:rsidRPr="009B2A8C">
        <w:rPr>
          <w:i/>
          <w:iCs/>
          <w:sz w:val="24"/>
          <w:szCs w:val="24"/>
        </w:rPr>
        <w:t>Accounted</w:t>
      </w:r>
      <w:proofErr w:type="spellEnd"/>
      <w:r w:rsidRPr="009B2A8C">
        <w:rPr>
          <w:i/>
          <w:iCs/>
          <w:sz w:val="24"/>
          <w:szCs w:val="24"/>
        </w:rPr>
        <w:t xml:space="preserve"> For</w:t>
      </w:r>
      <w:r w:rsidRPr="009B2A8C">
        <w:rPr>
          <w:sz w:val="24"/>
          <w:szCs w:val="24"/>
        </w:rPr>
        <w:t xml:space="preserve"> (VAF) untuk menentukan sifat mediasi yang terjadi. Mediasi dikatakan penuh (</w:t>
      </w:r>
      <w:proofErr w:type="spellStart"/>
      <w:r w:rsidRPr="009B2A8C">
        <w:rPr>
          <w:i/>
          <w:iCs/>
          <w:sz w:val="24"/>
          <w:szCs w:val="24"/>
        </w:rPr>
        <w:t>full</w:t>
      </w:r>
      <w:proofErr w:type="spellEnd"/>
      <w:r w:rsidRPr="009B2A8C">
        <w:rPr>
          <w:i/>
          <w:iCs/>
          <w:sz w:val="24"/>
          <w:szCs w:val="24"/>
        </w:rPr>
        <w:t xml:space="preserve"> </w:t>
      </w:r>
      <w:proofErr w:type="spellStart"/>
      <w:r w:rsidRPr="009B2A8C">
        <w:rPr>
          <w:i/>
          <w:iCs/>
          <w:sz w:val="24"/>
          <w:szCs w:val="24"/>
        </w:rPr>
        <w:t>mediation</w:t>
      </w:r>
      <w:proofErr w:type="spellEnd"/>
      <w:r w:rsidRPr="009B2A8C">
        <w:rPr>
          <w:sz w:val="24"/>
          <w:szCs w:val="24"/>
        </w:rPr>
        <w:t>) apabila pengaruh langsung X terhadap Y menjadi tidak signifikan setelah Z dimasukkan ke dalam model, dan dikatakan mediasi sebagian (</w:t>
      </w:r>
      <w:proofErr w:type="spellStart"/>
      <w:r w:rsidRPr="009B2A8C">
        <w:rPr>
          <w:i/>
          <w:iCs/>
          <w:sz w:val="24"/>
          <w:szCs w:val="24"/>
        </w:rPr>
        <w:t>partial</w:t>
      </w:r>
      <w:proofErr w:type="spellEnd"/>
      <w:r w:rsidRPr="009B2A8C">
        <w:rPr>
          <w:i/>
          <w:iCs/>
          <w:sz w:val="24"/>
          <w:szCs w:val="24"/>
        </w:rPr>
        <w:t xml:space="preserve"> </w:t>
      </w:r>
      <w:proofErr w:type="spellStart"/>
      <w:r w:rsidRPr="009B2A8C">
        <w:rPr>
          <w:i/>
          <w:iCs/>
          <w:sz w:val="24"/>
          <w:szCs w:val="24"/>
        </w:rPr>
        <w:t>mediation</w:t>
      </w:r>
      <w:proofErr w:type="spellEnd"/>
      <w:r w:rsidRPr="009B2A8C">
        <w:rPr>
          <w:sz w:val="24"/>
          <w:szCs w:val="24"/>
        </w:rPr>
        <w:t>) apabila pengaruh langsung tersebut tetap signifikan namun kekuatannya berkurang dibandingkan sebelum Z dimasukkan.</w:t>
      </w:r>
    </w:p>
    <w:p w14:paraId="575A8BE5" w14:textId="4C80F89B" w:rsidR="006D415C" w:rsidRPr="009B2A8C" w:rsidRDefault="006D415C" w:rsidP="003A2774">
      <w:pPr>
        <w:pStyle w:val="ListParagraph"/>
        <w:numPr>
          <w:ilvl w:val="1"/>
          <w:numId w:val="16"/>
        </w:numPr>
        <w:ind w:left="567"/>
        <w:rPr>
          <w:b/>
          <w:bCs/>
          <w:sz w:val="24"/>
          <w:szCs w:val="24"/>
        </w:rPr>
      </w:pPr>
      <w:r w:rsidRPr="009B2A8C">
        <w:rPr>
          <w:b/>
          <w:bCs/>
          <w:sz w:val="24"/>
          <w:szCs w:val="24"/>
        </w:rPr>
        <w:t>Lokasi dan Waktu Penelitian</w:t>
      </w:r>
    </w:p>
    <w:p w14:paraId="1BE47034" w14:textId="16E2EE4A" w:rsidR="006D12C6" w:rsidRPr="009B2A8C" w:rsidRDefault="001A65F3" w:rsidP="001A65F3">
      <w:pPr>
        <w:pStyle w:val="ListParagraph"/>
        <w:ind w:left="567" w:firstLine="153"/>
        <w:rPr>
          <w:sz w:val="24"/>
          <w:szCs w:val="24"/>
        </w:rPr>
      </w:pPr>
      <w:r w:rsidRPr="009B2A8C">
        <w:rPr>
          <w:sz w:val="24"/>
          <w:szCs w:val="24"/>
        </w:rPr>
        <w:t xml:space="preserve">Lokasi pelaksanaan penelitian yaitu di Kantor Pelayanan Perbendaharaan Negara Khusus Pinjaman dan Hibah. Periode waktu penelitian dilakukan pada bulan Juni 2026 sampai </w:t>
      </w:r>
      <w:r w:rsidR="003338D0" w:rsidRPr="009B2A8C">
        <w:rPr>
          <w:sz w:val="24"/>
          <w:szCs w:val="24"/>
        </w:rPr>
        <w:t xml:space="preserve">September </w:t>
      </w:r>
      <w:r w:rsidRPr="009B2A8C">
        <w:rPr>
          <w:sz w:val="24"/>
          <w:szCs w:val="24"/>
        </w:rPr>
        <w:t xml:space="preserve">2026 dengan menggunakan desain </w:t>
      </w:r>
      <w:proofErr w:type="spellStart"/>
      <w:r w:rsidRPr="009B2A8C">
        <w:rPr>
          <w:i/>
          <w:iCs/>
          <w:sz w:val="24"/>
          <w:szCs w:val="24"/>
        </w:rPr>
        <w:t>cross-sectional</w:t>
      </w:r>
      <w:proofErr w:type="spellEnd"/>
      <w:r w:rsidRPr="009B2A8C">
        <w:rPr>
          <w:sz w:val="24"/>
          <w:szCs w:val="24"/>
        </w:rPr>
        <w:t xml:space="preserve"> </w:t>
      </w:r>
      <w:proofErr w:type="spellStart"/>
      <w:r w:rsidRPr="009B2A8C">
        <w:rPr>
          <w:sz w:val="24"/>
          <w:szCs w:val="24"/>
        </w:rPr>
        <w:t>dimana</w:t>
      </w:r>
      <w:proofErr w:type="spellEnd"/>
      <w:r w:rsidRPr="009B2A8C">
        <w:rPr>
          <w:sz w:val="24"/>
          <w:szCs w:val="24"/>
        </w:rPr>
        <w:t xml:space="preserve"> pengumpulan data primer (kuesioner), seperti pada tabel di bawah ini :</w:t>
      </w:r>
    </w:p>
    <w:p w14:paraId="07E3454D" w14:textId="7859D656" w:rsidR="005745D1" w:rsidRPr="009B2A8C" w:rsidRDefault="005745D1" w:rsidP="005745D1">
      <w:pPr>
        <w:pStyle w:val="ListParagraph"/>
        <w:ind w:left="567" w:firstLine="153"/>
        <w:jc w:val="center"/>
        <w:rPr>
          <w:sz w:val="24"/>
          <w:szCs w:val="24"/>
        </w:rPr>
      </w:pPr>
      <w:r w:rsidRPr="009B2A8C">
        <w:rPr>
          <w:sz w:val="24"/>
          <w:szCs w:val="24"/>
        </w:rPr>
        <w:t>Tabel 3.</w:t>
      </w:r>
      <w:r w:rsidR="004458C0">
        <w:rPr>
          <w:sz w:val="24"/>
          <w:szCs w:val="24"/>
        </w:rPr>
        <w:t>2</w:t>
      </w:r>
      <w:r w:rsidRPr="009B2A8C">
        <w:rPr>
          <w:sz w:val="24"/>
          <w:szCs w:val="24"/>
        </w:rPr>
        <w:t xml:space="preserve"> Waktu Penelitian</w:t>
      </w:r>
    </w:p>
    <w:tbl>
      <w:tblPr>
        <w:tblStyle w:val="TableGrid"/>
        <w:tblW w:w="7142" w:type="dxa"/>
        <w:tblInd w:w="704" w:type="dxa"/>
        <w:tblLayout w:type="fixed"/>
        <w:tblLook w:val="04A0" w:firstRow="1" w:lastRow="0" w:firstColumn="1" w:lastColumn="0" w:noHBand="0" w:noVBand="1"/>
      </w:tblPr>
      <w:tblGrid>
        <w:gridCol w:w="550"/>
        <w:gridCol w:w="1652"/>
        <w:gridCol w:w="492"/>
        <w:gridCol w:w="404"/>
        <w:gridCol w:w="405"/>
        <w:gridCol w:w="444"/>
        <w:gridCol w:w="319"/>
        <w:gridCol w:w="320"/>
        <w:gridCol w:w="319"/>
        <w:gridCol w:w="319"/>
        <w:gridCol w:w="319"/>
        <w:gridCol w:w="321"/>
        <w:gridCol w:w="319"/>
        <w:gridCol w:w="319"/>
        <w:gridCol w:w="319"/>
        <w:gridCol w:w="321"/>
      </w:tblGrid>
      <w:tr w:rsidR="00AE457A" w:rsidRPr="009B2A8C" w14:paraId="2179AFEB" w14:textId="77777777" w:rsidTr="00624248">
        <w:trPr>
          <w:trHeight w:val="145"/>
        </w:trPr>
        <w:tc>
          <w:tcPr>
            <w:tcW w:w="550" w:type="dxa"/>
            <w:vMerge w:val="restart"/>
            <w:vAlign w:val="center"/>
          </w:tcPr>
          <w:p w14:paraId="5C6E2F67" w14:textId="05F3FD0D" w:rsidR="00AE457A" w:rsidRPr="009B2A8C" w:rsidRDefault="00AE457A" w:rsidP="00624248">
            <w:pPr>
              <w:pStyle w:val="ListParagraph"/>
              <w:spacing w:line="240" w:lineRule="auto"/>
              <w:ind w:left="0" w:firstLine="0"/>
              <w:jc w:val="center"/>
              <w:rPr>
                <w:sz w:val="24"/>
                <w:szCs w:val="24"/>
              </w:rPr>
            </w:pPr>
            <w:r w:rsidRPr="009B2A8C">
              <w:rPr>
                <w:sz w:val="24"/>
                <w:szCs w:val="24"/>
              </w:rPr>
              <w:t>NO</w:t>
            </w:r>
          </w:p>
        </w:tc>
        <w:tc>
          <w:tcPr>
            <w:tcW w:w="1652" w:type="dxa"/>
            <w:vMerge w:val="restart"/>
            <w:vAlign w:val="center"/>
          </w:tcPr>
          <w:p w14:paraId="0A1D66D3" w14:textId="3B5AB452" w:rsidR="00AE457A" w:rsidRPr="009B2A8C" w:rsidRDefault="00AE457A" w:rsidP="00624248">
            <w:pPr>
              <w:pStyle w:val="ListParagraph"/>
              <w:spacing w:line="240" w:lineRule="auto"/>
              <w:ind w:left="0" w:firstLine="0"/>
              <w:jc w:val="center"/>
              <w:rPr>
                <w:sz w:val="24"/>
                <w:szCs w:val="24"/>
              </w:rPr>
            </w:pPr>
            <w:r w:rsidRPr="009B2A8C">
              <w:rPr>
                <w:sz w:val="24"/>
                <w:szCs w:val="24"/>
              </w:rPr>
              <w:t>Kegiatan</w:t>
            </w:r>
          </w:p>
        </w:tc>
        <w:tc>
          <w:tcPr>
            <w:tcW w:w="896" w:type="dxa"/>
            <w:gridSpan w:val="2"/>
            <w:vAlign w:val="center"/>
          </w:tcPr>
          <w:p w14:paraId="24FE6F6A" w14:textId="178327C0" w:rsidR="00AE457A" w:rsidRPr="009B2A8C" w:rsidRDefault="00B77C7D" w:rsidP="00624248">
            <w:pPr>
              <w:pStyle w:val="ListParagraph"/>
              <w:spacing w:line="240" w:lineRule="auto"/>
              <w:ind w:left="0" w:firstLine="0"/>
              <w:jc w:val="center"/>
              <w:rPr>
                <w:sz w:val="24"/>
                <w:szCs w:val="24"/>
              </w:rPr>
            </w:pPr>
            <w:r w:rsidRPr="009B2A8C">
              <w:rPr>
                <w:sz w:val="24"/>
                <w:szCs w:val="24"/>
              </w:rPr>
              <w:t>Juni</w:t>
            </w:r>
          </w:p>
        </w:tc>
        <w:tc>
          <w:tcPr>
            <w:tcW w:w="1488" w:type="dxa"/>
            <w:gridSpan w:val="4"/>
            <w:vAlign w:val="center"/>
          </w:tcPr>
          <w:p w14:paraId="50050947" w14:textId="51423161" w:rsidR="00AE457A" w:rsidRPr="009B2A8C" w:rsidRDefault="00B77C7D" w:rsidP="00624248">
            <w:pPr>
              <w:pStyle w:val="ListParagraph"/>
              <w:spacing w:line="240" w:lineRule="auto"/>
              <w:ind w:left="0" w:firstLine="0"/>
              <w:jc w:val="center"/>
              <w:rPr>
                <w:sz w:val="24"/>
                <w:szCs w:val="24"/>
              </w:rPr>
            </w:pPr>
            <w:r w:rsidRPr="009B2A8C">
              <w:rPr>
                <w:sz w:val="24"/>
                <w:szCs w:val="24"/>
              </w:rPr>
              <w:t>Juli</w:t>
            </w:r>
          </w:p>
        </w:tc>
        <w:tc>
          <w:tcPr>
            <w:tcW w:w="1278" w:type="dxa"/>
            <w:gridSpan w:val="4"/>
            <w:vAlign w:val="center"/>
          </w:tcPr>
          <w:p w14:paraId="6C41C57A" w14:textId="0A8065DC" w:rsidR="00AE457A" w:rsidRPr="009B2A8C" w:rsidRDefault="00B77C7D" w:rsidP="00624248">
            <w:pPr>
              <w:pStyle w:val="ListParagraph"/>
              <w:spacing w:line="240" w:lineRule="auto"/>
              <w:ind w:left="0" w:firstLine="0"/>
              <w:jc w:val="center"/>
              <w:rPr>
                <w:sz w:val="24"/>
                <w:szCs w:val="24"/>
              </w:rPr>
            </w:pPr>
            <w:r w:rsidRPr="009B2A8C">
              <w:rPr>
                <w:sz w:val="24"/>
                <w:szCs w:val="24"/>
              </w:rPr>
              <w:t>Agustus</w:t>
            </w:r>
          </w:p>
        </w:tc>
        <w:tc>
          <w:tcPr>
            <w:tcW w:w="1278" w:type="dxa"/>
            <w:gridSpan w:val="4"/>
            <w:vAlign w:val="center"/>
          </w:tcPr>
          <w:p w14:paraId="3241CD9C" w14:textId="65E54614" w:rsidR="00AE457A" w:rsidRPr="009B2A8C" w:rsidRDefault="00B77C7D" w:rsidP="00624248">
            <w:pPr>
              <w:pStyle w:val="ListParagraph"/>
              <w:spacing w:line="240" w:lineRule="auto"/>
              <w:ind w:left="0" w:firstLine="0"/>
              <w:jc w:val="center"/>
              <w:rPr>
                <w:sz w:val="24"/>
                <w:szCs w:val="24"/>
              </w:rPr>
            </w:pPr>
            <w:r w:rsidRPr="009B2A8C">
              <w:rPr>
                <w:sz w:val="24"/>
                <w:szCs w:val="24"/>
              </w:rPr>
              <w:t>September</w:t>
            </w:r>
          </w:p>
        </w:tc>
      </w:tr>
      <w:tr w:rsidR="00AB0A6F" w:rsidRPr="009B2A8C" w14:paraId="50E0E7EB" w14:textId="66D4BB68" w:rsidTr="00624248">
        <w:trPr>
          <w:trHeight w:val="295"/>
        </w:trPr>
        <w:tc>
          <w:tcPr>
            <w:tcW w:w="550" w:type="dxa"/>
            <w:vMerge/>
            <w:vAlign w:val="center"/>
          </w:tcPr>
          <w:p w14:paraId="545E8078" w14:textId="77777777" w:rsidR="00AB0A6F" w:rsidRPr="009B2A8C" w:rsidRDefault="00AB0A6F" w:rsidP="00624248">
            <w:pPr>
              <w:pStyle w:val="ListParagraph"/>
              <w:spacing w:line="240" w:lineRule="auto"/>
              <w:ind w:left="0" w:firstLine="0"/>
              <w:jc w:val="center"/>
              <w:rPr>
                <w:sz w:val="24"/>
                <w:szCs w:val="24"/>
              </w:rPr>
            </w:pPr>
          </w:p>
        </w:tc>
        <w:tc>
          <w:tcPr>
            <w:tcW w:w="1652" w:type="dxa"/>
            <w:vMerge/>
            <w:vAlign w:val="center"/>
          </w:tcPr>
          <w:p w14:paraId="48735AFA" w14:textId="77777777" w:rsidR="00AB0A6F" w:rsidRPr="009B2A8C" w:rsidRDefault="00AB0A6F" w:rsidP="00624248">
            <w:pPr>
              <w:pStyle w:val="ListParagraph"/>
              <w:spacing w:line="240" w:lineRule="auto"/>
              <w:ind w:left="0" w:firstLine="0"/>
              <w:jc w:val="center"/>
              <w:rPr>
                <w:sz w:val="24"/>
                <w:szCs w:val="24"/>
              </w:rPr>
            </w:pPr>
          </w:p>
        </w:tc>
        <w:tc>
          <w:tcPr>
            <w:tcW w:w="492" w:type="dxa"/>
            <w:vAlign w:val="center"/>
          </w:tcPr>
          <w:p w14:paraId="0C760B6E" w14:textId="580C6BEC" w:rsidR="00AB0A6F" w:rsidRPr="009B2A8C" w:rsidRDefault="00AB0A6F" w:rsidP="00624248">
            <w:pPr>
              <w:pStyle w:val="ListParagraph"/>
              <w:spacing w:line="240" w:lineRule="auto"/>
              <w:ind w:left="0" w:firstLine="0"/>
              <w:jc w:val="center"/>
              <w:rPr>
                <w:sz w:val="24"/>
                <w:szCs w:val="24"/>
              </w:rPr>
            </w:pPr>
            <w:r w:rsidRPr="009B2A8C">
              <w:rPr>
                <w:sz w:val="24"/>
                <w:szCs w:val="24"/>
              </w:rPr>
              <w:t>3</w:t>
            </w:r>
          </w:p>
        </w:tc>
        <w:tc>
          <w:tcPr>
            <w:tcW w:w="404" w:type="dxa"/>
            <w:vAlign w:val="center"/>
          </w:tcPr>
          <w:p w14:paraId="110A15D0" w14:textId="6F951D3D" w:rsidR="00AB0A6F" w:rsidRPr="009B2A8C" w:rsidRDefault="00AB0A6F" w:rsidP="00624248">
            <w:pPr>
              <w:pStyle w:val="ListParagraph"/>
              <w:spacing w:line="240" w:lineRule="auto"/>
              <w:ind w:left="0" w:firstLine="0"/>
              <w:jc w:val="center"/>
              <w:rPr>
                <w:sz w:val="24"/>
                <w:szCs w:val="24"/>
              </w:rPr>
            </w:pPr>
            <w:r w:rsidRPr="009B2A8C">
              <w:rPr>
                <w:sz w:val="24"/>
                <w:szCs w:val="24"/>
              </w:rPr>
              <w:t>4</w:t>
            </w:r>
          </w:p>
        </w:tc>
        <w:tc>
          <w:tcPr>
            <w:tcW w:w="405" w:type="dxa"/>
            <w:vAlign w:val="center"/>
          </w:tcPr>
          <w:p w14:paraId="27A12FF0" w14:textId="468FAB90" w:rsidR="00AB0A6F" w:rsidRPr="009B2A8C" w:rsidRDefault="00AB0A6F" w:rsidP="00624248">
            <w:pPr>
              <w:pStyle w:val="ListParagraph"/>
              <w:spacing w:line="240" w:lineRule="auto"/>
              <w:ind w:left="0" w:firstLine="0"/>
              <w:jc w:val="center"/>
              <w:rPr>
                <w:sz w:val="24"/>
                <w:szCs w:val="24"/>
              </w:rPr>
            </w:pPr>
            <w:r w:rsidRPr="009B2A8C">
              <w:rPr>
                <w:sz w:val="24"/>
                <w:szCs w:val="24"/>
              </w:rPr>
              <w:t>1</w:t>
            </w:r>
          </w:p>
        </w:tc>
        <w:tc>
          <w:tcPr>
            <w:tcW w:w="444" w:type="dxa"/>
            <w:vAlign w:val="center"/>
          </w:tcPr>
          <w:p w14:paraId="3B255853" w14:textId="10B59DA4" w:rsidR="00AB0A6F" w:rsidRPr="009B2A8C" w:rsidRDefault="00AB0A6F" w:rsidP="00624248">
            <w:pPr>
              <w:pStyle w:val="ListParagraph"/>
              <w:spacing w:line="240" w:lineRule="auto"/>
              <w:ind w:left="0" w:firstLine="0"/>
              <w:jc w:val="center"/>
              <w:rPr>
                <w:sz w:val="24"/>
                <w:szCs w:val="24"/>
              </w:rPr>
            </w:pPr>
            <w:r w:rsidRPr="009B2A8C">
              <w:rPr>
                <w:sz w:val="24"/>
                <w:szCs w:val="24"/>
              </w:rPr>
              <w:t>2</w:t>
            </w:r>
          </w:p>
        </w:tc>
        <w:tc>
          <w:tcPr>
            <w:tcW w:w="319" w:type="dxa"/>
            <w:vAlign w:val="center"/>
          </w:tcPr>
          <w:p w14:paraId="35F1D9C0" w14:textId="226D4664" w:rsidR="00AB0A6F" w:rsidRPr="009B2A8C" w:rsidRDefault="00AB0A6F" w:rsidP="00624248">
            <w:pPr>
              <w:pStyle w:val="ListParagraph"/>
              <w:spacing w:line="240" w:lineRule="auto"/>
              <w:ind w:left="0" w:firstLine="0"/>
              <w:jc w:val="center"/>
              <w:rPr>
                <w:sz w:val="24"/>
                <w:szCs w:val="24"/>
              </w:rPr>
            </w:pPr>
            <w:r w:rsidRPr="009B2A8C">
              <w:rPr>
                <w:sz w:val="24"/>
                <w:szCs w:val="24"/>
              </w:rPr>
              <w:t>3</w:t>
            </w:r>
          </w:p>
        </w:tc>
        <w:tc>
          <w:tcPr>
            <w:tcW w:w="319" w:type="dxa"/>
            <w:vAlign w:val="center"/>
          </w:tcPr>
          <w:p w14:paraId="23367B56" w14:textId="55322B71" w:rsidR="00AB0A6F" w:rsidRPr="009B2A8C" w:rsidRDefault="00AB0A6F" w:rsidP="00624248">
            <w:pPr>
              <w:pStyle w:val="ListParagraph"/>
              <w:spacing w:line="240" w:lineRule="auto"/>
              <w:ind w:left="0" w:firstLine="0"/>
              <w:jc w:val="center"/>
              <w:rPr>
                <w:sz w:val="24"/>
                <w:szCs w:val="24"/>
              </w:rPr>
            </w:pPr>
            <w:r w:rsidRPr="009B2A8C">
              <w:rPr>
                <w:sz w:val="24"/>
                <w:szCs w:val="24"/>
              </w:rPr>
              <w:t>4</w:t>
            </w:r>
          </w:p>
        </w:tc>
        <w:tc>
          <w:tcPr>
            <w:tcW w:w="319" w:type="dxa"/>
            <w:vAlign w:val="center"/>
          </w:tcPr>
          <w:p w14:paraId="6DB8CDC5" w14:textId="00B961FA" w:rsidR="00AB0A6F" w:rsidRPr="009B2A8C" w:rsidRDefault="00AB0A6F" w:rsidP="00624248">
            <w:pPr>
              <w:pStyle w:val="ListParagraph"/>
              <w:spacing w:line="240" w:lineRule="auto"/>
              <w:ind w:left="0" w:firstLine="0"/>
              <w:jc w:val="center"/>
              <w:rPr>
                <w:sz w:val="24"/>
                <w:szCs w:val="24"/>
              </w:rPr>
            </w:pPr>
            <w:r w:rsidRPr="009B2A8C">
              <w:rPr>
                <w:sz w:val="24"/>
                <w:szCs w:val="24"/>
              </w:rPr>
              <w:t>1</w:t>
            </w:r>
          </w:p>
        </w:tc>
        <w:tc>
          <w:tcPr>
            <w:tcW w:w="319" w:type="dxa"/>
            <w:vAlign w:val="center"/>
          </w:tcPr>
          <w:p w14:paraId="1FF70E15" w14:textId="62F051B7" w:rsidR="00AB0A6F" w:rsidRPr="009B2A8C" w:rsidRDefault="00AB0A6F" w:rsidP="00624248">
            <w:pPr>
              <w:pStyle w:val="ListParagraph"/>
              <w:spacing w:line="240" w:lineRule="auto"/>
              <w:ind w:left="0" w:firstLine="0"/>
              <w:jc w:val="center"/>
              <w:rPr>
                <w:sz w:val="24"/>
                <w:szCs w:val="24"/>
              </w:rPr>
            </w:pPr>
            <w:r w:rsidRPr="009B2A8C">
              <w:rPr>
                <w:sz w:val="24"/>
                <w:szCs w:val="24"/>
              </w:rPr>
              <w:t>2</w:t>
            </w:r>
          </w:p>
        </w:tc>
        <w:tc>
          <w:tcPr>
            <w:tcW w:w="319" w:type="dxa"/>
            <w:vAlign w:val="center"/>
          </w:tcPr>
          <w:p w14:paraId="2C1A46C4" w14:textId="387BC587" w:rsidR="00AB0A6F" w:rsidRPr="009B2A8C" w:rsidRDefault="00AB0A6F" w:rsidP="00624248">
            <w:pPr>
              <w:pStyle w:val="ListParagraph"/>
              <w:spacing w:line="240" w:lineRule="auto"/>
              <w:ind w:left="0" w:firstLine="0"/>
              <w:jc w:val="center"/>
              <w:rPr>
                <w:sz w:val="24"/>
                <w:szCs w:val="24"/>
              </w:rPr>
            </w:pPr>
            <w:r w:rsidRPr="009B2A8C">
              <w:rPr>
                <w:sz w:val="24"/>
                <w:szCs w:val="24"/>
              </w:rPr>
              <w:t>3</w:t>
            </w:r>
          </w:p>
        </w:tc>
        <w:tc>
          <w:tcPr>
            <w:tcW w:w="319" w:type="dxa"/>
            <w:vAlign w:val="center"/>
          </w:tcPr>
          <w:p w14:paraId="0CAD422D" w14:textId="7F55AE7F" w:rsidR="00AB0A6F" w:rsidRPr="009B2A8C" w:rsidRDefault="00AB0A6F" w:rsidP="00624248">
            <w:pPr>
              <w:pStyle w:val="ListParagraph"/>
              <w:spacing w:line="240" w:lineRule="auto"/>
              <w:ind w:left="0" w:firstLine="0"/>
              <w:jc w:val="center"/>
              <w:rPr>
                <w:sz w:val="24"/>
                <w:szCs w:val="24"/>
              </w:rPr>
            </w:pPr>
            <w:r w:rsidRPr="009B2A8C">
              <w:rPr>
                <w:sz w:val="24"/>
                <w:szCs w:val="24"/>
              </w:rPr>
              <w:t>4</w:t>
            </w:r>
          </w:p>
        </w:tc>
        <w:tc>
          <w:tcPr>
            <w:tcW w:w="319" w:type="dxa"/>
            <w:vAlign w:val="center"/>
          </w:tcPr>
          <w:p w14:paraId="65BAF89F" w14:textId="151431E7" w:rsidR="00AB0A6F" w:rsidRPr="009B2A8C" w:rsidRDefault="00AB0A6F" w:rsidP="00624248">
            <w:pPr>
              <w:pStyle w:val="ListParagraph"/>
              <w:spacing w:line="240" w:lineRule="auto"/>
              <w:ind w:left="0" w:firstLine="0"/>
              <w:jc w:val="center"/>
              <w:rPr>
                <w:sz w:val="24"/>
                <w:szCs w:val="24"/>
              </w:rPr>
            </w:pPr>
            <w:r w:rsidRPr="009B2A8C">
              <w:rPr>
                <w:sz w:val="24"/>
                <w:szCs w:val="24"/>
              </w:rPr>
              <w:t>1</w:t>
            </w:r>
          </w:p>
        </w:tc>
        <w:tc>
          <w:tcPr>
            <w:tcW w:w="319" w:type="dxa"/>
            <w:vAlign w:val="center"/>
          </w:tcPr>
          <w:p w14:paraId="1ABE68D1" w14:textId="42CB36D2" w:rsidR="00AB0A6F" w:rsidRPr="009B2A8C" w:rsidRDefault="00AB0A6F" w:rsidP="00624248">
            <w:pPr>
              <w:pStyle w:val="ListParagraph"/>
              <w:spacing w:line="240" w:lineRule="auto"/>
              <w:ind w:left="0" w:firstLine="0"/>
              <w:jc w:val="center"/>
              <w:rPr>
                <w:sz w:val="24"/>
                <w:szCs w:val="24"/>
              </w:rPr>
            </w:pPr>
            <w:r w:rsidRPr="009B2A8C">
              <w:rPr>
                <w:sz w:val="24"/>
                <w:szCs w:val="24"/>
              </w:rPr>
              <w:t>2</w:t>
            </w:r>
          </w:p>
        </w:tc>
        <w:tc>
          <w:tcPr>
            <w:tcW w:w="319" w:type="dxa"/>
            <w:vAlign w:val="center"/>
          </w:tcPr>
          <w:p w14:paraId="606D25FF" w14:textId="0902F035" w:rsidR="00AB0A6F" w:rsidRPr="009B2A8C" w:rsidRDefault="00AB0A6F" w:rsidP="00624248">
            <w:pPr>
              <w:pStyle w:val="ListParagraph"/>
              <w:spacing w:line="240" w:lineRule="auto"/>
              <w:ind w:left="0" w:firstLine="0"/>
              <w:jc w:val="center"/>
              <w:rPr>
                <w:sz w:val="24"/>
                <w:szCs w:val="24"/>
              </w:rPr>
            </w:pPr>
            <w:r w:rsidRPr="009B2A8C">
              <w:rPr>
                <w:sz w:val="24"/>
                <w:szCs w:val="24"/>
              </w:rPr>
              <w:t>3</w:t>
            </w:r>
          </w:p>
        </w:tc>
        <w:tc>
          <w:tcPr>
            <w:tcW w:w="319" w:type="dxa"/>
            <w:vAlign w:val="center"/>
          </w:tcPr>
          <w:p w14:paraId="0A268596" w14:textId="50C5D388" w:rsidR="00AB0A6F" w:rsidRPr="009B2A8C" w:rsidRDefault="00AB0A6F" w:rsidP="00624248">
            <w:pPr>
              <w:pStyle w:val="ListParagraph"/>
              <w:spacing w:line="240" w:lineRule="auto"/>
              <w:ind w:left="0" w:firstLine="0"/>
              <w:jc w:val="center"/>
              <w:rPr>
                <w:sz w:val="24"/>
                <w:szCs w:val="24"/>
              </w:rPr>
            </w:pPr>
            <w:r w:rsidRPr="009B2A8C">
              <w:rPr>
                <w:sz w:val="24"/>
                <w:szCs w:val="24"/>
              </w:rPr>
              <w:t>4</w:t>
            </w:r>
          </w:p>
        </w:tc>
      </w:tr>
      <w:tr w:rsidR="004204D4" w:rsidRPr="009B2A8C" w14:paraId="1FE2A579" w14:textId="77777777" w:rsidTr="00624248">
        <w:trPr>
          <w:trHeight w:val="568"/>
        </w:trPr>
        <w:tc>
          <w:tcPr>
            <w:tcW w:w="550" w:type="dxa"/>
            <w:vMerge w:val="restart"/>
          </w:tcPr>
          <w:p w14:paraId="306619BC" w14:textId="5FFBE997" w:rsidR="004204D4" w:rsidRPr="009B2A8C" w:rsidRDefault="004204D4" w:rsidP="00624248">
            <w:pPr>
              <w:pStyle w:val="ListParagraph"/>
              <w:spacing w:line="240" w:lineRule="auto"/>
              <w:ind w:left="0" w:firstLine="0"/>
              <w:rPr>
                <w:sz w:val="24"/>
                <w:szCs w:val="24"/>
              </w:rPr>
            </w:pPr>
            <w:r w:rsidRPr="009B2A8C">
              <w:rPr>
                <w:sz w:val="24"/>
                <w:szCs w:val="24"/>
              </w:rPr>
              <w:t>1</w:t>
            </w:r>
          </w:p>
        </w:tc>
        <w:tc>
          <w:tcPr>
            <w:tcW w:w="1652" w:type="dxa"/>
          </w:tcPr>
          <w:p w14:paraId="57F5FCB7" w14:textId="456B5F4A" w:rsidR="004204D4" w:rsidRPr="009B2A8C" w:rsidRDefault="004204D4" w:rsidP="00624248">
            <w:pPr>
              <w:pStyle w:val="ListParagraph"/>
              <w:spacing w:line="240" w:lineRule="auto"/>
              <w:ind w:left="0" w:firstLine="0"/>
              <w:rPr>
                <w:sz w:val="24"/>
                <w:szCs w:val="24"/>
              </w:rPr>
            </w:pPr>
            <w:r w:rsidRPr="009B2A8C">
              <w:rPr>
                <w:sz w:val="24"/>
                <w:szCs w:val="24"/>
              </w:rPr>
              <w:t>Tahap persiapan penelitian</w:t>
            </w:r>
          </w:p>
        </w:tc>
        <w:tc>
          <w:tcPr>
            <w:tcW w:w="492" w:type="dxa"/>
            <w:shd w:val="clear" w:color="auto" w:fill="365F91" w:themeFill="accent1" w:themeFillShade="BF"/>
          </w:tcPr>
          <w:p w14:paraId="12ECD3E5" w14:textId="77777777" w:rsidR="004204D4" w:rsidRPr="009B2A8C" w:rsidRDefault="004204D4" w:rsidP="00624248">
            <w:pPr>
              <w:pStyle w:val="ListParagraph"/>
              <w:spacing w:line="240" w:lineRule="auto"/>
              <w:ind w:left="0" w:firstLine="0"/>
              <w:rPr>
                <w:sz w:val="24"/>
                <w:szCs w:val="24"/>
              </w:rPr>
            </w:pPr>
          </w:p>
        </w:tc>
        <w:tc>
          <w:tcPr>
            <w:tcW w:w="404" w:type="dxa"/>
            <w:shd w:val="clear" w:color="auto" w:fill="365F91" w:themeFill="accent1" w:themeFillShade="BF"/>
          </w:tcPr>
          <w:p w14:paraId="2289C2BF" w14:textId="77777777" w:rsidR="004204D4" w:rsidRPr="009B2A8C" w:rsidRDefault="004204D4" w:rsidP="00624248">
            <w:pPr>
              <w:pStyle w:val="ListParagraph"/>
              <w:spacing w:line="240" w:lineRule="auto"/>
              <w:ind w:left="0" w:firstLine="0"/>
              <w:rPr>
                <w:sz w:val="24"/>
                <w:szCs w:val="24"/>
              </w:rPr>
            </w:pPr>
          </w:p>
        </w:tc>
        <w:tc>
          <w:tcPr>
            <w:tcW w:w="405" w:type="dxa"/>
            <w:shd w:val="clear" w:color="auto" w:fill="365F91" w:themeFill="accent1" w:themeFillShade="BF"/>
          </w:tcPr>
          <w:p w14:paraId="1A00E8F7" w14:textId="77777777" w:rsidR="004204D4" w:rsidRPr="009B2A8C" w:rsidRDefault="004204D4" w:rsidP="00624248">
            <w:pPr>
              <w:pStyle w:val="ListParagraph"/>
              <w:spacing w:line="240" w:lineRule="auto"/>
              <w:ind w:left="0" w:firstLine="0"/>
              <w:rPr>
                <w:sz w:val="24"/>
                <w:szCs w:val="24"/>
              </w:rPr>
            </w:pPr>
          </w:p>
        </w:tc>
        <w:tc>
          <w:tcPr>
            <w:tcW w:w="444" w:type="dxa"/>
            <w:shd w:val="clear" w:color="auto" w:fill="365F91" w:themeFill="accent1" w:themeFillShade="BF"/>
          </w:tcPr>
          <w:p w14:paraId="2FF5FB76"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365F91" w:themeFill="accent1" w:themeFillShade="BF"/>
          </w:tcPr>
          <w:p w14:paraId="0ABCAC65"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365F91" w:themeFill="accent1" w:themeFillShade="BF"/>
          </w:tcPr>
          <w:p w14:paraId="032E5FF5" w14:textId="77777777" w:rsidR="004204D4" w:rsidRPr="009B2A8C" w:rsidRDefault="004204D4" w:rsidP="00624248">
            <w:pPr>
              <w:pStyle w:val="ListParagraph"/>
              <w:spacing w:line="240" w:lineRule="auto"/>
              <w:ind w:left="0" w:firstLine="0"/>
              <w:rPr>
                <w:sz w:val="24"/>
                <w:szCs w:val="24"/>
              </w:rPr>
            </w:pPr>
          </w:p>
        </w:tc>
        <w:tc>
          <w:tcPr>
            <w:tcW w:w="319" w:type="dxa"/>
          </w:tcPr>
          <w:p w14:paraId="2523F580" w14:textId="77777777" w:rsidR="004204D4" w:rsidRPr="009B2A8C" w:rsidRDefault="004204D4" w:rsidP="00624248">
            <w:pPr>
              <w:pStyle w:val="ListParagraph"/>
              <w:spacing w:line="240" w:lineRule="auto"/>
              <w:ind w:left="0" w:firstLine="0"/>
              <w:rPr>
                <w:sz w:val="24"/>
                <w:szCs w:val="24"/>
              </w:rPr>
            </w:pPr>
          </w:p>
        </w:tc>
        <w:tc>
          <w:tcPr>
            <w:tcW w:w="319" w:type="dxa"/>
          </w:tcPr>
          <w:p w14:paraId="6F8DEB84" w14:textId="77777777" w:rsidR="004204D4" w:rsidRPr="009B2A8C" w:rsidRDefault="004204D4" w:rsidP="00624248">
            <w:pPr>
              <w:pStyle w:val="ListParagraph"/>
              <w:spacing w:line="240" w:lineRule="auto"/>
              <w:ind w:left="0" w:firstLine="0"/>
              <w:rPr>
                <w:sz w:val="24"/>
                <w:szCs w:val="24"/>
              </w:rPr>
            </w:pPr>
          </w:p>
        </w:tc>
        <w:tc>
          <w:tcPr>
            <w:tcW w:w="319" w:type="dxa"/>
          </w:tcPr>
          <w:p w14:paraId="32912AC1" w14:textId="77777777" w:rsidR="004204D4" w:rsidRPr="009B2A8C" w:rsidRDefault="004204D4" w:rsidP="00624248">
            <w:pPr>
              <w:pStyle w:val="ListParagraph"/>
              <w:spacing w:line="240" w:lineRule="auto"/>
              <w:ind w:left="0" w:firstLine="0"/>
              <w:rPr>
                <w:sz w:val="24"/>
                <w:szCs w:val="24"/>
              </w:rPr>
            </w:pPr>
          </w:p>
        </w:tc>
        <w:tc>
          <w:tcPr>
            <w:tcW w:w="319" w:type="dxa"/>
          </w:tcPr>
          <w:p w14:paraId="0621F513" w14:textId="77777777" w:rsidR="004204D4" w:rsidRPr="009B2A8C" w:rsidRDefault="004204D4" w:rsidP="00624248">
            <w:pPr>
              <w:pStyle w:val="ListParagraph"/>
              <w:spacing w:line="240" w:lineRule="auto"/>
              <w:ind w:left="0" w:firstLine="0"/>
              <w:rPr>
                <w:sz w:val="24"/>
                <w:szCs w:val="24"/>
              </w:rPr>
            </w:pPr>
          </w:p>
        </w:tc>
        <w:tc>
          <w:tcPr>
            <w:tcW w:w="319" w:type="dxa"/>
          </w:tcPr>
          <w:p w14:paraId="5FC38DE7" w14:textId="77777777" w:rsidR="004204D4" w:rsidRPr="009B2A8C" w:rsidRDefault="004204D4" w:rsidP="00624248">
            <w:pPr>
              <w:pStyle w:val="ListParagraph"/>
              <w:spacing w:line="240" w:lineRule="auto"/>
              <w:ind w:left="0" w:firstLine="0"/>
              <w:rPr>
                <w:sz w:val="24"/>
                <w:szCs w:val="24"/>
              </w:rPr>
            </w:pPr>
          </w:p>
        </w:tc>
        <w:tc>
          <w:tcPr>
            <w:tcW w:w="319" w:type="dxa"/>
          </w:tcPr>
          <w:p w14:paraId="6C27B301" w14:textId="77777777" w:rsidR="004204D4" w:rsidRPr="009B2A8C" w:rsidRDefault="004204D4" w:rsidP="00624248">
            <w:pPr>
              <w:pStyle w:val="ListParagraph"/>
              <w:spacing w:line="240" w:lineRule="auto"/>
              <w:ind w:left="0" w:firstLine="0"/>
              <w:rPr>
                <w:sz w:val="24"/>
                <w:szCs w:val="24"/>
              </w:rPr>
            </w:pPr>
          </w:p>
        </w:tc>
        <w:tc>
          <w:tcPr>
            <w:tcW w:w="319" w:type="dxa"/>
          </w:tcPr>
          <w:p w14:paraId="4A0B1045" w14:textId="77777777" w:rsidR="004204D4" w:rsidRPr="009B2A8C" w:rsidRDefault="004204D4" w:rsidP="00624248">
            <w:pPr>
              <w:pStyle w:val="ListParagraph"/>
              <w:spacing w:line="240" w:lineRule="auto"/>
              <w:ind w:left="0" w:firstLine="0"/>
              <w:rPr>
                <w:sz w:val="24"/>
                <w:szCs w:val="24"/>
              </w:rPr>
            </w:pPr>
          </w:p>
        </w:tc>
        <w:tc>
          <w:tcPr>
            <w:tcW w:w="319" w:type="dxa"/>
          </w:tcPr>
          <w:p w14:paraId="257BF7EA" w14:textId="77777777" w:rsidR="004204D4" w:rsidRPr="009B2A8C" w:rsidRDefault="004204D4" w:rsidP="00624248">
            <w:pPr>
              <w:pStyle w:val="ListParagraph"/>
              <w:spacing w:line="240" w:lineRule="auto"/>
              <w:ind w:left="0" w:firstLine="0"/>
              <w:rPr>
                <w:sz w:val="24"/>
                <w:szCs w:val="24"/>
              </w:rPr>
            </w:pPr>
          </w:p>
        </w:tc>
      </w:tr>
      <w:tr w:rsidR="004204D4" w:rsidRPr="009B2A8C" w14:paraId="503A8772" w14:textId="1209F724" w:rsidTr="00624248">
        <w:trPr>
          <w:trHeight w:val="568"/>
        </w:trPr>
        <w:tc>
          <w:tcPr>
            <w:tcW w:w="550" w:type="dxa"/>
            <w:vMerge/>
          </w:tcPr>
          <w:p w14:paraId="5F2DFB62" w14:textId="77777777" w:rsidR="004204D4" w:rsidRPr="009B2A8C" w:rsidRDefault="004204D4" w:rsidP="00624248">
            <w:pPr>
              <w:pStyle w:val="ListParagraph"/>
              <w:spacing w:line="240" w:lineRule="auto"/>
              <w:ind w:left="0" w:firstLine="0"/>
              <w:rPr>
                <w:sz w:val="24"/>
                <w:szCs w:val="24"/>
              </w:rPr>
            </w:pPr>
          </w:p>
        </w:tc>
        <w:tc>
          <w:tcPr>
            <w:tcW w:w="1652" w:type="dxa"/>
          </w:tcPr>
          <w:p w14:paraId="0211D6B7" w14:textId="470ACC1A" w:rsidR="004204D4" w:rsidRPr="009B2A8C" w:rsidRDefault="004204D4" w:rsidP="003A2774">
            <w:pPr>
              <w:pStyle w:val="ListParagraph"/>
              <w:numPr>
                <w:ilvl w:val="0"/>
                <w:numId w:val="19"/>
              </w:numPr>
              <w:spacing w:line="240" w:lineRule="auto"/>
              <w:ind w:left="316"/>
              <w:rPr>
                <w:sz w:val="24"/>
                <w:szCs w:val="24"/>
              </w:rPr>
            </w:pPr>
            <w:r w:rsidRPr="009B2A8C">
              <w:rPr>
                <w:sz w:val="24"/>
                <w:szCs w:val="24"/>
              </w:rPr>
              <w:t>Penyusunan dan pengajuan judul</w:t>
            </w:r>
          </w:p>
        </w:tc>
        <w:tc>
          <w:tcPr>
            <w:tcW w:w="492" w:type="dxa"/>
            <w:shd w:val="clear" w:color="auto" w:fill="365F91" w:themeFill="accent1" w:themeFillShade="BF"/>
          </w:tcPr>
          <w:p w14:paraId="0166E47B" w14:textId="77777777" w:rsidR="004204D4" w:rsidRPr="009B2A8C" w:rsidRDefault="004204D4" w:rsidP="00624248">
            <w:pPr>
              <w:pStyle w:val="ListParagraph"/>
              <w:spacing w:line="240" w:lineRule="auto"/>
              <w:ind w:left="0" w:firstLine="0"/>
              <w:rPr>
                <w:sz w:val="24"/>
                <w:szCs w:val="24"/>
              </w:rPr>
            </w:pPr>
          </w:p>
        </w:tc>
        <w:tc>
          <w:tcPr>
            <w:tcW w:w="404" w:type="dxa"/>
            <w:shd w:val="clear" w:color="auto" w:fill="365F91" w:themeFill="accent1" w:themeFillShade="BF"/>
          </w:tcPr>
          <w:p w14:paraId="31D5F260" w14:textId="77777777" w:rsidR="004204D4" w:rsidRPr="009B2A8C" w:rsidRDefault="004204D4" w:rsidP="00624248">
            <w:pPr>
              <w:pStyle w:val="ListParagraph"/>
              <w:spacing w:line="240" w:lineRule="auto"/>
              <w:ind w:left="0" w:firstLine="0"/>
              <w:rPr>
                <w:sz w:val="24"/>
                <w:szCs w:val="24"/>
              </w:rPr>
            </w:pPr>
          </w:p>
        </w:tc>
        <w:tc>
          <w:tcPr>
            <w:tcW w:w="405" w:type="dxa"/>
          </w:tcPr>
          <w:p w14:paraId="6357E66D" w14:textId="7380DE1D" w:rsidR="004204D4" w:rsidRPr="009B2A8C" w:rsidRDefault="004204D4" w:rsidP="00624248">
            <w:pPr>
              <w:pStyle w:val="ListParagraph"/>
              <w:spacing w:line="240" w:lineRule="auto"/>
              <w:ind w:left="0" w:firstLine="0"/>
              <w:rPr>
                <w:sz w:val="24"/>
                <w:szCs w:val="24"/>
              </w:rPr>
            </w:pPr>
          </w:p>
        </w:tc>
        <w:tc>
          <w:tcPr>
            <w:tcW w:w="444" w:type="dxa"/>
          </w:tcPr>
          <w:p w14:paraId="4CD7AD87" w14:textId="77777777" w:rsidR="004204D4" w:rsidRPr="009B2A8C" w:rsidRDefault="004204D4" w:rsidP="00624248">
            <w:pPr>
              <w:pStyle w:val="ListParagraph"/>
              <w:spacing w:line="240" w:lineRule="auto"/>
              <w:ind w:left="0" w:firstLine="0"/>
              <w:rPr>
                <w:sz w:val="24"/>
                <w:szCs w:val="24"/>
              </w:rPr>
            </w:pPr>
          </w:p>
        </w:tc>
        <w:tc>
          <w:tcPr>
            <w:tcW w:w="319" w:type="dxa"/>
          </w:tcPr>
          <w:p w14:paraId="7D96A238" w14:textId="77777777" w:rsidR="004204D4" w:rsidRPr="009B2A8C" w:rsidRDefault="004204D4" w:rsidP="00624248">
            <w:pPr>
              <w:pStyle w:val="ListParagraph"/>
              <w:spacing w:line="240" w:lineRule="auto"/>
              <w:ind w:left="0" w:firstLine="0"/>
              <w:rPr>
                <w:sz w:val="24"/>
                <w:szCs w:val="24"/>
              </w:rPr>
            </w:pPr>
          </w:p>
        </w:tc>
        <w:tc>
          <w:tcPr>
            <w:tcW w:w="319" w:type="dxa"/>
          </w:tcPr>
          <w:p w14:paraId="1CECDDAA" w14:textId="77777777" w:rsidR="004204D4" w:rsidRPr="009B2A8C" w:rsidRDefault="004204D4" w:rsidP="00624248">
            <w:pPr>
              <w:pStyle w:val="ListParagraph"/>
              <w:spacing w:line="240" w:lineRule="auto"/>
              <w:ind w:left="0" w:firstLine="0"/>
              <w:rPr>
                <w:sz w:val="24"/>
                <w:szCs w:val="24"/>
              </w:rPr>
            </w:pPr>
          </w:p>
        </w:tc>
        <w:tc>
          <w:tcPr>
            <w:tcW w:w="319" w:type="dxa"/>
          </w:tcPr>
          <w:p w14:paraId="3E2FC6B9" w14:textId="59A7FEF5" w:rsidR="004204D4" w:rsidRPr="009B2A8C" w:rsidRDefault="004204D4" w:rsidP="00624248">
            <w:pPr>
              <w:pStyle w:val="ListParagraph"/>
              <w:spacing w:line="240" w:lineRule="auto"/>
              <w:ind w:left="0" w:firstLine="0"/>
              <w:rPr>
                <w:sz w:val="24"/>
                <w:szCs w:val="24"/>
              </w:rPr>
            </w:pPr>
          </w:p>
        </w:tc>
        <w:tc>
          <w:tcPr>
            <w:tcW w:w="319" w:type="dxa"/>
          </w:tcPr>
          <w:p w14:paraId="2735A6BF" w14:textId="77777777" w:rsidR="004204D4" w:rsidRPr="009B2A8C" w:rsidRDefault="004204D4" w:rsidP="00624248">
            <w:pPr>
              <w:pStyle w:val="ListParagraph"/>
              <w:spacing w:line="240" w:lineRule="auto"/>
              <w:ind w:left="0" w:firstLine="0"/>
              <w:rPr>
                <w:sz w:val="24"/>
                <w:szCs w:val="24"/>
              </w:rPr>
            </w:pPr>
          </w:p>
        </w:tc>
        <w:tc>
          <w:tcPr>
            <w:tcW w:w="319" w:type="dxa"/>
          </w:tcPr>
          <w:p w14:paraId="290DDA2F" w14:textId="77777777" w:rsidR="004204D4" w:rsidRPr="009B2A8C" w:rsidRDefault="004204D4" w:rsidP="00624248">
            <w:pPr>
              <w:pStyle w:val="ListParagraph"/>
              <w:spacing w:line="240" w:lineRule="auto"/>
              <w:ind w:left="0" w:firstLine="0"/>
              <w:rPr>
                <w:sz w:val="24"/>
                <w:szCs w:val="24"/>
              </w:rPr>
            </w:pPr>
          </w:p>
        </w:tc>
        <w:tc>
          <w:tcPr>
            <w:tcW w:w="319" w:type="dxa"/>
          </w:tcPr>
          <w:p w14:paraId="798E28BB" w14:textId="77777777" w:rsidR="004204D4" w:rsidRPr="009B2A8C" w:rsidRDefault="004204D4" w:rsidP="00624248">
            <w:pPr>
              <w:pStyle w:val="ListParagraph"/>
              <w:spacing w:line="240" w:lineRule="auto"/>
              <w:ind w:left="0" w:firstLine="0"/>
              <w:rPr>
                <w:sz w:val="24"/>
                <w:szCs w:val="24"/>
              </w:rPr>
            </w:pPr>
          </w:p>
        </w:tc>
        <w:tc>
          <w:tcPr>
            <w:tcW w:w="319" w:type="dxa"/>
          </w:tcPr>
          <w:p w14:paraId="49E779DA" w14:textId="6B1E040C" w:rsidR="004204D4" w:rsidRPr="009B2A8C" w:rsidRDefault="004204D4" w:rsidP="00624248">
            <w:pPr>
              <w:pStyle w:val="ListParagraph"/>
              <w:spacing w:line="240" w:lineRule="auto"/>
              <w:ind w:left="0" w:firstLine="0"/>
              <w:rPr>
                <w:sz w:val="24"/>
                <w:szCs w:val="24"/>
              </w:rPr>
            </w:pPr>
          </w:p>
        </w:tc>
        <w:tc>
          <w:tcPr>
            <w:tcW w:w="319" w:type="dxa"/>
          </w:tcPr>
          <w:p w14:paraId="7DCF7AD0" w14:textId="77777777" w:rsidR="004204D4" w:rsidRPr="009B2A8C" w:rsidRDefault="004204D4" w:rsidP="00624248">
            <w:pPr>
              <w:pStyle w:val="ListParagraph"/>
              <w:spacing w:line="240" w:lineRule="auto"/>
              <w:ind w:left="0" w:firstLine="0"/>
              <w:rPr>
                <w:sz w:val="24"/>
                <w:szCs w:val="24"/>
              </w:rPr>
            </w:pPr>
          </w:p>
        </w:tc>
        <w:tc>
          <w:tcPr>
            <w:tcW w:w="319" w:type="dxa"/>
          </w:tcPr>
          <w:p w14:paraId="04AF1024" w14:textId="77777777" w:rsidR="004204D4" w:rsidRPr="009B2A8C" w:rsidRDefault="004204D4" w:rsidP="00624248">
            <w:pPr>
              <w:pStyle w:val="ListParagraph"/>
              <w:spacing w:line="240" w:lineRule="auto"/>
              <w:ind w:left="0" w:firstLine="0"/>
              <w:rPr>
                <w:sz w:val="24"/>
                <w:szCs w:val="24"/>
              </w:rPr>
            </w:pPr>
          </w:p>
        </w:tc>
        <w:tc>
          <w:tcPr>
            <w:tcW w:w="319" w:type="dxa"/>
          </w:tcPr>
          <w:p w14:paraId="235ACA91" w14:textId="77777777" w:rsidR="004204D4" w:rsidRPr="009B2A8C" w:rsidRDefault="004204D4" w:rsidP="00624248">
            <w:pPr>
              <w:pStyle w:val="ListParagraph"/>
              <w:spacing w:line="240" w:lineRule="auto"/>
              <w:ind w:left="0" w:firstLine="0"/>
              <w:rPr>
                <w:sz w:val="24"/>
                <w:szCs w:val="24"/>
              </w:rPr>
            </w:pPr>
          </w:p>
        </w:tc>
      </w:tr>
      <w:tr w:rsidR="004204D4" w:rsidRPr="009B2A8C" w14:paraId="6F4FD608" w14:textId="77777777" w:rsidTr="00624248">
        <w:trPr>
          <w:trHeight w:val="568"/>
        </w:trPr>
        <w:tc>
          <w:tcPr>
            <w:tcW w:w="550" w:type="dxa"/>
            <w:vMerge/>
          </w:tcPr>
          <w:p w14:paraId="141F520C" w14:textId="77777777" w:rsidR="004204D4" w:rsidRPr="009B2A8C" w:rsidRDefault="004204D4" w:rsidP="00624248">
            <w:pPr>
              <w:pStyle w:val="ListParagraph"/>
              <w:spacing w:line="240" w:lineRule="auto"/>
              <w:ind w:left="0" w:firstLine="0"/>
              <w:rPr>
                <w:sz w:val="24"/>
                <w:szCs w:val="24"/>
              </w:rPr>
            </w:pPr>
          </w:p>
        </w:tc>
        <w:tc>
          <w:tcPr>
            <w:tcW w:w="1652" w:type="dxa"/>
          </w:tcPr>
          <w:p w14:paraId="109B572D" w14:textId="7CBD8D09" w:rsidR="004204D4" w:rsidRPr="009B2A8C" w:rsidRDefault="004204D4" w:rsidP="003A2774">
            <w:pPr>
              <w:pStyle w:val="ListParagraph"/>
              <w:numPr>
                <w:ilvl w:val="0"/>
                <w:numId w:val="15"/>
              </w:numPr>
              <w:spacing w:line="240" w:lineRule="auto"/>
              <w:ind w:left="316"/>
              <w:rPr>
                <w:sz w:val="24"/>
                <w:szCs w:val="24"/>
              </w:rPr>
            </w:pPr>
            <w:r w:rsidRPr="009B2A8C">
              <w:rPr>
                <w:sz w:val="24"/>
                <w:szCs w:val="24"/>
              </w:rPr>
              <w:t>Perijinan Penelitian</w:t>
            </w:r>
          </w:p>
        </w:tc>
        <w:tc>
          <w:tcPr>
            <w:tcW w:w="492" w:type="dxa"/>
            <w:shd w:val="clear" w:color="auto" w:fill="365F91" w:themeFill="accent1" w:themeFillShade="BF"/>
          </w:tcPr>
          <w:p w14:paraId="326C1165" w14:textId="77777777" w:rsidR="004204D4" w:rsidRPr="009B2A8C" w:rsidRDefault="004204D4" w:rsidP="00624248">
            <w:pPr>
              <w:pStyle w:val="ListParagraph"/>
              <w:spacing w:line="240" w:lineRule="auto"/>
              <w:ind w:left="0" w:firstLine="0"/>
              <w:rPr>
                <w:sz w:val="24"/>
                <w:szCs w:val="24"/>
              </w:rPr>
            </w:pPr>
          </w:p>
        </w:tc>
        <w:tc>
          <w:tcPr>
            <w:tcW w:w="404" w:type="dxa"/>
            <w:shd w:val="clear" w:color="auto" w:fill="365F91" w:themeFill="accent1" w:themeFillShade="BF"/>
          </w:tcPr>
          <w:p w14:paraId="76E4246F" w14:textId="77777777" w:rsidR="004204D4" w:rsidRPr="009B2A8C" w:rsidRDefault="004204D4" w:rsidP="00624248">
            <w:pPr>
              <w:pStyle w:val="ListParagraph"/>
              <w:spacing w:line="240" w:lineRule="auto"/>
              <w:ind w:left="0" w:firstLine="0"/>
              <w:rPr>
                <w:sz w:val="24"/>
                <w:szCs w:val="24"/>
              </w:rPr>
            </w:pPr>
          </w:p>
        </w:tc>
        <w:tc>
          <w:tcPr>
            <w:tcW w:w="405" w:type="dxa"/>
          </w:tcPr>
          <w:p w14:paraId="2956A0E0" w14:textId="77777777" w:rsidR="004204D4" w:rsidRPr="009B2A8C" w:rsidRDefault="004204D4" w:rsidP="00624248">
            <w:pPr>
              <w:pStyle w:val="ListParagraph"/>
              <w:spacing w:line="240" w:lineRule="auto"/>
              <w:ind w:left="0" w:firstLine="0"/>
              <w:rPr>
                <w:sz w:val="24"/>
                <w:szCs w:val="24"/>
              </w:rPr>
            </w:pPr>
          </w:p>
        </w:tc>
        <w:tc>
          <w:tcPr>
            <w:tcW w:w="444" w:type="dxa"/>
          </w:tcPr>
          <w:p w14:paraId="7B66703D" w14:textId="77777777" w:rsidR="004204D4" w:rsidRPr="009B2A8C" w:rsidRDefault="004204D4" w:rsidP="00624248">
            <w:pPr>
              <w:pStyle w:val="ListParagraph"/>
              <w:spacing w:line="240" w:lineRule="auto"/>
              <w:ind w:left="0" w:firstLine="0"/>
              <w:rPr>
                <w:sz w:val="24"/>
                <w:szCs w:val="24"/>
              </w:rPr>
            </w:pPr>
          </w:p>
        </w:tc>
        <w:tc>
          <w:tcPr>
            <w:tcW w:w="319" w:type="dxa"/>
          </w:tcPr>
          <w:p w14:paraId="23ECBD36" w14:textId="77777777" w:rsidR="004204D4" w:rsidRPr="009B2A8C" w:rsidRDefault="004204D4" w:rsidP="00624248">
            <w:pPr>
              <w:pStyle w:val="ListParagraph"/>
              <w:spacing w:line="240" w:lineRule="auto"/>
              <w:ind w:left="0" w:firstLine="0"/>
              <w:rPr>
                <w:sz w:val="24"/>
                <w:szCs w:val="24"/>
              </w:rPr>
            </w:pPr>
          </w:p>
        </w:tc>
        <w:tc>
          <w:tcPr>
            <w:tcW w:w="319" w:type="dxa"/>
          </w:tcPr>
          <w:p w14:paraId="4C238D91" w14:textId="77777777" w:rsidR="004204D4" w:rsidRPr="009B2A8C" w:rsidRDefault="004204D4" w:rsidP="00624248">
            <w:pPr>
              <w:pStyle w:val="ListParagraph"/>
              <w:spacing w:line="240" w:lineRule="auto"/>
              <w:ind w:left="0" w:firstLine="0"/>
              <w:rPr>
                <w:sz w:val="24"/>
                <w:szCs w:val="24"/>
              </w:rPr>
            </w:pPr>
          </w:p>
        </w:tc>
        <w:tc>
          <w:tcPr>
            <w:tcW w:w="319" w:type="dxa"/>
          </w:tcPr>
          <w:p w14:paraId="0AFAE26C" w14:textId="77777777" w:rsidR="004204D4" w:rsidRPr="009B2A8C" w:rsidRDefault="004204D4" w:rsidP="00624248">
            <w:pPr>
              <w:pStyle w:val="ListParagraph"/>
              <w:spacing w:line="240" w:lineRule="auto"/>
              <w:ind w:left="0" w:firstLine="0"/>
              <w:rPr>
                <w:sz w:val="24"/>
                <w:szCs w:val="24"/>
              </w:rPr>
            </w:pPr>
          </w:p>
        </w:tc>
        <w:tc>
          <w:tcPr>
            <w:tcW w:w="319" w:type="dxa"/>
          </w:tcPr>
          <w:p w14:paraId="55CD0E8B" w14:textId="77777777" w:rsidR="004204D4" w:rsidRPr="009B2A8C" w:rsidRDefault="004204D4" w:rsidP="00624248">
            <w:pPr>
              <w:pStyle w:val="ListParagraph"/>
              <w:spacing w:line="240" w:lineRule="auto"/>
              <w:ind w:left="0" w:firstLine="0"/>
              <w:rPr>
                <w:sz w:val="24"/>
                <w:szCs w:val="24"/>
              </w:rPr>
            </w:pPr>
          </w:p>
        </w:tc>
        <w:tc>
          <w:tcPr>
            <w:tcW w:w="319" w:type="dxa"/>
          </w:tcPr>
          <w:p w14:paraId="36B3C503" w14:textId="77777777" w:rsidR="004204D4" w:rsidRPr="009B2A8C" w:rsidRDefault="004204D4" w:rsidP="00624248">
            <w:pPr>
              <w:pStyle w:val="ListParagraph"/>
              <w:spacing w:line="240" w:lineRule="auto"/>
              <w:ind w:left="0" w:firstLine="0"/>
              <w:rPr>
                <w:sz w:val="24"/>
                <w:szCs w:val="24"/>
              </w:rPr>
            </w:pPr>
          </w:p>
        </w:tc>
        <w:tc>
          <w:tcPr>
            <w:tcW w:w="319" w:type="dxa"/>
          </w:tcPr>
          <w:p w14:paraId="2999C7C0" w14:textId="77777777" w:rsidR="004204D4" w:rsidRPr="009B2A8C" w:rsidRDefault="004204D4" w:rsidP="00624248">
            <w:pPr>
              <w:pStyle w:val="ListParagraph"/>
              <w:spacing w:line="240" w:lineRule="auto"/>
              <w:ind w:left="0" w:firstLine="0"/>
              <w:rPr>
                <w:sz w:val="24"/>
                <w:szCs w:val="24"/>
              </w:rPr>
            </w:pPr>
          </w:p>
        </w:tc>
        <w:tc>
          <w:tcPr>
            <w:tcW w:w="319" w:type="dxa"/>
          </w:tcPr>
          <w:p w14:paraId="0B90EB6B" w14:textId="77777777" w:rsidR="004204D4" w:rsidRPr="009B2A8C" w:rsidRDefault="004204D4" w:rsidP="00624248">
            <w:pPr>
              <w:pStyle w:val="ListParagraph"/>
              <w:spacing w:line="240" w:lineRule="auto"/>
              <w:ind w:left="0" w:firstLine="0"/>
              <w:rPr>
                <w:sz w:val="24"/>
                <w:szCs w:val="24"/>
              </w:rPr>
            </w:pPr>
          </w:p>
        </w:tc>
        <w:tc>
          <w:tcPr>
            <w:tcW w:w="319" w:type="dxa"/>
          </w:tcPr>
          <w:p w14:paraId="51A4131B" w14:textId="77777777" w:rsidR="004204D4" w:rsidRPr="009B2A8C" w:rsidRDefault="004204D4" w:rsidP="00624248">
            <w:pPr>
              <w:pStyle w:val="ListParagraph"/>
              <w:spacing w:line="240" w:lineRule="auto"/>
              <w:ind w:left="0" w:firstLine="0"/>
              <w:rPr>
                <w:sz w:val="24"/>
                <w:szCs w:val="24"/>
              </w:rPr>
            </w:pPr>
          </w:p>
        </w:tc>
        <w:tc>
          <w:tcPr>
            <w:tcW w:w="319" w:type="dxa"/>
          </w:tcPr>
          <w:p w14:paraId="1E7DC53B" w14:textId="77777777" w:rsidR="004204D4" w:rsidRPr="009B2A8C" w:rsidRDefault="004204D4" w:rsidP="00624248">
            <w:pPr>
              <w:pStyle w:val="ListParagraph"/>
              <w:spacing w:line="240" w:lineRule="auto"/>
              <w:ind w:left="0" w:firstLine="0"/>
              <w:rPr>
                <w:sz w:val="24"/>
                <w:szCs w:val="24"/>
              </w:rPr>
            </w:pPr>
          </w:p>
        </w:tc>
        <w:tc>
          <w:tcPr>
            <w:tcW w:w="319" w:type="dxa"/>
          </w:tcPr>
          <w:p w14:paraId="5A043AC7" w14:textId="77777777" w:rsidR="004204D4" w:rsidRPr="009B2A8C" w:rsidRDefault="004204D4" w:rsidP="00624248">
            <w:pPr>
              <w:pStyle w:val="ListParagraph"/>
              <w:spacing w:line="240" w:lineRule="auto"/>
              <w:ind w:left="0" w:firstLine="0"/>
              <w:rPr>
                <w:sz w:val="24"/>
                <w:szCs w:val="24"/>
              </w:rPr>
            </w:pPr>
          </w:p>
        </w:tc>
      </w:tr>
      <w:tr w:rsidR="004204D4" w:rsidRPr="009B2A8C" w14:paraId="17882B61" w14:textId="77777777" w:rsidTr="00624248">
        <w:trPr>
          <w:trHeight w:val="568"/>
        </w:trPr>
        <w:tc>
          <w:tcPr>
            <w:tcW w:w="550" w:type="dxa"/>
            <w:vMerge/>
          </w:tcPr>
          <w:p w14:paraId="4B85B912" w14:textId="77777777" w:rsidR="004204D4" w:rsidRPr="009B2A8C" w:rsidRDefault="004204D4" w:rsidP="00624248">
            <w:pPr>
              <w:pStyle w:val="ListParagraph"/>
              <w:spacing w:line="240" w:lineRule="auto"/>
              <w:ind w:left="0" w:firstLine="0"/>
              <w:rPr>
                <w:sz w:val="24"/>
                <w:szCs w:val="24"/>
              </w:rPr>
            </w:pPr>
          </w:p>
        </w:tc>
        <w:tc>
          <w:tcPr>
            <w:tcW w:w="1652" w:type="dxa"/>
          </w:tcPr>
          <w:p w14:paraId="6419C619" w14:textId="445EBBF3" w:rsidR="004204D4" w:rsidRPr="009B2A8C" w:rsidRDefault="004204D4" w:rsidP="003A2774">
            <w:pPr>
              <w:pStyle w:val="ListParagraph"/>
              <w:numPr>
                <w:ilvl w:val="0"/>
                <w:numId w:val="15"/>
              </w:numPr>
              <w:spacing w:line="240" w:lineRule="auto"/>
              <w:ind w:left="316"/>
              <w:rPr>
                <w:sz w:val="24"/>
                <w:szCs w:val="24"/>
              </w:rPr>
            </w:pPr>
            <w:proofErr w:type="spellStart"/>
            <w:r w:rsidRPr="009B2A8C">
              <w:rPr>
                <w:sz w:val="24"/>
                <w:szCs w:val="24"/>
              </w:rPr>
              <w:t>Prasurvei</w:t>
            </w:r>
            <w:proofErr w:type="spellEnd"/>
            <w:r w:rsidR="00C73AE2" w:rsidRPr="009B2A8C">
              <w:rPr>
                <w:sz w:val="24"/>
                <w:szCs w:val="24"/>
              </w:rPr>
              <w:t xml:space="preserve"> dan </w:t>
            </w:r>
            <w:r w:rsidR="00C73AE2" w:rsidRPr="009B2A8C">
              <w:rPr>
                <w:sz w:val="24"/>
                <w:szCs w:val="24"/>
              </w:rPr>
              <w:lastRenderedPageBreak/>
              <w:t>Proposal (Bab I-III)</w:t>
            </w:r>
          </w:p>
        </w:tc>
        <w:tc>
          <w:tcPr>
            <w:tcW w:w="492" w:type="dxa"/>
          </w:tcPr>
          <w:p w14:paraId="4BD18FC3" w14:textId="77777777" w:rsidR="004204D4" w:rsidRPr="009B2A8C" w:rsidRDefault="004204D4" w:rsidP="00624248">
            <w:pPr>
              <w:pStyle w:val="ListParagraph"/>
              <w:spacing w:line="240" w:lineRule="auto"/>
              <w:ind w:left="0" w:firstLine="0"/>
              <w:rPr>
                <w:sz w:val="24"/>
                <w:szCs w:val="24"/>
              </w:rPr>
            </w:pPr>
          </w:p>
        </w:tc>
        <w:tc>
          <w:tcPr>
            <w:tcW w:w="404" w:type="dxa"/>
          </w:tcPr>
          <w:p w14:paraId="41850E25" w14:textId="77777777" w:rsidR="004204D4" w:rsidRPr="009B2A8C" w:rsidRDefault="004204D4" w:rsidP="00624248">
            <w:pPr>
              <w:pStyle w:val="ListParagraph"/>
              <w:spacing w:line="240" w:lineRule="auto"/>
              <w:ind w:left="0" w:firstLine="0"/>
              <w:rPr>
                <w:sz w:val="24"/>
                <w:szCs w:val="24"/>
              </w:rPr>
            </w:pPr>
          </w:p>
        </w:tc>
        <w:tc>
          <w:tcPr>
            <w:tcW w:w="405" w:type="dxa"/>
            <w:shd w:val="clear" w:color="auto" w:fill="365F91" w:themeFill="accent1" w:themeFillShade="BF"/>
          </w:tcPr>
          <w:p w14:paraId="287C8745" w14:textId="77777777" w:rsidR="004204D4" w:rsidRPr="009B2A8C" w:rsidRDefault="004204D4" w:rsidP="00624248">
            <w:pPr>
              <w:pStyle w:val="ListParagraph"/>
              <w:spacing w:line="240" w:lineRule="auto"/>
              <w:ind w:left="0" w:firstLine="0"/>
              <w:rPr>
                <w:sz w:val="24"/>
                <w:szCs w:val="24"/>
              </w:rPr>
            </w:pPr>
          </w:p>
        </w:tc>
        <w:tc>
          <w:tcPr>
            <w:tcW w:w="444" w:type="dxa"/>
            <w:shd w:val="clear" w:color="auto" w:fill="365F91" w:themeFill="accent1" w:themeFillShade="BF"/>
          </w:tcPr>
          <w:p w14:paraId="4C5E3623"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365F91" w:themeFill="accent1" w:themeFillShade="BF"/>
          </w:tcPr>
          <w:p w14:paraId="554FAEE9"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365F91" w:themeFill="accent1" w:themeFillShade="BF"/>
          </w:tcPr>
          <w:p w14:paraId="6CF60472" w14:textId="77777777" w:rsidR="004204D4" w:rsidRPr="009B2A8C" w:rsidRDefault="004204D4" w:rsidP="00624248">
            <w:pPr>
              <w:pStyle w:val="ListParagraph"/>
              <w:spacing w:line="240" w:lineRule="auto"/>
              <w:ind w:left="0" w:firstLine="0"/>
              <w:rPr>
                <w:sz w:val="24"/>
                <w:szCs w:val="24"/>
              </w:rPr>
            </w:pPr>
          </w:p>
        </w:tc>
        <w:tc>
          <w:tcPr>
            <w:tcW w:w="319" w:type="dxa"/>
          </w:tcPr>
          <w:p w14:paraId="35158785" w14:textId="77777777" w:rsidR="004204D4" w:rsidRPr="009B2A8C" w:rsidRDefault="004204D4" w:rsidP="00624248">
            <w:pPr>
              <w:pStyle w:val="ListParagraph"/>
              <w:spacing w:line="240" w:lineRule="auto"/>
              <w:ind w:left="0" w:firstLine="0"/>
              <w:rPr>
                <w:sz w:val="24"/>
                <w:szCs w:val="24"/>
              </w:rPr>
            </w:pPr>
          </w:p>
        </w:tc>
        <w:tc>
          <w:tcPr>
            <w:tcW w:w="319" w:type="dxa"/>
          </w:tcPr>
          <w:p w14:paraId="15FCC7C5" w14:textId="77777777" w:rsidR="004204D4" w:rsidRPr="009B2A8C" w:rsidRDefault="004204D4" w:rsidP="00624248">
            <w:pPr>
              <w:pStyle w:val="ListParagraph"/>
              <w:spacing w:line="240" w:lineRule="auto"/>
              <w:ind w:left="0" w:firstLine="0"/>
              <w:rPr>
                <w:sz w:val="24"/>
                <w:szCs w:val="24"/>
              </w:rPr>
            </w:pPr>
          </w:p>
        </w:tc>
        <w:tc>
          <w:tcPr>
            <w:tcW w:w="319" w:type="dxa"/>
          </w:tcPr>
          <w:p w14:paraId="1D888ADD" w14:textId="77777777" w:rsidR="004204D4" w:rsidRPr="009B2A8C" w:rsidRDefault="004204D4" w:rsidP="00624248">
            <w:pPr>
              <w:pStyle w:val="ListParagraph"/>
              <w:spacing w:line="240" w:lineRule="auto"/>
              <w:ind w:left="0" w:firstLine="0"/>
              <w:rPr>
                <w:sz w:val="24"/>
                <w:szCs w:val="24"/>
              </w:rPr>
            </w:pPr>
          </w:p>
        </w:tc>
        <w:tc>
          <w:tcPr>
            <w:tcW w:w="319" w:type="dxa"/>
          </w:tcPr>
          <w:p w14:paraId="1A43FFE7" w14:textId="77777777" w:rsidR="004204D4" w:rsidRPr="009B2A8C" w:rsidRDefault="004204D4" w:rsidP="00624248">
            <w:pPr>
              <w:pStyle w:val="ListParagraph"/>
              <w:spacing w:line="240" w:lineRule="auto"/>
              <w:ind w:left="0" w:firstLine="0"/>
              <w:rPr>
                <w:sz w:val="24"/>
                <w:szCs w:val="24"/>
              </w:rPr>
            </w:pPr>
          </w:p>
        </w:tc>
        <w:tc>
          <w:tcPr>
            <w:tcW w:w="319" w:type="dxa"/>
          </w:tcPr>
          <w:p w14:paraId="3DBCFC90" w14:textId="77777777" w:rsidR="004204D4" w:rsidRPr="009B2A8C" w:rsidRDefault="004204D4" w:rsidP="00624248">
            <w:pPr>
              <w:pStyle w:val="ListParagraph"/>
              <w:spacing w:line="240" w:lineRule="auto"/>
              <w:ind w:left="0" w:firstLine="0"/>
              <w:rPr>
                <w:sz w:val="24"/>
                <w:szCs w:val="24"/>
              </w:rPr>
            </w:pPr>
          </w:p>
        </w:tc>
        <w:tc>
          <w:tcPr>
            <w:tcW w:w="319" w:type="dxa"/>
          </w:tcPr>
          <w:p w14:paraId="1631EA45" w14:textId="77777777" w:rsidR="004204D4" w:rsidRPr="009B2A8C" w:rsidRDefault="004204D4" w:rsidP="00624248">
            <w:pPr>
              <w:pStyle w:val="ListParagraph"/>
              <w:spacing w:line="240" w:lineRule="auto"/>
              <w:ind w:left="0" w:firstLine="0"/>
              <w:rPr>
                <w:sz w:val="24"/>
                <w:szCs w:val="24"/>
              </w:rPr>
            </w:pPr>
          </w:p>
        </w:tc>
        <w:tc>
          <w:tcPr>
            <w:tcW w:w="319" w:type="dxa"/>
          </w:tcPr>
          <w:p w14:paraId="13F51743" w14:textId="77777777" w:rsidR="004204D4" w:rsidRPr="009B2A8C" w:rsidRDefault="004204D4" w:rsidP="00624248">
            <w:pPr>
              <w:pStyle w:val="ListParagraph"/>
              <w:spacing w:line="240" w:lineRule="auto"/>
              <w:ind w:left="0" w:firstLine="0"/>
              <w:rPr>
                <w:sz w:val="24"/>
                <w:szCs w:val="24"/>
              </w:rPr>
            </w:pPr>
          </w:p>
        </w:tc>
        <w:tc>
          <w:tcPr>
            <w:tcW w:w="319" w:type="dxa"/>
          </w:tcPr>
          <w:p w14:paraId="3C8A0FAD" w14:textId="77777777" w:rsidR="004204D4" w:rsidRPr="009B2A8C" w:rsidRDefault="004204D4" w:rsidP="00624248">
            <w:pPr>
              <w:pStyle w:val="ListParagraph"/>
              <w:spacing w:line="240" w:lineRule="auto"/>
              <w:ind w:left="0" w:firstLine="0"/>
              <w:rPr>
                <w:sz w:val="24"/>
                <w:szCs w:val="24"/>
              </w:rPr>
            </w:pPr>
          </w:p>
        </w:tc>
      </w:tr>
      <w:tr w:rsidR="004204D4" w:rsidRPr="009B2A8C" w14:paraId="69019420" w14:textId="77777777" w:rsidTr="00624248">
        <w:trPr>
          <w:trHeight w:val="568"/>
        </w:trPr>
        <w:tc>
          <w:tcPr>
            <w:tcW w:w="550" w:type="dxa"/>
            <w:vMerge w:val="restart"/>
          </w:tcPr>
          <w:p w14:paraId="57136EEC" w14:textId="7C9C8F00" w:rsidR="004204D4" w:rsidRPr="009B2A8C" w:rsidRDefault="004204D4" w:rsidP="00624248">
            <w:pPr>
              <w:pStyle w:val="ListParagraph"/>
              <w:spacing w:line="240" w:lineRule="auto"/>
              <w:ind w:left="0" w:firstLine="0"/>
              <w:rPr>
                <w:sz w:val="24"/>
                <w:szCs w:val="24"/>
              </w:rPr>
            </w:pPr>
            <w:r w:rsidRPr="009B2A8C">
              <w:rPr>
                <w:sz w:val="24"/>
                <w:szCs w:val="24"/>
              </w:rPr>
              <w:t>2</w:t>
            </w:r>
          </w:p>
        </w:tc>
        <w:tc>
          <w:tcPr>
            <w:tcW w:w="1652" w:type="dxa"/>
          </w:tcPr>
          <w:p w14:paraId="1F933DE9" w14:textId="151DB012" w:rsidR="004204D4" w:rsidRPr="009B2A8C" w:rsidRDefault="004204D4" w:rsidP="00624248">
            <w:pPr>
              <w:spacing w:line="240" w:lineRule="auto"/>
              <w:ind w:firstLine="0"/>
              <w:rPr>
                <w:sz w:val="24"/>
                <w:szCs w:val="24"/>
              </w:rPr>
            </w:pPr>
            <w:r w:rsidRPr="009B2A8C">
              <w:rPr>
                <w:sz w:val="24"/>
                <w:szCs w:val="24"/>
              </w:rPr>
              <w:t>Tahap Pelaksanaan</w:t>
            </w:r>
          </w:p>
        </w:tc>
        <w:tc>
          <w:tcPr>
            <w:tcW w:w="492" w:type="dxa"/>
          </w:tcPr>
          <w:p w14:paraId="6EBAD5E1" w14:textId="77777777" w:rsidR="004204D4" w:rsidRPr="009B2A8C" w:rsidRDefault="004204D4" w:rsidP="00624248">
            <w:pPr>
              <w:pStyle w:val="ListParagraph"/>
              <w:spacing w:line="240" w:lineRule="auto"/>
              <w:ind w:left="0" w:firstLine="0"/>
              <w:rPr>
                <w:sz w:val="24"/>
                <w:szCs w:val="24"/>
              </w:rPr>
            </w:pPr>
          </w:p>
        </w:tc>
        <w:tc>
          <w:tcPr>
            <w:tcW w:w="404" w:type="dxa"/>
          </w:tcPr>
          <w:p w14:paraId="10AC0876" w14:textId="77777777" w:rsidR="004204D4" w:rsidRPr="009B2A8C" w:rsidRDefault="004204D4" w:rsidP="00624248">
            <w:pPr>
              <w:pStyle w:val="ListParagraph"/>
              <w:spacing w:line="240" w:lineRule="auto"/>
              <w:ind w:left="0" w:firstLine="0"/>
              <w:rPr>
                <w:sz w:val="24"/>
                <w:szCs w:val="24"/>
              </w:rPr>
            </w:pPr>
          </w:p>
        </w:tc>
        <w:tc>
          <w:tcPr>
            <w:tcW w:w="405" w:type="dxa"/>
          </w:tcPr>
          <w:p w14:paraId="32CD43C0" w14:textId="77777777" w:rsidR="004204D4" w:rsidRPr="009B2A8C" w:rsidRDefault="004204D4" w:rsidP="00624248">
            <w:pPr>
              <w:pStyle w:val="ListParagraph"/>
              <w:spacing w:line="240" w:lineRule="auto"/>
              <w:ind w:left="0" w:firstLine="0"/>
              <w:rPr>
                <w:sz w:val="24"/>
                <w:szCs w:val="24"/>
              </w:rPr>
            </w:pPr>
          </w:p>
        </w:tc>
        <w:tc>
          <w:tcPr>
            <w:tcW w:w="444" w:type="dxa"/>
          </w:tcPr>
          <w:p w14:paraId="07ACEF06" w14:textId="77777777" w:rsidR="004204D4" w:rsidRPr="009B2A8C" w:rsidRDefault="004204D4" w:rsidP="00624248">
            <w:pPr>
              <w:pStyle w:val="ListParagraph"/>
              <w:spacing w:line="240" w:lineRule="auto"/>
              <w:ind w:left="0" w:firstLine="0"/>
              <w:rPr>
                <w:sz w:val="24"/>
                <w:szCs w:val="24"/>
              </w:rPr>
            </w:pPr>
          </w:p>
        </w:tc>
        <w:tc>
          <w:tcPr>
            <w:tcW w:w="319" w:type="dxa"/>
          </w:tcPr>
          <w:p w14:paraId="105A7D98" w14:textId="77777777" w:rsidR="004204D4" w:rsidRPr="009B2A8C" w:rsidRDefault="004204D4" w:rsidP="00624248">
            <w:pPr>
              <w:pStyle w:val="ListParagraph"/>
              <w:spacing w:line="240" w:lineRule="auto"/>
              <w:ind w:left="0" w:firstLine="0"/>
              <w:rPr>
                <w:sz w:val="24"/>
                <w:szCs w:val="24"/>
              </w:rPr>
            </w:pPr>
          </w:p>
        </w:tc>
        <w:tc>
          <w:tcPr>
            <w:tcW w:w="319" w:type="dxa"/>
          </w:tcPr>
          <w:p w14:paraId="7A90DD79"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9BBB59" w:themeFill="accent3"/>
          </w:tcPr>
          <w:p w14:paraId="228D6012"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9BBB59" w:themeFill="accent3"/>
          </w:tcPr>
          <w:p w14:paraId="24AB68C9"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9BBB59" w:themeFill="accent3"/>
          </w:tcPr>
          <w:p w14:paraId="5EDF9D1E"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9BBB59" w:themeFill="accent3"/>
          </w:tcPr>
          <w:p w14:paraId="439B6748" w14:textId="77777777" w:rsidR="004204D4" w:rsidRPr="009B2A8C" w:rsidRDefault="004204D4" w:rsidP="00624248">
            <w:pPr>
              <w:pStyle w:val="ListParagraph"/>
              <w:spacing w:line="240" w:lineRule="auto"/>
              <w:ind w:left="0" w:firstLine="0"/>
              <w:rPr>
                <w:sz w:val="24"/>
                <w:szCs w:val="24"/>
              </w:rPr>
            </w:pPr>
          </w:p>
        </w:tc>
        <w:tc>
          <w:tcPr>
            <w:tcW w:w="319" w:type="dxa"/>
          </w:tcPr>
          <w:p w14:paraId="3BD617C3" w14:textId="77777777" w:rsidR="004204D4" w:rsidRPr="009B2A8C" w:rsidRDefault="004204D4" w:rsidP="00624248">
            <w:pPr>
              <w:pStyle w:val="ListParagraph"/>
              <w:spacing w:line="240" w:lineRule="auto"/>
              <w:ind w:left="0" w:firstLine="0"/>
              <w:rPr>
                <w:sz w:val="24"/>
                <w:szCs w:val="24"/>
              </w:rPr>
            </w:pPr>
          </w:p>
        </w:tc>
        <w:tc>
          <w:tcPr>
            <w:tcW w:w="319" w:type="dxa"/>
          </w:tcPr>
          <w:p w14:paraId="1F5A6F2E" w14:textId="77777777" w:rsidR="004204D4" w:rsidRPr="009B2A8C" w:rsidRDefault="004204D4" w:rsidP="00624248">
            <w:pPr>
              <w:pStyle w:val="ListParagraph"/>
              <w:spacing w:line="240" w:lineRule="auto"/>
              <w:ind w:left="0" w:firstLine="0"/>
              <w:rPr>
                <w:sz w:val="24"/>
                <w:szCs w:val="24"/>
              </w:rPr>
            </w:pPr>
          </w:p>
        </w:tc>
        <w:tc>
          <w:tcPr>
            <w:tcW w:w="319" w:type="dxa"/>
          </w:tcPr>
          <w:p w14:paraId="6B67FB4B" w14:textId="77777777" w:rsidR="004204D4" w:rsidRPr="009B2A8C" w:rsidRDefault="004204D4" w:rsidP="00624248">
            <w:pPr>
              <w:pStyle w:val="ListParagraph"/>
              <w:spacing w:line="240" w:lineRule="auto"/>
              <w:ind w:left="0" w:firstLine="0"/>
              <w:rPr>
                <w:sz w:val="24"/>
                <w:szCs w:val="24"/>
              </w:rPr>
            </w:pPr>
          </w:p>
        </w:tc>
        <w:tc>
          <w:tcPr>
            <w:tcW w:w="319" w:type="dxa"/>
          </w:tcPr>
          <w:p w14:paraId="0F20664F" w14:textId="77777777" w:rsidR="004204D4" w:rsidRPr="009B2A8C" w:rsidRDefault="004204D4" w:rsidP="00624248">
            <w:pPr>
              <w:pStyle w:val="ListParagraph"/>
              <w:spacing w:line="240" w:lineRule="auto"/>
              <w:ind w:left="0" w:firstLine="0"/>
              <w:rPr>
                <w:sz w:val="24"/>
                <w:szCs w:val="24"/>
              </w:rPr>
            </w:pPr>
          </w:p>
        </w:tc>
      </w:tr>
      <w:tr w:rsidR="004204D4" w:rsidRPr="009B2A8C" w14:paraId="061F0AAA" w14:textId="77777777" w:rsidTr="00624248">
        <w:trPr>
          <w:trHeight w:val="695"/>
        </w:trPr>
        <w:tc>
          <w:tcPr>
            <w:tcW w:w="550" w:type="dxa"/>
            <w:vMerge/>
          </w:tcPr>
          <w:p w14:paraId="2212E4DF" w14:textId="77777777" w:rsidR="004204D4" w:rsidRPr="009B2A8C" w:rsidRDefault="004204D4" w:rsidP="00624248">
            <w:pPr>
              <w:pStyle w:val="ListParagraph"/>
              <w:spacing w:line="240" w:lineRule="auto"/>
              <w:ind w:left="0" w:firstLine="0"/>
              <w:rPr>
                <w:sz w:val="24"/>
                <w:szCs w:val="24"/>
              </w:rPr>
            </w:pPr>
          </w:p>
        </w:tc>
        <w:tc>
          <w:tcPr>
            <w:tcW w:w="1652" w:type="dxa"/>
          </w:tcPr>
          <w:p w14:paraId="49E2F6FC" w14:textId="5040A717" w:rsidR="004204D4" w:rsidRPr="009B2A8C" w:rsidRDefault="004204D4" w:rsidP="003A2774">
            <w:pPr>
              <w:pStyle w:val="ListParagraph"/>
              <w:numPr>
                <w:ilvl w:val="0"/>
                <w:numId w:val="20"/>
              </w:numPr>
              <w:spacing w:line="240" w:lineRule="auto"/>
              <w:ind w:left="316"/>
              <w:rPr>
                <w:sz w:val="24"/>
                <w:szCs w:val="24"/>
              </w:rPr>
            </w:pPr>
            <w:r w:rsidRPr="009B2A8C">
              <w:rPr>
                <w:sz w:val="24"/>
                <w:szCs w:val="24"/>
              </w:rPr>
              <w:t>Pengumpulan Data</w:t>
            </w:r>
          </w:p>
        </w:tc>
        <w:tc>
          <w:tcPr>
            <w:tcW w:w="492" w:type="dxa"/>
          </w:tcPr>
          <w:p w14:paraId="2329EF53" w14:textId="77777777" w:rsidR="004204D4" w:rsidRPr="009B2A8C" w:rsidRDefault="004204D4" w:rsidP="00624248">
            <w:pPr>
              <w:pStyle w:val="ListParagraph"/>
              <w:spacing w:line="240" w:lineRule="auto"/>
              <w:ind w:left="0" w:firstLine="0"/>
              <w:rPr>
                <w:sz w:val="24"/>
                <w:szCs w:val="24"/>
              </w:rPr>
            </w:pPr>
          </w:p>
        </w:tc>
        <w:tc>
          <w:tcPr>
            <w:tcW w:w="404" w:type="dxa"/>
          </w:tcPr>
          <w:p w14:paraId="1ACF0B76" w14:textId="77777777" w:rsidR="004204D4" w:rsidRPr="009B2A8C" w:rsidRDefault="004204D4" w:rsidP="00624248">
            <w:pPr>
              <w:pStyle w:val="ListParagraph"/>
              <w:spacing w:line="240" w:lineRule="auto"/>
              <w:ind w:left="0" w:firstLine="0"/>
              <w:rPr>
                <w:sz w:val="24"/>
                <w:szCs w:val="24"/>
              </w:rPr>
            </w:pPr>
          </w:p>
        </w:tc>
        <w:tc>
          <w:tcPr>
            <w:tcW w:w="405" w:type="dxa"/>
          </w:tcPr>
          <w:p w14:paraId="13F76C36" w14:textId="77777777" w:rsidR="004204D4" w:rsidRPr="009B2A8C" w:rsidRDefault="004204D4" w:rsidP="00624248">
            <w:pPr>
              <w:pStyle w:val="ListParagraph"/>
              <w:spacing w:line="240" w:lineRule="auto"/>
              <w:ind w:left="0" w:firstLine="0"/>
              <w:rPr>
                <w:sz w:val="24"/>
                <w:szCs w:val="24"/>
              </w:rPr>
            </w:pPr>
          </w:p>
        </w:tc>
        <w:tc>
          <w:tcPr>
            <w:tcW w:w="444" w:type="dxa"/>
          </w:tcPr>
          <w:p w14:paraId="15FF0BE4" w14:textId="77777777" w:rsidR="004204D4" w:rsidRPr="009B2A8C" w:rsidRDefault="004204D4" w:rsidP="00624248">
            <w:pPr>
              <w:pStyle w:val="ListParagraph"/>
              <w:spacing w:line="240" w:lineRule="auto"/>
              <w:ind w:left="0" w:firstLine="0"/>
              <w:rPr>
                <w:sz w:val="24"/>
                <w:szCs w:val="24"/>
              </w:rPr>
            </w:pPr>
          </w:p>
        </w:tc>
        <w:tc>
          <w:tcPr>
            <w:tcW w:w="319" w:type="dxa"/>
          </w:tcPr>
          <w:p w14:paraId="7477ED1C" w14:textId="77777777" w:rsidR="004204D4" w:rsidRPr="009B2A8C" w:rsidRDefault="004204D4" w:rsidP="00624248">
            <w:pPr>
              <w:pStyle w:val="ListParagraph"/>
              <w:spacing w:line="240" w:lineRule="auto"/>
              <w:ind w:left="0" w:firstLine="0"/>
              <w:rPr>
                <w:sz w:val="24"/>
                <w:szCs w:val="24"/>
              </w:rPr>
            </w:pPr>
          </w:p>
        </w:tc>
        <w:tc>
          <w:tcPr>
            <w:tcW w:w="319" w:type="dxa"/>
          </w:tcPr>
          <w:p w14:paraId="37D04FB9"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9BBB59" w:themeFill="accent3"/>
          </w:tcPr>
          <w:p w14:paraId="4D8F2C1F" w14:textId="77777777" w:rsidR="004204D4" w:rsidRPr="009B2A8C" w:rsidRDefault="004204D4" w:rsidP="00624248">
            <w:pPr>
              <w:pStyle w:val="ListParagraph"/>
              <w:spacing w:line="240" w:lineRule="auto"/>
              <w:ind w:left="0" w:firstLine="0"/>
              <w:rPr>
                <w:sz w:val="24"/>
                <w:szCs w:val="24"/>
              </w:rPr>
            </w:pPr>
          </w:p>
        </w:tc>
        <w:tc>
          <w:tcPr>
            <w:tcW w:w="319" w:type="dxa"/>
          </w:tcPr>
          <w:p w14:paraId="089C78C8" w14:textId="77777777" w:rsidR="004204D4" w:rsidRPr="009B2A8C" w:rsidRDefault="004204D4" w:rsidP="00624248">
            <w:pPr>
              <w:pStyle w:val="ListParagraph"/>
              <w:spacing w:line="240" w:lineRule="auto"/>
              <w:ind w:left="0" w:firstLine="0"/>
              <w:rPr>
                <w:sz w:val="24"/>
                <w:szCs w:val="24"/>
              </w:rPr>
            </w:pPr>
          </w:p>
        </w:tc>
        <w:tc>
          <w:tcPr>
            <w:tcW w:w="319" w:type="dxa"/>
          </w:tcPr>
          <w:p w14:paraId="75D24A20" w14:textId="77777777" w:rsidR="004204D4" w:rsidRPr="009B2A8C" w:rsidRDefault="004204D4" w:rsidP="00624248">
            <w:pPr>
              <w:pStyle w:val="ListParagraph"/>
              <w:spacing w:line="240" w:lineRule="auto"/>
              <w:ind w:left="0" w:firstLine="0"/>
              <w:rPr>
                <w:sz w:val="24"/>
                <w:szCs w:val="24"/>
              </w:rPr>
            </w:pPr>
          </w:p>
        </w:tc>
        <w:tc>
          <w:tcPr>
            <w:tcW w:w="319" w:type="dxa"/>
          </w:tcPr>
          <w:p w14:paraId="1F7293AE" w14:textId="77777777" w:rsidR="004204D4" w:rsidRPr="009B2A8C" w:rsidRDefault="004204D4" w:rsidP="00624248">
            <w:pPr>
              <w:pStyle w:val="ListParagraph"/>
              <w:spacing w:line="240" w:lineRule="auto"/>
              <w:ind w:left="0" w:firstLine="0"/>
              <w:rPr>
                <w:sz w:val="24"/>
                <w:szCs w:val="24"/>
              </w:rPr>
            </w:pPr>
          </w:p>
        </w:tc>
        <w:tc>
          <w:tcPr>
            <w:tcW w:w="319" w:type="dxa"/>
          </w:tcPr>
          <w:p w14:paraId="09983CFA" w14:textId="77777777" w:rsidR="004204D4" w:rsidRPr="009B2A8C" w:rsidRDefault="004204D4" w:rsidP="00624248">
            <w:pPr>
              <w:pStyle w:val="ListParagraph"/>
              <w:spacing w:line="240" w:lineRule="auto"/>
              <w:ind w:left="0" w:firstLine="0"/>
              <w:rPr>
                <w:sz w:val="24"/>
                <w:szCs w:val="24"/>
              </w:rPr>
            </w:pPr>
          </w:p>
        </w:tc>
        <w:tc>
          <w:tcPr>
            <w:tcW w:w="319" w:type="dxa"/>
          </w:tcPr>
          <w:p w14:paraId="3067F03A" w14:textId="77777777" w:rsidR="004204D4" w:rsidRPr="009B2A8C" w:rsidRDefault="004204D4" w:rsidP="00624248">
            <w:pPr>
              <w:pStyle w:val="ListParagraph"/>
              <w:spacing w:line="240" w:lineRule="auto"/>
              <w:ind w:left="0" w:firstLine="0"/>
              <w:rPr>
                <w:sz w:val="24"/>
                <w:szCs w:val="24"/>
              </w:rPr>
            </w:pPr>
          </w:p>
        </w:tc>
        <w:tc>
          <w:tcPr>
            <w:tcW w:w="319" w:type="dxa"/>
          </w:tcPr>
          <w:p w14:paraId="1E77BDC2" w14:textId="77777777" w:rsidR="004204D4" w:rsidRPr="009B2A8C" w:rsidRDefault="004204D4" w:rsidP="00624248">
            <w:pPr>
              <w:pStyle w:val="ListParagraph"/>
              <w:spacing w:line="240" w:lineRule="auto"/>
              <w:ind w:left="0" w:firstLine="0"/>
              <w:rPr>
                <w:sz w:val="24"/>
                <w:szCs w:val="24"/>
              </w:rPr>
            </w:pPr>
          </w:p>
        </w:tc>
        <w:tc>
          <w:tcPr>
            <w:tcW w:w="319" w:type="dxa"/>
          </w:tcPr>
          <w:p w14:paraId="72B78966" w14:textId="77777777" w:rsidR="004204D4" w:rsidRPr="009B2A8C" w:rsidRDefault="004204D4" w:rsidP="00624248">
            <w:pPr>
              <w:pStyle w:val="ListParagraph"/>
              <w:spacing w:line="240" w:lineRule="auto"/>
              <w:ind w:left="0" w:firstLine="0"/>
              <w:rPr>
                <w:sz w:val="24"/>
                <w:szCs w:val="24"/>
              </w:rPr>
            </w:pPr>
          </w:p>
        </w:tc>
      </w:tr>
      <w:tr w:rsidR="004204D4" w:rsidRPr="009B2A8C" w14:paraId="074728F7" w14:textId="77777777" w:rsidTr="00624248">
        <w:trPr>
          <w:trHeight w:val="568"/>
        </w:trPr>
        <w:tc>
          <w:tcPr>
            <w:tcW w:w="550" w:type="dxa"/>
            <w:vMerge/>
          </w:tcPr>
          <w:p w14:paraId="478B6EFF" w14:textId="77777777" w:rsidR="004204D4" w:rsidRPr="009B2A8C" w:rsidRDefault="004204D4" w:rsidP="00624248">
            <w:pPr>
              <w:pStyle w:val="ListParagraph"/>
              <w:spacing w:line="240" w:lineRule="auto"/>
              <w:ind w:left="0" w:firstLine="0"/>
              <w:rPr>
                <w:sz w:val="24"/>
                <w:szCs w:val="24"/>
              </w:rPr>
            </w:pPr>
          </w:p>
        </w:tc>
        <w:tc>
          <w:tcPr>
            <w:tcW w:w="1652" w:type="dxa"/>
          </w:tcPr>
          <w:p w14:paraId="4B2E0BCC" w14:textId="408A2A09" w:rsidR="004204D4" w:rsidRPr="009B2A8C" w:rsidRDefault="004204D4" w:rsidP="003A2774">
            <w:pPr>
              <w:pStyle w:val="ListParagraph"/>
              <w:numPr>
                <w:ilvl w:val="0"/>
                <w:numId w:val="20"/>
              </w:numPr>
              <w:spacing w:line="240" w:lineRule="auto"/>
              <w:ind w:left="316"/>
              <w:rPr>
                <w:sz w:val="24"/>
                <w:szCs w:val="24"/>
              </w:rPr>
            </w:pPr>
            <w:r w:rsidRPr="009B2A8C">
              <w:rPr>
                <w:sz w:val="24"/>
                <w:szCs w:val="24"/>
              </w:rPr>
              <w:t>Analisis Data</w:t>
            </w:r>
          </w:p>
        </w:tc>
        <w:tc>
          <w:tcPr>
            <w:tcW w:w="492" w:type="dxa"/>
          </w:tcPr>
          <w:p w14:paraId="40875ECF" w14:textId="77777777" w:rsidR="004204D4" w:rsidRPr="009B2A8C" w:rsidRDefault="004204D4" w:rsidP="00624248">
            <w:pPr>
              <w:pStyle w:val="ListParagraph"/>
              <w:spacing w:line="240" w:lineRule="auto"/>
              <w:ind w:left="0" w:firstLine="0"/>
              <w:rPr>
                <w:sz w:val="24"/>
                <w:szCs w:val="24"/>
              </w:rPr>
            </w:pPr>
          </w:p>
        </w:tc>
        <w:tc>
          <w:tcPr>
            <w:tcW w:w="404" w:type="dxa"/>
          </w:tcPr>
          <w:p w14:paraId="244D12E7" w14:textId="77777777" w:rsidR="004204D4" w:rsidRPr="009B2A8C" w:rsidRDefault="004204D4" w:rsidP="00624248">
            <w:pPr>
              <w:pStyle w:val="ListParagraph"/>
              <w:spacing w:line="240" w:lineRule="auto"/>
              <w:ind w:left="0" w:firstLine="0"/>
              <w:rPr>
                <w:sz w:val="24"/>
                <w:szCs w:val="24"/>
              </w:rPr>
            </w:pPr>
          </w:p>
        </w:tc>
        <w:tc>
          <w:tcPr>
            <w:tcW w:w="405" w:type="dxa"/>
          </w:tcPr>
          <w:p w14:paraId="3BDAEA61" w14:textId="77777777" w:rsidR="004204D4" w:rsidRPr="009B2A8C" w:rsidRDefault="004204D4" w:rsidP="00624248">
            <w:pPr>
              <w:pStyle w:val="ListParagraph"/>
              <w:spacing w:line="240" w:lineRule="auto"/>
              <w:ind w:left="0" w:firstLine="0"/>
              <w:rPr>
                <w:sz w:val="24"/>
                <w:szCs w:val="24"/>
              </w:rPr>
            </w:pPr>
          </w:p>
        </w:tc>
        <w:tc>
          <w:tcPr>
            <w:tcW w:w="444" w:type="dxa"/>
          </w:tcPr>
          <w:p w14:paraId="585E697F" w14:textId="77777777" w:rsidR="004204D4" w:rsidRPr="009B2A8C" w:rsidRDefault="004204D4" w:rsidP="00624248">
            <w:pPr>
              <w:pStyle w:val="ListParagraph"/>
              <w:spacing w:line="240" w:lineRule="auto"/>
              <w:ind w:left="0" w:firstLine="0"/>
              <w:rPr>
                <w:sz w:val="24"/>
                <w:szCs w:val="24"/>
              </w:rPr>
            </w:pPr>
          </w:p>
        </w:tc>
        <w:tc>
          <w:tcPr>
            <w:tcW w:w="319" w:type="dxa"/>
          </w:tcPr>
          <w:p w14:paraId="39021A4F" w14:textId="77777777" w:rsidR="004204D4" w:rsidRPr="009B2A8C" w:rsidRDefault="004204D4" w:rsidP="00624248">
            <w:pPr>
              <w:pStyle w:val="ListParagraph"/>
              <w:spacing w:line="240" w:lineRule="auto"/>
              <w:ind w:left="0" w:firstLine="0"/>
              <w:rPr>
                <w:sz w:val="24"/>
                <w:szCs w:val="24"/>
              </w:rPr>
            </w:pPr>
          </w:p>
        </w:tc>
        <w:tc>
          <w:tcPr>
            <w:tcW w:w="319" w:type="dxa"/>
          </w:tcPr>
          <w:p w14:paraId="20B81521" w14:textId="77777777" w:rsidR="004204D4" w:rsidRPr="009B2A8C" w:rsidRDefault="004204D4" w:rsidP="00624248">
            <w:pPr>
              <w:pStyle w:val="ListParagraph"/>
              <w:spacing w:line="240" w:lineRule="auto"/>
              <w:ind w:left="0" w:firstLine="0"/>
              <w:rPr>
                <w:sz w:val="24"/>
                <w:szCs w:val="24"/>
              </w:rPr>
            </w:pPr>
          </w:p>
        </w:tc>
        <w:tc>
          <w:tcPr>
            <w:tcW w:w="319" w:type="dxa"/>
          </w:tcPr>
          <w:p w14:paraId="510F50F4"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9BBB59" w:themeFill="accent3"/>
          </w:tcPr>
          <w:p w14:paraId="53A182CC"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9BBB59" w:themeFill="accent3"/>
          </w:tcPr>
          <w:p w14:paraId="7623A3FF" w14:textId="77777777" w:rsidR="004204D4" w:rsidRPr="009B2A8C" w:rsidRDefault="004204D4" w:rsidP="00624248">
            <w:pPr>
              <w:pStyle w:val="ListParagraph"/>
              <w:spacing w:line="240" w:lineRule="auto"/>
              <w:ind w:left="0" w:firstLine="0"/>
              <w:rPr>
                <w:sz w:val="24"/>
                <w:szCs w:val="24"/>
              </w:rPr>
            </w:pPr>
          </w:p>
        </w:tc>
        <w:tc>
          <w:tcPr>
            <w:tcW w:w="319" w:type="dxa"/>
            <w:shd w:val="clear" w:color="auto" w:fill="9BBB59" w:themeFill="accent3"/>
          </w:tcPr>
          <w:p w14:paraId="50577050" w14:textId="77777777" w:rsidR="004204D4" w:rsidRPr="009B2A8C" w:rsidRDefault="004204D4" w:rsidP="00624248">
            <w:pPr>
              <w:pStyle w:val="ListParagraph"/>
              <w:spacing w:line="240" w:lineRule="auto"/>
              <w:ind w:left="0" w:firstLine="0"/>
              <w:rPr>
                <w:sz w:val="24"/>
                <w:szCs w:val="24"/>
              </w:rPr>
            </w:pPr>
          </w:p>
        </w:tc>
        <w:tc>
          <w:tcPr>
            <w:tcW w:w="319" w:type="dxa"/>
          </w:tcPr>
          <w:p w14:paraId="457C7E82" w14:textId="77777777" w:rsidR="004204D4" w:rsidRPr="009B2A8C" w:rsidRDefault="004204D4" w:rsidP="00624248">
            <w:pPr>
              <w:pStyle w:val="ListParagraph"/>
              <w:spacing w:line="240" w:lineRule="auto"/>
              <w:ind w:left="0" w:firstLine="0"/>
              <w:rPr>
                <w:sz w:val="24"/>
                <w:szCs w:val="24"/>
              </w:rPr>
            </w:pPr>
          </w:p>
        </w:tc>
        <w:tc>
          <w:tcPr>
            <w:tcW w:w="319" w:type="dxa"/>
          </w:tcPr>
          <w:p w14:paraId="540E2C13" w14:textId="77777777" w:rsidR="004204D4" w:rsidRPr="009B2A8C" w:rsidRDefault="004204D4" w:rsidP="00624248">
            <w:pPr>
              <w:pStyle w:val="ListParagraph"/>
              <w:spacing w:line="240" w:lineRule="auto"/>
              <w:ind w:left="0" w:firstLine="0"/>
              <w:rPr>
                <w:sz w:val="24"/>
                <w:szCs w:val="24"/>
              </w:rPr>
            </w:pPr>
          </w:p>
        </w:tc>
        <w:tc>
          <w:tcPr>
            <w:tcW w:w="319" w:type="dxa"/>
          </w:tcPr>
          <w:p w14:paraId="3EBDAF7E" w14:textId="77777777" w:rsidR="004204D4" w:rsidRPr="009B2A8C" w:rsidRDefault="004204D4" w:rsidP="00624248">
            <w:pPr>
              <w:pStyle w:val="ListParagraph"/>
              <w:spacing w:line="240" w:lineRule="auto"/>
              <w:ind w:left="0" w:firstLine="0"/>
              <w:rPr>
                <w:sz w:val="24"/>
                <w:szCs w:val="24"/>
              </w:rPr>
            </w:pPr>
          </w:p>
        </w:tc>
        <w:tc>
          <w:tcPr>
            <w:tcW w:w="319" w:type="dxa"/>
          </w:tcPr>
          <w:p w14:paraId="0E023F68" w14:textId="77777777" w:rsidR="004204D4" w:rsidRPr="009B2A8C" w:rsidRDefault="004204D4" w:rsidP="00624248">
            <w:pPr>
              <w:pStyle w:val="ListParagraph"/>
              <w:spacing w:line="240" w:lineRule="auto"/>
              <w:ind w:left="0" w:firstLine="0"/>
              <w:rPr>
                <w:sz w:val="24"/>
                <w:szCs w:val="24"/>
              </w:rPr>
            </w:pPr>
          </w:p>
        </w:tc>
      </w:tr>
      <w:tr w:rsidR="001F2070" w:rsidRPr="009B2A8C" w14:paraId="4DBB394F" w14:textId="77777777" w:rsidTr="00624248">
        <w:trPr>
          <w:trHeight w:val="568"/>
        </w:trPr>
        <w:tc>
          <w:tcPr>
            <w:tcW w:w="550" w:type="dxa"/>
          </w:tcPr>
          <w:p w14:paraId="1079ABF5" w14:textId="676B91A9" w:rsidR="001F2070" w:rsidRPr="009B2A8C" w:rsidRDefault="004204D4" w:rsidP="00624248">
            <w:pPr>
              <w:pStyle w:val="ListParagraph"/>
              <w:spacing w:line="240" w:lineRule="auto"/>
              <w:ind w:left="0" w:firstLine="0"/>
              <w:rPr>
                <w:sz w:val="24"/>
                <w:szCs w:val="24"/>
              </w:rPr>
            </w:pPr>
            <w:r w:rsidRPr="009B2A8C">
              <w:rPr>
                <w:sz w:val="24"/>
                <w:szCs w:val="24"/>
              </w:rPr>
              <w:t>3</w:t>
            </w:r>
          </w:p>
        </w:tc>
        <w:tc>
          <w:tcPr>
            <w:tcW w:w="1652" w:type="dxa"/>
          </w:tcPr>
          <w:p w14:paraId="26C6A009" w14:textId="7AE15353" w:rsidR="001F2070" w:rsidRPr="009B2A8C" w:rsidRDefault="001F2070" w:rsidP="00624248">
            <w:pPr>
              <w:spacing w:line="240" w:lineRule="auto"/>
              <w:ind w:firstLine="0"/>
              <w:rPr>
                <w:sz w:val="24"/>
                <w:szCs w:val="24"/>
              </w:rPr>
            </w:pPr>
            <w:r w:rsidRPr="009B2A8C">
              <w:rPr>
                <w:sz w:val="24"/>
                <w:szCs w:val="24"/>
              </w:rPr>
              <w:t>Tahap Penyusunan Laporan</w:t>
            </w:r>
          </w:p>
        </w:tc>
        <w:tc>
          <w:tcPr>
            <w:tcW w:w="492" w:type="dxa"/>
          </w:tcPr>
          <w:p w14:paraId="2CF63E6E" w14:textId="77777777" w:rsidR="001F2070" w:rsidRPr="009B2A8C" w:rsidRDefault="001F2070" w:rsidP="00624248">
            <w:pPr>
              <w:pStyle w:val="ListParagraph"/>
              <w:spacing w:line="240" w:lineRule="auto"/>
              <w:ind w:left="0" w:firstLine="0"/>
              <w:rPr>
                <w:sz w:val="24"/>
                <w:szCs w:val="24"/>
              </w:rPr>
            </w:pPr>
          </w:p>
        </w:tc>
        <w:tc>
          <w:tcPr>
            <w:tcW w:w="404" w:type="dxa"/>
          </w:tcPr>
          <w:p w14:paraId="7DC5CE89" w14:textId="77777777" w:rsidR="001F2070" w:rsidRPr="009B2A8C" w:rsidRDefault="001F2070" w:rsidP="00624248">
            <w:pPr>
              <w:pStyle w:val="ListParagraph"/>
              <w:spacing w:line="240" w:lineRule="auto"/>
              <w:ind w:left="0" w:firstLine="0"/>
              <w:rPr>
                <w:sz w:val="24"/>
                <w:szCs w:val="24"/>
              </w:rPr>
            </w:pPr>
          </w:p>
        </w:tc>
        <w:tc>
          <w:tcPr>
            <w:tcW w:w="405" w:type="dxa"/>
          </w:tcPr>
          <w:p w14:paraId="28915009" w14:textId="77777777" w:rsidR="001F2070" w:rsidRPr="009B2A8C" w:rsidRDefault="001F2070" w:rsidP="00624248">
            <w:pPr>
              <w:pStyle w:val="ListParagraph"/>
              <w:spacing w:line="240" w:lineRule="auto"/>
              <w:ind w:left="0" w:firstLine="0"/>
              <w:rPr>
                <w:sz w:val="24"/>
                <w:szCs w:val="24"/>
              </w:rPr>
            </w:pPr>
          </w:p>
        </w:tc>
        <w:tc>
          <w:tcPr>
            <w:tcW w:w="444" w:type="dxa"/>
          </w:tcPr>
          <w:p w14:paraId="69B84342" w14:textId="77777777" w:rsidR="001F2070" w:rsidRPr="009B2A8C" w:rsidRDefault="001F2070" w:rsidP="00624248">
            <w:pPr>
              <w:pStyle w:val="ListParagraph"/>
              <w:spacing w:line="240" w:lineRule="auto"/>
              <w:ind w:left="0" w:firstLine="0"/>
              <w:rPr>
                <w:sz w:val="24"/>
                <w:szCs w:val="24"/>
              </w:rPr>
            </w:pPr>
          </w:p>
        </w:tc>
        <w:tc>
          <w:tcPr>
            <w:tcW w:w="319" w:type="dxa"/>
          </w:tcPr>
          <w:p w14:paraId="5CF91A95" w14:textId="77777777" w:rsidR="001F2070" w:rsidRPr="009B2A8C" w:rsidRDefault="001F2070" w:rsidP="00624248">
            <w:pPr>
              <w:pStyle w:val="ListParagraph"/>
              <w:spacing w:line="240" w:lineRule="auto"/>
              <w:ind w:left="0" w:firstLine="0"/>
              <w:rPr>
                <w:sz w:val="24"/>
                <w:szCs w:val="24"/>
              </w:rPr>
            </w:pPr>
          </w:p>
        </w:tc>
        <w:tc>
          <w:tcPr>
            <w:tcW w:w="319" w:type="dxa"/>
          </w:tcPr>
          <w:p w14:paraId="5B7DBDA3" w14:textId="77777777" w:rsidR="001F2070" w:rsidRPr="009B2A8C" w:rsidRDefault="001F2070" w:rsidP="00624248">
            <w:pPr>
              <w:pStyle w:val="ListParagraph"/>
              <w:spacing w:line="240" w:lineRule="auto"/>
              <w:ind w:left="0" w:firstLine="0"/>
              <w:rPr>
                <w:sz w:val="24"/>
                <w:szCs w:val="24"/>
              </w:rPr>
            </w:pPr>
          </w:p>
        </w:tc>
        <w:tc>
          <w:tcPr>
            <w:tcW w:w="319" w:type="dxa"/>
          </w:tcPr>
          <w:p w14:paraId="01E10B8F" w14:textId="77777777" w:rsidR="001F2070" w:rsidRPr="009B2A8C" w:rsidRDefault="001F2070" w:rsidP="00624248">
            <w:pPr>
              <w:pStyle w:val="ListParagraph"/>
              <w:spacing w:line="240" w:lineRule="auto"/>
              <w:ind w:left="0" w:firstLine="0"/>
              <w:rPr>
                <w:sz w:val="24"/>
                <w:szCs w:val="24"/>
              </w:rPr>
            </w:pPr>
          </w:p>
        </w:tc>
        <w:tc>
          <w:tcPr>
            <w:tcW w:w="319" w:type="dxa"/>
          </w:tcPr>
          <w:p w14:paraId="31850B4C" w14:textId="77777777" w:rsidR="001F2070" w:rsidRPr="009B2A8C" w:rsidRDefault="001F2070" w:rsidP="00624248">
            <w:pPr>
              <w:pStyle w:val="ListParagraph"/>
              <w:spacing w:line="240" w:lineRule="auto"/>
              <w:ind w:left="0" w:firstLine="0"/>
              <w:rPr>
                <w:sz w:val="24"/>
                <w:szCs w:val="24"/>
              </w:rPr>
            </w:pPr>
          </w:p>
        </w:tc>
        <w:tc>
          <w:tcPr>
            <w:tcW w:w="319" w:type="dxa"/>
          </w:tcPr>
          <w:p w14:paraId="580F2BBE" w14:textId="77777777" w:rsidR="001F2070" w:rsidRPr="009B2A8C" w:rsidRDefault="001F2070" w:rsidP="00624248">
            <w:pPr>
              <w:pStyle w:val="ListParagraph"/>
              <w:spacing w:line="240" w:lineRule="auto"/>
              <w:ind w:left="0" w:firstLine="0"/>
              <w:rPr>
                <w:sz w:val="24"/>
                <w:szCs w:val="24"/>
              </w:rPr>
            </w:pPr>
          </w:p>
        </w:tc>
        <w:tc>
          <w:tcPr>
            <w:tcW w:w="319" w:type="dxa"/>
          </w:tcPr>
          <w:p w14:paraId="590DED4A" w14:textId="77777777" w:rsidR="001F2070" w:rsidRPr="009B2A8C" w:rsidRDefault="001F2070" w:rsidP="00624248">
            <w:pPr>
              <w:pStyle w:val="ListParagraph"/>
              <w:spacing w:line="240" w:lineRule="auto"/>
              <w:ind w:left="0" w:firstLine="0"/>
              <w:rPr>
                <w:sz w:val="24"/>
                <w:szCs w:val="24"/>
              </w:rPr>
            </w:pPr>
          </w:p>
        </w:tc>
        <w:tc>
          <w:tcPr>
            <w:tcW w:w="319" w:type="dxa"/>
            <w:shd w:val="clear" w:color="auto" w:fill="FFFF00"/>
          </w:tcPr>
          <w:p w14:paraId="065524DA" w14:textId="77777777" w:rsidR="001F2070" w:rsidRPr="009B2A8C" w:rsidRDefault="001F2070" w:rsidP="00624248">
            <w:pPr>
              <w:pStyle w:val="ListParagraph"/>
              <w:spacing w:line="240" w:lineRule="auto"/>
              <w:ind w:left="0" w:firstLine="0"/>
              <w:rPr>
                <w:sz w:val="24"/>
                <w:szCs w:val="24"/>
              </w:rPr>
            </w:pPr>
          </w:p>
        </w:tc>
        <w:tc>
          <w:tcPr>
            <w:tcW w:w="319" w:type="dxa"/>
            <w:shd w:val="clear" w:color="auto" w:fill="FFFF00"/>
          </w:tcPr>
          <w:p w14:paraId="0B736111" w14:textId="77777777" w:rsidR="001F2070" w:rsidRPr="009B2A8C" w:rsidRDefault="001F2070" w:rsidP="00624248">
            <w:pPr>
              <w:pStyle w:val="ListParagraph"/>
              <w:spacing w:line="240" w:lineRule="auto"/>
              <w:ind w:left="0" w:firstLine="0"/>
              <w:rPr>
                <w:sz w:val="24"/>
                <w:szCs w:val="24"/>
              </w:rPr>
            </w:pPr>
          </w:p>
        </w:tc>
        <w:tc>
          <w:tcPr>
            <w:tcW w:w="319" w:type="dxa"/>
            <w:shd w:val="clear" w:color="auto" w:fill="FFFF00"/>
          </w:tcPr>
          <w:p w14:paraId="645F808C" w14:textId="77777777" w:rsidR="001F2070" w:rsidRPr="009B2A8C" w:rsidRDefault="001F2070" w:rsidP="00624248">
            <w:pPr>
              <w:pStyle w:val="ListParagraph"/>
              <w:spacing w:line="240" w:lineRule="auto"/>
              <w:ind w:left="0" w:firstLine="0"/>
              <w:rPr>
                <w:sz w:val="24"/>
                <w:szCs w:val="24"/>
              </w:rPr>
            </w:pPr>
          </w:p>
        </w:tc>
        <w:tc>
          <w:tcPr>
            <w:tcW w:w="319" w:type="dxa"/>
            <w:shd w:val="clear" w:color="auto" w:fill="FFFF00"/>
          </w:tcPr>
          <w:p w14:paraId="3ED35D9E" w14:textId="77777777" w:rsidR="001F2070" w:rsidRPr="009B2A8C" w:rsidRDefault="001F2070" w:rsidP="00624248">
            <w:pPr>
              <w:pStyle w:val="ListParagraph"/>
              <w:spacing w:line="240" w:lineRule="auto"/>
              <w:ind w:left="0" w:firstLine="0"/>
              <w:rPr>
                <w:sz w:val="24"/>
                <w:szCs w:val="24"/>
              </w:rPr>
            </w:pPr>
          </w:p>
        </w:tc>
      </w:tr>
    </w:tbl>
    <w:p w14:paraId="41287AB5" w14:textId="1F9B1CE9" w:rsidR="007414B6" w:rsidRPr="009B2A8C" w:rsidRDefault="00A452A2" w:rsidP="001A65F3">
      <w:pPr>
        <w:pStyle w:val="ListParagraph"/>
        <w:ind w:left="567" w:firstLine="153"/>
        <w:rPr>
          <w:sz w:val="24"/>
          <w:szCs w:val="24"/>
        </w:rPr>
      </w:pPr>
      <w:r w:rsidRPr="009B2A8C">
        <w:rPr>
          <w:sz w:val="24"/>
          <w:szCs w:val="24"/>
        </w:rPr>
        <w:t>Sumber : data diolah peneliti, 2026</w:t>
      </w:r>
    </w:p>
    <w:p w14:paraId="1CB0D55D" w14:textId="77777777" w:rsidR="007414B6" w:rsidRPr="009B2A8C" w:rsidRDefault="007414B6">
      <w:pPr>
        <w:rPr>
          <w:sz w:val="24"/>
          <w:szCs w:val="24"/>
        </w:rPr>
      </w:pPr>
      <w:r w:rsidRPr="009B2A8C">
        <w:rPr>
          <w:sz w:val="24"/>
          <w:szCs w:val="24"/>
        </w:rPr>
        <w:br w:type="page"/>
      </w:r>
    </w:p>
    <w:p w14:paraId="346B9E0D" w14:textId="4B2C726B" w:rsidR="001A65F3" w:rsidRPr="001D5DD6" w:rsidRDefault="007414B6" w:rsidP="00930076">
      <w:pPr>
        <w:pStyle w:val="ListParagraph"/>
        <w:ind w:left="567" w:firstLine="153"/>
        <w:jc w:val="center"/>
        <w:rPr>
          <w:b/>
          <w:bCs/>
          <w:sz w:val="28"/>
          <w:szCs w:val="28"/>
        </w:rPr>
      </w:pPr>
      <w:r w:rsidRPr="001D5DD6">
        <w:rPr>
          <w:b/>
          <w:bCs/>
          <w:sz w:val="28"/>
          <w:szCs w:val="28"/>
        </w:rPr>
        <w:lastRenderedPageBreak/>
        <w:t>BAB IV</w:t>
      </w:r>
    </w:p>
    <w:p w14:paraId="5D98DB6B" w14:textId="154097CD" w:rsidR="00930076" w:rsidRPr="001D5DD6" w:rsidRDefault="00930076" w:rsidP="00930076">
      <w:pPr>
        <w:pStyle w:val="ListParagraph"/>
        <w:ind w:left="567" w:firstLine="153"/>
        <w:jc w:val="center"/>
        <w:rPr>
          <w:b/>
          <w:bCs/>
          <w:sz w:val="28"/>
          <w:szCs w:val="28"/>
        </w:rPr>
      </w:pPr>
      <w:r w:rsidRPr="001D5DD6">
        <w:rPr>
          <w:b/>
          <w:bCs/>
          <w:sz w:val="28"/>
          <w:szCs w:val="28"/>
        </w:rPr>
        <w:t>HASIL DAN ANALISIS</w:t>
      </w:r>
    </w:p>
    <w:p w14:paraId="79DD1395" w14:textId="0F40DE80" w:rsidR="00AC4E5F" w:rsidRPr="009B2A8C" w:rsidRDefault="004A0C92" w:rsidP="00AC4E5F">
      <w:pPr>
        <w:pStyle w:val="ListParagraph"/>
        <w:numPr>
          <w:ilvl w:val="1"/>
          <w:numId w:val="8"/>
        </w:numPr>
        <w:ind w:left="426" w:hanging="426"/>
        <w:rPr>
          <w:b/>
          <w:bCs/>
          <w:sz w:val="24"/>
          <w:szCs w:val="24"/>
        </w:rPr>
      </w:pPr>
      <w:r w:rsidRPr="009B2A8C">
        <w:rPr>
          <w:b/>
          <w:bCs/>
          <w:sz w:val="24"/>
          <w:szCs w:val="24"/>
          <w:lang w:val="en-ID"/>
        </w:rPr>
        <w:t xml:space="preserve">Gambaran Umum KPPN </w:t>
      </w:r>
      <w:proofErr w:type="spellStart"/>
      <w:r w:rsidRPr="009B2A8C">
        <w:rPr>
          <w:b/>
          <w:bCs/>
          <w:sz w:val="24"/>
          <w:szCs w:val="24"/>
          <w:lang w:val="en-ID"/>
        </w:rPr>
        <w:t>Khusus</w:t>
      </w:r>
      <w:proofErr w:type="spellEnd"/>
      <w:r w:rsidRPr="009B2A8C">
        <w:rPr>
          <w:b/>
          <w:bCs/>
          <w:sz w:val="24"/>
          <w:szCs w:val="24"/>
          <w:lang w:val="en-ID"/>
        </w:rPr>
        <w:t xml:space="preserve"> </w:t>
      </w:r>
      <w:proofErr w:type="spellStart"/>
      <w:r w:rsidRPr="009B2A8C">
        <w:rPr>
          <w:b/>
          <w:bCs/>
          <w:sz w:val="24"/>
          <w:szCs w:val="24"/>
          <w:lang w:val="en-ID"/>
        </w:rPr>
        <w:t>Pinjaman</w:t>
      </w:r>
      <w:proofErr w:type="spellEnd"/>
      <w:r w:rsidRPr="009B2A8C">
        <w:rPr>
          <w:b/>
          <w:bCs/>
          <w:sz w:val="24"/>
          <w:szCs w:val="24"/>
          <w:lang w:val="en-ID"/>
        </w:rPr>
        <w:t xml:space="preserve"> dan Hibah</w:t>
      </w:r>
    </w:p>
    <w:p w14:paraId="03F94EF1" w14:textId="5C72EF46" w:rsidR="00F33BC8" w:rsidRPr="00D636FF" w:rsidRDefault="00F33BC8" w:rsidP="00F33BC8">
      <w:pPr>
        <w:pStyle w:val="ListParagraph"/>
        <w:numPr>
          <w:ilvl w:val="2"/>
          <w:numId w:val="4"/>
        </w:numPr>
        <w:rPr>
          <w:b/>
          <w:bCs/>
          <w:sz w:val="24"/>
          <w:szCs w:val="24"/>
        </w:rPr>
      </w:pPr>
      <w:proofErr w:type="spellStart"/>
      <w:r w:rsidRPr="001D3EC5">
        <w:rPr>
          <w:b/>
          <w:bCs/>
          <w:sz w:val="24"/>
          <w:szCs w:val="24"/>
          <w:lang w:val="en-ID"/>
        </w:rPr>
        <w:t>Profil</w:t>
      </w:r>
      <w:proofErr w:type="spellEnd"/>
      <w:r w:rsidRPr="001D3EC5">
        <w:rPr>
          <w:b/>
          <w:bCs/>
          <w:sz w:val="24"/>
          <w:szCs w:val="24"/>
          <w:lang w:val="en-ID"/>
        </w:rPr>
        <w:t xml:space="preserve"> KPPN </w:t>
      </w:r>
      <w:proofErr w:type="spellStart"/>
      <w:r w:rsidRPr="001D3EC5">
        <w:rPr>
          <w:b/>
          <w:bCs/>
          <w:sz w:val="24"/>
          <w:szCs w:val="24"/>
          <w:lang w:val="en-ID"/>
        </w:rPr>
        <w:t>Khusus</w:t>
      </w:r>
      <w:proofErr w:type="spellEnd"/>
      <w:r w:rsidRPr="001D3EC5">
        <w:rPr>
          <w:b/>
          <w:bCs/>
          <w:sz w:val="24"/>
          <w:szCs w:val="24"/>
          <w:lang w:val="en-ID"/>
        </w:rPr>
        <w:t xml:space="preserve"> </w:t>
      </w:r>
      <w:proofErr w:type="spellStart"/>
      <w:r w:rsidRPr="001D3EC5">
        <w:rPr>
          <w:b/>
          <w:bCs/>
          <w:sz w:val="24"/>
          <w:szCs w:val="24"/>
          <w:lang w:val="en-ID"/>
        </w:rPr>
        <w:t>Pinjaman</w:t>
      </w:r>
      <w:proofErr w:type="spellEnd"/>
      <w:r w:rsidRPr="001D3EC5">
        <w:rPr>
          <w:b/>
          <w:bCs/>
          <w:sz w:val="24"/>
          <w:szCs w:val="24"/>
          <w:lang w:val="en-ID"/>
        </w:rPr>
        <w:t xml:space="preserve"> dan Hibah</w:t>
      </w:r>
    </w:p>
    <w:p w14:paraId="0DEC1A18" w14:textId="359B5175" w:rsidR="00D636FF" w:rsidRPr="00D636FF" w:rsidRDefault="00D636FF" w:rsidP="00D636FF">
      <w:pPr>
        <w:pStyle w:val="ListParagraph"/>
        <w:ind w:left="720" w:firstLine="426"/>
        <w:rPr>
          <w:sz w:val="24"/>
          <w:szCs w:val="24"/>
        </w:rPr>
      </w:pPr>
      <w:r w:rsidRPr="00D636FF">
        <w:rPr>
          <w:sz w:val="24"/>
          <w:szCs w:val="24"/>
        </w:rPr>
        <w:t>Kantor Pelayanan Perbendaharaan Negara Khusus Pinjaman dan Hibah (KPPN KPH) merupakan instansi vertikal di bawah Direktorat Jenderal Perbendaharaan (</w:t>
      </w:r>
      <w:proofErr w:type="spellStart"/>
      <w:r w:rsidRPr="00D636FF">
        <w:rPr>
          <w:sz w:val="24"/>
          <w:szCs w:val="24"/>
        </w:rPr>
        <w:t>DJPb</w:t>
      </w:r>
      <w:proofErr w:type="spellEnd"/>
      <w:r w:rsidRPr="00D636FF">
        <w:rPr>
          <w:sz w:val="24"/>
          <w:szCs w:val="24"/>
        </w:rPr>
        <w:t xml:space="preserve">) Kementerian Keuangan Republik Indonesia. KPPN KPH bertugas khusus mengelola pembiayaan Anggaran Pendapatan dan Belanja Negara (APBN) yang bersumber dari pinjaman serta hibah, baik dari dalam negeri maupun luar negeri. Pertama adalah KPPN KPH mengawal penarikan dana </w:t>
      </w:r>
      <w:r w:rsidR="00B42033">
        <w:rPr>
          <w:sz w:val="24"/>
          <w:szCs w:val="24"/>
        </w:rPr>
        <w:t>pinjaman hibah luar negeri (</w:t>
      </w:r>
      <w:r w:rsidRPr="00D636FF">
        <w:rPr>
          <w:sz w:val="24"/>
          <w:szCs w:val="24"/>
        </w:rPr>
        <w:t>PHLN</w:t>
      </w:r>
      <w:r w:rsidR="00B42033">
        <w:rPr>
          <w:sz w:val="24"/>
          <w:szCs w:val="24"/>
        </w:rPr>
        <w:t>)</w:t>
      </w:r>
      <w:r w:rsidRPr="00D636FF">
        <w:rPr>
          <w:sz w:val="24"/>
          <w:szCs w:val="24"/>
        </w:rPr>
        <w:t xml:space="preserve"> dengan membantu proses penarikan dana pinjaman dan hibah luar negeri dari </w:t>
      </w:r>
      <w:r w:rsidR="00B42033">
        <w:rPr>
          <w:sz w:val="24"/>
          <w:szCs w:val="24"/>
        </w:rPr>
        <w:t>l</w:t>
      </w:r>
      <w:r w:rsidRPr="00D636FF">
        <w:rPr>
          <w:sz w:val="24"/>
          <w:szCs w:val="24"/>
        </w:rPr>
        <w:t xml:space="preserve">embaga donor </w:t>
      </w:r>
      <w:proofErr w:type="spellStart"/>
      <w:r w:rsidRPr="00D636FF">
        <w:rPr>
          <w:sz w:val="24"/>
          <w:szCs w:val="24"/>
        </w:rPr>
        <w:t>internasinal</w:t>
      </w:r>
      <w:proofErr w:type="spellEnd"/>
      <w:r w:rsidRPr="00D636FF">
        <w:rPr>
          <w:sz w:val="24"/>
          <w:szCs w:val="24"/>
        </w:rPr>
        <w:t xml:space="preserve"> atau pemberi pinjaman (</w:t>
      </w:r>
      <w:proofErr w:type="spellStart"/>
      <w:r w:rsidRPr="00B42033">
        <w:rPr>
          <w:i/>
          <w:iCs/>
          <w:sz w:val="24"/>
          <w:szCs w:val="24"/>
        </w:rPr>
        <w:t>lender</w:t>
      </w:r>
      <w:proofErr w:type="spellEnd"/>
      <w:r w:rsidRPr="00D636FF">
        <w:rPr>
          <w:sz w:val="24"/>
          <w:szCs w:val="24"/>
        </w:rPr>
        <w:t xml:space="preserve">). Kedua, KPPN KPH memastikan proses pencairan anggaran untuk belanja negara berjalan tepat sasaran, tepat </w:t>
      </w:r>
      <w:r w:rsidR="00B42033">
        <w:rPr>
          <w:sz w:val="24"/>
          <w:szCs w:val="24"/>
        </w:rPr>
        <w:t>w</w:t>
      </w:r>
      <w:r w:rsidRPr="00D636FF">
        <w:rPr>
          <w:sz w:val="24"/>
          <w:szCs w:val="24"/>
        </w:rPr>
        <w:t xml:space="preserve">aktu dan tepat jumlah. Ketiga, KPPN KPH mengesahkan belanja negara dengan menerbitkan surat pengesahan pembukaan dan dokumen pertanggungjawaban atas transaksi PHLN. KPPN KPH memiliki </w:t>
      </w:r>
      <w:proofErr w:type="spellStart"/>
      <w:r w:rsidRPr="00D636FF">
        <w:rPr>
          <w:sz w:val="24"/>
          <w:szCs w:val="24"/>
        </w:rPr>
        <w:t>s</w:t>
      </w:r>
      <w:r w:rsidRPr="00B42033">
        <w:rPr>
          <w:i/>
          <w:iCs/>
          <w:sz w:val="24"/>
          <w:szCs w:val="24"/>
        </w:rPr>
        <w:t>takeholder</w:t>
      </w:r>
      <w:proofErr w:type="spellEnd"/>
      <w:r w:rsidRPr="00B42033">
        <w:rPr>
          <w:i/>
          <w:iCs/>
          <w:sz w:val="24"/>
          <w:szCs w:val="24"/>
        </w:rPr>
        <w:t xml:space="preserve"> </w:t>
      </w:r>
      <w:r w:rsidRPr="00D636FF">
        <w:rPr>
          <w:sz w:val="24"/>
          <w:szCs w:val="24"/>
        </w:rPr>
        <w:t>mulai dari satuan kerja kementerian/lembaga, DJPPR, Bank Indonesia, lembaga internasional, bank internasional, dan lembaga donor lainnya.</w:t>
      </w:r>
    </w:p>
    <w:p w14:paraId="52143C38" w14:textId="64ADB9F5" w:rsidR="00D636FF" w:rsidRPr="00D636FF" w:rsidRDefault="00D636FF" w:rsidP="00D636FF">
      <w:pPr>
        <w:pStyle w:val="ListParagraph"/>
        <w:ind w:left="720" w:firstLine="426"/>
        <w:rPr>
          <w:b/>
          <w:bCs/>
          <w:sz w:val="24"/>
          <w:szCs w:val="24"/>
        </w:rPr>
      </w:pPr>
      <w:r w:rsidRPr="00D636FF">
        <w:rPr>
          <w:sz w:val="24"/>
          <w:szCs w:val="24"/>
        </w:rPr>
        <w:t xml:space="preserve">Dalam melaksanakan proses penyaluran pembiayaan dana PHLN serta </w:t>
      </w:r>
      <w:r w:rsidR="00B42033">
        <w:rPr>
          <w:sz w:val="24"/>
          <w:szCs w:val="24"/>
        </w:rPr>
        <w:t>adm</w:t>
      </w:r>
      <w:r w:rsidR="00223DE9">
        <w:rPr>
          <w:sz w:val="24"/>
          <w:szCs w:val="24"/>
        </w:rPr>
        <w:t>inistrasi kepegawaian</w:t>
      </w:r>
      <w:r w:rsidRPr="00D636FF">
        <w:rPr>
          <w:sz w:val="24"/>
          <w:szCs w:val="24"/>
        </w:rPr>
        <w:t xml:space="preserve">, KPPN KPH telah didukung sistem aplikasi seperti </w:t>
      </w:r>
      <w:proofErr w:type="spellStart"/>
      <w:r w:rsidRPr="00D636FF">
        <w:rPr>
          <w:sz w:val="24"/>
          <w:szCs w:val="24"/>
        </w:rPr>
        <w:t>SAKTI,SPAN,Myintress</w:t>
      </w:r>
      <w:proofErr w:type="spellEnd"/>
      <w:r w:rsidRPr="00D636FF">
        <w:rPr>
          <w:sz w:val="24"/>
          <w:szCs w:val="24"/>
        </w:rPr>
        <w:t xml:space="preserve"> dan Satu Kemenkeu. Dukungan sistem aplikasi modern terhadap seluruh tugas operasional KPPN KPH bertujuan untuk mengoptimalkan penyaluran dana PHLN secara </w:t>
      </w:r>
      <w:r w:rsidRPr="00D636FF">
        <w:rPr>
          <w:i/>
          <w:iCs/>
          <w:sz w:val="24"/>
          <w:szCs w:val="24"/>
        </w:rPr>
        <w:t>real-</w:t>
      </w:r>
      <w:proofErr w:type="spellStart"/>
      <w:r w:rsidRPr="00D636FF">
        <w:rPr>
          <w:i/>
          <w:iCs/>
          <w:sz w:val="24"/>
          <w:szCs w:val="24"/>
        </w:rPr>
        <w:t>time</w:t>
      </w:r>
      <w:proofErr w:type="spellEnd"/>
      <w:r w:rsidRPr="00D636FF">
        <w:rPr>
          <w:sz w:val="24"/>
          <w:szCs w:val="24"/>
        </w:rPr>
        <w:t xml:space="preserve"> dengan tingkat kepatuhan </w:t>
      </w:r>
      <w:r w:rsidRPr="00D636FF">
        <w:rPr>
          <w:i/>
          <w:iCs/>
          <w:sz w:val="24"/>
          <w:szCs w:val="24"/>
        </w:rPr>
        <w:t xml:space="preserve">zero </w:t>
      </w:r>
      <w:proofErr w:type="spellStart"/>
      <w:r w:rsidRPr="00D636FF">
        <w:rPr>
          <w:i/>
          <w:iCs/>
          <w:sz w:val="24"/>
          <w:szCs w:val="24"/>
        </w:rPr>
        <w:t>error</w:t>
      </w:r>
      <w:proofErr w:type="spellEnd"/>
      <w:r w:rsidRPr="00D636FF">
        <w:rPr>
          <w:sz w:val="24"/>
          <w:szCs w:val="24"/>
        </w:rPr>
        <w:t>.</w:t>
      </w:r>
    </w:p>
    <w:p w14:paraId="5F58FDE5" w14:textId="22376C35" w:rsidR="00D636FF" w:rsidRDefault="00D636FF" w:rsidP="00F33BC8">
      <w:pPr>
        <w:pStyle w:val="ListParagraph"/>
        <w:numPr>
          <w:ilvl w:val="2"/>
          <w:numId w:val="4"/>
        </w:numPr>
        <w:rPr>
          <w:b/>
          <w:bCs/>
          <w:sz w:val="24"/>
          <w:szCs w:val="24"/>
        </w:rPr>
      </w:pPr>
      <w:r>
        <w:rPr>
          <w:b/>
          <w:bCs/>
          <w:sz w:val="24"/>
          <w:szCs w:val="24"/>
        </w:rPr>
        <w:t xml:space="preserve">Visi, Misi dan Fungsi Utama </w:t>
      </w:r>
      <w:r w:rsidR="00223DE9">
        <w:rPr>
          <w:b/>
          <w:bCs/>
          <w:sz w:val="24"/>
          <w:szCs w:val="24"/>
        </w:rPr>
        <w:t>KPPN KPH</w:t>
      </w:r>
    </w:p>
    <w:p w14:paraId="6B696139" w14:textId="77777777" w:rsidR="004F79AC" w:rsidRPr="009B2A8C" w:rsidRDefault="004F79AC" w:rsidP="004F79AC">
      <w:pPr>
        <w:pStyle w:val="ListParagraph"/>
        <w:ind w:left="426" w:firstLine="0"/>
        <w:rPr>
          <w:sz w:val="24"/>
          <w:szCs w:val="24"/>
        </w:rPr>
      </w:pPr>
      <w:r w:rsidRPr="009B2A8C">
        <w:rPr>
          <w:sz w:val="24"/>
          <w:szCs w:val="24"/>
        </w:rPr>
        <w:lastRenderedPageBreak/>
        <w:t xml:space="preserve">Visi KPPN KPH adalah menjadi pengelola perbendaharaan negara di daerah yang berkelas dunia. </w:t>
      </w:r>
    </w:p>
    <w:p w14:paraId="44C3B57A" w14:textId="77777777" w:rsidR="004F79AC" w:rsidRPr="009B2A8C" w:rsidRDefault="004F79AC" w:rsidP="004F79AC">
      <w:pPr>
        <w:pStyle w:val="ListParagraph"/>
        <w:ind w:left="426" w:firstLine="0"/>
        <w:rPr>
          <w:sz w:val="24"/>
          <w:szCs w:val="24"/>
        </w:rPr>
      </w:pPr>
      <w:r w:rsidRPr="009B2A8C">
        <w:rPr>
          <w:sz w:val="24"/>
          <w:szCs w:val="24"/>
        </w:rPr>
        <w:t>Dalam mencapai visinya, KPPN KPH memiliki beberapa misi yaitu:</w:t>
      </w:r>
    </w:p>
    <w:p w14:paraId="2315E735" w14:textId="77777777" w:rsidR="004F79AC" w:rsidRPr="009B2A8C" w:rsidRDefault="004F79AC" w:rsidP="004F79AC">
      <w:pPr>
        <w:pStyle w:val="ListParagraph"/>
        <w:numPr>
          <w:ilvl w:val="2"/>
          <w:numId w:val="7"/>
        </w:numPr>
        <w:ind w:left="851"/>
        <w:rPr>
          <w:sz w:val="24"/>
          <w:szCs w:val="24"/>
        </w:rPr>
      </w:pPr>
      <w:r w:rsidRPr="009B2A8C">
        <w:rPr>
          <w:sz w:val="24"/>
          <w:szCs w:val="24"/>
        </w:rPr>
        <w:t>Memastikan penarikan pinjaman dan hibah luar negeri secara akurat dan tepat waktu</w:t>
      </w:r>
    </w:p>
    <w:p w14:paraId="1A53A696" w14:textId="77777777" w:rsidR="004F79AC" w:rsidRPr="009B2A8C" w:rsidRDefault="004F79AC" w:rsidP="004F79AC">
      <w:pPr>
        <w:pStyle w:val="ListParagraph"/>
        <w:numPr>
          <w:ilvl w:val="2"/>
          <w:numId w:val="7"/>
        </w:numPr>
        <w:ind w:left="851"/>
        <w:rPr>
          <w:sz w:val="24"/>
          <w:szCs w:val="24"/>
        </w:rPr>
      </w:pPr>
      <w:r w:rsidRPr="009B2A8C">
        <w:rPr>
          <w:sz w:val="24"/>
          <w:szCs w:val="24"/>
        </w:rPr>
        <w:t xml:space="preserve">Menjamin </w:t>
      </w:r>
      <w:proofErr w:type="spellStart"/>
      <w:r w:rsidRPr="009B2A8C">
        <w:rPr>
          <w:sz w:val="24"/>
          <w:szCs w:val="24"/>
        </w:rPr>
        <w:t>kelancara</w:t>
      </w:r>
      <w:proofErr w:type="spellEnd"/>
      <w:r w:rsidRPr="009B2A8C">
        <w:rPr>
          <w:sz w:val="24"/>
          <w:szCs w:val="24"/>
        </w:rPr>
        <w:t xml:space="preserve"> pencairan dana APBN secara tepat sasaran, tepat waktu dan tepat jumlah.</w:t>
      </w:r>
    </w:p>
    <w:p w14:paraId="162A832A" w14:textId="77777777" w:rsidR="004F79AC" w:rsidRPr="009B2A8C" w:rsidRDefault="004F79AC" w:rsidP="004F79AC">
      <w:pPr>
        <w:pStyle w:val="ListParagraph"/>
        <w:numPr>
          <w:ilvl w:val="2"/>
          <w:numId w:val="7"/>
        </w:numPr>
        <w:ind w:left="851"/>
        <w:rPr>
          <w:sz w:val="24"/>
          <w:szCs w:val="24"/>
        </w:rPr>
      </w:pPr>
      <w:r w:rsidRPr="009B2A8C">
        <w:rPr>
          <w:sz w:val="24"/>
          <w:szCs w:val="24"/>
        </w:rPr>
        <w:t>Mewujudkan pelaporan pertanggungjawaban APBN yang akurat dan tepat waktu,</w:t>
      </w:r>
    </w:p>
    <w:p w14:paraId="77F69E59" w14:textId="77777777" w:rsidR="004F79AC" w:rsidRPr="004F79AC" w:rsidRDefault="004F79AC" w:rsidP="004F79AC">
      <w:pPr>
        <w:ind w:left="426" w:firstLine="0"/>
        <w:rPr>
          <w:b/>
          <w:bCs/>
          <w:sz w:val="24"/>
          <w:szCs w:val="24"/>
        </w:rPr>
      </w:pPr>
      <w:r w:rsidRPr="009B2A8C">
        <w:rPr>
          <w:sz w:val="24"/>
          <w:szCs w:val="24"/>
        </w:rPr>
        <w:t xml:space="preserve">Dalam melayani publik, KPPN KPH memiliki </w:t>
      </w:r>
      <w:proofErr w:type="spellStart"/>
      <w:r w:rsidRPr="009B2A8C">
        <w:rPr>
          <w:sz w:val="24"/>
          <w:szCs w:val="24"/>
        </w:rPr>
        <w:t>motto</w:t>
      </w:r>
      <w:proofErr w:type="spellEnd"/>
      <w:r w:rsidRPr="009B2A8C">
        <w:rPr>
          <w:sz w:val="24"/>
          <w:szCs w:val="24"/>
        </w:rPr>
        <w:t xml:space="preserve"> yaitu : </w:t>
      </w:r>
      <w:proofErr w:type="spellStart"/>
      <w:r w:rsidRPr="00832675">
        <w:rPr>
          <w:i/>
          <w:iCs/>
          <w:sz w:val="24"/>
          <w:szCs w:val="24"/>
        </w:rPr>
        <w:t>Integrity</w:t>
      </w:r>
      <w:proofErr w:type="spellEnd"/>
      <w:r w:rsidRPr="00832675">
        <w:rPr>
          <w:i/>
          <w:iCs/>
          <w:sz w:val="24"/>
          <w:szCs w:val="24"/>
        </w:rPr>
        <w:t xml:space="preserve">, </w:t>
      </w:r>
      <w:proofErr w:type="spellStart"/>
      <w:r w:rsidRPr="00832675">
        <w:rPr>
          <w:i/>
          <w:iCs/>
          <w:sz w:val="24"/>
          <w:szCs w:val="24"/>
        </w:rPr>
        <w:t>Professionality</w:t>
      </w:r>
      <w:proofErr w:type="spellEnd"/>
      <w:r w:rsidRPr="00832675">
        <w:rPr>
          <w:i/>
          <w:iCs/>
          <w:sz w:val="24"/>
          <w:szCs w:val="24"/>
        </w:rPr>
        <w:t xml:space="preserve">, </w:t>
      </w:r>
      <w:proofErr w:type="spellStart"/>
      <w:r w:rsidRPr="00832675">
        <w:rPr>
          <w:i/>
          <w:iCs/>
          <w:sz w:val="24"/>
          <w:szCs w:val="24"/>
        </w:rPr>
        <w:t>and</w:t>
      </w:r>
      <w:proofErr w:type="spellEnd"/>
      <w:r w:rsidRPr="00832675">
        <w:rPr>
          <w:i/>
          <w:iCs/>
          <w:sz w:val="24"/>
          <w:szCs w:val="24"/>
        </w:rPr>
        <w:t xml:space="preserve"> </w:t>
      </w:r>
      <w:proofErr w:type="spellStart"/>
      <w:r w:rsidRPr="00832675">
        <w:rPr>
          <w:i/>
          <w:iCs/>
          <w:sz w:val="24"/>
          <w:szCs w:val="24"/>
        </w:rPr>
        <w:t>Hospitality</w:t>
      </w:r>
      <w:proofErr w:type="spellEnd"/>
      <w:r w:rsidRPr="00832675">
        <w:rPr>
          <w:i/>
          <w:iCs/>
          <w:sz w:val="24"/>
          <w:szCs w:val="24"/>
        </w:rPr>
        <w:t>.</w:t>
      </w:r>
    </w:p>
    <w:p w14:paraId="2238A9BE" w14:textId="186723CB" w:rsidR="004F79AC" w:rsidRPr="00223DE9" w:rsidRDefault="004F79AC" w:rsidP="00F33BC8">
      <w:pPr>
        <w:pStyle w:val="ListParagraph"/>
        <w:numPr>
          <w:ilvl w:val="2"/>
          <w:numId w:val="4"/>
        </w:numPr>
        <w:rPr>
          <w:b/>
          <w:bCs/>
          <w:sz w:val="24"/>
          <w:szCs w:val="24"/>
        </w:rPr>
      </w:pPr>
      <w:r w:rsidRPr="00223DE9">
        <w:rPr>
          <w:b/>
          <w:bCs/>
          <w:sz w:val="24"/>
          <w:szCs w:val="24"/>
        </w:rPr>
        <w:t>Tugas dan Fungsi KPPN Khusus Pinjaman dan Hibah</w:t>
      </w:r>
    </w:p>
    <w:p w14:paraId="5F3F9AD3" w14:textId="771985E9" w:rsidR="004E6DDE" w:rsidRPr="009B2A8C" w:rsidRDefault="008D313B" w:rsidP="003C4A41">
      <w:pPr>
        <w:pStyle w:val="ListParagraph"/>
        <w:ind w:left="567" w:firstLine="0"/>
        <w:rPr>
          <w:sz w:val="24"/>
          <w:szCs w:val="24"/>
        </w:rPr>
      </w:pPr>
      <w:r w:rsidRPr="009B2A8C">
        <w:rPr>
          <w:sz w:val="24"/>
          <w:szCs w:val="24"/>
        </w:rPr>
        <w:t xml:space="preserve">Dalam melaksanakan </w:t>
      </w:r>
      <w:r w:rsidR="004E6DDE" w:rsidRPr="009B2A8C">
        <w:rPr>
          <w:sz w:val="24"/>
          <w:szCs w:val="24"/>
        </w:rPr>
        <w:t>perannya</w:t>
      </w:r>
      <w:r w:rsidRPr="009B2A8C">
        <w:rPr>
          <w:sz w:val="24"/>
          <w:szCs w:val="24"/>
        </w:rPr>
        <w:t xml:space="preserve"> sebagai </w:t>
      </w:r>
      <w:r w:rsidR="004E6DDE" w:rsidRPr="009B2A8C">
        <w:rPr>
          <w:sz w:val="24"/>
          <w:szCs w:val="24"/>
        </w:rPr>
        <w:t>Kuasa BUN Daerah, KPPN KPH memiliki beberapa tugas dan fungsi, yaitu:</w:t>
      </w:r>
    </w:p>
    <w:p w14:paraId="7936D0AE"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Pengajuan</w:t>
      </w:r>
      <w:proofErr w:type="spellEnd"/>
      <w:r w:rsidRPr="009B2A8C">
        <w:rPr>
          <w:sz w:val="24"/>
          <w:szCs w:val="24"/>
          <w:lang w:val="en-ID"/>
        </w:rPr>
        <w:t xml:space="preserve"> </w:t>
      </w:r>
      <w:proofErr w:type="spellStart"/>
      <w:r w:rsidRPr="009B2A8C">
        <w:rPr>
          <w:sz w:val="24"/>
          <w:szCs w:val="24"/>
          <w:lang w:val="en-ID"/>
        </w:rPr>
        <w:t>terhadap</w:t>
      </w:r>
      <w:proofErr w:type="spellEnd"/>
      <w:r w:rsidRPr="009B2A8C">
        <w:rPr>
          <w:sz w:val="24"/>
          <w:szCs w:val="24"/>
          <w:lang w:val="en-ID"/>
        </w:rPr>
        <w:t xml:space="preserve"> </w:t>
      </w:r>
      <w:proofErr w:type="spellStart"/>
      <w:r w:rsidRPr="009B2A8C">
        <w:rPr>
          <w:sz w:val="24"/>
          <w:szCs w:val="24"/>
          <w:lang w:val="en-ID"/>
        </w:rPr>
        <w:t>surat</w:t>
      </w:r>
      <w:proofErr w:type="spellEnd"/>
      <w:r w:rsidRPr="009B2A8C">
        <w:rPr>
          <w:sz w:val="24"/>
          <w:szCs w:val="24"/>
          <w:lang w:val="en-ID"/>
        </w:rPr>
        <w:t xml:space="preserve"> </w:t>
      </w:r>
      <w:proofErr w:type="spellStart"/>
      <w:r w:rsidRPr="009B2A8C">
        <w:rPr>
          <w:sz w:val="24"/>
          <w:szCs w:val="24"/>
          <w:lang w:val="en-ID"/>
        </w:rPr>
        <w:t>perintah</w:t>
      </w:r>
      <w:proofErr w:type="spellEnd"/>
      <w:r w:rsidRPr="009B2A8C">
        <w:rPr>
          <w:sz w:val="24"/>
          <w:szCs w:val="24"/>
          <w:lang w:val="en-ID"/>
        </w:rPr>
        <w:t xml:space="preserve"> </w:t>
      </w:r>
      <w:proofErr w:type="spellStart"/>
      <w:r w:rsidRPr="009B2A8C">
        <w:rPr>
          <w:sz w:val="24"/>
          <w:szCs w:val="24"/>
          <w:lang w:val="en-ID"/>
        </w:rPr>
        <w:t>pembayaran</w:t>
      </w:r>
      <w:proofErr w:type="spellEnd"/>
      <w:r w:rsidRPr="009B2A8C">
        <w:rPr>
          <w:sz w:val="24"/>
          <w:szCs w:val="24"/>
          <w:lang w:val="en-ID"/>
        </w:rPr>
        <w:t xml:space="preserve"> yang </w:t>
      </w:r>
      <w:proofErr w:type="spellStart"/>
      <w:r w:rsidRPr="009B2A8C">
        <w:rPr>
          <w:sz w:val="24"/>
          <w:szCs w:val="24"/>
          <w:lang w:val="en-ID"/>
        </w:rPr>
        <w:t>dananya</w:t>
      </w:r>
      <w:proofErr w:type="spellEnd"/>
      <w:r w:rsidRPr="009B2A8C">
        <w:rPr>
          <w:sz w:val="24"/>
          <w:szCs w:val="24"/>
          <w:lang w:val="en-ID"/>
        </w:rPr>
        <w:t xml:space="preserve"> </w:t>
      </w:r>
      <w:proofErr w:type="spellStart"/>
      <w:r w:rsidRPr="009B2A8C">
        <w:rPr>
          <w:sz w:val="24"/>
          <w:szCs w:val="24"/>
          <w:lang w:val="en-ID"/>
        </w:rPr>
        <w:t>berasal</w:t>
      </w:r>
      <w:proofErr w:type="spellEnd"/>
      <w:r w:rsidRPr="009B2A8C">
        <w:rPr>
          <w:sz w:val="24"/>
          <w:szCs w:val="24"/>
          <w:lang w:val="en-ID"/>
        </w:rPr>
        <w:t xml:space="preserve"> </w:t>
      </w:r>
      <w:proofErr w:type="spellStart"/>
      <w:r w:rsidRPr="009B2A8C">
        <w:rPr>
          <w:sz w:val="24"/>
          <w:szCs w:val="24"/>
          <w:lang w:val="en-ID"/>
        </w:rPr>
        <w:t>dari</w:t>
      </w:r>
      <w:proofErr w:type="spellEnd"/>
      <w:r w:rsidRPr="009B2A8C">
        <w:rPr>
          <w:sz w:val="24"/>
          <w:szCs w:val="24"/>
          <w:lang w:val="en-ID"/>
        </w:rPr>
        <w:t xml:space="preserve"> </w:t>
      </w:r>
      <w:proofErr w:type="spellStart"/>
      <w:r w:rsidRPr="009B2A8C">
        <w:rPr>
          <w:sz w:val="24"/>
          <w:szCs w:val="24"/>
          <w:lang w:val="en-ID"/>
        </w:rPr>
        <w:t>pinjaman</w:t>
      </w:r>
      <w:proofErr w:type="spellEnd"/>
      <w:r w:rsidRPr="009B2A8C">
        <w:rPr>
          <w:sz w:val="24"/>
          <w:szCs w:val="24"/>
          <w:lang w:val="en-ID"/>
        </w:rPr>
        <w:t xml:space="preserve"> dan </w:t>
      </w:r>
      <w:proofErr w:type="spellStart"/>
      <w:r w:rsidRPr="009B2A8C">
        <w:rPr>
          <w:sz w:val="24"/>
          <w:szCs w:val="24"/>
          <w:lang w:val="en-ID"/>
        </w:rPr>
        <w:t>hibah</w:t>
      </w:r>
      <w:proofErr w:type="spellEnd"/>
      <w:r w:rsidRPr="009B2A8C">
        <w:rPr>
          <w:sz w:val="24"/>
          <w:szCs w:val="24"/>
          <w:lang w:val="en-ID"/>
        </w:rPr>
        <w:t xml:space="preserve"> </w:t>
      </w:r>
      <w:proofErr w:type="spellStart"/>
      <w:r w:rsidRPr="009B2A8C">
        <w:rPr>
          <w:sz w:val="24"/>
          <w:szCs w:val="24"/>
          <w:lang w:val="en-ID"/>
        </w:rPr>
        <w:t>berdasarkan</w:t>
      </w:r>
      <w:proofErr w:type="spellEnd"/>
      <w:r w:rsidRPr="009B2A8C">
        <w:rPr>
          <w:sz w:val="24"/>
          <w:szCs w:val="24"/>
          <w:lang w:val="en-ID"/>
        </w:rPr>
        <w:t xml:space="preserve"> </w:t>
      </w:r>
      <w:proofErr w:type="spellStart"/>
      <w:r w:rsidRPr="009B2A8C">
        <w:rPr>
          <w:sz w:val="24"/>
          <w:szCs w:val="24"/>
          <w:lang w:val="en-ID"/>
        </w:rPr>
        <w:t>peraturan</w:t>
      </w:r>
      <w:proofErr w:type="spellEnd"/>
      <w:r w:rsidRPr="009B2A8C">
        <w:rPr>
          <w:sz w:val="24"/>
          <w:szCs w:val="24"/>
          <w:lang w:val="en-ID"/>
        </w:rPr>
        <w:t xml:space="preserve"> </w:t>
      </w:r>
      <w:proofErr w:type="spellStart"/>
      <w:r w:rsidRPr="009B2A8C">
        <w:rPr>
          <w:sz w:val="24"/>
          <w:szCs w:val="24"/>
          <w:lang w:val="en-ID"/>
        </w:rPr>
        <w:t>perundang-undangan</w:t>
      </w:r>
      <w:proofErr w:type="spellEnd"/>
      <w:r w:rsidRPr="009B2A8C">
        <w:rPr>
          <w:sz w:val="24"/>
          <w:szCs w:val="24"/>
          <w:lang w:val="en-ID"/>
        </w:rPr>
        <w:t>.</w:t>
      </w:r>
    </w:p>
    <w:p w14:paraId="46F0A3B6"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Penerbitan</w:t>
      </w:r>
      <w:proofErr w:type="spellEnd"/>
      <w:r w:rsidRPr="009B2A8C">
        <w:rPr>
          <w:sz w:val="24"/>
          <w:szCs w:val="24"/>
          <w:lang w:val="en-ID"/>
        </w:rPr>
        <w:t xml:space="preserve"> </w:t>
      </w:r>
      <w:proofErr w:type="spellStart"/>
      <w:r w:rsidRPr="009B2A8C">
        <w:rPr>
          <w:sz w:val="24"/>
          <w:szCs w:val="24"/>
          <w:lang w:val="en-ID"/>
        </w:rPr>
        <w:t>surat</w:t>
      </w:r>
      <w:proofErr w:type="spellEnd"/>
      <w:r w:rsidRPr="009B2A8C">
        <w:rPr>
          <w:sz w:val="24"/>
          <w:szCs w:val="24"/>
          <w:lang w:val="en-ID"/>
        </w:rPr>
        <w:t xml:space="preserve"> </w:t>
      </w:r>
      <w:proofErr w:type="spellStart"/>
      <w:r w:rsidRPr="009B2A8C">
        <w:rPr>
          <w:sz w:val="24"/>
          <w:szCs w:val="24"/>
          <w:lang w:val="en-ID"/>
        </w:rPr>
        <w:t>perintah</w:t>
      </w:r>
      <w:proofErr w:type="spellEnd"/>
      <w:r w:rsidRPr="009B2A8C">
        <w:rPr>
          <w:sz w:val="24"/>
          <w:szCs w:val="24"/>
          <w:lang w:val="en-ID"/>
        </w:rPr>
        <w:t xml:space="preserve"> </w:t>
      </w:r>
      <w:proofErr w:type="spellStart"/>
      <w:r w:rsidRPr="009B2A8C">
        <w:rPr>
          <w:sz w:val="24"/>
          <w:szCs w:val="24"/>
          <w:lang w:val="en-ID"/>
        </w:rPr>
        <w:t>pencairan</w:t>
      </w:r>
      <w:proofErr w:type="spellEnd"/>
      <w:r w:rsidRPr="009B2A8C">
        <w:rPr>
          <w:sz w:val="24"/>
          <w:szCs w:val="24"/>
          <w:lang w:val="en-ID"/>
        </w:rPr>
        <w:t xml:space="preserve"> dana (SP2D) </w:t>
      </w:r>
      <w:proofErr w:type="spellStart"/>
      <w:r w:rsidRPr="009B2A8C">
        <w:rPr>
          <w:sz w:val="24"/>
          <w:szCs w:val="24"/>
          <w:lang w:val="en-ID"/>
        </w:rPr>
        <w:t>pinjaman</w:t>
      </w:r>
      <w:proofErr w:type="spellEnd"/>
      <w:r w:rsidRPr="009B2A8C">
        <w:rPr>
          <w:sz w:val="24"/>
          <w:szCs w:val="24"/>
          <w:lang w:val="en-ID"/>
        </w:rPr>
        <w:t xml:space="preserve"> dan </w:t>
      </w:r>
      <w:proofErr w:type="spellStart"/>
      <w:r w:rsidRPr="009B2A8C">
        <w:rPr>
          <w:sz w:val="24"/>
          <w:szCs w:val="24"/>
          <w:lang w:val="en-ID"/>
        </w:rPr>
        <w:t>hibah</w:t>
      </w:r>
      <w:proofErr w:type="spellEnd"/>
      <w:r w:rsidRPr="009B2A8C">
        <w:rPr>
          <w:sz w:val="24"/>
          <w:szCs w:val="24"/>
          <w:lang w:val="en-ID"/>
        </w:rPr>
        <w:t xml:space="preserve"> </w:t>
      </w:r>
      <w:proofErr w:type="spellStart"/>
      <w:r w:rsidRPr="009B2A8C">
        <w:rPr>
          <w:sz w:val="24"/>
          <w:szCs w:val="24"/>
          <w:lang w:val="en-ID"/>
        </w:rPr>
        <w:t>atas</w:t>
      </w:r>
      <w:proofErr w:type="spellEnd"/>
      <w:r w:rsidRPr="009B2A8C">
        <w:rPr>
          <w:sz w:val="24"/>
          <w:szCs w:val="24"/>
          <w:lang w:val="en-ID"/>
        </w:rPr>
        <w:t xml:space="preserve"> nama Menteri </w:t>
      </w:r>
      <w:proofErr w:type="spellStart"/>
      <w:r w:rsidRPr="009B2A8C">
        <w:rPr>
          <w:sz w:val="24"/>
          <w:szCs w:val="24"/>
          <w:lang w:val="en-ID"/>
        </w:rPr>
        <w:t>Keuangan</w:t>
      </w:r>
      <w:proofErr w:type="spellEnd"/>
      <w:r w:rsidRPr="009B2A8C">
        <w:rPr>
          <w:sz w:val="24"/>
          <w:szCs w:val="24"/>
          <w:lang w:val="en-ID"/>
        </w:rPr>
        <w:t xml:space="preserve"> </w:t>
      </w:r>
      <w:proofErr w:type="spellStart"/>
      <w:r w:rsidRPr="009B2A8C">
        <w:rPr>
          <w:sz w:val="24"/>
          <w:szCs w:val="24"/>
          <w:lang w:val="en-ID"/>
        </w:rPr>
        <w:t>selaku</w:t>
      </w:r>
      <w:proofErr w:type="spellEnd"/>
      <w:r w:rsidRPr="009B2A8C">
        <w:rPr>
          <w:sz w:val="24"/>
          <w:szCs w:val="24"/>
          <w:lang w:val="en-ID"/>
        </w:rPr>
        <w:t xml:space="preserve"> </w:t>
      </w:r>
      <w:proofErr w:type="spellStart"/>
      <w:r w:rsidRPr="009B2A8C">
        <w:rPr>
          <w:sz w:val="24"/>
          <w:szCs w:val="24"/>
          <w:lang w:val="en-ID"/>
        </w:rPr>
        <w:t>Bendahara</w:t>
      </w:r>
      <w:proofErr w:type="spellEnd"/>
      <w:r w:rsidRPr="009B2A8C">
        <w:rPr>
          <w:sz w:val="24"/>
          <w:szCs w:val="24"/>
          <w:lang w:val="en-ID"/>
        </w:rPr>
        <w:t xml:space="preserve"> Umum Negara.</w:t>
      </w:r>
    </w:p>
    <w:p w14:paraId="18C56ABD"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Penelitian</w:t>
      </w:r>
      <w:proofErr w:type="spellEnd"/>
      <w:r w:rsidRPr="009B2A8C">
        <w:rPr>
          <w:sz w:val="24"/>
          <w:szCs w:val="24"/>
          <w:lang w:val="en-ID"/>
        </w:rPr>
        <w:t xml:space="preserve"> dan </w:t>
      </w:r>
      <w:proofErr w:type="spellStart"/>
      <w:r w:rsidRPr="009B2A8C">
        <w:rPr>
          <w:sz w:val="24"/>
          <w:szCs w:val="24"/>
          <w:lang w:val="en-ID"/>
        </w:rPr>
        <w:t>penerbitan</w:t>
      </w:r>
      <w:proofErr w:type="spellEnd"/>
      <w:r w:rsidRPr="009B2A8C">
        <w:rPr>
          <w:sz w:val="24"/>
          <w:szCs w:val="24"/>
          <w:lang w:val="en-ID"/>
        </w:rPr>
        <w:t xml:space="preserve"> Surat </w:t>
      </w:r>
      <w:proofErr w:type="spellStart"/>
      <w:r w:rsidRPr="009B2A8C">
        <w:rPr>
          <w:sz w:val="24"/>
          <w:szCs w:val="24"/>
          <w:lang w:val="en-ID"/>
        </w:rPr>
        <w:t>Perintah</w:t>
      </w:r>
      <w:proofErr w:type="spellEnd"/>
      <w:r w:rsidRPr="009B2A8C">
        <w:rPr>
          <w:sz w:val="24"/>
          <w:szCs w:val="24"/>
          <w:lang w:val="en-ID"/>
        </w:rPr>
        <w:t xml:space="preserve"> </w:t>
      </w:r>
      <w:proofErr w:type="spellStart"/>
      <w:r w:rsidRPr="009B2A8C">
        <w:rPr>
          <w:sz w:val="24"/>
          <w:szCs w:val="24"/>
          <w:lang w:val="en-ID"/>
        </w:rPr>
        <w:t>Pembukuan</w:t>
      </w:r>
      <w:proofErr w:type="spellEnd"/>
      <w:r w:rsidRPr="009B2A8C">
        <w:rPr>
          <w:sz w:val="24"/>
          <w:szCs w:val="24"/>
          <w:lang w:val="en-ID"/>
        </w:rPr>
        <w:t xml:space="preserve"> dan </w:t>
      </w:r>
      <w:proofErr w:type="spellStart"/>
      <w:r w:rsidRPr="009B2A8C">
        <w:rPr>
          <w:sz w:val="24"/>
          <w:szCs w:val="24"/>
          <w:lang w:val="en-ID"/>
        </w:rPr>
        <w:t>Pengesahan</w:t>
      </w:r>
      <w:proofErr w:type="spellEnd"/>
      <w:r w:rsidRPr="009B2A8C">
        <w:rPr>
          <w:sz w:val="24"/>
          <w:szCs w:val="24"/>
          <w:lang w:val="en-ID"/>
        </w:rPr>
        <w:t xml:space="preserve"> </w:t>
      </w:r>
      <w:proofErr w:type="spellStart"/>
      <w:r w:rsidRPr="009B2A8C">
        <w:rPr>
          <w:sz w:val="24"/>
          <w:szCs w:val="24"/>
          <w:lang w:val="en-ID"/>
        </w:rPr>
        <w:t>Pinjaman</w:t>
      </w:r>
      <w:proofErr w:type="spellEnd"/>
      <w:r w:rsidRPr="009B2A8C">
        <w:rPr>
          <w:sz w:val="24"/>
          <w:szCs w:val="24"/>
          <w:lang w:val="en-ID"/>
        </w:rPr>
        <w:t xml:space="preserve"> Bank.</w:t>
      </w:r>
    </w:p>
    <w:p w14:paraId="689CA488"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Penyaluran</w:t>
      </w:r>
      <w:proofErr w:type="spellEnd"/>
      <w:r w:rsidRPr="009B2A8C">
        <w:rPr>
          <w:sz w:val="24"/>
          <w:szCs w:val="24"/>
          <w:lang w:val="en-ID"/>
        </w:rPr>
        <w:t xml:space="preserve"> </w:t>
      </w:r>
      <w:proofErr w:type="spellStart"/>
      <w:r w:rsidRPr="009B2A8C">
        <w:rPr>
          <w:sz w:val="24"/>
          <w:szCs w:val="24"/>
          <w:lang w:val="en-ID"/>
        </w:rPr>
        <w:t>Pembiayaan</w:t>
      </w:r>
      <w:proofErr w:type="spellEnd"/>
      <w:r w:rsidRPr="009B2A8C">
        <w:rPr>
          <w:sz w:val="24"/>
          <w:szCs w:val="24"/>
          <w:lang w:val="en-ID"/>
        </w:rPr>
        <w:t xml:space="preserve"> </w:t>
      </w:r>
      <w:proofErr w:type="spellStart"/>
      <w:r w:rsidRPr="009B2A8C">
        <w:rPr>
          <w:sz w:val="24"/>
          <w:szCs w:val="24"/>
          <w:lang w:val="en-ID"/>
        </w:rPr>
        <w:t>atas</w:t>
      </w:r>
      <w:proofErr w:type="spellEnd"/>
      <w:r w:rsidRPr="009B2A8C">
        <w:rPr>
          <w:sz w:val="24"/>
          <w:szCs w:val="24"/>
          <w:lang w:val="en-ID"/>
        </w:rPr>
        <w:t xml:space="preserve"> </w:t>
      </w:r>
      <w:proofErr w:type="spellStart"/>
      <w:r w:rsidRPr="009B2A8C">
        <w:rPr>
          <w:sz w:val="24"/>
          <w:szCs w:val="24"/>
          <w:lang w:val="en-ID"/>
        </w:rPr>
        <w:t>beban</w:t>
      </w:r>
      <w:proofErr w:type="spellEnd"/>
      <w:r w:rsidRPr="009B2A8C">
        <w:rPr>
          <w:sz w:val="24"/>
          <w:szCs w:val="24"/>
          <w:lang w:val="en-ID"/>
        </w:rPr>
        <w:t xml:space="preserve"> </w:t>
      </w:r>
      <w:proofErr w:type="spellStart"/>
      <w:r w:rsidRPr="009B2A8C">
        <w:rPr>
          <w:sz w:val="24"/>
          <w:szCs w:val="24"/>
          <w:lang w:val="en-ID"/>
        </w:rPr>
        <w:t>anggaran</w:t>
      </w:r>
      <w:proofErr w:type="spellEnd"/>
      <w:r w:rsidRPr="009B2A8C">
        <w:rPr>
          <w:sz w:val="24"/>
          <w:szCs w:val="24"/>
          <w:lang w:val="en-ID"/>
        </w:rPr>
        <w:t xml:space="preserve"> yang </w:t>
      </w:r>
      <w:proofErr w:type="spellStart"/>
      <w:r w:rsidRPr="009B2A8C">
        <w:rPr>
          <w:sz w:val="24"/>
          <w:szCs w:val="24"/>
          <w:lang w:val="en-ID"/>
        </w:rPr>
        <w:t>dananya</w:t>
      </w:r>
      <w:proofErr w:type="spellEnd"/>
      <w:r w:rsidRPr="009B2A8C">
        <w:rPr>
          <w:sz w:val="24"/>
          <w:szCs w:val="24"/>
          <w:lang w:val="en-ID"/>
        </w:rPr>
        <w:t xml:space="preserve"> </w:t>
      </w:r>
      <w:proofErr w:type="spellStart"/>
      <w:r w:rsidRPr="009B2A8C">
        <w:rPr>
          <w:sz w:val="24"/>
          <w:szCs w:val="24"/>
          <w:lang w:val="en-ID"/>
        </w:rPr>
        <w:t>berasal</w:t>
      </w:r>
      <w:proofErr w:type="spellEnd"/>
      <w:r w:rsidRPr="009B2A8C">
        <w:rPr>
          <w:sz w:val="24"/>
          <w:szCs w:val="24"/>
          <w:lang w:val="en-ID"/>
        </w:rPr>
        <w:t xml:space="preserve"> </w:t>
      </w:r>
      <w:proofErr w:type="spellStart"/>
      <w:r w:rsidRPr="009B2A8C">
        <w:rPr>
          <w:sz w:val="24"/>
          <w:szCs w:val="24"/>
          <w:lang w:val="en-ID"/>
        </w:rPr>
        <w:t>dari</w:t>
      </w:r>
      <w:proofErr w:type="spellEnd"/>
      <w:r w:rsidRPr="009B2A8C">
        <w:rPr>
          <w:sz w:val="24"/>
          <w:szCs w:val="24"/>
          <w:lang w:val="en-ID"/>
        </w:rPr>
        <w:t xml:space="preserve"> </w:t>
      </w:r>
      <w:proofErr w:type="spellStart"/>
      <w:r w:rsidRPr="009B2A8C">
        <w:rPr>
          <w:sz w:val="24"/>
          <w:szCs w:val="24"/>
          <w:lang w:val="en-ID"/>
        </w:rPr>
        <w:t>pinjaman</w:t>
      </w:r>
      <w:proofErr w:type="spellEnd"/>
      <w:r w:rsidRPr="009B2A8C">
        <w:rPr>
          <w:sz w:val="24"/>
          <w:szCs w:val="24"/>
          <w:lang w:val="en-ID"/>
        </w:rPr>
        <w:t xml:space="preserve"> dan </w:t>
      </w:r>
      <w:proofErr w:type="spellStart"/>
      <w:r w:rsidRPr="009B2A8C">
        <w:rPr>
          <w:sz w:val="24"/>
          <w:szCs w:val="24"/>
          <w:lang w:val="en-ID"/>
        </w:rPr>
        <w:t>hibah</w:t>
      </w:r>
      <w:proofErr w:type="spellEnd"/>
      <w:r w:rsidRPr="009B2A8C">
        <w:rPr>
          <w:sz w:val="24"/>
          <w:szCs w:val="24"/>
          <w:lang w:val="en-ID"/>
        </w:rPr>
        <w:t>.</w:t>
      </w:r>
    </w:p>
    <w:p w14:paraId="5C60E75F"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Pendampingan</w:t>
      </w:r>
      <w:proofErr w:type="spellEnd"/>
      <w:r w:rsidRPr="009B2A8C">
        <w:rPr>
          <w:sz w:val="24"/>
          <w:szCs w:val="24"/>
          <w:lang w:val="en-ID"/>
        </w:rPr>
        <w:t xml:space="preserve"> </w:t>
      </w:r>
      <w:proofErr w:type="spellStart"/>
      <w:r w:rsidRPr="009B2A8C">
        <w:rPr>
          <w:sz w:val="24"/>
          <w:szCs w:val="24"/>
          <w:lang w:val="en-ID"/>
        </w:rPr>
        <w:t>survei</w:t>
      </w:r>
      <w:proofErr w:type="spellEnd"/>
      <w:r w:rsidRPr="009B2A8C">
        <w:rPr>
          <w:sz w:val="24"/>
          <w:szCs w:val="24"/>
          <w:lang w:val="en-ID"/>
        </w:rPr>
        <w:t xml:space="preserve"> </w:t>
      </w:r>
      <w:proofErr w:type="spellStart"/>
      <w:r w:rsidRPr="009B2A8C">
        <w:rPr>
          <w:sz w:val="24"/>
          <w:szCs w:val="24"/>
          <w:lang w:val="en-ID"/>
        </w:rPr>
        <w:t>teknis</w:t>
      </w:r>
      <w:proofErr w:type="spellEnd"/>
      <w:r w:rsidRPr="009B2A8C">
        <w:rPr>
          <w:sz w:val="24"/>
          <w:szCs w:val="24"/>
          <w:lang w:val="en-ID"/>
        </w:rPr>
        <w:t xml:space="preserve"> </w:t>
      </w:r>
      <w:proofErr w:type="spellStart"/>
      <w:r w:rsidRPr="009B2A8C">
        <w:rPr>
          <w:sz w:val="24"/>
          <w:szCs w:val="24"/>
          <w:lang w:val="en-ID"/>
        </w:rPr>
        <w:t>penarikan</w:t>
      </w:r>
      <w:proofErr w:type="spellEnd"/>
      <w:r w:rsidRPr="009B2A8C">
        <w:rPr>
          <w:sz w:val="24"/>
          <w:szCs w:val="24"/>
          <w:lang w:val="en-ID"/>
        </w:rPr>
        <w:t xml:space="preserve"> </w:t>
      </w:r>
      <w:proofErr w:type="spellStart"/>
      <w:r w:rsidRPr="009B2A8C">
        <w:rPr>
          <w:sz w:val="24"/>
          <w:szCs w:val="24"/>
          <w:lang w:val="en-ID"/>
        </w:rPr>
        <w:t>pinjaman</w:t>
      </w:r>
      <w:proofErr w:type="spellEnd"/>
      <w:r w:rsidRPr="009B2A8C">
        <w:rPr>
          <w:sz w:val="24"/>
          <w:szCs w:val="24"/>
          <w:lang w:val="en-ID"/>
        </w:rPr>
        <w:t xml:space="preserve"> dan </w:t>
      </w:r>
      <w:proofErr w:type="spellStart"/>
      <w:r w:rsidRPr="009B2A8C">
        <w:rPr>
          <w:sz w:val="24"/>
          <w:szCs w:val="24"/>
          <w:lang w:val="en-ID"/>
        </w:rPr>
        <w:t>hibah</w:t>
      </w:r>
      <w:proofErr w:type="spellEnd"/>
      <w:r w:rsidRPr="009B2A8C">
        <w:rPr>
          <w:sz w:val="24"/>
          <w:szCs w:val="24"/>
          <w:lang w:val="en-ID"/>
        </w:rPr>
        <w:t>.</w:t>
      </w:r>
    </w:p>
    <w:p w14:paraId="0C990BEB"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Penatausahaan</w:t>
      </w:r>
      <w:proofErr w:type="spellEnd"/>
      <w:r w:rsidRPr="009B2A8C">
        <w:rPr>
          <w:sz w:val="24"/>
          <w:szCs w:val="24"/>
          <w:lang w:val="en-ID"/>
        </w:rPr>
        <w:t xml:space="preserve"> </w:t>
      </w:r>
      <w:proofErr w:type="spellStart"/>
      <w:r w:rsidRPr="009B2A8C">
        <w:rPr>
          <w:sz w:val="24"/>
          <w:szCs w:val="24"/>
          <w:lang w:val="en-ID"/>
        </w:rPr>
        <w:t>penerimaan</w:t>
      </w:r>
      <w:proofErr w:type="spellEnd"/>
      <w:r w:rsidRPr="009B2A8C">
        <w:rPr>
          <w:sz w:val="24"/>
          <w:szCs w:val="24"/>
          <w:lang w:val="en-ID"/>
        </w:rPr>
        <w:t xml:space="preserve"> dan </w:t>
      </w:r>
      <w:proofErr w:type="spellStart"/>
      <w:r w:rsidRPr="009B2A8C">
        <w:rPr>
          <w:sz w:val="24"/>
          <w:szCs w:val="24"/>
          <w:lang w:val="en-ID"/>
        </w:rPr>
        <w:t>pengeluaran</w:t>
      </w:r>
      <w:proofErr w:type="spellEnd"/>
      <w:r w:rsidRPr="009B2A8C">
        <w:rPr>
          <w:sz w:val="24"/>
          <w:szCs w:val="24"/>
          <w:lang w:val="en-ID"/>
        </w:rPr>
        <w:t xml:space="preserve"> negara </w:t>
      </w:r>
      <w:proofErr w:type="spellStart"/>
      <w:r w:rsidRPr="009B2A8C">
        <w:rPr>
          <w:sz w:val="24"/>
          <w:szCs w:val="24"/>
          <w:lang w:val="en-ID"/>
        </w:rPr>
        <w:t>melalui</w:t>
      </w:r>
      <w:proofErr w:type="spellEnd"/>
      <w:r w:rsidRPr="009B2A8C">
        <w:rPr>
          <w:sz w:val="24"/>
          <w:szCs w:val="24"/>
          <w:lang w:val="en-ID"/>
        </w:rPr>
        <w:t xml:space="preserve"> dan </w:t>
      </w:r>
      <w:proofErr w:type="spellStart"/>
      <w:r w:rsidRPr="009B2A8C">
        <w:rPr>
          <w:sz w:val="24"/>
          <w:szCs w:val="24"/>
          <w:lang w:val="en-ID"/>
        </w:rPr>
        <w:t>dari</w:t>
      </w:r>
      <w:proofErr w:type="spellEnd"/>
      <w:r w:rsidRPr="009B2A8C">
        <w:rPr>
          <w:sz w:val="24"/>
          <w:szCs w:val="24"/>
          <w:lang w:val="en-ID"/>
        </w:rPr>
        <w:t xml:space="preserve"> kas negara.</w:t>
      </w:r>
    </w:p>
    <w:p w14:paraId="666AF921"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Penyusunan</w:t>
      </w:r>
      <w:proofErr w:type="spellEnd"/>
      <w:r w:rsidRPr="009B2A8C">
        <w:rPr>
          <w:sz w:val="24"/>
          <w:szCs w:val="24"/>
          <w:lang w:val="en-ID"/>
        </w:rPr>
        <w:t xml:space="preserve"> </w:t>
      </w:r>
      <w:proofErr w:type="spellStart"/>
      <w:r w:rsidRPr="009B2A8C">
        <w:rPr>
          <w:sz w:val="24"/>
          <w:szCs w:val="24"/>
          <w:lang w:val="en-ID"/>
        </w:rPr>
        <w:t>laporan</w:t>
      </w:r>
      <w:proofErr w:type="spellEnd"/>
      <w:r w:rsidRPr="009B2A8C">
        <w:rPr>
          <w:sz w:val="24"/>
          <w:szCs w:val="24"/>
          <w:lang w:val="en-ID"/>
        </w:rPr>
        <w:t xml:space="preserve"> </w:t>
      </w:r>
      <w:proofErr w:type="spellStart"/>
      <w:r w:rsidRPr="009B2A8C">
        <w:rPr>
          <w:sz w:val="24"/>
          <w:szCs w:val="24"/>
          <w:lang w:val="en-ID"/>
        </w:rPr>
        <w:t>pelaksanaan</w:t>
      </w:r>
      <w:proofErr w:type="spellEnd"/>
      <w:r w:rsidRPr="009B2A8C">
        <w:rPr>
          <w:sz w:val="24"/>
          <w:szCs w:val="24"/>
          <w:lang w:val="en-ID"/>
        </w:rPr>
        <w:t xml:space="preserve"> </w:t>
      </w:r>
      <w:proofErr w:type="spellStart"/>
      <w:r w:rsidRPr="009B2A8C">
        <w:rPr>
          <w:sz w:val="24"/>
          <w:szCs w:val="24"/>
          <w:lang w:val="en-ID"/>
        </w:rPr>
        <w:t>pendapatan</w:t>
      </w:r>
      <w:proofErr w:type="spellEnd"/>
      <w:r w:rsidRPr="009B2A8C">
        <w:rPr>
          <w:sz w:val="24"/>
          <w:szCs w:val="24"/>
          <w:lang w:val="en-ID"/>
        </w:rPr>
        <w:t xml:space="preserve"> dan </w:t>
      </w:r>
      <w:proofErr w:type="spellStart"/>
      <w:r w:rsidRPr="009B2A8C">
        <w:rPr>
          <w:sz w:val="24"/>
          <w:szCs w:val="24"/>
          <w:lang w:val="en-ID"/>
        </w:rPr>
        <w:t>belanja</w:t>
      </w:r>
      <w:proofErr w:type="spellEnd"/>
      <w:r w:rsidRPr="009B2A8C">
        <w:rPr>
          <w:sz w:val="24"/>
          <w:szCs w:val="24"/>
          <w:lang w:val="en-ID"/>
        </w:rPr>
        <w:t xml:space="preserve"> negara.</w:t>
      </w:r>
    </w:p>
    <w:p w14:paraId="30E4611F"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lastRenderedPageBreak/>
        <w:t>Penyelenggaraan</w:t>
      </w:r>
      <w:proofErr w:type="spellEnd"/>
      <w:r w:rsidRPr="009B2A8C">
        <w:rPr>
          <w:sz w:val="24"/>
          <w:szCs w:val="24"/>
          <w:lang w:val="en-ID"/>
        </w:rPr>
        <w:t xml:space="preserve"> </w:t>
      </w:r>
      <w:proofErr w:type="spellStart"/>
      <w:r w:rsidRPr="009B2A8C">
        <w:rPr>
          <w:sz w:val="24"/>
          <w:szCs w:val="24"/>
          <w:lang w:val="en-ID"/>
        </w:rPr>
        <w:t>verifikasi</w:t>
      </w:r>
      <w:proofErr w:type="spellEnd"/>
      <w:r w:rsidRPr="009B2A8C">
        <w:rPr>
          <w:sz w:val="24"/>
          <w:szCs w:val="24"/>
          <w:lang w:val="en-ID"/>
        </w:rPr>
        <w:t xml:space="preserve"> </w:t>
      </w:r>
      <w:proofErr w:type="spellStart"/>
      <w:r w:rsidRPr="009B2A8C">
        <w:rPr>
          <w:sz w:val="24"/>
          <w:szCs w:val="24"/>
          <w:lang w:val="en-ID"/>
        </w:rPr>
        <w:t>transaksi</w:t>
      </w:r>
      <w:proofErr w:type="spellEnd"/>
      <w:r w:rsidRPr="009B2A8C">
        <w:rPr>
          <w:sz w:val="24"/>
          <w:szCs w:val="24"/>
          <w:lang w:val="en-ID"/>
        </w:rPr>
        <w:t xml:space="preserve"> dan </w:t>
      </w:r>
      <w:proofErr w:type="spellStart"/>
      <w:r w:rsidRPr="009B2A8C">
        <w:rPr>
          <w:sz w:val="24"/>
          <w:szCs w:val="24"/>
          <w:lang w:val="en-ID"/>
        </w:rPr>
        <w:t>akuntansi</w:t>
      </w:r>
      <w:proofErr w:type="spellEnd"/>
      <w:r w:rsidRPr="009B2A8C">
        <w:rPr>
          <w:sz w:val="24"/>
          <w:szCs w:val="24"/>
          <w:lang w:val="en-ID"/>
        </w:rPr>
        <w:t xml:space="preserve"> </w:t>
      </w:r>
      <w:proofErr w:type="spellStart"/>
      <w:r w:rsidRPr="009B2A8C">
        <w:rPr>
          <w:sz w:val="24"/>
          <w:szCs w:val="24"/>
          <w:lang w:val="en-ID"/>
        </w:rPr>
        <w:t>keuangan</w:t>
      </w:r>
      <w:proofErr w:type="spellEnd"/>
      <w:r w:rsidRPr="009B2A8C">
        <w:rPr>
          <w:sz w:val="24"/>
          <w:szCs w:val="24"/>
          <w:lang w:val="en-ID"/>
        </w:rPr>
        <w:t xml:space="preserve"> dana </w:t>
      </w:r>
      <w:proofErr w:type="spellStart"/>
      <w:r w:rsidRPr="009B2A8C">
        <w:rPr>
          <w:sz w:val="24"/>
          <w:szCs w:val="24"/>
          <w:lang w:val="en-ID"/>
        </w:rPr>
        <w:t>pinjaman</w:t>
      </w:r>
      <w:proofErr w:type="spellEnd"/>
      <w:r w:rsidRPr="009B2A8C">
        <w:rPr>
          <w:sz w:val="24"/>
          <w:szCs w:val="24"/>
          <w:lang w:val="en-ID"/>
        </w:rPr>
        <w:t xml:space="preserve"> dan </w:t>
      </w:r>
      <w:proofErr w:type="spellStart"/>
      <w:r w:rsidRPr="009B2A8C">
        <w:rPr>
          <w:sz w:val="24"/>
          <w:szCs w:val="24"/>
          <w:lang w:val="en-ID"/>
        </w:rPr>
        <w:t>hibah</w:t>
      </w:r>
      <w:proofErr w:type="spellEnd"/>
      <w:r w:rsidRPr="009B2A8C">
        <w:rPr>
          <w:sz w:val="24"/>
          <w:szCs w:val="24"/>
          <w:lang w:val="en-ID"/>
        </w:rPr>
        <w:t>.</w:t>
      </w:r>
    </w:p>
    <w:p w14:paraId="446EBEF3"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Pelaksanaan</w:t>
      </w:r>
      <w:proofErr w:type="spellEnd"/>
      <w:r w:rsidRPr="009B2A8C">
        <w:rPr>
          <w:sz w:val="24"/>
          <w:szCs w:val="24"/>
          <w:lang w:val="en-ID"/>
        </w:rPr>
        <w:t xml:space="preserve"> </w:t>
      </w:r>
      <w:proofErr w:type="spellStart"/>
      <w:r w:rsidRPr="009B2A8C">
        <w:rPr>
          <w:sz w:val="24"/>
          <w:szCs w:val="24"/>
          <w:lang w:val="en-ID"/>
        </w:rPr>
        <w:t>Sistem</w:t>
      </w:r>
      <w:proofErr w:type="spellEnd"/>
      <w:r w:rsidRPr="009B2A8C">
        <w:rPr>
          <w:sz w:val="24"/>
          <w:szCs w:val="24"/>
          <w:lang w:val="en-ID"/>
        </w:rPr>
        <w:t xml:space="preserve"> </w:t>
      </w:r>
      <w:proofErr w:type="spellStart"/>
      <w:r w:rsidRPr="009B2A8C">
        <w:rPr>
          <w:sz w:val="24"/>
          <w:szCs w:val="24"/>
          <w:lang w:val="en-ID"/>
        </w:rPr>
        <w:t>akuntabilitas</w:t>
      </w:r>
      <w:proofErr w:type="spellEnd"/>
      <w:r w:rsidRPr="009B2A8C">
        <w:rPr>
          <w:sz w:val="24"/>
          <w:szCs w:val="24"/>
          <w:lang w:val="en-ID"/>
        </w:rPr>
        <w:t xml:space="preserve"> dan </w:t>
      </w:r>
      <w:proofErr w:type="spellStart"/>
      <w:r w:rsidRPr="009B2A8C">
        <w:rPr>
          <w:sz w:val="24"/>
          <w:szCs w:val="24"/>
          <w:lang w:val="en-ID"/>
        </w:rPr>
        <w:t>kinerja</w:t>
      </w:r>
      <w:proofErr w:type="spellEnd"/>
      <w:r w:rsidRPr="009B2A8C">
        <w:rPr>
          <w:sz w:val="24"/>
          <w:szCs w:val="24"/>
          <w:lang w:val="en-ID"/>
        </w:rPr>
        <w:t>.</w:t>
      </w:r>
    </w:p>
    <w:p w14:paraId="67A03E33"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Pelaksanaan</w:t>
      </w:r>
      <w:proofErr w:type="spellEnd"/>
      <w:r w:rsidRPr="009B2A8C">
        <w:rPr>
          <w:sz w:val="24"/>
          <w:szCs w:val="24"/>
          <w:lang w:val="en-ID"/>
        </w:rPr>
        <w:t xml:space="preserve"> </w:t>
      </w:r>
      <w:proofErr w:type="spellStart"/>
      <w:r w:rsidRPr="009B2A8C">
        <w:rPr>
          <w:sz w:val="24"/>
          <w:szCs w:val="24"/>
          <w:lang w:val="en-ID"/>
        </w:rPr>
        <w:t>tugas</w:t>
      </w:r>
      <w:proofErr w:type="spellEnd"/>
      <w:r w:rsidRPr="009B2A8C">
        <w:rPr>
          <w:sz w:val="24"/>
          <w:szCs w:val="24"/>
          <w:lang w:val="en-ID"/>
        </w:rPr>
        <w:t xml:space="preserve"> </w:t>
      </w:r>
      <w:proofErr w:type="spellStart"/>
      <w:r w:rsidRPr="009B2A8C">
        <w:rPr>
          <w:sz w:val="24"/>
          <w:szCs w:val="24"/>
          <w:lang w:val="en-ID"/>
        </w:rPr>
        <w:t>kepatuhan</w:t>
      </w:r>
      <w:proofErr w:type="spellEnd"/>
      <w:r w:rsidRPr="009B2A8C">
        <w:rPr>
          <w:sz w:val="24"/>
          <w:szCs w:val="24"/>
          <w:lang w:val="en-ID"/>
        </w:rPr>
        <w:t xml:space="preserve"> internal KPPN </w:t>
      </w:r>
      <w:proofErr w:type="spellStart"/>
      <w:r w:rsidRPr="009B2A8C">
        <w:rPr>
          <w:sz w:val="24"/>
          <w:szCs w:val="24"/>
          <w:lang w:val="en-ID"/>
        </w:rPr>
        <w:t>Khusus</w:t>
      </w:r>
      <w:proofErr w:type="spellEnd"/>
      <w:r w:rsidRPr="009B2A8C">
        <w:rPr>
          <w:sz w:val="24"/>
          <w:szCs w:val="24"/>
          <w:lang w:val="en-ID"/>
        </w:rPr>
        <w:t xml:space="preserve"> </w:t>
      </w:r>
      <w:proofErr w:type="spellStart"/>
      <w:r w:rsidRPr="009B2A8C">
        <w:rPr>
          <w:sz w:val="24"/>
          <w:szCs w:val="24"/>
          <w:lang w:val="en-ID"/>
        </w:rPr>
        <w:t>Pinjaman</w:t>
      </w:r>
      <w:proofErr w:type="spellEnd"/>
      <w:r w:rsidRPr="009B2A8C">
        <w:rPr>
          <w:sz w:val="24"/>
          <w:szCs w:val="24"/>
          <w:lang w:val="en-ID"/>
        </w:rPr>
        <w:t xml:space="preserve"> dan Hibah</w:t>
      </w:r>
    </w:p>
    <w:p w14:paraId="097F2723"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Penyelenggaraan</w:t>
      </w:r>
      <w:proofErr w:type="spellEnd"/>
      <w:r w:rsidRPr="009B2A8C">
        <w:rPr>
          <w:sz w:val="24"/>
          <w:szCs w:val="24"/>
          <w:lang w:val="en-ID"/>
        </w:rPr>
        <w:t xml:space="preserve"> </w:t>
      </w:r>
      <w:proofErr w:type="spellStart"/>
      <w:r w:rsidRPr="009B2A8C">
        <w:rPr>
          <w:sz w:val="24"/>
          <w:szCs w:val="24"/>
          <w:lang w:val="en-ID"/>
        </w:rPr>
        <w:t>mutu</w:t>
      </w:r>
      <w:proofErr w:type="spellEnd"/>
      <w:r w:rsidRPr="009B2A8C">
        <w:rPr>
          <w:sz w:val="24"/>
          <w:szCs w:val="24"/>
          <w:lang w:val="en-ID"/>
        </w:rPr>
        <w:t xml:space="preserve"> </w:t>
      </w:r>
      <w:proofErr w:type="spellStart"/>
      <w:r w:rsidRPr="009B2A8C">
        <w:rPr>
          <w:sz w:val="24"/>
          <w:szCs w:val="24"/>
          <w:lang w:val="en-ID"/>
        </w:rPr>
        <w:t>layanan</w:t>
      </w:r>
      <w:proofErr w:type="spellEnd"/>
      <w:r w:rsidRPr="009B2A8C">
        <w:rPr>
          <w:sz w:val="24"/>
          <w:szCs w:val="24"/>
          <w:lang w:val="en-ID"/>
        </w:rPr>
        <w:t xml:space="preserve"> dan </w:t>
      </w:r>
      <w:proofErr w:type="spellStart"/>
      <w:r w:rsidRPr="009B2A8C">
        <w:rPr>
          <w:sz w:val="24"/>
          <w:szCs w:val="24"/>
          <w:lang w:val="en-ID"/>
        </w:rPr>
        <w:t>inovasi</w:t>
      </w:r>
      <w:proofErr w:type="spellEnd"/>
      <w:r w:rsidRPr="009B2A8C">
        <w:rPr>
          <w:sz w:val="24"/>
          <w:szCs w:val="24"/>
          <w:lang w:val="en-ID"/>
        </w:rPr>
        <w:t xml:space="preserve"> </w:t>
      </w:r>
      <w:proofErr w:type="spellStart"/>
      <w:r w:rsidRPr="009B2A8C">
        <w:rPr>
          <w:sz w:val="24"/>
          <w:szCs w:val="24"/>
          <w:lang w:val="en-ID"/>
        </w:rPr>
        <w:t>layanan</w:t>
      </w:r>
      <w:proofErr w:type="spellEnd"/>
      <w:r w:rsidRPr="009B2A8C">
        <w:rPr>
          <w:sz w:val="24"/>
          <w:szCs w:val="24"/>
          <w:lang w:val="en-ID"/>
        </w:rPr>
        <w:t>.</w:t>
      </w:r>
    </w:p>
    <w:p w14:paraId="6E0D1FD0"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Pelaksanaan</w:t>
      </w:r>
      <w:proofErr w:type="spellEnd"/>
      <w:r w:rsidRPr="009B2A8C">
        <w:rPr>
          <w:sz w:val="24"/>
          <w:szCs w:val="24"/>
          <w:lang w:val="en-ID"/>
        </w:rPr>
        <w:t xml:space="preserve"> </w:t>
      </w:r>
      <w:proofErr w:type="spellStart"/>
      <w:r w:rsidRPr="009B2A8C">
        <w:rPr>
          <w:sz w:val="24"/>
          <w:szCs w:val="24"/>
          <w:lang w:val="en-ID"/>
        </w:rPr>
        <w:t>manajemen</w:t>
      </w:r>
      <w:proofErr w:type="spellEnd"/>
      <w:r w:rsidRPr="009B2A8C">
        <w:rPr>
          <w:sz w:val="24"/>
          <w:szCs w:val="24"/>
          <w:lang w:val="en-ID"/>
        </w:rPr>
        <w:t xml:space="preserve"> </w:t>
      </w:r>
      <w:proofErr w:type="spellStart"/>
      <w:r w:rsidRPr="009B2A8C">
        <w:rPr>
          <w:sz w:val="24"/>
          <w:szCs w:val="24"/>
          <w:lang w:val="en-ID"/>
        </w:rPr>
        <w:t>hubungan</w:t>
      </w:r>
      <w:proofErr w:type="spellEnd"/>
      <w:r w:rsidRPr="009B2A8C">
        <w:rPr>
          <w:sz w:val="24"/>
          <w:szCs w:val="24"/>
          <w:lang w:val="en-ID"/>
        </w:rPr>
        <w:t xml:space="preserve"> </w:t>
      </w:r>
      <w:proofErr w:type="spellStart"/>
      <w:r w:rsidRPr="009B2A8C">
        <w:rPr>
          <w:sz w:val="24"/>
          <w:szCs w:val="24"/>
          <w:lang w:val="en-ID"/>
        </w:rPr>
        <w:t>pengguna</w:t>
      </w:r>
      <w:proofErr w:type="spellEnd"/>
      <w:r w:rsidRPr="009B2A8C">
        <w:rPr>
          <w:sz w:val="24"/>
          <w:szCs w:val="24"/>
          <w:lang w:val="en-ID"/>
        </w:rPr>
        <w:t xml:space="preserve"> </w:t>
      </w:r>
      <w:proofErr w:type="spellStart"/>
      <w:r w:rsidRPr="009B2A8C">
        <w:rPr>
          <w:sz w:val="24"/>
          <w:szCs w:val="24"/>
          <w:lang w:val="en-ID"/>
        </w:rPr>
        <w:t>layanan</w:t>
      </w:r>
      <w:proofErr w:type="spellEnd"/>
      <w:r w:rsidRPr="009B2A8C">
        <w:rPr>
          <w:sz w:val="24"/>
          <w:szCs w:val="24"/>
          <w:lang w:val="en-ID"/>
        </w:rPr>
        <w:t xml:space="preserve"> (customer relationship management).</w:t>
      </w:r>
    </w:p>
    <w:p w14:paraId="088A4DF3"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Pelaksanaan</w:t>
      </w:r>
      <w:proofErr w:type="spellEnd"/>
      <w:r w:rsidRPr="009B2A8C">
        <w:rPr>
          <w:sz w:val="24"/>
          <w:szCs w:val="24"/>
          <w:lang w:val="en-ID"/>
        </w:rPr>
        <w:t xml:space="preserve"> </w:t>
      </w:r>
      <w:proofErr w:type="spellStart"/>
      <w:r w:rsidRPr="009B2A8C">
        <w:rPr>
          <w:sz w:val="24"/>
          <w:szCs w:val="24"/>
          <w:lang w:val="en-ID"/>
        </w:rPr>
        <w:t>kehumasan</w:t>
      </w:r>
      <w:proofErr w:type="spellEnd"/>
      <w:r w:rsidRPr="009B2A8C">
        <w:rPr>
          <w:sz w:val="24"/>
          <w:szCs w:val="24"/>
          <w:lang w:val="en-ID"/>
        </w:rPr>
        <w:t xml:space="preserve"> dan </w:t>
      </w:r>
      <w:proofErr w:type="spellStart"/>
      <w:r w:rsidRPr="009B2A8C">
        <w:rPr>
          <w:sz w:val="24"/>
          <w:szCs w:val="24"/>
          <w:lang w:val="en-ID"/>
        </w:rPr>
        <w:t>layanan</w:t>
      </w:r>
      <w:proofErr w:type="spellEnd"/>
      <w:r w:rsidRPr="009B2A8C">
        <w:rPr>
          <w:sz w:val="24"/>
          <w:szCs w:val="24"/>
          <w:lang w:val="en-ID"/>
        </w:rPr>
        <w:t xml:space="preserve"> </w:t>
      </w:r>
      <w:proofErr w:type="spellStart"/>
      <w:r w:rsidRPr="009B2A8C">
        <w:rPr>
          <w:sz w:val="24"/>
          <w:szCs w:val="24"/>
          <w:lang w:val="en-ID"/>
        </w:rPr>
        <w:t>Keterbukaan</w:t>
      </w:r>
      <w:proofErr w:type="spellEnd"/>
      <w:r w:rsidRPr="009B2A8C">
        <w:rPr>
          <w:sz w:val="24"/>
          <w:szCs w:val="24"/>
          <w:lang w:val="en-ID"/>
        </w:rPr>
        <w:t xml:space="preserve"> </w:t>
      </w:r>
      <w:proofErr w:type="spellStart"/>
      <w:r w:rsidRPr="009B2A8C">
        <w:rPr>
          <w:sz w:val="24"/>
          <w:szCs w:val="24"/>
          <w:lang w:val="en-ID"/>
        </w:rPr>
        <w:t>Informasi</w:t>
      </w:r>
      <w:proofErr w:type="spellEnd"/>
      <w:r w:rsidRPr="009B2A8C">
        <w:rPr>
          <w:sz w:val="24"/>
          <w:szCs w:val="24"/>
          <w:lang w:val="en-ID"/>
        </w:rPr>
        <w:t xml:space="preserve"> Publik (KIP).</w:t>
      </w:r>
    </w:p>
    <w:p w14:paraId="3CDD1F98" w14:textId="77777777" w:rsidR="00C868CC" w:rsidRPr="009B2A8C" w:rsidRDefault="00C868CC" w:rsidP="003A2774">
      <w:pPr>
        <w:pStyle w:val="ListParagraph"/>
        <w:numPr>
          <w:ilvl w:val="1"/>
          <w:numId w:val="14"/>
        </w:numPr>
        <w:ind w:left="993"/>
        <w:rPr>
          <w:sz w:val="24"/>
          <w:szCs w:val="24"/>
          <w:lang w:val="en-ID"/>
        </w:rPr>
      </w:pPr>
      <w:proofErr w:type="spellStart"/>
      <w:r w:rsidRPr="009B2A8C">
        <w:rPr>
          <w:sz w:val="24"/>
          <w:szCs w:val="24"/>
          <w:lang w:val="en-ID"/>
        </w:rPr>
        <w:t>Pelaksanaan</w:t>
      </w:r>
      <w:proofErr w:type="spellEnd"/>
      <w:r w:rsidRPr="009B2A8C">
        <w:rPr>
          <w:sz w:val="24"/>
          <w:szCs w:val="24"/>
          <w:lang w:val="en-ID"/>
        </w:rPr>
        <w:t xml:space="preserve"> </w:t>
      </w:r>
      <w:proofErr w:type="spellStart"/>
      <w:r w:rsidRPr="009B2A8C">
        <w:rPr>
          <w:sz w:val="24"/>
          <w:szCs w:val="24"/>
          <w:lang w:val="en-ID"/>
        </w:rPr>
        <w:t>administrasi</w:t>
      </w:r>
      <w:proofErr w:type="spellEnd"/>
      <w:r w:rsidRPr="009B2A8C">
        <w:rPr>
          <w:sz w:val="24"/>
          <w:szCs w:val="24"/>
          <w:lang w:val="en-ID"/>
        </w:rPr>
        <w:t xml:space="preserve"> KPPN </w:t>
      </w:r>
      <w:proofErr w:type="spellStart"/>
      <w:r w:rsidRPr="009B2A8C">
        <w:rPr>
          <w:sz w:val="24"/>
          <w:szCs w:val="24"/>
          <w:lang w:val="en-ID"/>
        </w:rPr>
        <w:t>Khusus</w:t>
      </w:r>
      <w:proofErr w:type="spellEnd"/>
      <w:r w:rsidRPr="009B2A8C">
        <w:rPr>
          <w:sz w:val="24"/>
          <w:szCs w:val="24"/>
          <w:lang w:val="en-ID"/>
        </w:rPr>
        <w:t xml:space="preserve"> </w:t>
      </w:r>
      <w:proofErr w:type="spellStart"/>
      <w:r w:rsidRPr="009B2A8C">
        <w:rPr>
          <w:sz w:val="24"/>
          <w:szCs w:val="24"/>
          <w:lang w:val="en-ID"/>
        </w:rPr>
        <w:t>Pinjaman</w:t>
      </w:r>
      <w:proofErr w:type="spellEnd"/>
      <w:r w:rsidRPr="009B2A8C">
        <w:rPr>
          <w:sz w:val="24"/>
          <w:szCs w:val="24"/>
          <w:lang w:val="en-ID"/>
        </w:rPr>
        <w:t xml:space="preserve"> dan Hibah.</w:t>
      </w:r>
    </w:p>
    <w:p w14:paraId="19DB37CC" w14:textId="51A439FF" w:rsidR="00F33BC8" w:rsidRPr="009B2A8C" w:rsidRDefault="003C4A41" w:rsidP="002C5A54">
      <w:pPr>
        <w:ind w:firstLine="426"/>
        <w:rPr>
          <w:sz w:val="24"/>
          <w:szCs w:val="24"/>
        </w:rPr>
      </w:pPr>
      <w:r w:rsidRPr="009B2A8C">
        <w:rPr>
          <w:sz w:val="24"/>
          <w:szCs w:val="24"/>
          <w:lang w:val="en-ID"/>
        </w:rPr>
        <w:t xml:space="preserve">KPPN </w:t>
      </w:r>
      <w:proofErr w:type="spellStart"/>
      <w:r w:rsidRPr="009B2A8C">
        <w:rPr>
          <w:sz w:val="24"/>
          <w:szCs w:val="24"/>
          <w:lang w:val="en-ID"/>
        </w:rPr>
        <w:t>Khusus</w:t>
      </w:r>
      <w:proofErr w:type="spellEnd"/>
      <w:r w:rsidRPr="009B2A8C">
        <w:rPr>
          <w:sz w:val="24"/>
          <w:szCs w:val="24"/>
          <w:lang w:val="en-ID"/>
        </w:rPr>
        <w:t xml:space="preserve"> </w:t>
      </w:r>
      <w:proofErr w:type="spellStart"/>
      <w:r w:rsidRPr="009B2A8C">
        <w:rPr>
          <w:sz w:val="24"/>
          <w:szCs w:val="24"/>
          <w:lang w:val="en-ID"/>
        </w:rPr>
        <w:t>Pinjaman</w:t>
      </w:r>
      <w:proofErr w:type="spellEnd"/>
      <w:r w:rsidRPr="009B2A8C">
        <w:rPr>
          <w:sz w:val="24"/>
          <w:szCs w:val="24"/>
          <w:lang w:val="en-ID"/>
        </w:rPr>
        <w:t xml:space="preserve"> dan Hibah </w:t>
      </w:r>
      <w:proofErr w:type="spellStart"/>
      <w:r w:rsidRPr="009B2A8C">
        <w:rPr>
          <w:sz w:val="24"/>
          <w:szCs w:val="24"/>
          <w:lang w:val="en-ID"/>
        </w:rPr>
        <w:t>memiliki</w:t>
      </w:r>
      <w:proofErr w:type="spellEnd"/>
      <w:r w:rsidRPr="009B2A8C">
        <w:rPr>
          <w:sz w:val="24"/>
          <w:szCs w:val="24"/>
          <w:lang w:val="en-ID"/>
        </w:rPr>
        <w:t xml:space="preserve"> 33 orang </w:t>
      </w:r>
      <w:proofErr w:type="spellStart"/>
      <w:r w:rsidRPr="009B2A8C">
        <w:rPr>
          <w:sz w:val="24"/>
          <w:szCs w:val="24"/>
          <w:lang w:val="en-ID"/>
        </w:rPr>
        <w:t>pegawai</w:t>
      </w:r>
      <w:proofErr w:type="spellEnd"/>
      <w:r w:rsidRPr="009B2A8C">
        <w:rPr>
          <w:sz w:val="24"/>
          <w:szCs w:val="24"/>
          <w:lang w:val="en-ID"/>
        </w:rPr>
        <w:t xml:space="preserve"> yang </w:t>
      </w:r>
      <w:proofErr w:type="spellStart"/>
      <w:r w:rsidRPr="009B2A8C">
        <w:rPr>
          <w:sz w:val="24"/>
          <w:szCs w:val="24"/>
          <w:lang w:val="en-ID"/>
        </w:rPr>
        <w:t>terbagi</w:t>
      </w:r>
      <w:proofErr w:type="spellEnd"/>
      <w:r w:rsidRPr="009B2A8C">
        <w:rPr>
          <w:sz w:val="24"/>
          <w:szCs w:val="24"/>
          <w:lang w:val="en-ID"/>
        </w:rPr>
        <w:t xml:space="preserve"> </w:t>
      </w:r>
      <w:proofErr w:type="spellStart"/>
      <w:r w:rsidRPr="009B2A8C">
        <w:rPr>
          <w:sz w:val="24"/>
          <w:szCs w:val="24"/>
          <w:lang w:val="en-ID"/>
        </w:rPr>
        <w:t>menjadi</w:t>
      </w:r>
      <w:proofErr w:type="spellEnd"/>
      <w:r w:rsidRPr="009B2A8C">
        <w:rPr>
          <w:sz w:val="24"/>
          <w:szCs w:val="24"/>
          <w:lang w:val="en-ID"/>
        </w:rPr>
        <w:t xml:space="preserve"> 24 orang </w:t>
      </w:r>
      <w:proofErr w:type="spellStart"/>
      <w:r w:rsidRPr="009B2A8C">
        <w:rPr>
          <w:sz w:val="24"/>
          <w:szCs w:val="24"/>
          <w:lang w:val="en-ID"/>
        </w:rPr>
        <w:t>Pegawai</w:t>
      </w:r>
      <w:proofErr w:type="spellEnd"/>
      <w:r w:rsidRPr="009B2A8C">
        <w:rPr>
          <w:sz w:val="24"/>
          <w:szCs w:val="24"/>
          <w:lang w:val="en-ID"/>
        </w:rPr>
        <w:t xml:space="preserve"> Negeri </w:t>
      </w:r>
      <w:proofErr w:type="spellStart"/>
      <w:r w:rsidRPr="009B2A8C">
        <w:rPr>
          <w:sz w:val="24"/>
          <w:szCs w:val="24"/>
          <w:lang w:val="en-ID"/>
        </w:rPr>
        <w:t>Sipil</w:t>
      </w:r>
      <w:proofErr w:type="spellEnd"/>
      <w:r w:rsidRPr="009B2A8C">
        <w:rPr>
          <w:sz w:val="24"/>
          <w:szCs w:val="24"/>
          <w:lang w:val="en-ID"/>
        </w:rPr>
        <w:t xml:space="preserve"> dan 9 orang </w:t>
      </w:r>
      <w:proofErr w:type="spellStart"/>
      <w:r w:rsidRPr="009B2A8C">
        <w:rPr>
          <w:sz w:val="24"/>
          <w:szCs w:val="24"/>
          <w:lang w:val="en-ID"/>
        </w:rPr>
        <w:t>tenaga</w:t>
      </w:r>
      <w:proofErr w:type="spellEnd"/>
      <w:r w:rsidRPr="009B2A8C">
        <w:rPr>
          <w:sz w:val="24"/>
          <w:szCs w:val="24"/>
          <w:lang w:val="en-ID"/>
        </w:rPr>
        <w:t xml:space="preserve"> </w:t>
      </w:r>
      <w:proofErr w:type="spellStart"/>
      <w:r w:rsidRPr="009B2A8C">
        <w:rPr>
          <w:sz w:val="24"/>
          <w:szCs w:val="24"/>
          <w:lang w:val="en-ID"/>
        </w:rPr>
        <w:t>honorer</w:t>
      </w:r>
      <w:proofErr w:type="spellEnd"/>
      <w:r w:rsidRPr="009B2A8C">
        <w:rPr>
          <w:sz w:val="24"/>
          <w:szCs w:val="24"/>
          <w:lang w:val="en-ID"/>
        </w:rPr>
        <w:t xml:space="preserve"> yang </w:t>
      </w:r>
      <w:proofErr w:type="spellStart"/>
      <w:r w:rsidRPr="009B2A8C">
        <w:rPr>
          <w:sz w:val="24"/>
          <w:szCs w:val="24"/>
          <w:lang w:val="en-ID"/>
        </w:rPr>
        <w:t>mendukung</w:t>
      </w:r>
      <w:proofErr w:type="spellEnd"/>
      <w:r w:rsidRPr="009B2A8C">
        <w:rPr>
          <w:sz w:val="24"/>
          <w:szCs w:val="24"/>
          <w:lang w:val="en-ID"/>
        </w:rPr>
        <w:t xml:space="preserve"> </w:t>
      </w:r>
      <w:proofErr w:type="spellStart"/>
      <w:r w:rsidRPr="009B2A8C">
        <w:rPr>
          <w:sz w:val="24"/>
          <w:szCs w:val="24"/>
          <w:lang w:val="en-ID"/>
        </w:rPr>
        <w:t>pelaksanaan</w:t>
      </w:r>
      <w:proofErr w:type="spellEnd"/>
      <w:r w:rsidRPr="009B2A8C">
        <w:rPr>
          <w:sz w:val="24"/>
          <w:szCs w:val="24"/>
          <w:lang w:val="en-ID"/>
        </w:rPr>
        <w:t xml:space="preserve"> </w:t>
      </w:r>
      <w:proofErr w:type="spellStart"/>
      <w:r w:rsidRPr="009B2A8C">
        <w:rPr>
          <w:sz w:val="24"/>
          <w:szCs w:val="24"/>
          <w:lang w:val="en-ID"/>
        </w:rPr>
        <w:t>tugas</w:t>
      </w:r>
      <w:proofErr w:type="spellEnd"/>
      <w:r w:rsidRPr="009B2A8C">
        <w:rPr>
          <w:sz w:val="24"/>
          <w:szCs w:val="24"/>
          <w:lang w:val="en-ID"/>
        </w:rPr>
        <w:t xml:space="preserve"> dan </w:t>
      </w:r>
      <w:proofErr w:type="spellStart"/>
      <w:r w:rsidRPr="009B2A8C">
        <w:rPr>
          <w:sz w:val="24"/>
          <w:szCs w:val="24"/>
          <w:lang w:val="en-ID"/>
        </w:rPr>
        <w:t>fungsi</w:t>
      </w:r>
      <w:proofErr w:type="spellEnd"/>
      <w:r w:rsidRPr="009B2A8C">
        <w:rPr>
          <w:sz w:val="24"/>
          <w:szCs w:val="24"/>
          <w:lang w:val="en-ID"/>
        </w:rPr>
        <w:t xml:space="preserve"> </w:t>
      </w:r>
      <w:proofErr w:type="spellStart"/>
      <w:r w:rsidRPr="009B2A8C">
        <w:rPr>
          <w:sz w:val="24"/>
          <w:szCs w:val="24"/>
          <w:lang w:val="en-ID"/>
        </w:rPr>
        <w:t>menjadi</w:t>
      </w:r>
      <w:proofErr w:type="spellEnd"/>
      <w:r w:rsidRPr="009B2A8C">
        <w:rPr>
          <w:sz w:val="24"/>
          <w:szCs w:val="24"/>
          <w:lang w:val="en-ID"/>
        </w:rPr>
        <w:t xml:space="preserve"> Kuasa </w:t>
      </w:r>
      <w:proofErr w:type="spellStart"/>
      <w:r w:rsidRPr="009B2A8C">
        <w:rPr>
          <w:sz w:val="24"/>
          <w:szCs w:val="24"/>
          <w:lang w:val="en-ID"/>
        </w:rPr>
        <w:t>Bendahara</w:t>
      </w:r>
      <w:proofErr w:type="spellEnd"/>
      <w:r w:rsidRPr="009B2A8C">
        <w:rPr>
          <w:sz w:val="24"/>
          <w:szCs w:val="24"/>
          <w:lang w:val="en-ID"/>
        </w:rPr>
        <w:t xml:space="preserve"> Umum Negara.</w:t>
      </w:r>
    </w:p>
    <w:p w14:paraId="39367EA3" w14:textId="10A1E850" w:rsidR="004A0C92" w:rsidRPr="009B2A8C" w:rsidRDefault="004A0C92" w:rsidP="00AC4E5F">
      <w:pPr>
        <w:pStyle w:val="ListParagraph"/>
        <w:numPr>
          <w:ilvl w:val="1"/>
          <w:numId w:val="8"/>
        </w:numPr>
        <w:ind w:left="426" w:hanging="426"/>
        <w:rPr>
          <w:b/>
          <w:bCs/>
          <w:sz w:val="24"/>
          <w:szCs w:val="24"/>
        </w:rPr>
      </w:pPr>
      <w:proofErr w:type="spellStart"/>
      <w:r w:rsidRPr="009B2A8C">
        <w:rPr>
          <w:b/>
          <w:bCs/>
          <w:sz w:val="24"/>
          <w:szCs w:val="24"/>
          <w:lang w:val="en-ID"/>
        </w:rPr>
        <w:t>Analisis</w:t>
      </w:r>
      <w:proofErr w:type="spellEnd"/>
      <w:r w:rsidRPr="009B2A8C">
        <w:rPr>
          <w:b/>
          <w:bCs/>
          <w:sz w:val="24"/>
          <w:szCs w:val="24"/>
          <w:lang w:val="en-ID"/>
        </w:rPr>
        <w:t xml:space="preserve"> </w:t>
      </w:r>
      <w:proofErr w:type="spellStart"/>
      <w:r w:rsidR="00283104" w:rsidRPr="009B2A8C">
        <w:rPr>
          <w:b/>
          <w:bCs/>
          <w:sz w:val="24"/>
          <w:szCs w:val="24"/>
          <w:lang w:val="en-ID"/>
        </w:rPr>
        <w:t>Deskriptif</w:t>
      </w:r>
      <w:proofErr w:type="spellEnd"/>
      <w:r w:rsidR="00283104" w:rsidRPr="009B2A8C">
        <w:rPr>
          <w:b/>
          <w:bCs/>
          <w:sz w:val="24"/>
          <w:szCs w:val="24"/>
          <w:lang w:val="en-ID"/>
        </w:rPr>
        <w:t xml:space="preserve"> </w:t>
      </w:r>
      <w:proofErr w:type="spellStart"/>
      <w:r w:rsidR="00283104" w:rsidRPr="009B2A8C">
        <w:rPr>
          <w:b/>
          <w:bCs/>
          <w:sz w:val="24"/>
          <w:szCs w:val="24"/>
          <w:lang w:val="en-ID"/>
        </w:rPr>
        <w:t>Responden</w:t>
      </w:r>
      <w:proofErr w:type="spellEnd"/>
    </w:p>
    <w:p w14:paraId="495FAAA4" w14:textId="3E6BFF6C" w:rsidR="00A00843" w:rsidRPr="009B2A8C" w:rsidRDefault="00A00843" w:rsidP="00A00843">
      <w:pPr>
        <w:pStyle w:val="ListParagraph"/>
        <w:numPr>
          <w:ilvl w:val="2"/>
          <w:numId w:val="8"/>
        </w:numPr>
        <w:ind w:left="1134"/>
        <w:rPr>
          <w:sz w:val="24"/>
          <w:szCs w:val="24"/>
          <w:lang w:val="en-ID"/>
        </w:rPr>
      </w:pPr>
      <w:proofErr w:type="spellStart"/>
      <w:r w:rsidRPr="009B2A8C">
        <w:rPr>
          <w:sz w:val="24"/>
          <w:szCs w:val="24"/>
          <w:lang w:val="en-ID"/>
        </w:rPr>
        <w:t>Analisis</w:t>
      </w:r>
      <w:proofErr w:type="spellEnd"/>
      <w:r w:rsidRPr="009B2A8C">
        <w:rPr>
          <w:sz w:val="24"/>
          <w:szCs w:val="24"/>
          <w:lang w:val="en-ID"/>
        </w:rPr>
        <w:t xml:space="preserve"> </w:t>
      </w:r>
      <w:proofErr w:type="spellStart"/>
      <w:r w:rsidR="00283104" w:rsidRPr="009B2A8C">
        <w:rPr>
          <w:sz w:val="24"/>
          <w:szCs w:val="24"/>
          <w:lang w:val="en-ID"/>
        </w:rPr>
        <w:t>Karakteristik</w:t>
      </w:r>
      <w:proofErr w:type="spellEnd"/>
      <w:r w:rsidRPr="009B2A8C">
        <w:rPr>
          <w:sz w:val="24"/>
          <w:szCs w:val="24"/>
          <w:lang w:val="en-ID"/>
        </w:rPr>
        <w:t xml:space="preserve"> </w:t>
      </w:r>
      <w:proofErr w:type="spellStart"/>
      <w:r w:rsidRPr="009B2A8C">
        <w:rPr>
          <w:sz w:val="24"/>
          <w:szCs w:val="24"/>
          <w:lang w:val="en-ID"/>
        </w:rPr>
        <w:t>Responden</w:t>
      </w:r>
      <w:proofErr w:type="spellEnd"/>
    </w:p>
    <w:p w14:paraId="0FE93022" w14:textId="7BF6467B" w:rsidR="00483C65" w:rsidRPr="009B2A8C" w:rsidRDefault="00D730C8" w:rsidP="00EC4E39">
      <w:pPr>
        <w:pStyle w:val="ListParagraph"/>
        <w:ind w:left="1134" w:firstLine="306"/>
        <w:rPr>
          <w:sz w:val="24"/>
          <w:szCs w:val="24"/>
          <w:lang w:val="en-ID"/>
        </w:rPr>
      </w:pPr>
      <w:proofErr w:type="spellStart"/>
      <w:r w:rsidRPr="009B2A8C">
        <w:rPr>
          <w:sz w:val="24"/>
          <w:szCs w:val="24"/>
          <w:lang w:val="en-ID"/>
        </w:rPr>
        <w:t>Analisis</w:t>
      </w:r>
      <w:proofErr w:type="spellEnd"/>
      <w:r w:rsidRPr="009B2A8C">
        <w:rPr>
          <w:sz w:val="24"/>
          <w:szCs w:val="24"/>
          <w:lang w:val="en-ID"/>
        </w:rPr>
        <w:t xml:space="preserve"> </w:t>
      </w:r>
      <w:proofErr w:type="spellStart"/>
      <w:r w:rsidRPr="009B2A8C">
        <w:rPr>
          <w:sz w:val="24"/>
          <w:szCs w:val="24"/>
          <w:lang w:val="en-ID"/>
        </w:rPr>
        <w:t>deskriptif</w:t>
      </w:r>
      <w:proofErr w:type="spellEnd"/>
      <w:r w:rsidRPr="009B2A8C">
        <w:rPr>
          <w:sz w:val="24"/>
          <w:szCs w:val="24"/>
          <w:lang w:val="en-ID"/>
        </w:rPr>
        <w:t xml:space="preserve"> </w:t>
      </w:r>
      <w:proofErr w:type="spellStart"/>
      <w:r w:rsidR="00346279" w:rsidRPr="009B2A8C">
        <w:rPr>
          <w:sz w:val="24"/>
          <w:szCs w:val="24"/>
          <w:lang w:val="en-ID"/>
        </w:rPr>
        <w:t>bertujuan</w:t>
      </w:r>
      <w:proofErr w:type="spellEnd"/>
      <w:r w:rsidR="00346279" w:rsidRPr="009B2A8C">
        <w:rPr>
          <w:sz w:val="24"/>
          <w:szCs w:val="24"/>
          <w:lang w:val="en-ID"/>
        </w:rPr>
        <w:t xml:space="preserve"> </w:t>
      </w:r>
      <w:proofErr w:type="spellStart"/>
      <w:r w:rsidR="00346279" w:rsidRPr="009B2A8C">
        <w:rPr>
          <w:sz w:val="24"/>
          <w:szCs w:val="24"/>
          <w:lang w:val="en-ID"/>
        </w:rPr>
        <w:t>untuk</w:t>
      </w:r>
      <w:proofErr w:type="spellEnd"/>
      <w:r w:rsidR="00346279" w:rsidRPr="009B2A8C">
        <w:rPr>
          <w:sz w:val="24"/>
          <w:szCs w:val="24"/>
          <w:lang w:val="en-ID"/>
        </w:rPr>
        <w:t xml:space="preserve"> </w:t>
      </w:r>
      <w:proofErr w:type="spellStart"/>
      <w:r w:rsidR="00346279" w:rsidRPr="009B2A8C">
        <w:rPr>
          <w:sz w:val="24"/>
          <w:szCs w:val="24"/>
          <w:lang w:val="en-ID"/>
        </w:rPr>
        <w:t>memberikan</w:t>
      </w:r>
      <w:proofErr w:type="spellEnd"/>
      <w:r w:rsidR="00346279" w:rsidRPr="009B2A8C">
        <w:rPr>
          <w:sz w:val="24"/>
          <w:szCs w:val="24"/>
          <w:lang w:val="en-ID"/>
        </w:rPr>
        <w:t xml:space="preserve"> </w:t>
      </w:r>
      <w:proofErr w:type="spellStart"/>
      <w:r w:rsidR="00346279" w:rsidRPr="009B2A8C">
        <w:rPr>
          <w:sz w:val="24"/>
          <w:szCs w:val="24"/>
          <w:lang w:val="en-ID"/>
        </w:rPr>
        <w:t>gambaran</w:t>
      </w:r>
      <w:proofErr w:type="spellEnd"/>
      <w:r w:rsidR="00346279" w:rsidRPr="009B2A8C">
        <w:rPr>
          <w:sz w:val="24"/>
          <w:szCs w:val="24"/>
          <w:lang w:val="en-ID"/>
        </w:rPr>
        <w:t xml:space="preserve"> </w:t>
      </w:r>
      <w:proofErr w:type="spellStart"/>
      <w:r w:rsidR="00346279" w:rsidRPr="009B2A8C">
        <w:rPr>
          <w:sz w:val="24"/>
          <w:szCs w:val="24"/>
          <w:lang w:val="en-ID"/>
        </w:rPr>
        <w:t>menyeluruh</w:t>
      </w:r>
      <w:proofErr w:type="spellEnd"/>
      <w:r w:rsidR="00346279" w:rsidRPr="009B2A8C">
        <w:rPr>
          <w:sz w:val="24"/>
          <w:szCs w:val="24"/>
          <w:lang w:val="en-ID"/>
        </w:rPr>
        <w:t xml:space="preserve"> </w:t>
      </w:r>
      <w:proofErr w:type="spellStart"/>
      <w:r w:rsidR="00346279" w:rsidRPr="009B2A8C">
        <w:rPr>
          <w:sz w:val="24"/>
          <w:szCs w:val="24"/>
          <w:lang w:val="en-ID"/>
        </w:rPr>
        <w:t>tentang</w:t>
      </w:r>
      <w:proofErr w:type="spellEnd"/>
      <w:r w:rsidR="00346279" w:rsidRPr="009B2A8C">
        <w:rPr>
          <w:sz w:val="24"/>
          <w:szCs w:val="24"/>
          <w:lang w:val="en-ID"/>
        </w:rPr>
        <w:t xml:space="preserve"> </w:t>
      </w:r>
      <w:proofErr w:type="spellStart"/>
      <w:r w:rsidR="00346279" w:rsidRPr="009B2A8C">
        <w:rPr>
          <w:sz w:val="24"/>
          <w:szCs w:val="24"/>
          <w:lang w:val="en-ID"/>
        </w:rPr>
        <w:t>karakteristik</w:t>
      </w:r>
      <w:proofErr w:type="spellEnd"/>
      <w:r w:rsidR="00346279" w:rsidRPr="009B2A8C">
        <w:rPr>
          <w:sz w:val="24"/>
          <w:szCs w:val="24"/>
          <w:lang w:val="en-ID"/>
        </w:rPr>
        <w:t xml:space="preserve"> </w:t>
      </w:r>
      <w:proofErr w:type="spellStart"/>
      <w:r w:rsidR="002803E5" w:rsidRPr="009B2A8C">
        <w:rPr>
          <w:sz w:val="24"/>
          <w:szCs w:val="24"/>
          <w:lang w:val="en-ID"/>
        </w:rPr>
        <w:t>responden</w:t>
      </w:r>
      <w:proofErr w:type="spellEnd"/>
      <w:r w:rsidR="002803E5" w:rsidRPr="009B2A8C">
        <w:rPr>
          <w:sz w:val="24"/>
          <w:szCs w:val="24"/>
          <w:lang w:val="en-ID"/>
        </w:rPr>
        <w:t xml:space="preserve"> </w:t>
      </w:r>
      <w:proofErr w:type="spellStart"/>
      <w:r w:rsidR="002803E5" w:rsidRPr="009B2A8C">
        <w:rPr>
          <w:sz w:val="24"/>
          <w:szCs w:val="24"/>
          <w:lang w:val="en-ID"/>
        </w:rPr>
        <w:t>serta</w:t>
      </w:r>
      <w:proofErr w:type="spellEnd"/>
      <w:r w:rsidR="002803E5" w:rsidRPr="009B2A8C">
        <w:rPr>
          <w:sz w:val="24"/>
          <w:szCs w:val="24"/>
          <w:lang w:val="en-ID"/>
        </w:rPr>
        <w:t xml:space="preserve"> </w:t>
      </w:r>
      <w:proofErr w:type="spellStart"/>
      <w:r w:rsidR="002803E5" w:rsidRPr="009B2A8C">
        <w:rPr>
          <w:sz w:val="24"/>
          <w:szCs w:val="24"/>
          <w:lang w:val="en-ID"/>
        </w:rPr>
        <w:t>distribusi</w:t>
      </w:r>
      <w:proofErr w:type="spellEnd"/>
      <w:r w:rsidR="002803E5" w:rsidRPr="009B2A8C">
        <w:rPr>
          <w:sz w:val="24"/>
          <w:szCs w:val="24"/>
          <w:lang w:val="en-ID"/>
        </w:rPr>
        <w:t xml:space="preserve"> </w:t>
      </w:r>
      <w:proofErr w:type="spellStart"/>
      <w:r w:rsidR="002803E5" w:rsidRPr="009B2A8C">
        <w:rPr>
          <w:sz w:val="24"/>
          <w:szCs w:val="24"/>
          <w:lang w:val="en-ID"/>
        </w:rPr>
        <w:t>persepsi</w:t>
      </w:r>
      <w:proofErr w:type="spellEnd"/>
      <w:r w:rsidR="002803E5" w:rsidRPr="009B2A8C">
        <w:rPr>
          <w:sz w:val="24"/>
          <w:szCs w:val="24"/>
          <w:lang w:val="en-ID"/>
        </w:rPr>
        <w:t xml:space="preserve"> </w:t>
      </w:r>
      <w:proofErr w:type="spellStart"/>
      <w:r w:rsidR="002803E5" w:rsidRPr="009B2A8C">
        <w:rPr>
          <w:sz w:val="24"/>
          <w:szCs w:val="24"/>
          <w:lang w:val="en-ID"/>
        </w:rPr>
        <w:t>mereka</w:t>
      </w:r>
      <w:proofErr w:type="spellEnd"/>
      <w:r w:rsidR="002803E5" w:rsidRPr="009B2A8C">
        <w:rPr>
          <w:sz w:val="24"/>
          <w:szCs w:val="24"/>
          <w:lang w:val="en-ID"/>
        </w:rPr>
        <w:t xml:space="preserve"> </w:t>
      </w:r>
      <w:proofErr w:type="spellStart"/>
      <w:r w:rsidR="002803E5" w:rsidRPr="009B2A8C">
        <w:rPr>
          <w:sz w:val="24"/>
          <w:szCs w:val="24"/>
          <w:lang w:val="en-ID"/>
        </w:rPr>
        <w:t>terhadap</w:t>
      </w:r>
      <w:proofErr w:type="spellEnd"/>
      <w:r w:rsidR="002803E5" w:rsidRPr="009B2A8C">
        <w:rPr>
          <w:sz w:val="24"/>
          <w:szCs w:val="24"/>
          <w:lang w:val="en-ID"/>
        </w:rPr>
        <w:t xml:space="preserve"> variable-</w:t>
      </w:r>
      <w:proofErr w:type="spellStart"/>
      <w:r w:rsidR="002803E5" w:rsidRPr="009B2A8C">
        <w:rPr>
          <w:sz w:val="24"/>
          <w:szCs w:val="24"/>
          <w:lang w:val="en-ID"/>
        </w:rPr>
        <w:t>variabel</w:t>
      </w:r>
      <w:proofErr w:type="spellEnd"/>
      <w:r w:rsidR="002803E5" w:rsidRPr="009B2A8C">
        <w:rPr>
          <w:sz w:val="24"/>
          <w:szCs w:val="24"/>
          <w:lang w:val="en-ID"/>
        </w:rPr>
        <w:t xml:space="preserve"> yang </w:t>
      </w:r>
      <w:proofErr w:type="spellStart"/>
      <w:r w:rsidR="002803E5" w:rsidRPr="009B2A8C">
        <w:rPr>
          <w:sz w:val="24"/>
          <w:szCs w:val="24"/>
          <w:lang w:val="en-ID"/>
        </w:rPr>
        <w:t>diteliti</w:t>
      </w:r>
      <w:proofErr w:type="spellEnd"/>
      <w:r w:rsidR="002803E5" w:rsidRPr="009B2A8C">
        <w:rPr>
          <w:sz w:val="24"/>
          <w:szCs w:val="24"/>
          <w:lang w:val="en-ID"/>
        </w:rPr>
        <w:t xml:space="preserve">. </w:t>
      </w:r>
      <w:r w:rsidR="00EC4E39" w:rsidRPr="009B2A8C">
        <w:rPr>
          <w:sz w:val="24"/>
          <w:szCs w:val="24"/>
          <w:lang w:val="en-ID"/>
        </w:rPr>
        <w:t xml:space="preserve"> </w:t>
      </w:r>
      <w:r w:rsidR="00483C65" w:rsidRPr="009B2A8C">
        <w:rPr>
          <w:sz w:val="24"/>
          <w:szCs w:val="24"/>
          <w:lang w:val="en-ID"/>
        </w:rPr>
        <w:t xml:space="preserve">Data primer </w:t>
      </w:r>
      <w:proofErr w:type="spellStart"/>
      <w:r w:rsidR="00483C65" w:rsidRPr="009B2A8C">
        <w:rPr>
          <w:sz w:val="24"/>
          <w:szCs w:val="24"/>
          <w:lang w:val="en-ID"/>
        </w:rPr>
        <w:t>dalam</w:t>
      </w:r>
      <w:proofErr w:type="spellEnd"/>
      <w:r w:rsidR="00483C65" w:rsidRPr="009B2A8C">
        <w:rPr>
          <w:sz w:val="24"/>
          <w:szCs w:val="24"/>
          <w:lang w:val="en-ID"/>
        </w:rPr>
        <w:t xml:space="preserve"> </w:t>
      </w:r>
      <w:proofErr w:type="spellStart"/>
      <w:r w:rsidR="00483C65" w:rsidRPr="009B2A8C">
        <w:rPr>
          <w:sz w:val="24"/>
          <w:szCs w:val="24"/>
          <w:lang w:val="en-ID"/>
        </w:rPr>
        <w:t>penelitian</w:t>
      </w:r>
      <w:proofErr w:type="spellEnd"/>
      <w:r w:rsidR="00483C65" w:rsidRPr="009B2A8C">
        <w:rPr>
          <w:sz w:val="24"/>
          <w:szCs w:val="24"/>
          <w:lang w:val="en-ID"/>
        </w:rPr>
        <w:t xml:space="preserve"> </w:t>
      </w:r>
      <w:proofErr w:type="spellStart"/>
      <w:r w:rsidR="00483C65" w:rsidRPr="009B2A8C">
        <w:rPr>
          <w:sz w:val="24"/>
          <w:szCs w:val="24"/>
          <w:lang w:val="en-ID"/>
        </w:rPr>
        <w:t>ini</w:t>
      </w:r>
      <w:proofErr w:type="spellEnd"/>
      <w:r w:rsidR="00483C65" w:rsidRPr="009B2A8C">
        <w:rPr>
          <w:sz w:val="24"/>
          <w:szCs w:val="24"/>
          <w:lang w:val="en-ID"/>
        </w:rPr>
        <w:t xml:space="preserve"> </w:t>
      </w:r>
      <w:proofErr w:type="spellStart"/>
      <w:r w:rsidR="00483C65" w:rsidRPr="009B2A8C">
        <w:rPr>
          <w:sz w:val="24"/>
          <w:szCs w:val="24"/>
          <w:lang w:val="en-ID"/>
        </w:rPr>
        <w:t>diperoleh</w:t>
      </w:r>
      <w:proofErr w:type="spellEnd"/>
      <w:r w:rsidR="00483C65" w:rsidRPr="009B2A8C">
        <w:rPr>
          <w:sz w:val="24"/>
          <w:szCs w:val="24"/>
          <w:lang w:val="en-ID"/>
        </w:rPr>
        <w:t xml:space="preserve"> </w:t>
      </w:r>
      <w:proofErr w:type="spellStart"/>
      <w:r w:rsidR="00483C65" w:rsidRPr="009B2A8C">
        <w:rPr>
          <w:sz w:val="24"/>
          <w:szCs w:val="24"/>
          <w:lang w:val="en-ID"/>
        </w:rPr>
        <w:t>melalui</w:t>
      </w:r>
      <w:proofErr w:type="spellEnd"/>
      <w:r w:rsidR="00483C65" w:rsidRPr="009B2A8C">
        <w:rPr>
          <w:sz w:val="24"/>
          <w:szCs w:val="24"/>
          <w:lang w:val="en-ID"/>
        </w:rPr>
        <w:t xml:space="preserve"> </w:t>
      </w:r>
      <w:proofErr w:type="spellStart"/>
      <w:r w:rsidR="00483C65" w:rsidRPr="009B2A8C">
        <w:rPr>
          <w:sz w:val="24"/>
          <w:szCs w:val="24"/>
          <w:lang w:val="en-ID"/>
        </w:rPr>
        <w:t>kuesioner</w:t>
      </w:r>
      <w:proofErr w:type="spellEnd"/>
      <w:r w:rsidR="00483C65" w:rsidRPr="009B2A8C">
        <w:rPr>
          <w:sz w:val="24"/>
          <w:szCs w:val="24"/>
          <w:lang w:val="en-ID"/>
        </w:rPr>
        <w:t xml:space="preserve"> yang </w:t>
      </w:r>
      <w:proofErr w:type="spellStart"/>
      <w:r w:rsidR="00483C65" w:rsidRPr="009B2A8C">
        <w:rPr>
          <w:sz w:val="24"/>
          <w:szCs w:val="24"/>
          <w:lang w:val="en-ID"/>
        </w:rPr>
        <w:t>disebarkan</w:t>
      </w:r>
      <w:proofErr w:type="spellEnd"/>
      <w:r w:rsidR="00483C65" w:rsidRPr="009B2A8C">
        <w:rPr>
          <w:sz w:val="24"/>
          <w:szCs w:val="24"/>
          <w:lang w:val="en-ID"/>
        </w:rPr>
        <w:t xml:space="preserve"> </w:t>
      </w:r>
      <w:proofErr w:type="spellStart"/>
      <w:r w:rsidR="00483C65" w:rsidRPr="009B2A8C">
        <w:rPr>
          <w:sz w:val="24"/>
          <w:szCs w:val="24"/>
          <w:lang w:val="en-ID"/>
        </w:rPr>
        <w:t>keapda</w:t>
      </w:r>
      <w:proofErr w:type="spellEnd"/>
      <w:r w:rsidR="00483C65" w:rsidRPr="009B2A8C">
        <w:rPr>
          <w:sz w:val="24"/>
          <w:szCs w:val="24"/>
          <w:lang w:val="en-ID"/>
        </w:rPr>
        <w:t xml:space="preserve"> </w:t>
      </w:r>
      <w:proofErr w:type="spellStart"/>
      <w:r w:rsidR="00483C65" w:rsidRPr="009B2A8C">
        <w:rPr>
          <w:sz w:val="24"/>
          <w:szCs w:val="24"/>
          <w:lang w:val="en-ID"/>
        </w:rPr>
        <w:t>seluruh</w:t>
      </w:r>
      <w:proofErr w:type="spellEnd"/>
      <w:r w:rsidR="00483C65" w:rsidRPr="009B2A8C">
        <w:rPr>
          <w:sz w:val="24"/>
          <w:szCs w:val="24"/>
          <w:lang w:val="en-ID"/>
        </w:rPr>
        <w:t xml:space="preserve"> </w:t>
      </w:r>
      <w:proofErr w:type="spellStart"/>
      <w:r w:rsidR="00483C65" w:rsidRPr="009B2A8C">
        <w:rPr>
          <w:sz w:val="24"/>
          <w:szCs w:val="24"/>
          <w:lang w:val="en-ID"/>
        </w:rPr>
        <w:t>pegawai</w:t>
      </w:r>
      <w:proofErr w:type="spellEnd"/>
      <w:r w:rsidR="00483C65" w:rsidRPr="009B2A8C">
        <w:rPr>
          <w:sz w:val="24"/>
          <w:szCs w:val="24"/>
          <w:lang w:val="en-ID"/>
        </w:rPr>
        <w:t xml:space="preserve"> KPPN KPH </w:t>
      </w:r>
      <w:proofErr w:type="spellStart"/>
      <w:r w:rsidR="00483C65" w:rsidRPr="009B2A8C">
        <w:rPr>
          <w:sz w:val="24"/>
          <w:szCs w:val="24"/>
          <w:lang w:val="en-ID"/>
        </w:rPr>
        <w:t>menggunakan</w:t>
      </w:r>
      <w:proofErr w:type="spellEnd"/>
      <w:r w:rsidR="00483C65" w:rsidRPr="009B2A8C">
        <w:rPr>
          <w:sz w:val="24"/>
          <w:szCs w:val="24"/>
          <w:lang w:val="en-ID"/>
        </w:rPr>
        <w:t xml:space="preserve"> </w:t>
      </w:r>
      <w:proofErr w:type="spellStart"/>
      <w:r w:rsidR="00483C65" w:rsidRPr="009B2A8C">
        <w:rPr>
          <w:sz w:val="24"/>
          <w:szCs w:val="24"/>
          <w:lang w:val="en-ID"/>
        </w:rPr>
        <w:t>metode</w:t>
      </w:r>
      <w:proofErr w:type="spellEnd"/>
      <w:r w:rsidR="00483C65" w:rsidRPr="009B2A8C">
        <w:rPr>
          <w:sz w:val="24"/>
          <w:szCs w:val="24"/>
          <w:lang w:val="en-ID"/>
        </w:rPr>
        <w:t xml:space="preserve"> </w:t>
      </w:r>
      <w:proofErr w:type="spellStart"/>
      <w:r w:rsidR="00483C65" w:rsidRPr="009B2A8C">
        <w:rPr>
          <w:sz w:val="24"/>
          <w:szCs w:val="24"/>
          <w:lang w:val="en-ID"/>
        </w:rPr>
        <w:t>sensus</w:t>
      </w:r>
      <w:proofErr w:type="spellEnd"/>
      <w:r w:rsidR="00483C65" w:rsidRPr="009B2A8C">
        <w:rPr>
          <w:sz w:val="24"/>
          <w:szCs w:val="24"/>
          <w:lang w:val="en-ID"/>
        </w:rPr>
        <w:t xml:space="preserve"> (sampling </w:t>
      </w:r>
      <w:proofErr w:type="spellStart"/>
      <w:r w:rsidR="00483C65" w:rsidRPr="009B2A8C">
        <w:rPr>
          <w:sz w:val="24"/>
          <w:szCs w:val="24"/>
          <w:lang w:val="en-ID"/>
        </w:rPr>
        <w:t>jenuh</w:t>
      </w:r>
      <w:proofErr w:type="spellEnd"/>
      <w:r w:rsidR="00483C65" w:rsidRPr="009B2A8C">
        <w:rPr>
          <w:sz w:val="24"/>
          <w:szCs w:val="24"/>
          <w:lang w:val="en-ID"/>
        </w:rPr>
        <w:t>)</w:t>
      </w:r>
      <w:r w:rsidR="00963D23" w:rsidRPr="009B2A8C">
        <w:rPr>
          <w:sz w:val="24"/>
          <w:szCs w:val="24"/>
          <w:lang w:val="en-ID"/>
        </w:rPr>
        <w:t xml:space="preserve">. Dari total </w:t>
      </w:r>
      <w:proofErr w:type="spellStart"/>
      <w:r w:rsidR="00963D23" w:rsidRPr="009B2A8C">
        <w:rPr>
          <w:sz w:val="24"/>
          <w:szCs w:val="24"/>
          <w:lang w:val="en-ID"/>
        </w:rPr>
        <w:t>populasi</w:t>
      </w:r>
      <w:proofErr w:type="spellEnd"/>
      <w:r w:rsidR="00963D23" w:rsidRPr="009B2A8C">
        <w:rPr>
          <w:sz w:val="24"/>
          <w:szCs w:val="24"/>
          <w:lang w:val="en-ID"/>
        </w:rPr>
        <w:t xml:space="preserve"> </w:t>
      </w:r>
      <w:proofErr w:type="spellStart"/>
      <w:r w:rsidR="00963D23" w:rsidRPr="009B2A8C">
        <w:rPr>
          <w:sz w:val="24"/>
          <w:szCs w:val="24"/>
          <w:lang w:val="en-ID"/>
        </w:rPr>
        <w:t>sebanyak</w:t>
      </w:r>
      <w:proofErr w:type="spellEnd"/>
      <w:r w:rsidR="00963D23" w:rsidRPr="009B2A8C">
        <w:rPr>
          <w:sz w:val="24"/>
          <w:szCs w:val="24"/>
          <w:lang w:val="en-ID"/>
        </w:rPr>
        <w:t xml:space="preserve"> 33 </w:t>
      </w:r>
      <w:proofErr w:type="spellStart"/>
      <w:r w:rsidR="00963D23" w:rsidRPr="009B2A8C">
        <w:rPr>
          <w:sz w:val="24"/>
          <w:szCs w:val="24"/>
          <w:lang w:val="en-ID"/>
        </w:rPr>
        <w:t>pegawai</w:t>
      </w:r>
      <w:proofErr w:type="spellEnd"/>
      <w:r w:rsidR="00963D23" w:rsidRPr="009B2A8C">
        <w:rPr>
          <w:sz w:val="24"/>
          <w:szCs w:val="24"/>
          <w:lang w:val="en-ID"/>
        </w:rPr>
        <w:t xml:space="preserve"> </w:t>
      </w:r>
      <w:proofErr w:type="spellStart"/>
      <w:r w:rsidR="00963D23" w:rsidRPr="009B2A8C">
        <w:rPr>
          <w:sz w:val="24"/>
          <w:szCs w:val="24"/>
          <w:lang w:val="en-ID"/>
        </w:rPr>
        <w:t>aktif</w:t>
      </w:r>
      <w:proofErr w:type="spellEnd"/>
      <w:r w:rsidR="009151BA" w:rsidRPr="009B2A8C">
        <w:rPr>
          <w:sz w:val="24"/>
          <w:szCs w:val="24"/>
          <w:lang w:val="en-ID"/>
        </w:rPr>
        <w:t xml:space="preserve">, </w:t>
      </w:r>
      <w:proofErr w:type="spellStart"/>
      <w:r w:rsidR="009151BA" w:rsidRPr="009B2A8C">
        <w:rPr>
          <w:sz w:val="24"/>
          <w:szCs w:val="24"/>
          <w:lang w:val="en-ID"/>
        </w:rPr>
        <w:t>seluruh</w:t>
      </w:r>
      <w:proofErr w:type="spellEnd"/>
      <w:r w:rsidR="009151BA" w:rsidRPr="009B2A8C">
        <w:rPr>
          <w:sz w:val="24"/>
          <w:szCs w:val="24"/>
          <w:lang w:val="en-ID"/>
        </w:rPr>
        <w:t xml:space="preserve"> </w:t>
      </w:r>
      <w:proofErr w:type="spellStart"/>
      <w:r w:rsidR="009151BA" w:rsidRPr="009B2A8C">
        <w:rPr>
          <w:sz w:val="24"/>
          <w:szCs w:val="24"/>
          <w:lang w:val="en-ID"/>
        </w:rPr>
        <w:t>kuesioner</w:t>
      </w:r>
      <w:proofErr w:type="spellEnd"/>
      <w:r w:rsidR="009151BA" w:rsidRPr="009B2A8C">
        <w:rPr>
          <w:sz w:val="24"/>
          <w:szCs w:val="24"/>
          <w:lang w:val="en-ID"/>
        </w:rPr>
        <w:t xml:space="preserve"> </w:t>
      </w:r>
      <w:proofErr w:type="spellStart"/>
      <w:r w:rsidR="009151BA" w:rsidRPr="009B2A8C">
        <w:rPr>
          <w:sz w:val="24"/>
          <w:szCs w:val="24"/>
          <w:lang w:val="en-ID"/>
        </w:rPr>
        <w:t>berhas</w:t>
      </w:r>
      <w:r w:rsidR="00B066DC" w:rsidRPr="009B2A8C">
        <w:rPr>
          <w:sz w:val="24"/>
          <w:szCs w:val="24"/>
          <w:lang w:val="en-ID"/>
        </w:rPr>
        <w:t>i</w:t>
      </w:r>
      <w:r w:rsidR="009151BA" w:rsidRPr="009B2A8C">
        <w:rPr>
          <w:sz w:val="24"/>
          <w:szCs w:val="24"/>
          <w:lang w:val="en-ID"/>
        </w:rPr>
        <w:t>l</w:t>
      </w:r>
      <w:proofErr w:type="spellEnd"/>
      <w:r w:rsidR="009151BA" w:rsidRPr="009B2A8C">
        <w:rPr>
          <w:sz w:val="24"/>
          <w:szCs w:val="24"/>
          <w:lang w:val="en-ID"/>
        </w:rPr>
        <w:t xml:space="preserve"> </w:t>
      </w:r>
      <w:proofErr w:type="spellStart"/>
      <w:r w:rsidR="00B066DC" w:rsidRPr="009B2A8C">
        <w:rPr>
          <w:sz w:val="24"/>
          <w:szCs w:val="24"/>
          <w:lang w:val="en-ID"/>
        </w:rPr>
        <w:t>diisi</w:t>
      </w:r>
      <w:proofErr w:type="spellEnd"/>
      <w:r w:rsidR="00B066DC" w:rsidRPr="009B2A8C">
        <w:rPr>
          <w:sz w:val="24"/>
          <w:szCs w:val="24"/>
          <w:lang w:val="en-ID"/>
        </w:rPr>
        <w:t xml:space="preserve"> dan </w:t>
      </w:r>
      <w:proofErr w:type="spellStart"/>
      <w:r w:rsidR="00B066DC" w:rsidRPr="009B2A8C">
        <w:rPr>
          <w:sz w:val="24"/>
          <w:szCs w:val="24"/>
          <w:lang w:val="en-ID"/>
        </w:rPr>
        <w:t>memenuhi</w:t>
      </w:r>
      <w:proofErr w:type="spellEnd"/>
      <w:r w:rsidR="00B066DC" w:rsidRPr="009B2A8C">
        <w:rPr>
          <w:sz w:val="24"/>
          <w:szCs w:val="24"/>
          <w:lang w:val="en-ID"/>
        </w:rPr>
        <w:t xml:space="preserve"> </w:t>
      </w:r>
      <w:proofErr w:type="spellStart"/>
      <w:r w:rsidR="00B066DC" w:rsidRPr="009B2A8C">
        <w:rPr>
          <w:sz w:val="24"/>
          <w:szCs w:val="24"/>
          <w:lang w:val="en-ID"/>
        </w:rPr>
        <w:t>syarat</w:t>
      </w:r>
      <w:proofErr w:type="spellEnd"/>
      <w:r w:rsidR="00B066DC" w:rsidRPr="009B2A8C">
        <w:rPr>
          <w:sz w:val="24"/>
          <w:szCs w:val="24"/>
          <w:lang w:val="en-ID"/>
        </w:rPr>
        <w:t xml:space="preserve"> </w:t>
      </w:r>
      <w:proofErr w:type="spellStart"/>
      <w:r w:rsidR="00B066DC" w:rsidRPr="009B2A8C">
        <w:rPr>
          <w:sz w:val="24"/>
          <w:szCs w:val="24"/>
          <w:lang w:val="en-ID"/>
        </w:rPr>
        <w:t>untuk</w:t>
      </w:r>
      <w:proofErr w:type="spellEnd"/>
      <w:r w:rsidR="00B066DC" w:rsidRPr="009B2A8C">
        <w:rPr>
          <w:sz w:val="24"/>
          <w:szCs w:val="24"/>
          <w:lang w:val="en-ID"/>
        </w:rPr>
        <w:t xml:space="preserve"> </w:t>
      </w:r>
      <w:proofErr w:type="spellStart"/>
      <w:r w:rsidR="00B066DC" w:rsidRPr="009B2A8C">
        <w:rPr>
          <w:sz w:val="24"/>
          <w:szCs w:val="24"/>
          <w:lang w:val="en-ID"/>
        </w:rPr>
        <w:t>diolah</w:t>
      </w:r>
      <w:proofErr w:type="spellEnd"/>
      <w:r w:rsidR="00B066DC" w:rsidRPr="009B2A8C">
        <w:rPr>
          <w:sz w:val="24"/>
          <w:szCs w:val="24"/>
          <w:lang w:val="en-ID"/>
        </w:rPr>
        <w:t xml:space="preserve"> </w:t>
      </w:r>
      <w:proofErr w:type="spellStart"/>
      <w:r w:rsidR="00B066DC" w:rsidRPr="009B2A8C">
        <w:rPr>
          <w:sz w:val="24"/>
          <w:szCs w:val="24"/>
          <w:lang w:val="en-ID"/>
        </w:rPr>
        <w:t>lebih</w:t>
      </w:r>
      <w:proofErr w:type="spellEnd"/>
      <w:r w:rsidR="00B066DC" w:rsidRPr="009B2A8C">
        <w:rPr>
          <w:sz w:val="24"/>
          <w:szCs w:val="24"/>
          <w:lang w:val="en-ID"/>
        </w:rPr>
        <w:t xml:space="preserve"> </w:t>
      </w:r>
      <w:proofErr w:type="spellStart"/>
      <w:r w:rsidR="00B066DC" w:rsidRPr="009B2A8C">
        <w:rPr>
          <w:sz w:val="24"/>
          <w:szCs w:val="24"/>
          <w:lang w:val="en-ID"/>
        </w:rPr>
        <w:t>lanjut</w:t>
      </w:r>
      <w:proofErr w:type="spellEnd"/>
      <w:r w:rsidR="009151BA" w:rsidRPr="009B2A8C">
        <w:rPr>
          <w:sz w:val="24"/>
          <w:szCs w:val="24"/>
          <w:lang w:val="en-ID"/>
        </w:rPr>
        <w:t>.</w:t>
      </w:r>
      <w:r w:rsidR="00B066DC" w:rsidRPr="009B2A8C">
        <w:rPr>
          <w:sz w:val="24"/>
          <w:szCs w:val="24"/>
          <w:lang w:val="en-ID"/>
        </w:rPr>
        <w:t xml:space="preserve"> </w:t>
      </w:r>
    </w:p>
    <w:p w14:paraId="31E466BE" w14:textId="147BD43B" w:rsidR="003862EF" w:rsidRPr="009B2A8C" w:rsidRDefault="003862EF" w:rsidP="003862EF">
      <w:pPr>
        <w:pStyle w:val="ListParagraph"/>
        <w:numPr>
          <w:ilvl w:val="3"/>
          <w:numId w:val="8"/>
        </w:numPr>
        <w:rPr>
          <w:sz w:val="24"/>
          <w:szCs w:val="24"/>
          <w:lang w:val="en-ID"/>
        </w:rPr>
      </w:pPr>
      <w:proofErr w:type="spellStart"/>
      <w:r w:rsidRPr="009B2A8C">
        <w:rPr>
          <w:sz w:val="24"/>
          <w:szCs w:val="24"/>
          <w:lang w:val="en-ID"/>
        </w:rPr>
        <w:t>Karakteristik</w:t>
      </w:r>
      <w:proofErr w:type="spellEnd"/>
      <w:r w:rsidRPr="009B2A8C">
        <w:rPr>
          <w:sz w:val="24"/>
          <w:szCs w:val="24"/>
          <w:lang w:val="en-ID"/>
        </w:rPr>
        <w:t xml:space="preserve"> </w:t>
      </w:r>
      <w:proofErr w:type="spellStart"/>
      <w:r w:rsidRPr="009B2A8C">
        <w:rPr>
          <w:sz w:val="24"/>
          <w:szCs w:val="24"/>
          <w:lang w:val="en-ID"/>
        </w:rPr>
        <w:t>Responden</w:t>
      </w:r>
      <w:proofErr w:type="spellEnd"/>
    </w:p>
    <w:p w14:paraId="42DD7832" w14:textId="15843A19" w:rsidR="008B39CB" w:rsidRPr="009B2A8C" w:rsidRDefault="00CA01B8" w:rsidP="00483C65">
      <w:pPr>
        <w:pStyle w:val="ListParagraph"/>
        <w:ind w:left="1134" w:firstLine="306"/>
        <w:rPr>
          <w:sz w:val="24"/>
          <w:szCs w:val="24"/>
          <w:lang w:val="en-ID"/>
        </w:rPr>
      </w:pPr>
      <w:r w:rsidRPr="009B2A8C">
        <w:rPr>
          <w:noProof/>
          <w:sz w:val="24"/>
          <w:szCs w:val="24"/>
          <w:lang w:val="en-ID"/>
        </w:rPr>
        <w:lastRenderedPageBreak/>
        <w:drawing>
          <wp:inline distT="0" distB="0" distL="0" distR="0" wp14:anchorId="0CB59D71" wp14:editId="47B39D20">
            <wp:extent cx="4131310" cy="2290014"/>
            <wp:effectExtent l="0" t="0" r="0" b="0"/>
            <wp:docPr id="798093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93691" name="Picture 7980936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1623" cy="2306816"/>
                    </a:xfrm>
                    <a:prstGeom prst="rect">
                      <a:avLst/>
                    </a:prstGeom>
                  </pic:spPr>
                </pic:pic>
              </a:graphicData>
            </a:graphic>
          </wp:inline>
        </w:drawing>
      </w:r>
    </w:p>
    <w:p w14:paraId="345C3C54" w14:textId="16F5C3E2" w:rsidR="00CA01B8" w:rsidRDefault="00CA01B8" w:rsidP="00832675">
      <w:pPr>
        <w:pStyle w:val="ListParagraph"/>
        <w:spacing w:line="240" w:lineRule="auto"/>
        <w:ind w:left="1134" w:firstLine="306"/>
        <w:jc w:val="center"/>
        <w:rPr>
          <w:sz w:val="24"/>
          <w:szCs w:val="24"/>
          <w:lang w:val="en-ID"/>
        </w:rPr>
      </w:pPr>
      <w:r w:rsidRPr="009B2A8C">
        <w:rPr>
          <w:sz w:val="24"/>
          <w:szCs w:val="24"/>
          <w:lang w:val="en-ID"/>
        </w:rPr>
        <w:t>Gambar 4.</w:t>
      </w:r>
      <w:r w:rsidR="00C028AB">
        <w:rPr>
          <w:sz w:val="24"/>
          <w:szCs w:val="24"/>
          <w:lang w:val="en-ID"/>
        </w:rPr>
        <w:t>1</w:t>
      </w:r>
      <w:r w:rsidR="00A27839" w:rsidRPr="009B2A8C">
        <w:rPr>
          <w:sz w:val="24"/>
          <w:szCs w:val="24"/>
          <w:lang w:val="en-ID"/>
        </w:rPr>
        <w:t xml:space="preserve"> Jenis </w:t>
      </w:r>
      <w:proofErr w:type="spellStart"/>
      <w:r w:rsidR="00A27839" w:rsidRPr="009B2A8C">
        <w:rPr>
          <w:sz w:val="24"/>
          <w:szCs w:val="24"/>
          <w:lang w:val="en-ID"/>
        </w:rPr>
        <w:t>Kelamin</w:t>
      </w:r>
      <w:proofErr w:type="spellEnd"/>
      <w:r w:rsidR="00A27839" w:rsidRPr="009B2A8C">
        <w:rPr>
          <w:sz w:val="24"/>
          <w:szCs w:val="24"/>
          <w:lang w:val="en-ID"/>
        </w:rPr>
        <w:t xml:space="preserve"> </w:t>
      </w:r>
      <w:proofErr w:type="spellStart"/>
      <w:r w:rsidR="00A27839" w:rsidRPr="009B2A8C">
        <w:rPr>
          <w:sz w:val="24"/>
          <w:szCs w:val="24"/>
          <w:lang w:val="en-ID"/>
        </w:rPr>
        <w:t>Responden</w:t>
      </w:r>
      <w:proofErr w:type="spellEnd"/>
    </w:p>
    <w:p w14:paraId="49478CC3" w14:textId="58EFE83C" w:rsidR="003942B3" w:rsidRPr="009B2A8C" w:rsidRDefault="003942B3" w:rsidP="00832675">
      <w:pPr>
        <w:pStyle w:val="ListParagraph"/>
        <w:spacing w:line="240" w:lineRule="auto"/>
        <w:ind w:left="1134" w:firstLine="306"/>
        <w:jc w:val="left"/>
        <w:rPr>
          <w:sz w:val="24"/>
          <w:szCs w:val="24"/>
          <w:lang w:val="en-ID"/>
        </w:rPr>
      </w:pPr>
      <w:r w:rsidRPr="009B2A8C">
        <w:rPr>
          <w:sz w:val="24"/>
          <w:szCs w:val="24"/>
        </w:rPr>
        <w:t>Sumber : data diolah peneliti, 2026</w:t>
      </w:r>
    </w:p>
    <w:p w14:paraId="09E51F46" w14:textId="551BB19E" w:rsidR="00A27839" w:rsidRPr="009B2A8C" w:rsidRDefault="0001127C" w:rsidP="00832675">
      <w:pPr>
        <w:pStyle w:val="ListParagraph"/>
        <w:ind w:left="1134" w:firstLine="306"/>
        <w:rPr>
          <w:sz w:val="24"/>
          <w:szCs w:val="24"/>
          <w:lang w:val="en-ID"/>
        </w:rPr>
      </w:pPr>
      <w:proofErr w:type="spellStart"/>
      <w:r w:rsidRPr="009B2A8C">
        <w:rPr>
          <w:sz w:val="24"/>
          <w:szCs w:val="24"/>
          <w:lang w:val="en-ID"/>
        </w:rPr>
        <w:t>Berdasarkan</w:t>
      </w:r>
      <w:proofErr w:type="spellEnd"/>
      <w:r w:rsidRPr="009B2A8C">
        <w:rPr>
          <w:sz w:val="24"/>
          <w:szCs w:val="24"/>
          <w:lang w:val="en-ID"/>
        </w:rPr>
        <w:t xml:space="preserve"> Gambar 4.1</w:t>
      </w:r>
      <w:r w:rsidR="00BA3D4F" w:rsidRPr="009B2A8C">
        <w:rPr>
          <w:sz w:val="24"/>
          <w:szCs w:val="24"/>
          <w:lang w:val="en-ID"/>
        </w:rPr>
        <w:t xml:space="preserve">, </w:t>
      </w:r>
      <w:proofErr w:type="spellStart"/>
      <w:r w:rsidR="00BA3D4F" w:rsidRPr="009B2A8C">
        <w:rPr>
          <w:sz w:val="24"/>
          <w:szCs w:val="24"/>
          <w:lang w:val="en-ID"/>
        </w:rPr>
        <w:t>dari</w:t>
      </w:r>
      <w:proofErr w:type="spellEnd"/>
      <w:r w:rsidR="00BA3D4F" w:rsidRPr="009B2A8C">
        <w:rPr>
          <w:sz w:val="24"/>
          <w:szCs w:val="24"/>
          <w:lang w:val="en-ID"/>
        </w:rPr>
        <w:t xml:space="preserve"> 33 </w:t>
      </w:r>
      <w:proofErr w:type="spellStart"/>
      <w:r w:rsidR="00BA3D4F" w:rsidRPr="009B2A8C">
        <w:rPr>
          <w:sz w:val="24"/>
          <w:szCs w:val="24"/>
          <w:lang w:val="en-ID"/>
        </w:rPr>
        <w:t>responden</w:t>
      </w:r>
      <w:proofErr w:type="spellEnd"/>
      <w:r w:rsidR="00BA3D4F" w:rsidRPr="009B2A8C">
        <w:rPr>
          <w:sz w:val="24"/>
          <w:szCs w:val="24"/>
          <w:lang w:val="en-ID"/>
        </w:rPr>
        <w:t xml:space="preserve"> </w:t>
      </w:r>
      <w:proofErr w:type="spellStart"/>
      <w:r w:rsidR="00BA3D4F" w:rsidRPr="009B2A8C">
        <w:rPr>
          <w:sz w:val="24"/>
          <w:szCs w:val="24"/>
          <w:lang w:val="en-ID"/>
        </w:rPr>
        <w:t>pegawai</w:t>
      </w:r>
      <w:proofErr w:type="spellEnd"/>
      <w:r w:rsidR="00BA3D4F" w:rsidRPr="009B2A8C">
        <w:rPr>
          <w:sz w:val="24"/>
          <w:szCs w:val="24"/>
          <w:lang w:val="en-ID"/>
        </w:rPr>
        <w:t xml:space="preserve"> KPPN KPH yang </w:t>
      </w:r>
      <w:proofErr w:type="spellStart"/>
      <w:r w:rsidR="00BA3D4F" w:rsidRPr="009B2A8C">
        <w:rPr>
          <w:sz w:val="24"/>
          <w:szCs w:val="24"/>
          <w:lang w:val="en-ID"/>
        </w:rPr>
        <w:t>berpartisipasi</w:t>
      </w:r>
      <w:proofErr w:type="spellEnd"/>
      <w:r w:rsidR="00BA3D4F" w:rsidRPr="009B2A8C">
        <w:rPr>
          <w:sz w:val="24"/>
          <w:szCs w:val="24"/>
          <w:lang w:val="en-ID"/>
        </w:rPr>
        <w:t xml:space="preserve"> </w:t>
      </w:r>
      <w:proofErr w:type="spellStart"/>
      <w:r w:rsidR="00BA3D4F" w:rsidRPr="009B2A8C">
        <w:rPr>
          <w:sz w:val="24"/>
          <w:szCs w:val="24"/>
          <w:lang w:val="en-ID"/>
        </w:rPr>
        <w:t>dalam</w:t>
      </w:r>
      <w:proofErr w:type="spellEnd"/>
      <w:r w:rsidR="00BA3D4F" w:rsidRPr="009B2A8C">
        <w:rPr>
          <w:sz w:val="24"/>
          <w:szCs w:val="24"/>
          <w:lang w:val="en-ID"/>
        </w:rPr>
        <w:t xml:space="preserve"> </w:t>
      </w:r>
      <w:proofErr w:type="spellStart"/>
      <w:r w:rsidR="00BA3D4F" w:rsidRPr="009B2A8C">
        <w:rPr>
          <w:sz w:val="24"/>
          <w:szCs w:val="24"/>
          <w:lang w:val="en-ID"/>
        </w:rPr>
        <w:t>penelitian</w:t>
      </w:r>
      <w:proofErr w:type="spellEnd"/>
      <w:r w:rsidR="00BA3D4F" w:rsidRPr="009B2A8C">
        <w:rPr>
          <w:sz w:val="24"/>
          <w:szCs w:val="24"/>
          <w:lang w:val="en-ID"/>
        </w:rPr>
        <w:t xml:space="preserve"> </w:t>
      </w:r>
      <w:proofErr w:type="spellStart"/>
      <w:r w:rsidR="00BA3D4F" w:rsidRPr="009B2A8C">
        <w:rPr>
          <w:sz w:val="24"/>
          <w:szCs w:val="24"/>
          <w:lang w:val="en-ID"/>
        </w:rPr>
        <w:t>ini</w:t>
      </w:r>
      <w:proofErr w:type="spellEnd"/>
      <w:r w:rsidR="00BA3D4F" w:rsidRPr="009B2A8C">
        <w:rPr>
          <w:sz w:val="24"/>
          <w:szCs w:val="24"/>
          <w:lang w:val="en-ID"/>
        </w:rPr>
        <w:t xml:space="preserve">, </w:t>
      </w:r>
      <w:proofErr w:type="spellStart"/>
      <w:r w:rsidR="00BA3D4F" w:rsidRPr="009B2A8C">
        <w:rPr>
          <w:sz w:val="24"/>
          <w:szCs w:val="24"/>
          <w:lang w:val="en-ID"/>
        </w:rPr>
        <w:t>sebanyak</w:t>
      </w:r>
      <w:proofErr w:type="spellEnd"/>
      <w:r w:rsidR="00BA3D4F" w:rsidRPr="009B2A8C">
        <w:rPr>
          <w:sz w:val="24"/>
          <w:szCs w:val="24"/>
          <w:lang w:val="en-ID"/>
        </w:rPr>
        <w:t xml:space="preserve"> 19 orang (5</w:t>
      </w:r>
      <w:r w:rsidR="000929FF" w:rsidRPr="009B2A8C">
        <w:rPr>
          <w:sz w:val="24"/>
          <w:szCs w:val="24"/>
          <w:lang w:val="en-ID"/>
        </w:rPr>
        <w:t>8</w:t>
      </w:r>
      <w:r w:rsidR="009F2B20" w:rsidRPr="009B2A8C">
        <w:rPr>
          <w:sz w:val="24"/>
          <w:szCs w:val="24"/>
          <w:lang w:val="en-ID"/>
        </w:rPr>
        <w:t xml:space="preserve">%) </w:t>
      </w:r>
      <w:proofErr w:type="spellStart"/>
      <w:r w:rsidR="009F2B20" w:rsidRPr="009B2A8C">
        <w:rPr>
          <w:sz w:val="24"/>
          <w:szCs w:val="24"/>
          <w:lang w:val="en-ID"/>
        </w:rPr>
        <w:t>berjenis</w:t>
      </w:r>
      <w:proofErr w:type="spellEnd"/>
      <w:r w:rsidR="009F2B20" w:rsidRPr="009B2A8C">
        <w:rPr>
          <w:sz w:val="24"/>
          <w:szCs w:val="24"/>
          <w:lang w:val="en-ID"/>
        </w:rPr>
        <w:t xml:space="preserve"> </w:t>
      </w:r>
      <w:proofErr w:type="spellStart"/>
      <w:r w:rsidR="009F2B20" w:rsidRPr="009B2A8C">
        <w:rPr>
          <w:sz w:val="24"/>
          <w:szCs w:val="24"/>
          <w:lang w:val="en-ID"/>
        </w:rPr>
        <w:t>kelamin</w:t>
      </w:r>
      <w:proofErr w:type="spellEnd"/>
      <w:r w:rsidR="009F2B20" w:rsidRPr="009B2A8C">
        <w:rPr>
          <w:sz w:val="24"/>
          <w:szCs w:val="24"/>
          <w:lang w:val="en-ID"/>
        </w:rPr>
        <w:t xml:space="preserve"> </w:t>
      </w:r>
      <w:proofErr w:type="spellStart"/>
      <w:r w:rsidR="009F2B20" w:rsidRPr="009B2A8C">
        <w:rPr>
          <w:sz w:val="24"/>
          <w:szCs w:val="24"/>
          <w:lang w:val="en-ID"/>
        </w:rPr>
        <w:t>laku-laki</w:t>
      </w:r>
      <w:proofErr w:type="spellEnd"/>
      <w:r w:rsidR="009F2B20" w:rsidRPr="009B2A8C">
        <w:rPr>
          <w:sz w:val="24"/>
          <w:szCs w:val="24"/>
          <w:lang w:val="en-ID"/>
        </w:rPr>
        <w:t>, dan 14 orang (42</w:t>
      </w:r>
      <w:r w:rsidR="000929FF" w:rsidRPr="009B2A8C">
        <w:rPr>
          <w:sz w:val="24"/>
          <w:szCs w:val="24"/>
          <w:lang w:val="en-ID"/>
        </w:rPr>
        <w:t>%</w:t>
      </w:r>
      <w:r w:rsidR="009F2B20" w:rsidRPr="009B2A8C">
        <w:rPr>
          <w:sz w:val="24"/>
          <w:szCs w:val="24"/>
          <w:lang w:val="en-ID"/>
        </w:rPr>
        <w:t>)</w:t>
      </w:r>
      <w:r w:rsidR="000929FF" w:rsidRPr="009B2A8C">
        <w:rPr>
          <w:sz w:val="24"/>
          <w:szCs w:val="24"/>
          <w:lang w:val="en-ID"/>
        </w:rPr>
        <w:t xml:space="preserve"> </w:t>
      </w:r>
      <w:proofErr w:type="spellStart"/>
      <w:r w:rsidR="000929FF" w:rsidRPr="009B2A8C">
        <w:rPr>
          <w:sz w:val="24"/>
          <w:szCs w:val="24"/>
          <w:lang w:val="en-ID"/>
        </w:rPr>
        <w:t>berjenis</w:t>
      </w:r>
      <w:proofErr w:type="spellEnd"/>
      <w:r w:rsidR="000929FF" w:rsidRPr="009B2A8C">
        <w:rPr>
          <w:sz w:val="24"/>
          <w:szCs w:val="24"/>
          <w:lang w:val="en-ID"/>
        </w:rPr>
        <w:t xml:space="preserve"> </w:t>
      </w:r>
      <w:proofErr w:type="spellStart"/>
      <w:r w:rsidR="000929FF" w:rsidRPr="009B2A8C">
        <w:rPr>
          <w:sz w:val="24"/>
          <w:szCs w:val="24"/>
          <w:lang w:val="en-ID"/>
        </w:rPr>
        <w:t>kelamin</w:t>
      </w:r>
      <w:proofErr w:type="spellEnd"/>
      <w:r w:rsidR="000929FF" w:rsidRPr="009B2A8C">
        <w:rPr>
          <w:sz w:val="24"/>
          <w:szCs w:val="24"/>
          <w:lang w:val="en-ID"/>
        </w:rPr>
        <w:t xml:space="preserve"> </w:t>
      </w:r>
      <w:proofErr w:type="spellStart"/>
      <w:r w:rsidR="00B40157" w:rsidRPr="009B2A8C">
        <w:rPr>
          <w:sz w:val="24"/>
          <w:szCs w:val="24"/>
          <w:lang w:val="en-ID"/>
        </w:rPr>
        <w:t>p</w:t>
      </w:r>
      <w:r w:rsidR="000929FF" w:rsidRPr="009B2A8C">
        <w:rPr>
          <w:sz w:val="24"/>
          <w:szCs w:val="24"/>
          <w:lang w:val="en-ID"/>
        </w:rPr>
        <w:t>erempuan</w:t>
      </w:r>
      <w:proofErr w:type="spellEnd"/>
      <w:r w:rsidR="000929FF" w:rsidRPr="009B2A8C">
        <w:rPr>
          <w:sz w:val="24"/>
          <w:szCs w:val="24"/>
          <w:lang w:val="en-ID"/>
        </w:rPr>
        <w:t xml:space="preserve">. </w:t>
      </w:r>
      <w:proofErr w:type="spellStart"/>
      <w:r w:rsidR="000929FF" w:rsidRPr="009B2A8C">
        <w:rPr>
          <w:sz w:val="24"/>
          <w:szCs w:val="24"/>
          <w:lang w:val="en-ID"/>
        </w:rPr>
        <w:t>Komposisi</w:t>
      </w:r>
      <w:proofErr w:type="spellEnd"/>
      <w:r w:rsidR="000929FF" w:rsidRPr="009B2A8C">
        <w:rPr>
          <w:sz w:val="24"/>
          <w:szCs w:val="24"/>
          <w:lang w:val="en-ID"/>
        </w:rPr>
        <w:t xml:space="preserve"> </w:t>
      </w:r>
      <w:proofErr w:type="spellStart"/>
      <w:r w:rsidR="000929FF" w:rsidRPr="009B2A8C">
        <w:rPr>
          <w:sz w:val="24"/>
          <w:szCs w:val="24"/>
          <w:lang w:val="en-ID"/>
        </w:rPr>
        <w:t>ini</w:t>
      </w:r>
      <w:proofErr w:type="spellEnd"/>
      <w:r w:rsidR="000929FF" w:rsidRPr="009B2A8C">
        <w:rPr>
          <w:sz w:val="24"/>
          <w:szCs w:val="24"/>
          <w:lang w:val="en-ID"/>
        </w:rPr>
        <w:t xml:space="preserve"> </w:t>
      </w:r>
      <w:proofErr w:type="spellStart"/>
      <w:r w:rsidR="000929FF" w:rsidRPr="009B2A8C">
        <w:rPr>
          <w:sz w:val="24"/>
          <w:szCs w:val="24"/>
          <w:lang w:val="en-ID"/>
        </w:rPr>
        <w:t>me</w:t>
      </w:r>
      <w:r w:rsidR="00865DDA" w:rsidRPr="009B2A8C">
        <w:rPr>
          <w:sz w:val="24"/>
          <w:szCs w:val="24"/>
          <w:lang w:val="en-ID"/>
        </w:rPr>
        <w:t>nunjukkan</w:t>
      </w:r>
      <w:proofErr w:type="spellEnd"/>
      <w:r w:rsidR="00865DDA" w:rsidRPr="009B2A8C">
        <w:rPr>
          <w:sz w:val="24"/>
          <w:szCs w:val="24"/>
          <w:lang w:val="en-ID"/>
        </w:rPr>
        <w:t xml:space="preserve"> </w:t>
      </w:r>
      <w:proofErr w:type="spellStart"/>
      <w:r w:rsidR="00865DDA" w:rsidRPr="009B2A8C">
        <w:rPr>
          <w:sz w:val="24"/>
          <w:szCs w:val="24"/>
          <w:lang w:val="en-ID"/>
        </w:rPr>
        <w:t>bahwa</w:t>
      </w:r>
      <w:proofErr w:type="spellEnd"/>
      <w:r w:rsidR="00865DDA" w:rsidRPr="009B2A8C">
        <w:rPr>
          <w:sz w:val="24"/>
          <w:szCs w:val="24"/>
          <w:lang w:val="en-ID"/>
        </w:rPr>
        <w:t xml:space="preserve"> </w:t>
      </w:r>
      <w:proofErr w:type="spellStart"/>
      <w:r w:rsidR="00865DDA" w:rsidRPr="009B2A8C">
        <w:rPr>
          <w:sz w:val="24"/>
          <w:szCs w:val="24"/>
          <w:lang w:val="en-ID"/>
        </w:rPr>
        <w:t>pegawai</w:t>
      </w:r>
      <w:proofErr w:type="spellEnd"/>
      <w:r w:rsidR="00865DDA" w:rsidRPr="009B2A8C">
        <w:rPr>
          <w:sz w:val="24"/>
          <w:szCs w:val="24"/>
          <w:lang w:val="en-ID"/>
        </w:rPr>
        <w:t xml:space="preserve"> KPPN KPH </w:t>
      </w:r>
      <w:proofErr w:type="spellStart"/>
      <w:r w:rsidR="00865DDA" w:rsidRPr="009B2A8C">
        <w:rPr>
          <w:sz w:val="24"/>
          <w:szCs w:val="24"/>
          <w:lang w:val="en-ID"/>
        </w:rPr>
        <w:t>didominasi</w:t>
      </w:r>
      <w:proofErr w:type="spellEnd"/>
      <w:r w:rsidR="00865DDA" w:rsidRPr="009B2A8C">
        <w:rPr>
          <w:sz w:val="24"/>
          <w:szCs w:val="24"/>
          <w:lang w:val="en-ID"/>
        </w:rPr>
        <w:t xml:space="preserve"> oleh </w:t>
      </w:r>
      <w:proofErr w:type="spellStart"/>
      <w:r w:rsidR="005044E4" w:rsidRPr="009B2A8C">
        <w:rPr>
          <w:sz w:val="24"/>
          <w:szCs w:val="24"/>
          <w:lang w:val="en-ID"/>
        </w:rPr>
        <w:t>pegawai</w:t>
      </w:r>
      <w:proofErr w:type="spellEnd"/>
      <w:r w:rsidR="005044E4" w:rsidRPr="009B2A8C">
        <w:rPr>
          <w:sz w:val="24"/>
          <w:szCs w:val="24"/>
          <w:lang w:val="en-ID"/>
        </w:rPr>
        <w:t xml:space="preserve"> </w:t>
      </w:r>
      <w:proofErr w:type="spellStart"/>
      <w:r w:rsidR="00865DDA" w:rsidRPr="009B2A8C">
        <w:rPr>
          <w:sz w:val="24"/>
          <w:szCs w:val="24"/>
          <w:lang w:val="en-ID"/>
        </w:rPr>
        <w:t>laki-laki</w:t>
      </w:r>
      <w:proofErr w:type="spellEnd"/>
      <w:r w:rsidR="005044E4" w:rsidRPr="009B2A8C">
        <w:rPr>
          <w:sz w:val="24"/>
          <w:szCs w:val="24"/>
          <w:lang w:val="en-ID"/>
        </w:rPr>
        <w:t xml:space="preserve">. </w:t>
      </w:r>
    </w:p>
    <w:p w14:paraId="42E459F5" w14:textId="548FF6AF" w:rsidR="00D076C4" w:rsidRPr="009B2A8C" w:rsidRDefault="00D445F1" w:rsidP="00A27839">
      <w:pPr>
        <w:pStyle w:val="ListParagraph"/>
        <w:ind w:left="1134" w:firstLine="306"/>
        <w:rPr>
          <w:sz w:val="24"/>
          <w:szCs w:val="24"/>
          <w:lang w:val="en-ID"/>
        </w:rPr>
      </w:pPr>
      <w:r w:rsidRPr="009B2A8C">
        <w:rPr>
          <w:noProof/>
          <w:sz w:val="24"/>
          <w:szCs w:val="24"/>
          <w:lang w:val="en-ID"/>
        </w:rPr>
        <w:drawing>
          <wp:inline distT="0" distB="0" distL="0" distR="0" wp14:anchorId="31F77C0E" wp14:editId="40B3AAFE">
            <wp:extent cx="4131618" cy="2489813"/>
            <wp:effectExtent l="0" t="0" r="0" b="0"/>
            <wp:docPr id="857137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37323" name="Picture 8571373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52274" cy="2502261"/>
                    </a:xfrm>
                    <a:prstGeom prst="rect">
                      <a:avLst/>
                    </a:prstGeom>
                  </pic:spPr>
                </pic:pic>
              </a:graphicData>
            </a:graphic>
          </wp:inline>
        </w:drawing>
      </w:r>
    </w:p>
    <w:p w14:paraId="2D538757" w14:textId="5AD06A65" w:rsidR="0050058E" w:rsidRDefault="0050058E" w:rsidP="003942B3">
      <w:pPr>
        <w:pStyle w:val="ListParagraph"/>
        <w:spacing w:line="240" w:lineRule="auto"/>
        <w:ind w:left="1134" w:firstLine="306"/>
        <w:jc w:val="center"/>
        <w:rPr>
          <w:sz w:val="24"/>
          <w:szCs w:val="24"/>
          <w:lang w:val="en-ID"/>
        </w:rPr>
      </w:pPr>
      <w:r w:rsidRPr="009B2A8C">
        <w:rPr>
          <w:sz w:val="24"/>
          <w:szCs w:val="24"/>
          <w:lang w:val="en-ID"/>
        </w:rPr>
        <w:t xml:space="preserve">Gambar </w:t>
      </w:r>
      <w:r w:rsidR="00ED7234" w:rsidRPr="009B2A8C">
        <w:rPr>
          <w:sz w:val="24"/>
          <w:szCs w:val="24"/>
          <w:lang w:val="en-ID"/>
        </w:rPr>
        <w:t>4.</w:t>
      </w:r>
      <w:r w:rsidR="00ED7234">
        <w:rPr>
          <w:sz w:val="24"/>
          <w:szCs w:val="24"/>
          <w:lang w:val="en-ID"/>
        </w:rPr>
        <w:t>2</w:t>
      </w:r>
      <w:r w:rsidR="00ED7234" w:rsidRPr="009B2A8C">
        <w:rPr>
          <w:sz w:val="24"/>
          <w:szCs w:val="24"/>
          <w:lang w:val="en-ID"/>
        </w:rPr>
        <w:t xml:space="preserve"> </w:t>
      </w:r>
      <w:proofErr w:type="spellStart"/>
      <w:r w:rsidR="004427D5" w:rsidRPr="009B2A8C">
        <w:rPr>
          <w:sz w:val="24"/>
          <w:szCs w:val="24"/>
          <w:lang w:val="en-ID"/>
        </w:rPr>
        <w:t>Usia</w:t>
      </w:r>
      <w:proofErr w:type="spellEnd"/>
      <w:r w:rsidR="004427D5" w:rsidRPr="009B2A8C">
        <w:rPr>
          <w:sz w:val="24"/>
          <w:szCs w:val="24"/>
          <w:lang w:val="en-ID"/>
        </w:rPr>
        <w:t xml:space="preserve"> </w:t>
      </w:r>
      <w:proofErr w:type="spellStart"/>
      <w:r w:rsidR="004427D5" w:rsidRPr="009B2A8C">
        <w:rPr>
          <w:sz w:val="24"/>
          <w:szCs w:val="24"/>
          <w:lang w:val="en-ID"/>
        </w:rPr>
        <w:t>Responden</w:t>
      </w:r>
      <w:proofErr w:type="spellEnd"/>
    </w:p>
    <w:p w14:paraId="38E1A28F" w14:textId="432624B6" w:rsidR="003942B3" w:rsidRPr="009B2A8C" w:rsidRDefault="003942B3" w:rsidP="003942B3">
      <w:pPr>
        <w:pStyle w:val="ListParagraph"/>
        <w:spacing w:line="240" w:lineRule="auto"/>
        <w:ind w:left="1134" w:firstLine="306"/>
        <w:jc w:val="left"/>
        <w:rPr>
          <w:sz w:val="24"/>
          <w:szCs w:val="24"/>
          <w:lang w:val="en-ID"/>
        </w:rPr>
      </w:pPr>
      <w:r w:rsidRPr="009B2A8C">
        <w:rPr>
          <w:sz w:val="24"/>
          <w:szCs w:val="24"/>
        </w:rPr>
        <w:t>Sumber : data diolah peneliti, 2026</w:t>
      </w:r>
    </w:p>
    <w:p w14:paraId="7793E85A" w14:textId="2258DFDD" w:rsidR="00017845" w:rsidRPr="009B2A8C" w:rsidRDefault="004427D5" w:rsidP="00017845">
      <w:pPr>
        <w:pStyle w:val="ListParagraph"/>
        <w:ind w:left="1134" w:firstLine="306"/>
        <w:rPr>
          <w:sz w:val="24"/>
          <w:szCs w:val="24"/>
          <w:lang w:val="en-ID"/>
        </w:rPr>
      </w:pPr>
      <w:proofErr w:type="spellStart"/>
      <w:r w:rsidRPr="009B2A8C">
        <w:rPr>
          <w:sz w:val="24"/>
          <w:szCs w:val="24"/>
          <w:lang w:val="en-ID"/>
        </w:rPr>
        <w:t>Berdasarkan</w:t>
      </w:r>
      <w:proofErr w:type="spellEnd"/>
      <w:r w:rsidRPr="009B2A8C">
        <w:rPr>
          <w:sz w:val="24"/>
          <w:szCs w:val="24"/>
          <w:lang w:val="en-ID"/>
        </w:rPr>
        <w:t xml:space="preserve"> Gambar</w:t>
      </w:r>
      <w:r w:rsidR="00017845" w:rsidRPr="009B2A8C">
        <w:rPr>
          <w:sz w:val="24"/>
          <w:szCs w:val="24"/>
          <w:lang w:val="en-ID"/>
        </w:rPr>
        <w:t xml:space="preserve"> </w:t>
      </w:r>
      <w:r w:rsidRPr="009B2A8C">
        <w:rPr>
          <w:sz w:val="24"/>
          <w:szCs w:val="24"/>
          <w:lang w:val="en-ID"/>
        </w:rPr>
        <w:t xml:space="preserve">4.2, </w:t>
      </w:r>
      <w:proofErr w:type="spellStart"/>
      <w:r w:rsidRPr="009B2A8C">
        <w:rPr>
          <w:sz w:val="24"/>
          <w:szCs w:val="24"/>
          <w:lang w:val="en-ID"/>
        </w:rPr>
        <w:t>distribusi</w:t>
      </w:r>
      <w:proofErr w:type="spellEnd"/>
      <w:r w:rsidRPr="009B2A8C">
        <w:rPr>
          <w:sz w:val="24"/>
          <w:szCs w:val="24"/>
          <w:lang w:val="en-ID"/>
        </w:rPr>
        <w:t xml:space="preserve"> </w:t>
      </w:r>
      <w:proofErr w:type="spellStart"/>
      <w:r w:rsidRPr="009B2A8C">
        <w:rPr>
          <w:sz w:val="24"/>
          <w:szCs w:val="24"/>
          <w:lang w:val="en-ID"/>
        </w:rPr>
        <w:t>usia</w:t>
      </w:r>
      <w:proofErr w:type="spellEnd"/>
      <w:r w:rsidRPr="009B2A8C">
        <w:rPr>
          <w:sz w:val="24"/>
          <w:szCs w:val="24"/>
          <w:lang w:val="en-ID"/>
        </w:rPr>
        <w:t xml:space="preserve"> </w:t>
      </w:r>
      <w:proofErr w:type="spellStart"/>
      <w:r w:rsidRPr="009B2A8C">
        <w:rPr>
          <w:sz w:val="24"/>
          <w:szCs w:val="24"/>
          <w:lang w:val="en-ID"/>
        </w:rPr>
        <w:t>responden</w:t>
      </w:r>
      <w:proofErr w:type="spellEnd"/>
      <w:r w:rsidRPr="009B2A8C">
        <w:rPr>
          <w:sz w:val="24"/>
          <w:szCs w:val="24"/>
          <w:lang w:val="en-ID"/>
        </w:rPr>
        <w:t xml:space="preserve"> </w:t>
      </w:r>
      <w:proofErr w:type="spellStart"/>
      <w:r w:rsidRPr="009B2A8C">
        <w:rPr>
          <w:sz w:val="24"/>
          <w:szCs w:val="24"/>
          <w:lang w:val="en-ID"/>
        </w:rPr>
        <w:t>menunjukkan</w:t>
      </w:r>
      <w:proofErr w:type="spellEnd"/>
      <w:r w:rsidRPr="009B2A8C">
        <w:rPr>
          <w:sz w:val="24"/>
          <w:szCs w:val="24"/>
          <w:lang w:val="en-ID"/>
        </w:rPr>
        <w:t xml:space="preserve"> </w:t>
      </w:r>
      <w:proofErr w:type="spellStart"/>
      <w:r w:rsidRPr="009B2A8C">
        <w:rPr>
          <w:sz w:val="24"/>
          <w:szCs w:val="24"/>
          <w:lang w:val="en-ID"/>
        </w:rPr>
        <w:t>bahwa</w:t>
      </w:r>
      <w:proofErr w:type="spellEnd"/>
      <w:r w:rsidRPr="009B2A8C">
        <w:rPr>
          <w:sz w:val="24"/>
          <w:szCs w:val="24"/>
          <w:lang w:val="en-ID"/>
        </w:rPr>
        <w:t xml:space="preserve"> </w:t>
      </w:r>
      <w:proofErr w:type="spellStart"/>
      <w:r w:rsidRPr="009B2A8C">
        <w:rPr>
          <w:sz w:val="24"/>
          <w:szCs w:val="24"/>
          <w:lang w:val="en-ID"/>
        </w:rPr>
        <w:t>kelompok</w:t>
      </w:r>
      <w:proofErr w:type="spellEnd"/>
      <w:r w:rsidRPr="009B2A8C">
        <w:rPr>
          <w:sz w:val="24"/>
          <w:szCs w:val="24"/>
          <w:lang w:val="en-ID"/>
        </w:rPr>
        <w:t xml:space="preserve"> </w:t>
      </w:r>
      <w:proofErr w:type="spellStart"/>
      <w:r w:rsidRPr="009B2A8C">
        <w:rPr>
          <w:sz w:val="24"/>
          <w:szCs w:val="24"/>
          <w:lang w:val="en-ID"/>
        </w:rPr>
        <w:t>usia</w:t>
      </w:r>
      <w:proofErr w:type="spellEnd"/>
      <w:r w:rsidRPr="009B2A8C">
        <w:rPr>
          <w:sz w:val="24"/>
          <w:szCs w:val="24"/>
          <w:lang w:val="en-ID"/>
        </w:rPr>
        <w:t xml:space="preserve"> </w:t>
      </w:r>
      <w:proofErr w:type="spellStart"/>
      <w:r w:rsidRPr="009B2A8C">
        <w:rPr>
          <w:sz w:val="24"/>
          <w:szCs w:val="24"/>
          <w:lang w:val="en-ID"/>
        </w:rPr>
        <w:t>terbesar</w:t>
      </w:r>
      <w:proofErr w:type="spellEnd"/>
      <w:r w:rsidRPr="009B2A8C">
        <w:rPr>
          <w:sz w:val="24"/>
          <w:szCs w:val="24"/>
          <w:lang w:val="en-ID"/>
        </w:rPr>
        <w:t xml:space="preserve"> </w:t>
      </w:r>
      <w:proofErr w:type="spellStart"/>
      <w:r w:rsidRPr="009B2A8C">
        <w:rPr>
          <w:sz w:val="24"/>
          <w:szCs w:val="24"/>
          <w:lang w:val="en-ID"/>
        </w:rPr>
        <w:t>adalh</w:t>
      </w:r>
      <w:proofErr w:type="spellEnd"/>
      <w:r w:rsidRPr="009B2A8C">
        <w:rPr>
          <w:sz w:val="24"/>
          <w:szCs w:val="24"/>
          <w:lang w:val="en-ID"/>
        </w:rPr>
        <w:t xml:space="preserve"> 25-30 </w:t>
      </w:r>
      <w:proofErr w:type="spellStart"/>
      <w:r w:rsidRPr="009B2A8C">
        <w:rPr>
          <w:sz w:val="24"/>
          <w:szCs w:val="24"/>
          <w:lang w:val="en-ID"/>
        </w:rPr>
        <w:t>tahun</w:t>
      </w:r>
      <w:proofErr w:type="spellEnd"/>
      <w:r w:rsidRPr="009B2A8C">
        <w:rPr>
          <w:sz w:val="24"/>
          <w:szCs w:val="24"/>
          <w:lang w:val="en-ID"/>
        </w:rPr>
        <w:t xml:space="preserve"> </w:t>
      </w:r>
      <w:proofErr w:type="spellStart"/>
      <w:r w:rsidR="00C043A6" w:rsidRPr="009B2A8C">
        <w:rPr>
          <w:sz w:val="24"/>
          <w:szCs w:val="24"/>
          <w:lang w:val="en-ID"/>
        </w:rPr>
        <w:t>dengan</w:t>
      </w:r>
      <w:proofErr w:type="spellEnd"/>
      <w:r w:rsidR="00C043A6" w:rsidRPr="009B2A8C">
        <w:rPr>
          <w:sz w:val="24"/>
          <w:szCs w:val="24"/>
          <w:lang w:val="en-ID"/>
        </w:rPr>
        <w:t xml:space="preserve"> 14 orang </w:t>
      </w:r>
      <w:r w:rsidR="00C043A6" w:rsidRPr="009B2A8C">
        <w:rPr>
          <w:sz w:val="24"/>
          <w:szCs w:val="24"/>
          <w:lang w:val="en-ID"/>
        </w:rPr>
        <w:lastRenderedPageBreak/>
        <w:t xml:space="preserve">(43%), </w:t>
      </w:r>
      <w:proofErr w:type="spellStart"/>
      <w:r w:rsidR="00C043A6" w:rsidRPr="009B2A8C">
        <w:rPr>
          <w:sz w:val="24"/>
          <w:szCs w:val="24"/>
          <w:lang w:val="en-ID"/>
        </w:rPr>
        <w:t>diikuti</w:t>
      </w:r>
      <w:proofErr w:type="spellEnd"/>
      <w:r w:rsidR="00C043A6" w:rsidRPr="009B2A8C">
        <w:rPr>
          <w:sz w:val="24"/>
          <w:szCs w:val="24"/>
          <w:lang w:val="en-ID"/>
        </w:rPr>
        <w:t xml:space="preserve"> oleh </w:t>
      </w:r>
      <w:proofErr w:type="spellStart"/>
      <w:r w:rsidR="00C043A6" w:rsidRPr="009B2A8C">
        <w:rPr>
          <w:sz w:val="24"/>
          <w:szCs w:val="24"/>
          <w:lang w:val="en-ID"/>
        </w:rPr>
        <w:t>kelompok</w:t>
      </w:r>
      <w:proofErr w:type="spellEnd"/>
      <w:r w:rsidR="00C043A6" w:rsidRPr="009B2A8C">
        <w:rPr>
          <w:sz w:val="24"/>
          <w:szCs w:val="24"/>
          <w:lang w:val="en-ID"/>
        </w:rPr>
        <w:t xml:space="preserve"> </w:t>
      </w:r>
      <w:proofErr w:type="spellStart"/>
      <w:r w:rsidR="00C043A6" w:rsidRPr="009B2A8C">
        <w:rPr>
          <w:sz w:val="24"/>
          <w:szCs w:val="24"/>
          <w:lang w:val="en-ID"/>
        </w:rPr>
        <w:t>usia</w:t>
      </w:r>
      <w:proofErr w:type="spellEnd"/>
      <w:r w:rsidR="00C043A6" w:rsidRPr="009B2A8C">
        <w:rPr>
          <w:sz w:val="24"/>
          <w:szCs w:val="24"/>
          <w:lang w:val="en-ID"/>
        </w:rPr>
        <w:t xml:space="preserve"> 31-35 </w:t>
      </w:r>
      <w:proofErr w:type="spellStart"/>
      <w:r w:rsidR="00C043A6" w:rsidRPr="009B2A8C">
        <w:rPr>
          <w:sz w:val="24"/>
          <w:szCs w:val="24"/>
          <w:lang w:val="en-ID"/>
        </w:rPr>
        <w:t>tahun</w:t>
      </w:r>
      <w:proofErr w:type="spellEnd"/>
      <w:r w:rsidR="00C043A6" w:rsidRPr="009B2A8C">
        <w:rPr>
          <w:sz w:val="24"/>
          <w:szCs w:val="24"/>
          <w:lang w:val="en-ID"/>
        </w:rPr>
        <w:t xml:space="preserve"> </w:t>
      </w:r>
      <w:proofErr w:type="spellStart"/>
      <w:r w:rsidR="00C043A6" w:rsidRPr="009B2A8C">
        <w:rPr>
          <w:sz w:val="24"/>
          <w:szCs w:val="24"/>
          <w:lang w:val="en-ID"/>
        </w:rPr>
        <w:t>sebanyak</w:t>
      </w:r>
      <w:proofErr w:type="spellEnd"/>
      <w:r w:rsidR="00C043A6" w:rsidRPr="009B2A8C">
        <w:rPr>
          <w:sz w:val="24"/>
          <w:szCs w:val="24"/>
          <w:lang w:val="en-ID"/>
        </w:rPr>
        <w:t xml:space="preserve"> 6 orang (18%)</w:t>
      </w:r>
      <w:r w:rsidR="000D6B93" w:rsidRPr="009B2A8C">
        <w:rPr>
          <w:sz w:val="24"/>
          <w:szCs w:val="24"/>
          <w:lang w:val="en-ID"/>
        </w:rPr>
        <w:t xml:space="preserve">. </w:t>
      </w:r>
      <w:proofErr w:type="spellStart"/>
      <w:r w:rsidR="000D6B93" w:rsidRPr="009B2A8C">
        <w:rPr>
          <w:sz w:val="24"/>
          <w:szCs w:val="24"/>
          <w:lang w:val="en-ID"/>
        </w:rPr>
        <w:t>Kelompok</w:t>
      </w:r>
      <w:proofErr w:type="spellEnd"/>
      <w:r w:rsidR="000D6B93" w:rsidRPr="009B2A8C">
        <w:rPr>
          <w:sz w:val="24"/>
          <w:szCs w:val="24"/>
          <w:lang w:val="en-ID"/>
        </w:rPr>
        <w:t xml:space="preserve"> </w:t>
      </w:r>
      <w:proofErr w:type="spellStart"/>
      <w:r w:rsidR="000D6B93" w:rsidRPr="009B2A8C">
        <w:rPr>
          <w:sz w:val="24"/>
          <w:szCs w:val="24"/>
          <w:lang w:val="en-ID"/>
        </w:rPr>
        <w:t>usia</w:t>
      </w:r>
      <w:proofErr w:type="spellEnd"/>
      <w:r w:rsidR="000D6B93" w:rsidRPr="009B2A8C">
        <w:rPr>
          <w:sz w:val="24"/>
          <w:szCs w:val="24"/>
          <w:lang w:val="en-ID"/>
        </w:rPr>
        <w:t xml:space="preserve"> </w:t>
      </w:r>
      <w:proofErr w:type="spellStart"/>
      <w:r w:rsidR="000D6B93" w:rsidRPr="009B2A8C">
        <w:rPr>
          <w:sz w:val="24"/>
          <w:szCs w:val="24"/>
          <w:lang w:val="en-ID"/>
        </w:rPr>
        <w:t>diatas</w:t>
      </w:r>
      <w:proofErr w:type="spellEnd"/>
      <w:r w:rsidR="000D6B93" w:rsidRPr="009B2A8C">
        <w:rPr>
          <w:sz w:val="24"/>
          <w:szCs w:val="24"/>
          <w:lang w:val="en-ID"/>
        </w:rPr>
        <w:t xml:space="preserve"> 45 </w:t>
      </w:r>
      <w:proofErr w:type="spellStart"/>
      <w:r w:rsidR="000D6B93" w:rsidRPr="009B2A8C">
        <w:rPr>
          <w:sz w:val="24"/>
          <w:szCs w:val="24"/>
          <w:lang w:val="en-ID"/>
        </w:rPr>
        <w:t>tahun</w:t>
      </w:r>
      <w:proofErr w:type="spellEnd"/>
      <w:r w:rsidR="000D6B93" w:rsidRPr="009B2A8C">
        <w:rPr>
          <w:sz w:val="24"/>
          <w:szCs w:val="24"/>
          <w:lang w:val="en-ID"/>
        </w:rPr>
        <w:t xml:space="preserve"> </w:t>
      </w:r>
      <w:proofErr w:type="spellStart"/>
      <w:r w:rsidR="000D6B93" w:rsidRPr="009B2A8C">
        <w:rPr>
          <w:sz w:val="24"/>
          <w:szCs w:val="24"/>
          <w:lang w:val="en-ID"/>
        </w:rPr>
        <w:t>berjumlah</w:t>
      </w:r>
      <w:proofErr w:type="spellEnd"/>
      <w:r w:rsidR="000D6B93" w:rsidRPr="009B2A8C">
        <w:rPr>
          <w:sz w:val="24"/>
          <w:szCs w:val="24"/>
          <w:lang w:val="en-ID"/>
        </w:rPr>
        <w:t xml:space="preserve"> 5 orang (15%)</w:t>
      </w:r>
      <w:r w:rsidR="00152968" w:rsidRPr="009B2A8C">
        <w:rPr>
          <w:sz w:val="24"/>
          <w:szCs w:val="24"/>
          <w:lang w:val="en-ID"/>
        </w:rPr>
        <w:t xml:space="preserve">, </w:t>
      </w:r>
      <w:proofErr w:type="spellStart"/>
      <w:r w:rsidR="00152968" w:rsidRPr="009B2A8C">
        <w:rPr>
          <w:sz w:val="24"/>
          <w:szCs w:val="24"/>
          <w:lang w:val="en-ID"/>
        </w:rPr>
        <w:t>kelompok</w:t>
      </w:r>
      <w:proofErr w:type="spellEnd"/>
      <w:r w:rsidR="00152968" w:rsidRPr="009B2A8C">
        <w:rPr>
          <w:sz w:val="24"/>
          <w:szCs w:val="24"/>
          <w:lang w:val="en-ID"/>
        </w:rPr>
        <w:t xml:space="preserve"> </w:t>
      </w:r>
      <w:proofErr w:type="spellStart"/>
      <w:r w:rsidR="00152968" w:rsidRPr="009B2A8C">
        <w:rPr>
          <w:sz w:val="24"/>
          <w:szCs w:val="24"/>
          <w:lang w:val="en-ID"/>
        </w:rPr>
        <w:t>usia</w:t>
      </w:r>
      <w:proofErr w:type="spellEnd"/>
      <w:r w:rsidR="00152968" w:rsidRPr="009B2A8C">
        <w:rPr>
          <w:sz w:val="24"/>
          <w:szCs w:val="24"/>
          <w:lang w:val="en-ID"/>
        </w:rPr>
        <w:t xml:space="preserve"> 40-45 </w:t>
      </w:r>
      <w:proofErr w:type="spellStart"/>
      <w:r w:rsidR="00152968" w:rsidRPr="009B2A8C">
        <w:rPr>
          <w:sz w:val="24"/>
          <w:szCs w:val="24"/>
          <w:lang w:val="en-ID"/>
        </w:rPr>
        <w:t>tahun</w:t>
      </w:r>
      <w:proofErr w:type="spellEnd"/>
      <w:r w:rsidR="00152968" w:rsidRPr="009B2A8C">
        <w:rPr>
          <w:sz w:val="24"/>
          <w:szCs w:val="24"/>
          <w:lang w:val="en-ID"/>
        </w:rPr>
        <w:t xml:space="preserve"> </w:t>
      </w:r>
      <w:proofErr w:type="spellStart"/>
      <w:r w:rsidR="007B3B03" w:rsidRPr="009B2A8C">
        <w:rPr>
          <w:sz w:val="24"/>
          <w:szCs w:val="24"/>
          <w:lang w:val="en-ID"/>
        </w:rPr>
        <w:t>berjumlah</w:t>
      </w:r>
      <w:proofErr w:type="spellEnd"/>
      <w:r w:rsidR="007B3B03" w:rsidRPr="009B2A8C">
        <w:rPr>
          <w:sz w:val="24"/>
          <w:szCs w:val="24"/>
          <w:lang w:val="en-ID"/>
        </w:rPr>
        <w:t xml:space="preserve"> 3 orang (9%), 36-40 </w:t>
      </w:r>
      <w:proofErr w:type="spellStart"/>
      <w:r w:rsidR="007B3B03" w:rsidRPr="009B2A8C">
        <w:rPr>
          <w:sz w:val="24"/>
          <w:szCs w:val="24"/>
          <w:lang w:val="en-ID"/>
        </w:rPr>
        <w:t>tahun</w:t>
      </w:r>
      <w:proofErr w:type="spellEnd"/>
      <w:r w:rsidR="007B3B03" w:rsidRPr="009B2A8C">
        <w:rPr>
          <w:sz w:val="24"/>
          <w:szCs w:val="24"/>
          <w:lang w:val="en-ID"/>
        </w:rPr>
        <w:t xml:space="preserve"> </w:t>
      </w:r>
      <w:proofErr w:type="spellStart"/>
      <w:r w:rsidR="007B3B03" w:rsidRPr="009B2A8C">
        <w:rPr>
          <w:sz w:val="24"/>
          <w:szCs w:val="24"/>
          <w:lang w:val="en-ID"/>
        </w:rPr>
        <w:t>berjumlah</w:t>
      </w:r>
      <w:proofErr w:type="spellEnd"/>
      <w:r w:rsidR="00606A7D" w:rsidRPr="009B2A8C">
        <w:rPr>
          <w:sz w:val="24"/>
          <w:szCs w:val="24"/>
          <w:lang w:val="en-ID"/>
        </w:rPr>
        <w:t xml:space="preserve"> 3 orang (9%) </w:t>
      </w:r>
      <w:proofErr w:type="spellStart"/>
      <w:r w:rsidR="00606A7D" w:rsidRPr="009B2A8C">
        <w:rPr>
          <w:sz w:val="24"/>
          <w:szCs w:val="24"/>
          <w:lang w:val="en-ID"/>
        </w:rPr>
        <w:t>serta</w:t>
      </w:r>
      <w:proofErr w:type="spellEnd"/>
      <w:r w:rsidR="00606A7D" w:rsidRPr="009B2A8C">
        <w:rPr>
          <w:sz w:val="24"/>
          <w:szCs w:val="24"/>
          <w:lang w:val="en-ID"/>
        </w:rPr>
        <w:t xml:space="preserve"> </w:t>
      </w:r>
      <w:proofErr w:type="spellStart"/>
      <w:r w:rsidR="00606A7D" w:rsidRPr="009B2A8C">
        <w:rPr>
          <w:sz w:val="24"/>
          <w:szCs w:val="24"/>
          <w:lang w:val="en-ID"/>
        </w:rPr>
        <w:t>kelompok</w:t>
      </w:r>
      <w:proofErr w:type="spellEnd"/>
      <w:r w:rsidR="00606A7D" w:rsidRPr="009B2A8C">
        <w:rPr>
          <w:sz w:val="24"/>
          <w:szCs w:val="24"/>
          <w:lang w:val="en-ID"/>
        </w:rPr>
        <w:t xml:space="preserve"> </w:t>
      </w:r>
      <w:proofErr w:type="spellStart"/>
      <w:r w:rsidR="00606A7D" w:rsidRPr="009B2A8C">
        <w:rPr>
          <w:sz w:val="24"/>
          <w:szCs w:val="24"/>
          <w:lang w:val="en-ID"/>
        </w:rPr>
        <w:t>usia</w:t>
      </w:r>
      <w:proofErr w:type="spellEnd"/>
      <w:r w:rsidR="00606A7D" w:rsidRPr="009B2A8C">
        <w:rPr>
          <w:sz w:val="24"/>
          <w:szCs w:val="24"/>
          <w:lang w:val="en-ID"/>
        </w:rPr>
        <w:t xml:space="preserve"> </w:t>
      </w:r>
      <w:proofErr w:type="spellStart"/>
      <w:r w:rsidR="00606A7D" w:rsidRPr="009B2A8C">
        <w:rPr>
          <w:sz w:val="24"/>
          <w:szCs w:val="24"/>
          <w:lang w:val="en-ID"/>
        </w:rPr>
        <w:t>termuda</w:t>
      </w:r>
      <w:proofErr w:type="spellEnd"/>
      <w:r w:rsidR="00606A7D" w:rsidRPr="009B2A8C">
        <w:rPr>
          <w:sz w:val="24"/>
          <w:szCs w:val="24"/>
          <w:lang w:val="en-ID"/>
        </w:rPr>
        <w:t xml:space="preserve"> </w:t>
      </w:r>
      <w:proofErr w:type="spellStart"/>
      <w:r w:rsidR="00606A7D" w:rsidRPr="009B2A8C">
        <w:rPr>
          <w:sz w:val="24"/>
          <w:szCs w:val="24"/>
          <w:lang w:val="en-ID"/>
        </w:rPr>
        <w:t>berusia</w:t>
      </w:r>
      <w:proofErr w:type="spellEnd"/>
      <w:r w:rsidR="00606A7D" w:rsidRPr="009B2A8C">
        <w:rPr>
          <w:sz w:val="24"/>
          <w:szCs w:val="24"/>
          <w:lang w:val="en-ID"/>
        </w:rPr>
        <w:t xml:space="preserve"> di </w:t>
      </w:r>
      <w:proofErr w:type="spellStart"/>
      <w:r w:rsidR="00606A7D" w:rsidRPr="009B2A8C">
        <w:rPr>
          <w:sz w:val="24"/>
          <w:szCs w:val="24"/>
          <w:lang w:val="en-ID"/>
        </w:rPr>
        <w:t>bawah</w:t>
      </w:r>
      <w:proofErr w:type="spellEnd"/>
      <w:r w:rsidR="00606A7D" w:rsidRPr="009B2A8C">
        <w:rPr>
          <w:sz w:val="24"/>
          <w:szCs w:val="24"/>
          <w:lang w:val="en-ID"/>
        </w:rPr>
        <w:t xml:space="preserve"> 25 </w:t>
      </w:r>
      <w:proofErr w:type="spellStart"/>
      <w:r w:rsidR="00606A7D" w:rsidRPr="009B2A8C">
        <w:rPr>
          <w:sz w:val="24"/>
          <w:szCs w:val="24"/>
          <w:lang w:val="en-ID"/>
        </w:rPr>
        <w:t>tahun</w:t>
      </w:r>
      <w:proofErr w:type="spellEnd"/>
      <w:r w:rsidR="00606A7D" w:rsidRPr="009B2A8C">
        <w:rPr>
          <w:sz w:val="24"/>
          <w:szCs w:val="24"/>
          <w:lang w:val="en-ID"/>
        </w:rPr>
        <w:t xml:space="preserve"> </w:t>
      </w:r>
      <w:proofErr w:type="spellStart"/>
      <w:r w:rsidR="00606A7D" w:rsidRPr="009B2A8C">
        <w:rPr>
          <w:sz w:val="24"/>
          <w:szCs w:val="24"/>
          <w:lang w:val="en-ID"/>
        </w:rPr>
        <w:t>berjumlah</w:t>
      </w:r>
      <w:proofErr w:type="spellEnd"/>
      <w:r w:rsidR="00606A7D" w:rsidRPr="009B2A8C">
        <w:rPr>
          <w:sz w:val="24"/>
          <w:szCs w:val="24"/>
          <w:lang w:val="en-ID"/>
        </w:rPr>
        <w:t xml:space="preserve"> 2 orang (6%).</w:t>
      </w:r>
    </w:p>
    <w:p w14:paraId="400FCB46" w14:textId="22FEA47A" w:rsidR="0071551A" w:rsidRPr="009B2A8C" w:rsidRDefault="00557464" w:rsidP="004427D5">
      <w:pPr>
        <w:pStyle w:val="ListParagraph"/>
        <w:ind w:left="1134" w:firstLine="306"/>
        <w:rPr>
          <w:sz w:val="24"/>
          <w:szCs w:val="24"/>
          <w:lang w:val="en-ID"/>
        </w:rPr>
      </w:pPr>
      <w:r w:rsidRPr="009B2A8C">
        <w:rPr>
          <w:sz w:val="24"/>
          <w:szCs w:val="24"/>
          <w:lang w:val="en-ID"/>
        </w:rPr>
        <w:t xml:space="preserve">Pola </w:t>
      </w:r>
      <w:proofErr w:type="spellStart"/>
      <w:r w:rsidRPr="009B2A8C">
        <w:rPr>
          <w:sz w:val="24"/>
          <w:szCs w:val="24"/>
          <w:lang w:val="en-ID"/>
        </w:rPr>
        <w:t>distribusi</w:t>
      </w:r>
      <w:proofErr w:type="spellEnd"/>
      <w:r w:rsidRPr="009B2A8C">
        <w:rPr>
          <w:sz w:val="24"/>
          <w:szCs w:val="24"/>
          <w:lang w:val="en-ID"/>
        </w:rPr>
        <w:t xml:space="preserve"> </w:t>
      </w:r>
      <w:proofErr w:type="spellStart"/>
      <w:r w:rsidRPr="009B2A8C">
        <w:rPr>
          <w:sz w:val="24"/>
          <w:szCs w:val="24"/>
          <w:lang w:val="en-ID"/>
        </w:rPr>
        <w:t>usia</w:t>
      </w:r>
      <w:proofErr w:type="spellEnd"/>
      <w:r w:rsidRPr="009B2A8C">
        <w:rPr>
          <w:sz w:val="24"/>
          <w:szCs w:val="24"/>
          <w:lang w:val="en-ID"/>
        </w:rPr>
        <w:t xml:space="preserve"> </w:t>
      </w:r>
      <w:proofErr w:type="spellStart"/>
      <w:r w:rsidRPr="009B2A8C">
        <w:rPr>
          <w:sz w:val="24"/>
          <w:szCs w:val="24"/>
          <w:lang w:val="en-ID"/>
        </w:rPr>
        <w:t>ini</w:t>
      </w:r>
      <w:proofErr w:type="spellEnd"/>
      <w:r w:rsidRPr="009B2A8C">
        <w:rPr>
          <w:sz w:val="24"/>
          <w:szCs w:val="24"/>
          <w:lang w:val="en-ID"/>
        </w:rPr>
        <w:t xml:space="preserve"> </w:t>
      </w:r>
      <w:proofErr w:type="spellStart"/>
      <w:r w:rsidRPr="009B2A8C">
        <w:rPr>
          <w:sz w:val="24"/>
          <w:szCs w:val="24"/>
          <w:lang w:val="en-ID"/>
        </w:rPr>
        <w:t>mengindikasikan</w:t>
      </w:r>
      <w:proofErr w:type="spellEnd"/>
      <w:r w:rsidRPr="009B2A8C">
        <w:rPr>
          <w:sz w:val="24"/>
          <w:szCs w:val="24"/>
          <w:lang w:val="en-ID"/>
        </w:rPr>
        <w:t xml:space="preserve"> </w:t>
      </w:r>
      <w:proofErr w:type="spellStart"/>
      <w:r w:rsidRPr="009B2A8C">
        <w:rPr>
          <w:sz w:val="24"/>
          <w:szCs w:val="24"/>
          <w:lang w:val="en-ID"/>
        </w:rPr>
        <w:t>bahwa</w:t>
      </w:r>
      <w:proofErr w:type="spellEnd"/>
      <w:r w:rsidRPr="009B2A8C">
        <w:rPr>
          <w:sz w:val="24"/>
          <w:szCs w:val="24"/>
          <w:lang w:val="en-ID"/>
        </w:rPr>
        <w:t xml:space="preserve"> KPPN KPH </w:t>
      </w:r>
      <w:proofErr w:type="spellStart"/>
      <w:r w:rsidRPr="009B2A8C">
        <w:rPr>
          <w:sz w:val="24"/>
          <w:szCs w:val="24"/>
          <w:lang w:val="en-ID"/>
        </w:rPr>
        <w:t>didominasi</w:t>
      </w:r>
      <w:proofErr w:type="spellEnd"/>
      <w:r w:rsidRPr="009B2A8C">
        <w:rPr>
          <w:sz w:val="24"/>
          <w:szCs w:val="24"/>
          <w:lang w:val="en-ID"/>
        </w:rPr>
        <w:t xml:space="preserve"> oleh </w:t>
      </w:r>
      <w:proofErr w:type="spellStart"/>
      <w:r w:rsidRPr="009B2A8C">
        <w:rPr>
          <w:sz w:val="24"/>
          <w:szCs w:val="24"/>
          <w:lang w:val="en-ID"/>
        </w:rPr>
        <w:t>pegawai</w:t>
      </w:r>
      <w:proofErr w:type="spellEnd"/>
      <w:r w:rsidRPr="009B2A8C">
        <w:rPr>
          <w:sz w:val="24"/>
          <w:szCs w:val="24"/>
          <w:lang w:val="en-ID"/>
        </w:rPr>
        <w:t xml:space="preserve"> </w:t>
      </w:r>
      <w:proofErr w:type="spellStart"/>
      <w:r w:rsidRPr="009B2A8C">
        <w:rPr>
          <w:sz w:val="24"/>
          <w:szCs w:val="24"/>
          <w:lang w:val="en-ID"/>
        </w:rPr>
        <w:t>berusia</w:t>
      </w:r>
      <w:proofErr w:type="spellEnd"/>
      <w:r w:rsidRPr="009B2A8C">
        <w:rPr>
          <w:sz w:val="24"/>
          <w:szCs w:val="24"/>
          <w:lang w:val="en-ID"/>
        </w:rPr>
        <w:t xml:space="preserve"> </w:t>
      </w:r>
      <w:proofErr w:type="spellStart"/>
      <w:r w:rsidRPr="009B2A8C">
        <w:rPr>
          <w:sz w:val="24"/>
          <w:szCs w:val="24"/>
          <w:lang w:val="en-ID"/>
        </w:rPr>
        <w:t>muda</w:t>
      </w:r>
      <w:proofErr w:type="spellEnd"/>
      <w:r w:rsidRPr="009B2A8C">
        <w:rPr>
          <w:sz w:val="24"/>
          <w:szCs w:val="24"/>
          <w:lang w:val="en-ID"/>
        </w:rPr>
        <w:t xml:space="preserve"> </w:t>
      </w:r>
      <w:proofErr w:type="spellStart"/>
      <w:r w:rsidRPr="009B2A8C">
        <w:rPr>
          <w:sz w:val="24"/>
          <w:szCs w:val="24"/>
          <w:lang w:val="en-ID"/>
        </w:rPr>
        <w:t>hingga</w:t>
      </w:r>
      <w:proofErr w:type="spellEnd"/>
      <w:r w:rsidRPr="009B2A8C">
        <w:rPr>
          <w:sz w:val="24"/>
          <w:szCs w:val="24"/>
          <w:lang w:val="en-ID"/>
        </w:rPr>
        <w:t xml:space="preserve"> </w:t>
      </w:r>
      <w:proofErr w:type="spellStart"/>
      <w:r w:rsidRPr="009B2A8C">
        <w:rPr>
          <w:sz w:val="24"/>
          <w:szCs w:val="24"/>
          <w:lang w:val="en-ID"/>
        </w:rPr>
        <w:t>menengah</w:t>
      </w:r>
      <w:proofErr w:type="spellEnd"/>
      <w:r w:rsidRPr="009B2A8C">
        <w:rPr>
          <w:sz w:val="24"/>
          <w:szCs w:val="24"/>
          <w:lang w:val="en-ID"/>
        </w:rPr>
        <w:t xml:space="preserve"> (25–35 </w:t>
      </w:r>
      <w:proofErr w:type="spellStart"/>
      <w:r w:rsidRPr="009B2A8C">
        <w:rPr>
          <w:sz w:val="24"/>
          <w:szCs w:val="24"/>
          <w:lang w:val="en-ID"/>
        </w:rPr>
        <w:t>tahun</w:t>
      </w:r>
      <w:proofErr w:type="spellEnd"/>
      <w:r w:rsidRPr="009B2A8C">
        <w:rPr>
          <w:sz w:val="24"/>
          <w:szCs w:val="24"/>
          <w:lang w:val="en-ID"/>
        </w:rPr>
        <w:t xml:space="preserve">), yang </w:t>
      </w:r>
      <w:proofErr w:type="spellStart"/>
      <w:r w:rsidRPr="009B2A8C">
        <w:rPr>
          <w:sz w:val="24"/>
          <w:szCs w:val="24"/>
          <w:lang w:val="en-ID"/>
        </w:rPr>
        <w:t>mewakili</w:t>
      </w:r>
      <w:proofErr w:type="spellEnd"/>
      <w:r w:rsidRPr="009B2A8C">
        <w:rPr>
          <w:sz w:val="24"/>
          <w:szCs w:val="24"/>
          <w:lang w:val="en-ID"/>
        </w:rPr>
        <w:t xml:space="preserve"> 60% </w:t>
      </w:r>
      <w:proofErr w:type="spellStart"/>
      <w:r w:rsidRPr="009B2A8C">
        <w:rPr>
          <w:sz w:val="24"/>
          <w:szCs w:val="24"/>
          <w:lang w:val="en-ID"/>
        </w:rPr>
        <w:t>dari</w:t>
      </w:r>
      <w:proofErr w:type="spellEnd"/>
      <w:r w:rsidRPr="009B2A8C">
        <w:rPr>
          <w:sz w:val="24"/>
          <w:szCs w:val="24"/>
          <w:lang w:val="en-ID"/>
        </w:rPr>
        <w:t xml:space="preserve"> total </w:t>
      </w:r>
      <w:proofErr w:type="spellStart"/>
      <w:r w:rsidRPr="009B2A8C">
        <w:rPr>
          <w:sz w:val="24"/>
          <w:szCs w:val="24"/>
          <w:lang w:val="en-ID"/>
        </w:rPr>
        <w:t>responden</w:t>
      </w:r>
      <w:proofErr w:type="spellEnd"/>
      <w:r w:rsidRPr="009B2A8C">
        <w:rPr>
          <w:sz w:val="24"/>
          <w:szCs w:val="24"/>
          <w:lang w:val="en-ID"/>
        </w:rPr>
        <w:t xml:space="preserve">. </w:t>
      </w:r>
      <w:proofErr w:type="spellStart"/>
      <w:r w:rsidRPr="009B2A8C">
        <w:rPr>
          <w:sz w:val="24"/>
          <w:szCs w:val="24"/>
          <w:lang w:val="en-ID"/>
        </w:rPr>
        <w:t>Dominasi</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w:t>
      </w:r>
      <w:proofErr w:type="spellStart"/>
      <w:r w:rsidRPr="009B2A8C">
        <w:rPr>
          <w:sz w:val="24"/>
          <w:szCs w:val="24"/>
          <w:lang w:val="en-ID"/>
        </w:rPr>
        <w:t>muda</w:t>
      </w:r>
      <w:proofErr w:type="spellEnd"/>
      <w:r w:rsidRPr="009B2A8C">
        <w:rPr>
          <w:sz w:val="24"/>
          <w:szCs w:val="24"/>
          <w:lang w:val="en-ID"/>
        </w:rPr>
        <w:t xml:space="preserve"> </w:t>
      </w:r>
      <w:proofErr w:type="spellStart"/>
      <w:r w:rsidRPr="009B2A8C">
        <w:rPr>
          <w:sz w:val="24"/>
          <w:szCs w:val="24"/>
          <w:lang w:val="en-ID"/>
        </w:rPr>
        <w:t>ini</w:t>
      </w:r>
      <w:proofErr w:type="spellEnd"/>
      <w:r w:rsidRPr="009B2A8C">
        <w:rPr>
          <w:sz w:val="24"/>
          <w:szCs w:val="24"/>
          <w:lang w:val="en-ID"/>
        </w:rPr>
        <w:t xml:space="preserve"> </w:t>
      </w:r>
      <w:proofErr w:type="spellStart"/>
      <w:r w:rsidRPr="009B2A8C">
        <w:rPr>
          <w:sz w:val="24"/>
          <w:szCs w:val="24"/>
          <w:lang w:val="en-ID"/>
        </w:rPr>
        <w:t>memiliki</w:t>
      </w:r>
      <w:proofErr w:type="spellEnd"/>
      <w:r w:rsidRPr="009B2A8C">
        <w:rPr>
          <w:sz w:val="24"/>
          <w:szCs w:val="24"/>
          <w:lang w:val="en-ID"/>
        </w:rPr>
        <w:t xml:space="preserve"> </w:t>
      </w:r>
      <w:proofErr w:type="spellStart"/>
      <w:r w:rsidRPr="009B2A8C">
        <w:rPr>
          <w:sz w:val="24"/>
          <w:szCs w:val="24"/>
          <w:lang w:val="en-ID"/>
        </w:rPr>
        <w:t>implikasi</w:t>
      </w:r>
      <w:proofErr w:type="spellEnd"/>
      <w:r w:rsidRPr="009B2A8C">
        <w:rPr>
          <w:sz w:val="24"/>
          <w:szCs w:val="24"/>
          <w:lang w:val="en-ID"/>
        </w:rPr>
        <w:t xml:space="preserve"> </w:t>
      </w:r>
      <w:proofErr w:type="spellStart"/>
      <w:r w:rsidRPr="009B2A8C">
        <w:rPr>
          <w:sz w:val="24"/>
          <w:szCs w:val="24"/>
          <w:lang w:val="en-ID"/>
        </w:rPr>
        <w:t>penting</w:t>
      </w:r>
      <w:proofErr w:type="spellEnd"/>
      <w:r w:rsidRPr="009B2A8C">
        <w:rPr>
          <w:sz w:val="24"/>
          <w:szCs w:val="24"/>
          <w:lang w:val="en-ID"/>
        </w:rPr>
        <w:t xml:space="preserve"> </w:t>
      </w:r>
      <w:proofErr w:type="spellStart"/>
      <w:r w:rsidRPr="009B2A8C">
        <w:rPr>
          <w:sz w:val="24"/>
          <w:szCs w:val="24"/>
          <w:lang w:val="en-ID"/>
        </w:rPr>
        <w:t>terhadap</w:t>
      </w:r>
      <w:proofErr w:type="spellEnd"/>
      <w:r w:rsidRPr="009B2A8C">
        <w:rPr>
          <w:sz w:val="24"/>
          <w:szCs w:val="24"/>
          <w:lang w:val="en-ID"/>
        </w:rPr>
        <w:t xml:space="preserve"> </w:t>
      </w:r>
      <w:proofErr w:type="spellStart"/>
      <w:r w:rsidRPr="009B2A8C">
        <w:rPr>
          <w:sz w:val="24"/>
          <w:szCs w:val="24"/>
          <w:lang w:val="en-ID"/>
        </w:rPr>
        <w:t>penelitian</w:t>
      </w:r>
      <w:proofErr w:type="spellEnd"/>
      <w:r w:rsidRPr="009B2A8C">
        <w:rPr>
          <w:sz w:val="24"/>
          <w:szCs w:val="24"/>
          <w:lang w:val="en-ID"/>
        </w:rPr>
        <w:t xml:space="preserve"> </w:t>
      </w:r>
      <w:proofErr w:type="spellStart"/>
      <w:r w:rsidRPr="009B2A8C">
        <w:rPr>
          <w:sz w:val="24"/>
          <w:szCs w:val="24"/>
          <w:lang w:val="en-ID"/>
        </w:rPr>
        <w:t>karena</w:t>
      </w:r>
      <w:proofErr w:type="spellEnd"/>
      <w:r w:rsidRPr="009B2A8C">
        <w:rPr>
          <w:sz w:val="24"/>
          <w:szCs w:val="24"/>
          <w:lang w:val="en-ID"/>
        </w:rPr>
        <w:t xml:space="preserve"> </w:t>
      </w:r>
      <w:proofErr w:type="spellStart"/>
      <w:r w:rsidRPr="009B2A8C">
        <w:rPr>
          <w:sz w:val="24"/>
          <w:szCs w:val="24"/>
          <w:lang w:val="en-ID"/>
        </w:rPr>
        <w:t>generasi</w:t>
      </w:r>
      <w:proofErr w:type="spellEnd"/>
      <w:r w:rsidRPr="009B2A8C">
        <w:rPr>
          <w:sz w:val="24"/>
          <w:szCs w:val="24"/>
          <w:lang w:val="en-ID"/>
        </w:rPr>
        <w:t xml:space="preserve"> </w:t>
      </w:r>
      <w:proofErr w:type="spellStart"/>
      <w:r w:rsidRPr="009B2A8C">
        <w:rPr>
          <w:sz w:val="24"/>
          <w:szCs w:val="24"/>
          <w:lang w:val="en-ID"/>
        </w:rPr>
        <w:t>milenial</w:t>
      </w:r>
      <w:proofErr w:type="spellEnd"/>
      <w:r w:rsidRPr="009B2A8C">
        <w:rPr>
          <w:sz w:val="24"/>
          <w:szCs w:val="24"/>
          <w:lang w:val="en-ID"/>
        </w:rPr>
        <w:t xml:space="preserve"> dan </w:t>
      </w:r>
      <w:proofErr w:type="spellStart"/>
      <w:r w:rsidRPr="009B2A8C">
        <w:rPr>
          <w:sz w:val="24"/>
          <w:szCs w:val="24"/>
          <w:lang w:val="en-ID"/>
        </w:rPr>
        <w:t>generasi</w:t>
      </w:r>
      <w:proofErr w:type="spellEnd"/>
      <w:r w:rsidRPr="009B2A8C">
        <w:rPr>
          <w:sz w:val="24"/>
          <w:szCs w:val="24"/>
          <w:lang w:val="en-ID"/>
        </w:rPr>
        <w:t xml:space="preserve"> Z </w:t>
      </w:r>
      <w:proofErr w:type="spellStart"/>
      <w:r w:rsidRPr="009B2A8C">
        <w:rPr>
          <w:sz w:val="24"/>
          <w:szCs w:val="24"/>
          <w:lang w:val="en-ID"/>
        </w:rPr>
        <w:t>mendominasi</w:t>
      </w:r>
      <w:proofErr w:type="spellEnd"/>
      <w:r w:rsidRPr="009B2A8C">
        <w:rPr>
          <w:sz w:val="24"/>
          <w:szCs w:val="24"/>
          <w:lang w:val="en-ID"/>
        </w:rPr>
        <w:t xml:space="preserve"> </w:t>
      </w:r>
      <w:proofErr w:type="spellStart"/>
      <w:r w:rsidRPr="009B2A8C">
        <w:rPr>
          <w:sz w:val="24"/>
          <w:szCs w:val="24"/>
          <w:lang w:val="en-ID"/>
        </w:rPr>
        <w:t>rentang</w:t>
      </w:r>
      <w:proofErr w:type="spellEnd"/>
      <w:r w:rsidRPr="009B2A8C">
        <w:rPr>
          <w:sz w:val="24"/>
          <w:szCs w:val="24"/>
          <w:lang w:val="en-ID"/>
        </w:rPr>
        <w:t xml:space="preserve"> </w:t>
      </w:r>
      <w:proofErr w:type="spellStart"/>
      <w:r w:rsidRPr="009B2A8C">
        <w:rPr>
          <w:sz w:val="24"/>
          <w:szCs w:val="24"/>
          <w:lang w:val="en-ID"/>
        </w:rPr>
        <w:t>usia</w:t>
      </w:r>
      <w:proofErr w:type="spellEnd"/>
      <w:r w:rsidRPr="009B2A8C">
        <w:rPr>
          <w:sz w:val="24"/>
          <w:szCs w:val="24"/>
          <w:lang w:val="en-ID"/>
        </w:rPr>
        <w:t xml:space="preserve"> 25–35 </w:t>
      </w:r>
      <w:proofErr w:type="spellStart"/>
      <w:r w:rsidRPr="009B2A8C">
        <w:rPr>
          <w:sz w:val="24"/>
          <w:szCs w:val="24"/>
          <w:lang w:val="en-ID"/>
        </w:rPr>
        <w:t>dikenal</w:t>
      </w:r>
      <w:proofErr w:type="spellEnd"/>
      <w:r w:rsidRPr="009B2A8C">
        <w:rPr>
          <w:sz w:val="24"/>
          <w:szCs w:val="24"/>
          <w:lang w:val="en-ID"/>
        </w:rPr>
        <w:t xml:space="preserve"> </w:t>
      </w:r>
      <w:proofErr w:type="spellStart"/>
      <w:r w:rsidRPr="009B2A8C">
        <w:rPr>
          <w:sz w:val="24"/>
          <w:szCs w:val="24"/>
          <w:lang w:val="en-ID"/>
        </w:rPr>
        <w:t>sebagai</w:t>
      </w:r>
      <w:proofErr w:type="spellEnd"/>
      <w:r w:rsidRPr="009B2A8C">
        <w:rPr>
          <w:sz w:val="24"/>
          <w:szCs w:val="24"/>
          <w:lang w:val="en-ID"/>
        </w:rPr>
        <w:t xml:space="preserve"> </w:t>
      </w:r>
      <w:proofErr w:type="spellStart"/>
      <w:r w:rsidRPr="009B2A8C">
        <w:rPr>
          <w:sz w:val="24"/>
          <w:szCs w:val="24"/>
          <w:lang w:val="en-ID"/>
        </w:rPr>
        <w:t>generasi</w:t>
      </w:r>
      <w:proofErr w:type="spellEnd"/>
      <w:r w:rsidRPr="009B2A8C">
        <w:rPr>
          <w:sz w:val="24"/>
          <w:szCs w:val="24"/>
          <w:lang w:val="en-ID"/>
        </w:rPr>
        <w:t xml:space="preserve"> yang </w:t>
      </w:r>
      <w:proofErr w:type="spellStart"/>
      <w:r w:rsidRPr="009B2A8C">
        <w:rPr>
          <w:sz w:val="24"/>
          <w:szCs w:val="24"/>
          <w:lang w:val="en-ID"/>
        </w:rPr>
        <w:t>tumbuh</w:t>
      </w:r>
      <w:proofErr w:type="spellEnd"/>
      <w:r w:rsidRPr="009B2A8C">
        <w:rPr>
          <w:sz w:val="24"/>
          <w:szCs w:val="24"/>
          <w:lang w:val="en-ID"/>
        </w:rPr>
        <w:t xml:space="preserve"> </w:t>
      </w:r>
      <w:proofErr w:type="spellStart"/>
      <w:r w:rsidRPr="009B2A8C">
        <w:rPr>
          <w:sz w:val="24"/>
          <w:szCs w:val="24"/>
          <w:lang w:val="en-ID"/>
        </w:rPr>
        <w:t>bersama</w:t>
      </w:r>
      <w:proofErr w:type="spellEnd"/>
      <w:r w:rsidRPr="009B2A8C">
        <w:rPr>
          <w:sz w:val="24"/>
          <w:szCs w:val="24"/>
          <w:lang w:val="en-ID"/>
        </w:rPr>
        <w:t xml:space="preserve"> </w:t>
      </w:r>
      <w:proofErr w:type="spellStart"/>
      <w:r w:rsidRPr="009B2A8C">
        <w:rPr>
          <w:sz w:val="24"/>
          <w:szCs w:val="24"/>
          <w:lang w:val="en-ID"/>
        </w:rPr>
        <w:t>teknologi</w:t>
      </w:r>
      <w:proofErr w:type="spellEnd"/>
      <w:r w:rsidRPr="009B2A8C">
        <w:rPr>
          <w:sz w:val="24"/>
          <w:szCs w:val="24"/>
          <w:lang w:val="en-ID"/>
        </w:rPr>
        <w:t xml:space="preserve"> digital dan </w:t>
      </w:r>
      <w:proofErr w:type="spellStart"/>
      <w:r w:rsidRPr="009B2A8C">
        <w:rPr>
          <w:sz w:val="24"/>
          <w:szCs w:val="24"/>
          <w:lang w:val="en-ID"/>
        </w:rPr>
        <w:t>umumnya</w:t>
      </w:r>
      <w:proofErr w:type="spellEnd"/>
      <w:r w:rsidRPr="009B2A8C">
        <w:rPr>
          <w:sz w:val="24"/>
          <w:szCs w:val="24"/>
          <w:lang w:val="en-ID"/>
        </w:rPr>
        <w:t xml:space="preserve"> </w:t>
      </w:r>
      <w:proofErr w:type="spellStart"/>
      <w:r w:rsidRPr="009B2A8C">
        <w:rPr>
          <w:sz w:val="24"/>
          <w:szCs w:val="24"/>
          <w:lang w:val="en-ID"/>
        </w:rPr>
        <w:t>lebih</w:t>
      </w:r>
      <w:proofErr w:type="spellEnd"/>
      <w:r w:rsidRPr="009B2A8C">
        <w:rPr>
          <w:sz w:val="24"/>
          <w:szCs w:val="24"/>
          <w:lang w:val="en-ID"/>
        </w:rPr>
        <w:t xml:space="preserve"> </w:t>
      </w:r>
      <w:proofErr w:type="spellStart"/>
      <w:r w:rsidRPr="009B2A8C">
        <w:rPr>
          <w:sz w:val="24"/>
          <w:szCs w:val="24"/>
          <w:lang w:val="en-ID"/>
        </w:rPr>
        <w:t>adaptif</w:t>
      </w:r>
      <w:proofErr w:type="spellEnd"/>
      <w:r w:rsidRPr="009B2A8C">
        <w:rPr>
          <w:sz w:val="24"/>
          <w:szCs w:val="24"/>
          <w:lang w:val="en-ID"/>
        </w:rPr>
        <w:t xml:space="preserve"> </w:t>
      </w:r>
      <w:proofErr w:type="spellStart"/>
      <w:r w:rsidRPr="009B2A8C">
        <w:rPr>
          <w:sz w:val="24"/>
          <w:szCs w:val="24"/>
          <w:lang w:val="en-ID"/>
        </w:rPr>
        <w:t>serta</w:t>
      </w:r>
      <w:proofErr w:type="spellEnd"/>
      <w:r w:rsidRPr="009B2A8C">
        <w:rPr>
          <w:sz w:val="24"/>
          <w:szCs w:val="24"/>
          <w:lang w:val="en-ID"/>
        </w:rPr>
        <w:t xml:space="preserve"> </w:t>
      </w:r>
      <w:proofErr w:type="spellStart"/>
      <w:r w:rsidRPr="009B2A8C">
        <w:rPr>
          <w:sz w:val="24"/>
          <w:szCs w:val="24"/>
          <w:lang w:val="en-ID"/>
        </w:rPr>
        <w:t>memiliki</w:t>
      </w:r>
      <w:proofErr w:type="spellEnd"/>
      <w:r w:rsidRPr="009B2A8C">
        <w:rPr>
          <w:sz w:val="24"/>
          <w:szCs w:val="24"/>
          <w:lang w:val="en-ID"/>
        </w:rPr>
        <w:t xml:space="preserve"> </w:t>
      </w:r>
      <w:proofErr w:type="spellStart"/>
      <w:r w:rsidRPr="009B2A8C">
        <w:rPr>
          <w:sz w:val="24"/>
          <w:szCs w:val="24"/>
          <w:lang w:val="en-ID"/>
        </w:rPr>
        <w:t>preferensi</w:t>
      </w:r>
      <w:proofErr w:type="spellEnd"/>
      <w:r w:rsidRPr="009B2A8C">
        <w:rPr>
          <w:sz w:val="24"/>
          <w:szCs w:val="24"/>
          <w:lang w:val="en-ID"/>
        </w:rPr>
        <w:t xml:space="preserve"> yang </w:t>
      </w:r>
      <w:proofErr w:type="spellStart"/>
      <w:r w:rsidRPr="009B2A8C">
        <w:rPr>
          <w:sz w:val="24"/>
          <w:szCs w:val="24"/>
          <w:lang w:val="en-ID"/>
        </w:rPr>
        <w:t>lebih</w:t>
      </w:r>
      <w:proofErr w:type="spellEnd"/>
      <w:r w:rsidRPr="009B2A8C">
        <w:rPr>
          <w:sz w:val="24"/>
          <w:szCs w:val="24"/>
          <w:lang w:val="en-ID"/>
        </w:rPr>
        <w:t xml:space="preserve"> </w:t>
      </w:r>
      <w:proofErr w:type="spellStart"/>
      <w:r w:rsidRPr="009B2A8C">
        <w:rPr>
          <w:sz w:val="24"/>
          <w:szCs w:val="24"/>
          <w:lang w:val="en-ID"/>
        </w:rPr>
        <w:t>tinggi</w:t>
      </w:r>
      <w:proofErr w:type="spellEnd"/>
      <w:r w:rsidRPr="009B2A8C">
        <w:rPr>
          <w:sz w:val="24"/>
          <w:szCs w:val="24"/>
          <w:lang w:val="en-ID"/>
        </w:rPr>
        <w:t xml:space="preserve"> </w:t>
      </w:r>
      <w:proofErr w:type="spellStart"/>
      <w:r w:rsidRPr="009B2A8C">
        <w:rPr>
          <w:sz w:val="24"/>
          <w:szCs w:val="24"/>
          <w:lang w:val="en-ID"/>
        </w:rPr>
        <w:t>terhadap</w:t>
      </w:r>
      <w:proofErr w:type="spellEnd"/>
      <w:r w:rsidRPr="009B2A8C">
        <w:rPr>
          <w:sz w:val="24"/>
          <w:szCs w:val="24"/>
          <w:lang w:val="en-ID"/>
        </w:rPr>
        <w:t xml:space="preserve"> </w:t>
      </w:r>
      <w:proofErr w:type="spellStart"/>
      <w:r w:rsidRPr="009B2A8C">
        <w:rPr>
          <w:sz w:val="24"/>
          <w:szCs w:val="24"/>
          <w:lang w:val="en-ID"/>
        </w:rPr>
        <w:t>fleksibilitas</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Persepsi</w:t>
      </w:r>
      <w:proofErr w:type="spellEnd"/>
      <w:r w:rsidRPr="009B2A8C">
        <w:rPr>
          <w:sz w:val="24"/>
          <w:szCs w:val="24"/>
          <w:lang w:val="en-ID"/>
        </w:rPr>
        <w:t xml:space="preserve"> </w:t>
      </w:r>
      <w:proofErr w:type="spellStart"/>
      <w:r w:rsidRPr="009B2A8C">
        <w:rPr>
          <w:sz w:val="24"/>
          <w:szCs w:val="24"/>
          <w:lang w:val="en-ID"/>
        </w:rPr>
        <w:t>positif</w:t>
      </w:r>
      <w:proofErr w:type="spellEnd"/>
      <w:r w:rsidRPr="009B2A8C">
        <w:rPr>
          <w:sz w:val="24"/>
          <w:szCs w:val="24"/>
          <w:lang w:val="en-ID"/>
        </w:rPr>
        <w:t xml:space="preserve"> </w:t>
      </w:r>
      <w:proofErr w:type="spellStart"/>
      <w:r w:rsidRPr="009B2A8C">
        <w:rPr>
          <w:sz w:val="24"/>
          <w:szCs w:val="24"/>
          <w:lang w:val="en-ID"/>
        </w:rPr>
        <w:t>mereka</w:t>
      </w:r>
      <w:proofErr w:type="spellEnd"/>
      <w:r w:rsidRPr="009B2A8C">
        <w:rPr>
          <w:sz w:val="24"/>
          <w:szCs w:val="24"/>
          <w:lang w:val="en-ID"/>
        </w:rPr>
        <w:t xml:space="preserve"> </w:t>
      </w:r>
      <w:proofErr w:type="spellStart"/>
      <w:r w:rsidRPr="009B2A8C">
        <w:rPr>
          <w:sz w:val="24"/>
          <w:szCs w:val="24"/>
          <w:lang w:val="en-ID"/>
        </w:rPr>
        <w:t>terhadap</w:t>
      </w:r>
      <w:proofErr w:type="spellEnd"/>
      <w:r w:rsidRPr="009B2A8C">
        <w:rPr>
          <w:sz w:val="24"/>
          <w:szCs w:val="24"/>
          <w:lang w:val="en-ID"/>
        </w:rPr>
        <w:t xml:space="preserve"> </w:t>
      </w:r>
      <w:proofErr w:type="spellStart"/>
      <w:r w:rsidRPr="009B2A8C">
        <w:rPr>
          <w:sz w:val="24"/>
          <w:szCs w:val="24"/>
          <w:lang w:val="en-ID"/>
        </w:rPr>
        <w:t>sistem</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fleksibel</w:t>
      </w:r>
      <w:proofErr w:type="spellEnd"/>
      <w:r w:rsidRPr="009B2A8C">
        <w:rPr>
          <w:sz w:val="24"/>
          <w:szCs w:val="24"/>
          <w:lang w:val="en-ID"/>
        </w:rPr>
        <w:t xml:space="preserve"> </w:t>
      </w:r>
      <w:proofErr w:type="spellStart"/>
      <w:r w:rsidRPr="009B2A8C">
        <w:rPr>
          <w:sz w:val="24"/>
          <w:szCs w:val="24"/>
          <w:lang w:val="en-ID"/>
        </w:rPr>
        <w:t>cenderung</w:t>
      </w:r>
      <w:proofErr w:type="spellEnd"/>
      <w:r w:rsidRPr="009B2A8C">
        <w:rPr>
          <w:sz w:val="24"/>
          <w:szCs w:val="24"/>
          <w:lang w:val="en-ID"/>
        </w:rPr>
        <w:t xml:space="preserve"> </w:t>
      </w:r>
      <w:proofErr w:type="spellStart"/>
      <w:r w:rsidRPr="009B2A8C">
        <w:rPr>
          <w:sz w:val="24"/>
          <w:szCs w:val="24"/>
          <w:lang w:val="en-ID"/>
        </w:rPr>
        <w:t>lebih</w:t>
      </w:r>
      <w:proofErr w:type="spellEnd"/>
      <w:r w:rsidRPr="009B2A8C">
        <w:rPr>
          <w:sz w:val="24"/>
          <w:szCs w:val="24"/>
          <w:lang w:val="en-ID"/>
        </w:rPr>
        <w:t xml:space="preserve"> </w:t>
      </w:r>
      <w:proofErr w:type="spellStart"/>
      <w:r w:rsidRPr="009B2A8C">
        <w:rPr>
          <w:sz w:val="24"/>
          <w:szCs w:val="24"/>
          <w:lang w:val="en-ID"/>
        </w:rPr>
        <w:t>kuat</w:t>
      </w:r>
      <w:proofErr w:type="spellEnd"/>
      <w:r w:rsidRPr="009B2A8C">
        <w:rPr>
          <w:sz w:val="24"/>
          <w:szCs w:val="24"/>
          <w:lang w:val="en-ID"/>
        </w:rPr>
        <w:t xml:space="preserve"> </w:t>
      </w:r>
      <w:proofErr w:type="spellStart"/>
      <w:r w:rsidRPr="009B2A8C">
        <w:rPr>
          <w:sz w:val="24"/>
          <w:szCs w:val="24"/>
          <w:lang w:val="en-ID"/>
        </w:rPr>
        <w:t>dibandingkan</w:t>
      </w:r>
      <w:proofErr w:type="spellEnd"/>
      <w:r w:rsidRPr="009B2A8C">
        <w:rPr>
          <w:sz w:val="24"/>
          <w:szCs w:val="24"/>
          <w:lang w:val="en-ID"/>
        </w:rPr>
        <w:t xml:space="preserve"> </w:t>
      </w:r>
      <w:proofErr w:type="spellStart"/>
      <w:r w:rsidRPr="009B2A8C">
        <w:rPr>
          <w:sz w:val="24"/>
          <w:szCs w:val="24"/>
          <w:lang w:val="en-ID"/>
        </w:rPr>
        <w:t>generasi</w:t>
      </w:r>
      <w:proofErr w:type="spellEnd"/>
      <w:r w:rsidRPr="009B2A8C">
        <w:rPr>
          <w:sz w:val="24"/>
          <w:szCs w:val="24"/>
          <w:lang w:val="en-ID"/>
        </w:rPr>
        <w:t xml:space="preserve"> yang </w:t>
      </w:r>
      <w:proofErr w:type="spellStart"/>
      <w:r w:rsidRPr="009B2A8C">
        <w:rPr>
          <w:sz w:val="24"/>
          <w:szCs w:val="24"/>
          <w:lang w:val="en-ID"/>
        </w:rPr>
        <w:t>lebih</w:t>
      </w:r>
      <w:proofErr w:type="spellEnd"/>
      <w:r w:rsidRPr="009B2A8C">
        <w:rPr>
          <w:sz w:val="24"/>
          <w:szCs w:val="24"/>
          <w:lang w:val="en-ID"/>
        </w:rPr>
        <w:t xml:space="preserve"> senior, yang </w:t>
      </w:r>
      <w:proofErr w:type="spellStart"/>
      <w:r w:rsidRPr="009B2A8C">
        <w:rPr>
          <w:sz w:val="24"/>
          <w:szCs w:val="24"/>
          <w:lang w:val="en-ID"/>
        </w:rPr>
        <w:t>terbiasa</w:t>
      </w:r>
      <w:proofErr w:type="spellEnd"/>
      <w:r w:rsidRPr="009B2A8C">
        <w:rPr>
          <w:sz w:val="24"/>
          <w:szCs w:val="24"/>
          <w:lang w:val="en-ID"/>
        </w:rPr>
        <w:t xml:space="preserve"> </w:t>
      </w:r>
      <w:proofErr w:type="spellStart"/>
      <w:r w:rsidRPr="009B2A8C">
        <w:rPr>
          <w:sz w:val="24"/>
          <w:szCs w:val="24"/>
          <w:lang w:val="en-ID"/>
        </w:rPr>
        <w:t>dengan</w:t>
      </w:r>
      <w:proofErr w:type="spellEnd"/>
      <w:r w:rsidRPr="009B2A8C">
        <w:rPr>
          <w:sz w:val="24"/>
          <w:szCs w:val="24"/>
          <w:lang w:val="en-ID"/>
        </w:rPr>
        <w:t xml:space="preserve"> </w:t>
      </w:r>
      <w:proofErr w:type="spellStart"/>
      <w:r w:rsidRPr="009B2A8C">
        <w:rPr>
          <w:sz w:val="24"/>
          <w:szCs w:val="24"/>
          <w:lang w:val="en-ID"/>
        </w:rPr>
        <w:t>pola</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konvensional</w:t>
      </w:r>
      <w:proofErr w:type="spellEnd"/>
      <w:r w:rsidRPr="009B2A8C">
        <w:rPr>
          <w:sz w:val="24"/>
          <w:szCs w:val="24"/>
          <w:lang w:val="en-ID"/>
        </w:rPr>
        <w:t xml:space="preserve"> </w:t>
      </w:r>
      <w:proofErr w:type="spellStart"/>
      <w:r w:rsidRPr="009B2A8C">
        <w:rPr>
          <w:sz w:val="24"/>
          <w:szCs w:val="24"/>
          <w:lang w:val="en-ID"/>
        </w:rPr>
        <w:t>berbasis</w:t>
      </w:r>
      <w:proofErr w:type="spellEnd"/>
      <w:r w:rsidRPr="009B2A8C">
        <w:rPr>
          <w:sz w:val="24"/>
          <w:szCs w:val="24"/>
          <w:lang w:val="en-ID"/>
        </w:rPr>
        <w:t xml:space="preserve"> </w:t>
      </w:r>
      <w:proofErr w:type="spellStart"/>
      <w:r w:rsidRPr="009B2A8C">
        <w:rPr>
          <w:sz w:val="24"/>
          <w:szCs w:val="24"/>
          <w:lang w:val="en-ID"/>
        </w:rPr>
        <w:t>kehadiran</w:t>
      </w:r>
      <w:proofErr w:type="spellEnd"/>
      <w:r w:rsidRPr="009B2A8C">
        <w:rPr>
          <w:sz w:val="24"/>
          <w:szCs w:val="24"/>
          <w:lang w:val="en-ID"/>
        </w:rPr>
        <w:t xml:space="preserve"> </w:t>
      </w:r>
      <w:proofErr w:type="spellStart"/>
      <w:r w:rsidRPr="009B2A8C">
        <w:rPr>
          <w:sz w:val="24"/>
          <w:szCs w:val="24"/>
          <w:lang w:val="en-ID"/>
        </w:rPr>
        <w:t>fisik</w:t>
      </w:r>
      <w:proofErr w:type="spellEnd"/>
      <w:r w:rsidRPr="009B2A8C">
        <w:rPr>
          <w:sz w:val="24"/>
          <w:szCs w:val="24"/>
          <w:lang w:val="en-ID"/>
        </w:rPr>
        <w:t xml:space="preserve">. </w:t>
      </w:r>
      <w:proofErr w:type="spellStart"/>
      <w:r w:rsidRPr="009B2A8C">
        <w:rPr>
          <w:sz w:val="24"/>
          <w:szCs w:val="24"/>
          <w:lang w:val="en-ID"/>
        </w:rPr>
        <w:t>Sementara</w:t>
      </w:r>
      <w:proofErr w:type="spellEnd"/>
      <w:r w:rsidRPr="009B2A8C">
        <w:rPr>
          <w:sz w:val="24"/>
          <w:szCs w:val="24"/>
          <w:lang w:val="en-ID"/>
        </w:rPr>
        <w:t xml:space="preserve"> </w:t>
      </w:r>
      <w:proofErr w:type="spellStart"/>
      <w:r w:rsidRPr="009B2A8C">
        <w:rPr>
          <w:sz w:val="24"/>
          <w:szCs w:val="24"/>
          <w:lang w:val="en-ID"/>
        </w:rPr>
        <w:t>itu</w:t>
      </w:r>
      <w:proofErr w:type="spellEnd"/>
      <w:r w:rsidRPr="009B2A8C">
        <w:rPr>
          <w:sz w:val="24"/>
          <w:szCs w:val="24"/>
          <w:lang w:val="en-ID"/>
        </w:rPr>
        <w:t xml:space="preserve">, </w:t>
      </w:r>
      <w:proofErr w:type="spellStart"/>
      <w:r w:rsidRPr="009B2A8C">
        <w:rPr>
          <w:sz w:val="24"/>
          <w:szCs w:val="24"/>
          <w:lang w:val="en-ID"/>
        </w:rPr>
        <w:t>kehadiran</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senior </w:t>
      </w:r>
      <w:proofErr w:type="spellStart"/>
      <w:r w:rsidRPr="009B2A8C">
        <w:rPr>
          <w:sz w:val="24"/>
          <w:szCs w:val="24"/>
          <w:lang w:val="en-ID"/>
        </w:rPr>
        <w:t>usia</w:t>
      </w:r>
      <w:proofErr w:type="spellEnd"/>
      <w:r w:rsidRPr="009B2A8C">
        <w:rPr>
          <w:sz w:val="24"/>
          <w:szCs w:val="24"/>
          <w:lang w:val="en-ID"/>
        </w:rPr>
        <w:t xml:space="preserve"> di </w:t>
      </w:r>
      <w:proofErr w:type="spellStart"/>
      <w:r w:rsidRPr="009B2A8C">
        <w:rPr>
          <w:sz w:val="24"/>
          <w:szCs w:val="24"/>
          <w:lang w:val="en-ID"/>
        </w:rPr>
        <w:t>atas</w:t>
      </w:r>
      <w:proofErr w:type="spellEnd"/>
      <w:r w:rsidRPr="009B2A8C">
        <w:rPr>
          <w:sz w:val="24"/>
          <w:szCs w:val="24"/>
          <w:lang w:val="en-ID"/>
        </w:rPr>
        <w:t xml:space="preserve"> 45 </w:t>
      </w:r>
      <w:proofErr w:type="spellStart"/>
      <w:r w:rsidRPr="009B2A8C">
        <w:rPr>
          <w:sz w:val="24"/>
          <w:szCs w:val="24"/>
          <w:lang w:val="en-ID"/>
        </w:rPr>
        <w:t>tahun</w:t>
      </w:r>
      <w:proofErr w:type="spellEnd"/>
      <w:r w:rsidRPr="009B2A8C">
        <w:rPr>
          <w:sz w:val="24"/>
          <w:szCs w:val="24"/>
          <w:lang w:val="en-ID"/>
        </w:rPr>
        <w:t xml:space="preserve"> </w:t>
      </w:r>
      <w:proofErr w:type="spellStart"/>
      <w:r w:rsidRPr="009B2A8C">
        <w:rPr>
          <w:sz w:val="24"/>
          <w:szCs w:val="24"/>
          <w:lang w:val="en-ID"/>
        </w:rPr>
        <w:t>sebesar</w:t>
      </w:r>
      <w:proofErr w:type="spellEnd"/>
      <w:r w:rsidRPr="009B2A8C">
        <w:rPr>
          <w:sz w:val="24"/>
          <w:szCs w:val="24"/>
          <w:lang w:val="en-ID"/>
        </w:rPr>
        <w:t xml:space="preserve"> 15% </w:t>
      </w:r>
      <w:proofErr w:type="spellStart"/>
      <w:r w:rsidRPr="009B2A8C">
        <w:rPr>
          <w:sz w:val="24"/>
          <w:szCs w:val="24"/>
          <w:lang w:val="en-ID"/>
        </w:rPr>
        <w:t>memberikan</w:t>
      </w:r>
      <w:proofErr w:type="spellEnd"/>
      <w:r w:rsidRPr="009B2A8C">
        <w:rPr>
          <w:sz w:val="24"/>
          <w:szCs w:val="24"/>
          <w:lang w:val="en-ID"/>
        </w:rPr>
        <w:t xml:space="preserve"> </w:t>
      </w:r>
      <w:proofErr w:type="spellStart"/>
      <w:r w:rsidRPr="009B2A8C">
        <w:rPr>
          <w:sz w:val="24"/>
          <w:szCs w:val="24"/>
          <w:lang w:val="en-ID"/>
        </w:rPr>
        <w:t>keseimbangan</w:t>
      </w:r>
      <w:proofErr w:type="spellEnd"/>
      <w:r w:rsidRPr="009B2A8C">
        <w:rPr>
          <w:sz w:val="24"/>
          <w:szCs w:val="24"/>
          <w:lang w:val="en-ID"/>
        </w:rPr>
        <w:t xml:space="preserve"> </w:t>
      </w:r>
      <w:proofErr w:type="spellStart"/>
      <w:r w:rsidRPr="009B2A8C">
        <w:rPr>
          <w:sz w:val="24"/>
          <w:szCs w:val="24"/>
          <w:lang w:val="en-ID"/>
        </w:rPr>
        <w:t>perspektif</w:t>
      </w:r>
      <w:proofErr w:type="spellEnd"/>
      <w:r w:rsidRPr="009B2A8C">
        <w:rPr>
          <w:sz w:val="24"/>
          <w:szCs w:val="24"/>
          <w:lang w:val="en-ID"/>
        </w:rPr>
        <w:t xml:space="preserve"> </w:t>
      </w:r>
      <w:proofErr w:type="spellStart"/>
      <w:r w:rsidRPr="009B2A8C">
        <w:rPr>
          <w:sz w:val="24"/>
          <w:szCs w:val="24"/>
          <w:lang w:val="en-ID"/>
        </w:rPr>
        <w:t>antara</w:t>
      </w:r>
      <w:proofErr w:type="spellEnd"/>
      <w:r w:rsidRPr="009B2A8C">
        <w:rPr>
          <w:sz w:val="24"/>
          <w:szCs w:val="24"/>
          <w:lang w:val="en-ID"/>
        </w:rPr>
        <w:t xml:space="preserve"> </w:t>
      </w:r>
      <w:proofErr w:type="spellStart"/>
      <w:r w:rsidRPr="009B2A8C">
        <w:rPr>
          <w:sz w:val="24"/>
          <w:szCs w:val="24"/>
          <w:lang w:val="en-ID"/>
        </w:rPr>
        <w:t>pola</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tradisional</w:t>
      </w:r>
      <w:proofErr w:type="spellEnd"/>
      <w:r w:rsidRPr="009B2A8C">
        <w:rPr>
          <w:sz w:val="24"/>
          <w:szCs w:val="24"/>
          <w:lang w:val="en-ID"/>
        </w:rPr>
        <w:t xml:space="preserve"> dan </w:t>
      </w:r>
      <w:proofErr w:type="spellStart"/>
      <w:r w:rsidRPr="009B2A8C">
        <w:rPr>
          <w:sz w:val="24"/>
          <w:szCs w:val="24"/>
          <w:lang w:val="en-ID"/>
        </w:rPr>
        <w:t>pola</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modern </w:t>
      </w:r>
      <w:proofErr w:type="spellStart"/>
      <w:r w:rsidRPr="009B2A8C">
        <w:rPr>
          <w:sz w:val="24"/>
          <w:szCs w:val="24"/>
          <w:lang w:val="en-ID"/>
        </w:rPr>
        <w:t>dalam</w:t>
      </w:r>
      <w:proofErr w:type="spellEnd"/>
      <w:r w:rsidRPr="009B2A8C">
        <w:rPr>
          <w:sz w:val="24"/>
          <w:szCs w:val="24"/>
          <w:lang w:val="en-ID"/>
        </w:rPr>
        <w:t xml:space="preserve"> data </w:t>
      </w:r>
      <w:proofErr w:type="spellStart"/>
      <w:r w:rsidRPr="009B2A8C">
        <w:rPr>
          <w:sz w:val="24"/>
          <w:szCs w:val="24"/>
          <w:lang w:val="en-ID"/>
        </w:rPr>
        <w:t>penelitian</w:t>
      </w:r>
      <w:proofErr w:type="spellEnd"/>
      <w:r w:rsidRPr="009B2A8C">
        <w:rPr>
          <w:sz w:val="24"/>
          <w:szCs w:val="24"/>
          <w:lang w:val="en-ID"/>
        </w:rPr>
        <w:t xml:space="preserve"> </w:t>
      </w:r>
      <w:proofErr w:type="spellStart"/>
      <w:r w:rsidRPr="009B2A8C">
        <w:rPr>
          <w:sz w:val="24"/>
          <w:szCs w:val="24"/>
          <w:lang w:val="en-ID"/>
        </w:rPr>
        <w:t>ini</w:t>
      </w:r>
      <w:proofErr w:type="spellEnd"/>
      <w:r w:rsidRPr="009B2A8C">
        <w:rPr>
          <w:sz w:val="24"/>
          <w:szCs w:val="24"/>
          <w:lang w:val="en-ID"/>
        </w:rPr>
        <w:t>.</w:t>
      </w:r>
    </w:p>
    <w:p w14:paraId="68A3DED9" w14:textId="01FA12ED" w:rsidR="00290254" w:rsidRPr="009B2A8C" w:rsidRDefault="00DC5C5C" w:rsidP="004427D5">
      <w:pPr>
        <w:pStyle w:val="ListParagraph"/>
        <w:ind w:left="1134" w:firstLine="306"/>
        <w:rPr>
          <w:sz w:val="24"/>
          <w:szCs w:val="24"/>
          <w:lang w:val="en-ID"/>
        </w:rPr>
      </w:pPr>
      <w:r w:rsidRPr="009B2A8C">
        <w:rPr>
          <w:noProof/>
          <w:sz w:val="24"/>
          <w:szCs w:val="24"/>
          <w:lang w:val="en-ID"/>
        </w:rPr>
        <w:drawing>
          <wp:inline distT="0" distB="0" distL="0" distR="0" wp14:anchorId="71B4B25C" wp14:editId="03933061">
            <wp:extent cx="4173442" cy="2291508"/>
            <wp:effectExtent l="0" t="0" r="5080" b="0"/>
            <wp:docPr id="431308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08689" name="Picture 4313086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04963" cy="2308815"/>
                    </a:xfrm>
                    <a:prstGeom prst="rect">
                      <a:avLst/>
                    </a:prstGeom>
                  </pic:spPr>
                </pic:pic>
              </a:graphicData>
            </a:graphic>
          </wp:inline>
        </w:drawing>
      </w:r>
    </w:p>
    <w:p w14:paraId="23411F66" w14:textId="443D6779" w:rsidR="00DC5C5C" w:rsidRDefault="00DC5C5C" w:rsidP="003942B3">
      <w:pPr>
        <w:pStyle w:val="ListParagraph"/>
        <w:spacing w:before="0" w:line="240" w:lineRule="auto"/>
        <w:ind w:left="1134" w:firstLine="306"/>
        <w:jc w:val="center"/>
        <w:rPr>
          <w:sz w:val="24"/>
          <w:szCs w:val="24"/>
          <w:lang w:val="en-ID"/>
        </w:rPr>
      </w:pPr>
      <w:r w:rsidRPr="009B2A8C">
        <w:rPr>
          <w:sz w:val="24"/>
          <w:szCs w:val="24"/>
          <w:lang w:val="en-ID"/>
        </w:rPr>
        <w:t xml:space="preserve">Gambar </w:t>
      </w:r>
      <w:r w:rsidR="00ED7234" w:rsidRPr="009B2A8C">
        <w:rPr>
          <w:sz w:val="24"/>
          <w:szCs w:val="24"/>
          <w:lang w:val="en-ID"/>
        </w:rPr>
        <w:t>4.</w:t>
      </w:r>
      <w:r w:rsidR="00ED7234">
        <w:rPr>
          <w:sz w:val="24"/>
          <w:szCs w:val="24"/>
          <w:lang w:val="en-ID"/>
        </w:rPr>
        <w:t>3</w:t>
      </w:r>
      <w:r w:rsidR="00ED7234" w:rsidRPr="009B2A8C">
        <w:rPr>
          <w:sz w:val="24"/>
          <w:szCs w:val="24"/>
          <w:lang w:val="en-ID"/>
        </w:rPr>
        <w:t xml:space="preserve"> </w:t>
      </w:r>
      <w:r w:rsidRPr="009B2A8C">
        <w:rPr>
          <w:sz w:val="24"/>
          <w:szCs w:val="24"/>
          <w:lang w:val="en-ID"/>
        </w:rPr>
        <w:t xml:space="preserve">Pendidikan </w:t>
      </w:r>
      <w:proofErr w:type="spellStart"/>
      <w:r w:rsidRPr="009B2A8C">
        <w:rPr>
          <w:sz w:val="24"/>
          <w:szCs w:val="24"/>
          <w:lang w:val="en-ID"/>
        </w:rPr>
        <w:t>Pegawai</w:t>
      </w:r>
      <w:proofErr w:type="spellEnd"/>
    </w:p>
    <w:p w14:paraId="350E0E3F" w14:textId="77454A78" w:rsidR="003942B3" w:rsidRPr="009B2A8C" w:rsidRDefault="003942B3" w:rsidP="003942B3">
      <w:pPr>
        <w:pStyle w:val="ListParagraph"/>
        <w:spacing w:before="0" w:line="240" w:lineRule="auto"/>
        <w:ind w:left="1134" w:firstLine="306"/>
        <w:jc w:val="left"/>
        <w:rPr>
          <w:sz w:val="24"/>
          <w:szCs w:val="24"/>
          <w:lang w:val="en-ID"/>
        </w:rPr>
      </w:pPr>
      <w:r w:rsidRPr="009B2A8C">
        <w:rPr>
          <w:sz w:val="24"/>
          <w:szCs w:val="24"/>
        </w:rPr>
        <w:t>Sumber : data diolah peneliti, 2026</w:t>
      </w:r>
    </w:p>
    <w:p w14:paraId="78C06F69" w14:textId="77777777" w:rsidR="00E85ACB" w:rsidRPr="009B2A8C" w:rsidRDefault="001C29A0" w:rsidP="00E85ACB">
      <w:pPr>
        <w:pStyle w:val="ListParagraph"/>
        <w:ind w:left="1134" w:firstLine="306"/>
        <w:rPr>
          <w:sz w:val="24"/>
          <w:szCs w:val="24"/>
          <w:lang w:val="en-ID"/>
        </w:rPr>
      </w:pPr>
      <w:proofErr w:type="spellStart"/>
      <w:r w:rsidRPr="009B2A8C">
        <w:rPr>
          <w:sz w:val="24"/>
          <w:szCs w:val="24"/>
          <w:lang w:val="en-ID"/>
        </w:rPr>
        <w:t>Berdasarkan</w:t>
      </w:r>
      <w:proofErr w:type="spellEnd"/>
      <w:r w:rsidRPr="009B2A8C">
        <w:rPr>
          <w:sz w:val="24"/>
          <w:szCs w:val="24"/>
          <w:lang w:val="en-ID"/>
        </w:rPr>
        <w:t xml:space="preserve"> Gambar 4.3 </w:t>
      </w:r>
      <w:proofErr w:type="spellStart"/>
      <w:r w:rsidRPr="009B2A8C">
        <w:rPr>
          <w:sz w:val="24"/>
          <w:szCs w:val="24"/>
          <w:lang w:val="en-ID"/>
        </w:rPr>
        <w:t>tingkat</w:t>
      </w:r>
      <w:proofErr w:type="spellEnd"/>
      <w:r w:rsidRPr="009B2A8C">
        <w:rPr>
          <w:sz w:val="24"/>
          <w:szCs w:val="24"/>
          <w:lang w:val="en-ID"/>
        </w:rPr>
        <w:t xml:space="preserve"> </w:t>
      </w:r>
      <w:proofErr w:type="spellStart"/>
      <w:r w:rsidRPr="009B2A8C">
        <w:rPr>
          <w:sz w:val="24"/>
          <w:szCs w:val="24"/>
          <w:lang w:val="en-ID"/>
        </w:rPr>
        <w:t>pendidikan</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KPPN KPH </w:t>
      </w:r>
      <w:proofErr w:type="spellStart"/>
      <w:r w:rsidRPr="009B2A8C">
        <w:rPr>
          <w:sz w:val="24"/>
          <w:szCs w:val="24"/>
          <w:lang w:val="en-ID"/>
        </w:rPr>
        <w:t>cukup</w:t>
      </w:r>
      <w:proofErr w:type="spellEnd"/>
      <w:r w:rsidRPr="009B2A8C">
        <w:rPr>
          <w:sz w:val="24"/>
          <w:szCs w:val="24"/>
          <w:lang w:val="en-ID"/>
        </w:rPr>
        <w:t xml:space="preserve"> </w:t>
      </w:r>
      <w:proofErr w:type="spellStart"/>
      <w:r w:rsidRPr="009B2A8C">
        <w:rPr>
          <w:sz w:val="24"/>
          <w:szCs w:val="24"/>
          <w:lang w:val="en-ID"/>
        </w:rPr>
        <w:t>beragam</w:t>
      </w:r>
      <w:proofErr w:type="spellEnd"/>
      <w:r w:rsidRPr="009B2A8C">
        <w:rPr>
          <w:sz w:val="24"/>
          <w:szCs w:val="24"/>
          <w:lang w:val="en-ID"/>
        </w:rPr>
        <w:t xml:space="preserve">. </w:t>
      </w:r>
      <w:proofErr w:type="spellStart"/>
      <w:r w:rsidR="00E85ACB" w:rsidRPr="009B2A8C">
        <w:rPr>
          <w:sz w:val="24"/>
          <w:szCs w:val="24"/>
          <w:lang w:val="en-ID"/>
        </w:rPr>
        <w:t>Kelompok</w:t>
      </w:r>
      <w:proofErr w:type="spellEnd"/>
      <w:r w:rsidR="00E85ACB" w:rsidRPr="009B2A8C">
        <w:rPr>
          <w:sz w:val="24"/>
          <w:szCs w:val="24"/>
          <w:lang w:val="en-ID"/>
        </w:rPr>
        <w:t xml:space="preserve"> </w:t>
      </w:r>
      <w:proofErr w:type="spellStart"/>
      <w:r w:rsidR="00E85ACB" w:rsidRPr="009B2A8C">
        <w:rPr>
          <w:sz w:val="24"/>
          <w:szCs w:val="24"/>
          <w:lang w:val="en-ID"/>
        </w:rPr>
        <w:t>terbesar</w:t>
      </w:r>
      <w:proofErr w:type="spellEnd"/>
      <w:r w:rsidR="00E85ACB" w:rsidRPr="009B2A8C">
        <w:rPr>
          <w:sz w:val="24"/>
          <w:szCs w:val="24"/>
          <w:lang w:val="en-ID"/>
        </w:rPr>
        <w:t xml:space="preserve"> </w:t>
      </w:r>
      <w:proofErr w:type="spellStart"/>
      <w:r w:rsidR="00E85ACB" w:rsidRPr="009B2A8C">
        <w:rPr>
          <w:sz w:val="24"/>
          <w:szCs w:val="24"/>
          <w:lang w:val="en-ID"/>
        </w:rPr>
        <w:t>adalah</w:t>
      </w:r>
      <w:proofErr w:type="spellEnd"/>
      <w:r w:rsidR="00E85ACB" w:rsidRPr="009B2A8C">
        <w:rPr>
          <w:sz w:val="24"/>
          <w:szCs w:val="24"/>
          <w:lang w:val="en-ID"/>
        </w:rPr>
        <w:t xml:space="preserve"> </w:t>
      </w:r>
      <w:proofErr w:type="spellStart"/>
      <w:r w:rsidR="00E85ACB" w:rsidRPr="009B2A8C">
        <w:rPr>
          <w:sz w:val="24"/>
          <w:szCs w:val="24"/>
          <w:lang w:val="en-ID"/>
        </w:rPr>
        <w:t>pegawai</w:t>
      </w:r>
      <w:proofErr w:type="spellEnd"/>
      <w:r w:rsidR="00E85ACB" w:rsidRPr="009B2A8C">
        <w:rPr>
          <w:sz w:val="24"/>
          <w:szCs w:val="24"/>
          <w:lang w:val="en-ID"/>
        </w:rPr>
        <w:t xml:space="preserve"> </w:t>
      </w:r>
      <w:proofErr w:type="spellStart"/>
      <w:r w:rsidR="00E85ACB" w:rsidRPr="009B2A8C">
        <w:rPr>
          <w:sz w:val="24"/>
          <w:szCs w:val="24"/>
          <w:lang w:val="en-ID"/>
        </w:rPr>
        <w:t>berlatar</w:t>
      </w:r>
      <w:proofErr w:type="spellEnd"/>
      <w:r w:rsidR="00E85ACB" w:rsidRPr="009B2A8C">
        <w:rPr>
          <w:sz w:val="24"/>
          <w:szCs w:val="24"/>
          <w:lang w:val="en-ID"/>
        </w:rPr>
        <w:t xml:space="preserve"> </w:t>
      </w:r>
      <w:proofErr w:type="spellStart"/>
      <w:r w:rsidR="00E85ACB" w:rsidRPr="009B2A8C">
        <w:rPr>
          <w:sz w:val="24"/>
          <w:szCs w:val="24"/>
          <w:lang w:val="en-ID"/>
        </w:rPr>
        <w:t>belakang</w:t>
      </w:r>
      <w:proofErr w:type="spellEnd"/>
      <w:r w:rsidR="00E85ACB" w:rsidRPr="009B2A8C">
        <w:rPr>
          <w:sz w:val="24"/>
          <w:szCs w:val="24"/>
          <w:lang w:val="en-ID"/>
        </w:rPr>
        <w:t xml:space="preserve"> </w:t>
      </w:r>
      <w:r w:rsidR="00E85ACB" w:rsidRPr="009B2A8C">
        <w:rPr>
          <w:sz w:val="24"/>
          <w:szCs w:val="24"/>
          <w:lang w:val="en-ID"/>
        </w:rPr>
        <w:lastRenderedPageBreak/>
        <w:t xml:space="preserve">Diploma IV/S1 </w:t>
      </w:r>
      <w:proofErr w:type="spellStart"/>
      <w:r w:rsidR="00E85ACB" w:rsidRPr="009B2A8C">
        <w:rPr>
          <w:sz w:val="24"/>
          <w:szCs w:val="24"/>
          <w:lang w:val="en-ID"/>
        </w:rPr>
        <w:t>sebanyak</w:t>
      </w:r>
      <w:proofErr w:type="spellEnd"/>
      <w:r w:rsidR="00E85ACB" w:rsidRPr="009B2A8C">
        <w:rPr>
          <w:sz w:val="24"/>
          <w:szCs w:val="24"/>
          <w:lang w:val="en-ID"/>
        </w:rPr>
        <w:t xml:space="preserve"> 10 orang (30%), </w:t>
      </w:r>
      <w:proofErr w:type="spellStart"/>
      <w:r w:rsidR="00E85ACB" w:rsidRPr="009B2A8C">
        <w:rPr>
          <w:sz w:val="24"/>
          <w:szCs w:val="24"/>
          <w:lang w:val="en-ID"/>
        </w:rPr>
        <w:t>diikuti</w:t>
      </w:r>
      <w:proofErr w:type="spellEnd"/>
      <w:r w:rsidR="00E85ACB" w:rsidRPr="009B2A8C">
        <w:rPr>
          <w:sz w:val="24"/>
          <w:szCs w:val="24"/>
          <w:lang w:val="en-ID"/>
        </w:rPr>
        <w:t xml:space="preserve"> Diploma III </w:t>
      </w:r>
      <w:proofErr w:type="spellStart"/>
      <w:r w:rsidR="00E85ACB" w:rsidRPr="009B2A8C">
        <w:rPr>
          <w:sz w:val="24"/>
          <w:szCs w:val="24"/>
          <w:lang w:val="en-ID"/>
        </w:rPr>
        <w:t>sebanyak</w:t>
      </w:r>
      <w:proofErr w:type="spellEnd"/>
      <w:r w:rsidR="00E85ACB" w:rsidRPr="009B2A8C">
        <w:rPr>
          <w:sz w:val="24"/>
          <w:szCs w:val="24"/>
          <w:lang w:val="en-ID"/>
        </w:rPr>
        <w:t xml:space="preserve"> 9 orang (27%). </w:t>
      </w:r>
      <w:proofErr w:type="spellStart"/>
      <w:r w:rsidR="00E85ACB" w:rsidRPr="009B2A8C">
        <w:rPr>
          <w:sz w:val="24"/>
          <w:szCs w:val="24"/>
          <w:lang w:val="en-ID"/>
        </w:rPr>
        <w:t>Pegawai</w:t>
      </w:r>
      <w:proofErr w:type="spellEnd"/>
      <w:r w:rsidR="00E85ACB" w:rsidRPr="009B2A8C">
        <w:rPr>
          <w:sz w:val="24"/>
          <w:szCs w:val="24"/>
          <w:lang w:val="en-ID"/>
        </w:rPr>
        <w:t xml:space="preserve"> yang </w:t>
      </w:r>
      <w:proofErr w:type="spellStart"/>
      <w:r w:rsidR="00E85ACB" w:rsidRPr="009B2A8C">
        <w:rPr>
          <w:sz w:val="24"/>
          <w:szCs w:val="24"/>
          <w:lang w:val="en-ID"/>
        </w:rPr>
        <w:t>berlatar</w:t>
      </w:r>
      <w:proofErr w:type="spellEnd"/>
      <w:r w:rsidR="00E85ACB" w:rsidRPr="009B2A8C">
        <w:rPr>
          <w:sz w:val="24"/>
          <w:szCs w:val="24"/>
          <w:lang w:val="en-ID"/>
        </w:rPr>
        <w:t xml:space="preserve"> </w:t>
      </w:r>
      <w:proofErr w:type="spellStart"/>
      <w:r w:rsidR="00E85ACB" w:rsidRPr="009B2A8C">
        <w:rPr>
          <w:sz w:val="24"/>
          <w:szCs w:val="24"/>
          <w:lang w:val="en-ID"/>
        </w:rPr>
        <w:t>belakang</w:t>
      </w:r>
      <w:proofErr w:type="spellEnd"/>
      <w:r w:rsidR="00E85ACB" w:rsidRPr="009B2A8C">
        <w:rPr>
          <w:sz w:val="24"/>
          <w:szCs w:val="24"/>
          <w:lang w:val="en-ID"/>
        </w:rPr>
        <w:t xml:space="preserve"> SMA/SMK dan S2 masing-masing </w:t>
      </w:r>
      <w:proofErr w:type="spellStart"/>
      <w:r w:rsidR="00E85ACB" w:rsidRPr="009B2A8C">
        <w:rPr>
          <w:sz w:val="24"/>
          <w:szCs w:val="24"/>
          <w:lang w:val="en-ID"/>
        </w:rPr>
        <w:t>berjumlah</w:t>
      </w:r>
      <w:proofErr w:type="spellEnd"/>
      <w:r w:rsidR="00E85ACB" w:rsidRPr="009B2A8C">
        <w:rPr>
          <w:sz w:val="24"/>
          <w:szCs w:val="24"/>
          <w:lang w:val="en-ID"/>
        </w:rPr>
        <w:t xml:space="preserve"> 5 orang (15%), </w:t>
      </w:r>
      <w:proofErr w:type="spellStart"/>
      <w:r w:rsidR="00E85ACB" w:rsidRPr="009B2A8C">
        <w:rPr>
          <w:sz w:val="24"/>
          <w:szCs w:val="24"/>
          <w:lang w:val="en-ID"/>
        </w:rPr>
        <w:t>sementara</w:t>
      </w:r>
      <w:proofErr w:type="spellEnd"/>
      <w:r w:rsidR="00E85ACB" w:rsidRPr="009B2A8C">
        <w:rPr>
          <w:sz w:val="24"/>
          <w:szCs w:val="24"/>
          <w:lang w:val="en-ID"/>
        </w:rPr>
        <w:t xml:space="preserve"> Diploma I </w:t>
      </w:r>
      <w:proofErr w:type="spellStart"/>
      <w:r w:rsidR="00E85ACB" w:rsidRPr="009B2A8C">
        <w:rPr>
          <w:sz w:val="24"/>
          <w:szCs w:val="24"/>
          <w:lang w:val="en-ID"/>
        </w:rPr>
        <w:t>berjumlah</w:t>
      </w:r>
      <w:proofErr w:type="spellEnd"/>
      <w:r w:rsidR="00E85ACB" w:rsidRPr="009B2A8C">
        <w:rPr>
          <w:sz w:val="24"/>
          <w:szCs w:val="24"/>
          <w:lang w:val="en-ID"/>
        </w:rPr>
        <w:t xml:space="preserve"> 4 orang (12%).</w:t>
      </w:r>
    </w:p>
    <w:p w14:paraId="7C9BADAE" w14:textId="41106F1E" w:rsidR="00DC5C5C" w:rsidRPr="009B2A8C" w:rsidRDefault="00E85ACB" w:rsidP="00E85ACB">
      <w:pPr>
        <w:pStyle w:val="ListParagraph"/>
        <w:spacing w:before="0"/>
        <w:ind w:left="1134" w:firstLine="306"/>
        <w:rPr>
          <w:sz w:val="24"/>
          <w:szCs w:val="24"/>
          <w:lang w:val="en-ID"/>
        </w:rPr>
      </w:pPr>
      <w:proofErr w:type="spellStart"/>
      <w:r w:rsidRPr="009B2A8C">
        <w:rPr>
          <w:sz w:val="24"/>
          <w:szCs w:val="24"/>
          <w:lang w:val="en-ID"/>
        </w:rPr>
        <w:t>Secara</w:t>
      </w:r>
      <w:proofErr w:type="spellEnd"/>
      <w:r w:rsidRPr="009B2A8C">
        <w:rPr>
          <w:sz w:val="24"/>
          <w:szCs w:val="24"/>
          <w:lang w:val="en-ID"/>
        </w:rPr>
        <w:t xml:space="preserve"> </w:t>
      </w:r>
      <w:proofErr w:type="spellStart"/>
      <w:r w:rsidRPr="009B2A8C">
        <w:rPr>
          <w:sz w:val="24"/>
          <w:szCs w:val="24"/>
          <w:lang w:val="en-ID"/>
        </w:rPr>
        <w:t>keseluruhan</w:t>
      </w:r>
      <w:proofErr w:type="spellEnd"/>
      <w:r w:rsidRPr="009B2A8C">
        <w:rPr>
          <w:sz w:val="24"/>
          <w:szCs w:val="24"/>
          <w:lang w:val="en-ID"/>
        </w:rPr>
        <w:t xml:space="preserve">, </w:t>
      </w:r>
      <w:proofErr w:type="spellStart"/>
      <w:r w:rsidRPr="009B2A8C">
        <w:rPr>
          <w:sz w:val="24"/>
          <w:szCs w:val="24"/>
          <w:lang w:val="en-ID"/>
        </w:rPr>
        <w:t>sebanyak</w:t>
      </w:r>
      <w:proofErr w:type="spellEnd"/>
      <w:r w:rsidRPr="009B2A8C">
        <w:rPr>
          <w:sz w:val="24"/>
          <w:szCs w:val="24"/>
          <w:lang w:val="en-ID"/>
        </w:rPr>
        <w:t xml:space="preserve"> 24 orang (73%) </w:t>
      </w:r>
      <w:proofErr w:type="spellStart"/>
      <w:r w:rsidRPr="009B2A8C">
        <w:rPr>
          <w:sz w:val="24"/>
          <w:szCs w:val="24"/>
          <w:lang w:val="en-ID"/>
        </w:rPr>
        <w:t>responden</w:t>
      </w:r>
      <w:proofErr w:type="spellEnd"/>
      <w:r w:rsidRPr="009B2A8C">
        <w:rPr>
          <w:sz w:val="24"/>
          <w:szCs w:val="24"/>
          <w:lang w:val="en-ID"/>
        </w:rPr>
        <w:t xml:space="preserve"> </w:t>
      </w:r>
      <w:proofErr w:type="spellStart"/>
      <w:r w:rsidRPr="009B2A8C">
        <w:rPr>
          <w:sz w:val="24"/>
          <w:szCs w:val="24"/>
          <w:lang w:val="en-ID"/>
        </w:rPr>
        <w:t>berlatar</w:t>
      </w:r>
      <w:proofErr w:type="spellEnd"/>
      <w:r w:rsidRPr="009B2A8C">
        <w:rPr>
          <w:sz w:val="24"/>
          <w:szCs w:val="24"/>
          <w:lang w:val="en-ID"/>
        </w:rPr>
        <w:t xml:space="preserve"> </w:t>
      </w:r>
      <w:proofErr w:type="spellStart"/>
      <w:r w:rsidRPr="009B2A8C">
        <w:rPr>
          <w:sz w:val="24"/>
          <w:szCs w:val="24"/>
          <w:lang w:val="en-ID"/>
        </w:rPr>
        <w:t>belakang</w:t>
      </w:r>
      <w:proofErr w:type="spellEnd"/>
      <w:r w:rsidRPr="009B2A8C">
        <w:rPr>
          <w:sz w:val="24"/>
          <w:szCs w:val="24"/>
          <w:lang w:val="en-ID"/>
        </w:rPr>
        <w:t xml:space="preserve"> </w:t>
      </w:r>
      <w:proofErr w:type="spellStart"/>
      <w:r w:rsidRPr="009B2A8C">
        <w:rPr>
          <w:sz w:val="24"/>
          <w:szCs w:val="24"/>
          <w:lang w:val="en-ID"/>
        </w:rPr>
        <w:t>pendidikan</w:t>
      </w:r>
      <w:proofErr w:type="spellEnd"/>
      <w:r w:rsidRPr="009B2A8C">
        <w:rPr>
          <w:sz w:val="24"/>
          <w:szCs w:val="24"/>
          <w:lang w:val="en-ID"/>
        </w:rPr>
        <w:t xml:space="preserve"> Diploma </w:t>
      </w:r>
      <w:proofErr w:type="spellStart"/>
      <w:r w:rsidRPr="009B2A8C">
        <w:rPr>
          <w:sz w:val="24"/>
          <w:szCs w:val="24"/>
          <w:lang w:val="en-ID"/>
        </w:rPr>
        <w:t>hingga</w:t>
      </w:r>
      <w:proofErr w:type="spellEnd"/>
      <w:r w:rsidRPr="009B2A8C">
        <w:rPr>
          <w:sz w:val="24"/>
          <w:szCs w:val="24"/>
          <w:lang w:val="en-ID"/>
        </w:rPr>
        <w:t xml:space="preserve"> </w:t>
      </w:r>
      <w:proofErr w:type="spellStart"/>
      <w:r w:rsidRPr="009B2A8C">
        <w:rPr>
          <w:sz w:val="24"/>
          <w:szCs w:val="24"/>
          <w:lang w:val="en-ID"/>
        </w:rPr>
        <w:t>sarjana</w:t>
      </w:r>
      <w:proofErr w:type="spellEnd"/>
      <w:r w:rsidRPr="009B2A8C">
        <w:rPr>
          <w:sz w:val="24"/>
          <w:szCs w:val="24"/>
          <w:lang w:val="en-ID"/>
        </w:rPr>
        <w:t xml:space="preserve"> (S1 dan S2). </w:t>
      </w:r>
      <w:proofErr w:type="spellStart"/>
      <w:r w:rsidRPr="009B2A8C">
        <w:rPr>
          <w:sz w:val="24"/>
          <w:szCs w:val="24"/>
          <w:lang w:val="en-ID"/>
        </w:rPr>
        <w:t>Komposisi</w:t>
      </w:r>
      <w:proofErr w:type="spellEnd"/>
      <w:r w:rsidRPr="009B2A8C">
        <w:rPr>
          <w:sz w:val="24"/>
          <w:szCs w:val="24"/>
          <w:lang w:val="en-ID"/>
        </w:rPr>
        <w:t xml:space="preserve"> </w:t>
      </w:r>
      <w:proofErr w:type="spellStart"/>
      <w:r w:rsidRPr="009B2A8C">
        <w:rPr>
          <w:sz w:val="24"/>
          <w:szCs w:val="24"/>
          <w:lang w:val="en-ID"/>
        </w:rPr>
        <w:t>pendidikan</w:t>
      </w:r>
      <w:proofErr w:type="spellEnd"/>
      <w:r w:rsidRPr="009B2A8C">
        <w:rPr>
          <w:sz w:val="24"/>
          <w:szCs w:val="24"/>
          <w:lang w:val="en-ID"/>
        </w:rPr>
        <w:t xml:space="preserve"> </w:t>
      </w:r>
      <w:proofErr w:type="spellStart"/>
      <w:r w:rsidRPr="009B2A8C">
        <w:rPr>
          <w:sz w:val="24"/>
          <w:szCs w:val="24"/>
          <w:lang w:val="en-ID"/>
        </w:rPr>
        <w:t>ini</w:t>
      </w:r>
      <w:proofErr w:type="spellEnd"/>
      <w:r w:rsidRPr="009B2A8C">
        <w:rPr>
          <w:sz w:val="24"/>
          <w:szCs w:val="24"/>
          <w:lang w:val="en-ID"/>
        </w:rPr>
        <w:t xml:space="preserve"> </w:t>
      </w:r>
      <w:proofErr w:type="spellStart"/>
      <w:r w:rsidRPr="009B2A8C">
        <w:rPr>
          <w:sz w:val="24"/>
          <w:szCs w:val="24"/>
          <w:lang w:val="en-ID"/>
        </w:rPr>
        <w:t>mencerminkan</w:t>
      </w:r>
      <w:proofErr w:type="spellEnd"/>
      <w:r w:rsidRPr="009B2A8C">
        <w:rPr>
          <w:sz w:val="24"/>
          <w:szCs w:val="24"/>
          <w:lang w:val="en-ID"/>
        </w:rPr>
        <w:t xml:space="preserve"> </w:t>
      </w:r>
      <w:proofErr w:type="spellStart"/>
      <w:r w:rsidRPr="009B2A8C">
        <w:rPr>
          <w:sz w:val="24"/>
          <w:szCs w:val="24"/>
          <w:lang w:val="en-ID"/>
        </w:rPr>
        <w:t>bahwa</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KPPN KPH </w:t>
      </w:r>
      <w:proofErr w:type="spellStart"/>
      <w:r w:rsidRPr="009B2A8C">
        <w:rPr>
          <w:sz w:val="24"/>
          <w:szCs w:val="24"/>
          <w:lang w:val="en-ID"/>
        </w:rPr>
        <w:t>memiliki</w:t>
      </w:r>
      <w:proofErr w:type="spellEnd"/>
      <w:r w:rsidRPr="009B2A8C">
        <w:rPr>
          <w:sz w:val="24"/>
          <w:szCs w:val="24"/>
          <w:lang w:val="en-ID"/>
        </w:rPr>
        <w:t xml:space="preserve"> </w:t>
      </w:r>
      <w:proofErr w:type="spellStart"/>
      <w:r w:rsidRPr="009B2A8C">
        <w:rPr>
          <w:sz w:val="24"/>
          <w:szCs w:val="24"/>
          <w:lang w:val="en-ID"/>
        </w:rPr>
        <w:t>kapasitas</w:t>
      </w:r>
      <w:proofErr w:type="spellEnd"/>
      <w:r w:rsidRPr="009B2A8C">
        <w:rPr>
          <w:sz w:val="24"/>
          <w:szCs w:val="24"/>
          <w:lang w:val="en-ID"/>
        </w:rPr>
        <w:t xml:space="preserve"> </w:t>
      </w:r>
      <w:proofErr w:type="spellStart"/>
      <w:r w:rsidRPr="009B2A8C">
        <w:rPr>
          <w:sz w:val="24"/>
          <w:szCs w:val="24"/>
          <w:lang w:val="en-ID"/>
        </w:rPr>
        <w:t>kognitif</w:t>
      </w:r>
      <w:proofErr w:type="spellEnd"/>
      <w:r w:rsidRPr="009B2A8C">
        <w:rPr>
          <w:sz w:val="24"/>
          <w:szCs w:val="24"/>
          <w:lang w:val="en-ID"/>
        </w:rPr>
        <w:t xml:space="preserve">, </w:t>
      </w:r>
      <w:proofErr w:type="spellStart"/>
      <w:r w:rsidRPr="009B2A8C">
        <w:rPr>
          <w:sz w:val="24"/>
          <w:szCs w:val="24"/>
          <w:lang w:val="en-ID"/>
        </w:rPr>
        <w:t>daya</w:t>
      </w:r>
      <w:proofErr w:type="spellEnd"/>
      <w:r w:rsidRPr="009B2A8C">
        <w:rPr>
          <w:sz w:val="24"/>
          <w:szCs w:val="24"/>
          <w:lang w:val="en-ID"/>
        </w:rPr>
        <w:t xml:space="preserve"> </w:t>
      </w:r>
      <w:proofErr w:type="spellStart"/>
      <w:r w:rsidRPr="009B2A8C">
        <w:rPr>
          <w:sz w:val="24"/>
          <w:szCs w:val="24"/>
          <w:lang w:val="en-ID"/>
        </w:rPr>
        <w:t>tangkap</w:t>
      </w:r>
      <w:proofErr w:type="spellEnd"/>
      <w:r w:rsidRPr="009B2A8C">
        <w:rPr>
          <w:sz w:val="24"/>
          <w:szCs w:val="24"/>
          <w:lang w:val="en-ID"/>
        </w:rPr>
        <w:t xml:space="preserve">, </w:t>
      </w:r>
      <w:proofErr w:type="spellStart"/>
      <w:r w:rsidRPr="009B2A8C">
        <w:rPr>
          <w:sz w:val="24"/>
          <w:szCs w:val="24"/>
          <w:lang w:val="en-ID"/>
        </w:rPr>
        <w:t>serta</w:t>
      </w:r>
      <w:proofErr w:type="spellEnd"/>
      <w:r w:rsidRPr="009B2A8C">
        <w:rPr>
          <w:sz w:val="24"/>
          <w:szCs w:val="24"/>
          <w:lang w:val="en-ID"/>
        </w:rPr>
        <w:t xml:space="preserve"> </w:t>
      </w:r>
      <w:proofErr w:type="spellStart"/>
      <w:r w:rsidRPr="009B2A8C">
        <w:rPr>
          <w:sz w:val="24"/>
          <w:szCs w:val="24"/>
          <w:lang w:val="en-ID"/>
        </w:rPr>
        <w:t>pemahaman</w:t>
      </w:r>
      <w:proofErr w:type="spellEnd"/>
      <w:r w:rsidRPr="009B2A8C">
        <w:rPr>
          <w:sz w:val="24"/>
          <w:szCs w:val="24"/>
          <w:lang w:val="en-ID"/>
        </w:rPr>
        <w:t xml:space="preserve"> </w:t>
      </w:r>
      <w:proofErr w:type="spellStart"/>
      <w:r w:rsidRPr="009B2A8C">
        <w:rPr>
          <w:sz w:val="24"/>
          <w:szCs w:val="24"/>
          <w:lang w:val="en-ID"/>
        </w:rPr>
        <w:t>teknis</w:t>
      </w:r>
      <w:proofErr w:type="spellEnd"/>
      <w:r w:rsidRPr="009B2A8C">
        <w:rPr>
          <w:sz w:val="24"/>
          <w:szCs w:val="24"/>
          <w:lang w:val="en-ID"/>
        </w:rPr>
        <w:t xml:space="preserve"> </w:t>
      </w:r>
      <w:proofErr w:type="spellStart"/>
      <w:r w:rsidRPr="009B2A8C">
        <w:rPr>
          <w:sz w:val="24"/>
          <w:szCs w:val="24"/>
          <w:lang w:val="en-ID"/>
        </w:rPr>
        <w:t>operasional</w:t>
      </w:r>
      <w:proofErr w:type="spellEnd"/>
      <w:r w:rsidRPr="009B2A8C">
        <w:rPr>
          <w:sz w:val="24"/>
          <w:szCs w:val="24"/>
          <w:lang w:val="en-ID"/>
        </w:rPr>
        <w:t xml:space="preserve"> yang sangat </w:t>
      </w:r>
      <w:proofErr w:type="spellStart"/>
      <w:r w:rsidRPr="009B2A8C">
        <w:rPr>
          <w:sz w:val="24"/>
          <w:szCs w:val="24"/>
          <w:lang w:val="en-ID"/>
        </w:rPr>
        <w:t>baik</w:t>
      </w:r>
      <w:proofErr w:type="spellEnd"/>
      <w:r w:rsidRPr="009B2A8C">
        <w:rPr>
          <w:sz w:val="24"/>
          <w:szCs w:val="24"/>
          <w:lang w:val="en-ID"/>
        </w:rPr>
        <w:t xml:space="preserve">. Hal </w:t>
      </w:r>
      <w:proofErr w:type="spellStart"/>
      <w:r w:rsidRPr="009B2A8C">
        <w:rPr>
          <w:sz w:val="24"/>
          <w:szCs w:val="24"/>
          <w:lang w:val="en-ID"/>
        </w:rPr>
        <w:t>ini</w:t>
      </w:r>
      <w:proofErr w:type="spellEnd"/>
      <w:r w:rsidRPr="009B2A8C">
        <w:rPr>
          <w:sz w:val="24"/>
          <w:szCs w:val="24"/>
          <w:lang w:val="en-ID"/>
        </w:rPr>
        <w:t xml:space="preserve"> sangat </w:t>
      </w:r>
      <w:proofErr w:type="spellStart"/>
      <w:r w:rsidRPr="009B2A8C">
        <w:rPr>
          <w:sz w:val="24"/>
          <w:szCs w:val="24"/>
          <w:lang w:val="en-ID"/>
        </w:rPr>
        <w:t>krusial</w:t>
      </w:r>
      <w:proofErr w:type="spellEnd"/>
      <w:r w:rsidRPr="009B2A8C">
        <w:rPr>
          <w:sz w:val="24"/>
          <w:szCs w:val="24"/>
          <w:lang w:val="en-ID"/>
        </w:rPr>
        <w:t xml:space="preserve"> </w:t>
      </w:r>
      <w:proofErr w:type="spellStart"/>
      <w:r w:rsidRPr="009B2A8C">
        <w:rPr>
          <w:sz w:val="24"/>
          <w:szCs w:val="24"/>
          <w:lang w:val="en-ID"/>
        </w:rPr>
        <w:t>mengingat</w:t>
      </w:r>
      <w:proofErr w:type="spellEnd"/>
      <w:r w:rsidRPr="009B2A8C">
        <w:rPr>
          <w:sz w:val="24"/>
          <w:szCs w:val="24"/>
          <w:lang w:val="en-ID"/>
        </w:rPr>
        <w:t xml:space="preserve"> </w:t>
      </w:r>
      <w:proofErr w:type="spellStart"/>
      <w:r w:rsidRPr="009B2A8C">
        <w:rPr>
          <w:sz w:val="24"/>
          <w:szCs w:val="24"/>
          <w:lang w:val="en-ID"/>
        </w:rPr>
        <w:t>tugas</w:t>
      </w:r>
      <w:proofErr w:type="spellEnd"/>
      <w:r w:rsidRPr="009B2A8C">
        <w:rPr>
          <w:sz w:val="24"/>
          <w:szCs w:val="24"/>
          <w:lang w:val="en-ID"/>
        </w:rPr>
        <w:t xml:space="preserve"> dan </w:t>
      </w:r>
      <w:proofErr w:type="spellStart"/>
      <w:r w:rsidRPr="009B2A8C">
        <w:rPr>
          <w:sz w:val="24"/>
          <w:szCs w:val="24"/>
          <w:lang w:val="en-ID"/>
        </w:rPr>
        <w:t>fungsinya</w:t>
      </w:r>
      <w:proofErr w:type="spellEnd"/>
      <w:r w:rsidRPr="009B2A8C">
        <w:rPr>
          <w:sz w:val="24"/>
          <w:szCs w:val="24"/>
          <w:lang w:val="en-ID"/>
        </w:rPr>
        <w:t xml:space="preserve"> </w:t>
      </w:r>
      <w:proofErr w:type="spellStart"/>
      <w:r w:rsidRPr="009B2A8C">
        <w:rPr>
          <w:sz w:val="24"/>
          <w:szCs w:val="24"/>
          <w:lang w:val="en-ID"/>
        </w:rPr>
        <w:t>menyalurkan</w:t>
      </w:r>
      <w:proofErr w:type="spellEnd"/>
      <w:r w:rsidRPr="009B2A8C">
        <w:rPr>
          <w:sz w:val="24"/>
          <w:szCs w:val="24"/>
          <w:lang w:val="en-ID"/>
        </w:rPr>
        <w:t xml:space="preserve"> dana </w:t>
      </w:r>
      <w:proofErr w:type="spellStart"/>
      <w:r w:rsidRPr="009B2A8C">
        <w:rPr>
          <w:sz w:val="24"/>
          <w:szCs w:val="24"/>
          <w:lang w:val="en-ID"/>
        </w:rPr>
        <w:t>Pinjaman</w:t>
      </w:r>
      <w:proofErr w:type="spellEnd"/>
      <w:r w:rsidRPr="009B2A8C">
        <w:rPr>
          <w:sz w:val="24"/>
          <w:szCs w:val="24"/>
          <w:lang w:val="en-ID"/>
        </w:rPr>
        <w:t xml:space="preserve"> dan Hibah Luar Negeri/</w:t>
      </w:r>
      <w:proofErr w:type="spellStart"/>
      <w:r w:rsidRPr="009B2A8C">
        <w:rPr>
          <w:sz w:val="24"/>
          <w:szCs w:val="24"/>
          <w:lang w:val="en-ID"/>
        </w:rPr>
        <w:t>Dalam</w:t>
      </w:r>
      <w:proofErr w:type="spellEnd"/>
      <w:r w:rsidRPr="009B2A8C">
        <w:rPr>
          <w:sz w:val="24"/>
          <w:szCs w:val="24"/>
          <w:lang w:val="en-ID"/>
        </w:rPr>
        <w:t xml:space="preserve"> Negeri (PHLN/PHDN) </w:t>
      </w:r>
      <w:proofErr w:type="spellStart"/>
      <w:r w:rsidRPr="009B2A8C">
        <w:rPr>
          <w:sz w:val="24"/>
          <w:szCs w:val="24"/>
          <w:lang w:val="en-ID"/>
        </w:rPr>
        <w:t>membutuhkan</w:t>
      </w:r>
      <w:proofErr w:type="spellEnd"/>
      <w:r w:rsidRPr="009B2A8C">
        <w:rPr>
          <w:sz w:val="24"/>
          <w:szCs w:val="24"/>
          <w:lang w:val="en-ID"/>
        </w:rPr>
        <w:t xml:space="preserve"> </w:t>
      </w:r>
      <w:proofErr w:type="spellStart"/>
      <w:r w:rsidRPr="009B2A8C">
        <w:rPr>
          <w:sz w:val="24"/>
          <w:szCs w:val="24"/>
          <w:lang w:val="en-ID"/>
        </w:rPr>
        <w:t>ketelitian</w:t>
      </w:r>
      <w:proofErr w:type="spellEnd"/>
      <w:r w:rsidRPr="009B2A8C">
        <w:rPr>
          <w:sz w:val="24"/>
          <w:szCs w:val="24"/>
          <w:lang w:val="en-ID"/>
        </w:rPr>
        <w:t xml:space="preserve"> </w:t>
      </w:r>
      <w:proofErr w:type="spellStart"/>
      <w:r w:rsidRPr="009B2A8C">
        <w:rPr>
          <w:sz w:val="24"/>
          <w:szCs w:val="24"/>
          <w:lang w:val="en-ID"/>
        </w:rPr>
        <w:t>hukum</w:t>
      </w:r>
      <w:proofErr w:type="spellEnd"/>
      <w:r w:rsidRPr="009B2A8C">
        <w:rPr>
          <w:sz w:val="24"/>
          <w:szCs w:val="24"/>
          <w:lang w:val="en-ID"/>
        </w:rPr>
        <w:t xml:space="preserve">, </w:t>
      </w:r>
      <w:proofErr w:type="spellStart"/>
      <w:r w:rsidRPr="009B2A8C">
        <w:rPr>
          <w:sz w:val="24"/>
          <w:szCs w:val="24"/>
          <w:lang w:val="en-ID"/>
        </w:rPr>
        <w:t>analisis</w:t>
      </w:r>
      <w:proofErr w:type="spellEnd"/>
      <w:r w:rsidRPr="009B2A8C">
        <w:rPr>
          <w:sz w:val="24"/>
          <w:szCs w:val="24"/>
          <w:lang w:val="en-ID"/>
        </w:rPr>
        <w:t xml:space="preserve"> </w:t>
      </w:r>
      <w:proofErr w:type="spellStart"/>
      <w:r w:rsidRPr="009B2A8C">
        <w:rPr>
          <w:sz w:val="24"/>
          <w:szCs w:val="24"/>
          <w:lang w:val="en-ID"/>
        </w:rPr>
        <w:t>kepatuhan</w:t>
      </w:r>
      <w:proofErr w:type="spellEnd"/>
      <w:r w:rsidRPr="009B2A8C">
        <w:rPr>
          <w:sz w:val="24"/>
          <w:szCs w:val="24"/>
          <w:lang w:val="en-ID"/>
        </w:rPr>
        <w:t xml:space="preserve"> </w:t>
      </w:r>
      <w:proofErr w:type="spellStart"/>
      <w:r w:rsidRPr="009B2A8C">
        <w:rPr>
          <w:sz w:val="24"/>
          <w:szCs w:val="24"/>
          <w:lang w:val="en-ID"/>
        </w:rPr>
        <w:t>anggaran</w:t>
      </w:r>
      <w:proofErr w:type="spellEnd"/>
      <w:r w:rsidRPr="009B2A8C">
        <w:rPr>
          <w:sz w:val="24"/>
          <w:szCs w:val="24"/>
          <w:lang w:val="en-ID"/>
        </w:rPr>
        <w:t xml:space="preserve">, </w:t>
      </w:r>
      <w:proofErr w:type="spellStart"/>
      <w:r w:rsidRPr="009B2A8C">
        <w:rPr>
          <w:sz w:val="24"/>
          <w:szCs w:val="24"/>
          <w:lang w:val="en-ID"/>
        </w:rPr>
        <w:t>serta</w:t>
      </w:r>
      <w:proofErr w:type="spellEnd"/>
      <w:r w:rsidRPr="009B2A8C">
        <w:rPr>
          <w:sz w:val="24"/>
          <w:szCs w:val="24"/>
          <w:lang w:val="en-ID"/>
        </w:rPr>
        <w:t xml:space="preserve"> </w:t>
      </w:r>
      <w:proofErr w:type="spellStart"/>
      <w:r w:rsidRPr="009B2A8C">
        <w:rPr>
          <w:sz w:val="24"/>
          <w:szCs w:val="24"/>
          <w:lang w:val="en-ID"/>
        </w:rPr>
        <w:t>pemrosesan</w:t>
      </w:r>
      <w:proofErr w:type="spellEnd"/>
      <w:r w:rsidRPr="009B2A8C">
        <w:rPr>
          <w:sz w:val="24"/>
          <w:szCs w:val="24"/>
          <w:lang w:val="en-ID"/>
        </w:rPr>
        <w:t xml:space="preserve"> </w:t>
      </w:r>
      <w:proofErr w:type="spellStart"/>
      <w:r w:rsidRPr="009B2A8C">
        <w:rPr>
          <w:sz w:val="24"/>
          <w:szCs w:val="24"/>
          <w:lang w:val="en-ID"/>
        </w:rPr>
        <w:t>dokumen</w:t>
      </w:r>
      <w:proofErr w:type="spellEnd"/>
      <w:r w:rsidRPr="009B2A8C">
        <w:rPr>
          <w:sz w:val="24"/>
          <w:szCs w:val="24"/>
          <w:lang w:val="en-ID"/>
        </w:rPr>
        <w:t xml:space="preserve"> </w:t>
      </w:r>
      <w:proofErr w:type="spellStart"/>
      <w:r w:rsidRPr="009B2A8C">
        <w:rPr>
          <w:sz w:val="24"/>
          <w:szCs w:val="24"/>
          <w:lang w:val="en-ID"/>
        </w:rPr>
        <w:t>sesuai</w:t>
      </w:r>
      <w:proofErr w:type="spellEnd"/>
      <w:r w:rsidRPr="009B2A8C">
        <w:rPr>
          <w:sz w:val="24"/>
          <w:szCs w:val="24"/>
          <w:lang w:val="en-ID"/>
        </w:rPr>
        <w:t xml:space="preserve"> (SLA) yang </w:t>
      </w:r>
      <w:proofErr w:type="spellStart"/>
      <w:r w:rsidRPr="009B2A8C">
        <w:rPr>
          <w:sz w:val="24"/>
          <w:szCs w:val="24"/>
          <w:lang w:val="en-ID"/>
        </w:rPr>
        <w:t>ketat</w:t>
      </w:r>
      <w:proofErr w:type="spellEnd"/>
      <w:r w:rsidRPr="009B2A8C">
        <w:rPr>
          <w:sz w:val="24"/>
          <w:szCs w:val="24"/>
          <w:lang w:val="en-ID"/>
        </w:rPr>
        <w:t>.</w:t>
      </w:r>
    </w:p>
    <w:p w14:paraId="012D6B32" w14:textId="375598B0" w:rsidR="00E85ACB" w:rsidRPr="009B2A8C" w:rsidRDefault="00E85ACB" w:rsidP="00E85ACB">
      <w:pPr>
        <w:pStyle w:val="ListParagraph"/>
        <w:spacing w:before="0"/>
        <w:ind w:left="1134" w:firstLine="306"/>
        <w:rPr>
          <w:sz w:val="24"/>
          <w:szCs w:val="24"/>
          <w:lang w:val="en-ID"/>
        </w:rPr>
      </w:pPr>
      <w:r w:rsidRPr="009B2A8C">
        <w:rPr>
          <w:noProof/>
          <w:sz w:val="24"/>
          <w:szCs w:val="24"/>
          <w:lang w:val="en-ID"/>
        </w:rPr>
        <w:drawing>
          <wp:inline distT="0" distB="0" distL="0" distR="0" wp14:anchorId="69CF670F" wp14:editId="4AC50665">
            <wp:extent cx="4178947" cy="2478795"/>
            <wp:effectExtent l="0" t="0" r="0" b="0"/>
            <wp:docPr id="1018735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35737" name="Picture 10187357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0880" cy="2503668"/>
                    </a:xfrm>
                    <a:prstGeom prst="rect">
                      <a:avLst/>
                    </a:prstGeom>
                  </pic:spPr>
                </pic:pic>
              </a:graphicData>
            </a:graphic>
          </wp:inline>
        </w:drawing>
      </w:r>
    </w:p>
    <w:p w14:paraId="5F6C7CE2" w14:textId="487552EE" w:rsidR="00E85ACB" w:rsidRDefault="00E85ACB" w:rsidP="00ED7234">
      <w:pPr>
        <w:pStyle w:val="ListParagraph"/>
        <w:spacing w:before="0" w:line="240" w:lineRule="auto"/>
        <w:ind w:left="1134" w:firstLine="306"/>
        <w:jc w:val="center"/>
        <w:rPr>
          <w:sz w:val="24"/>
          <w:szCs w:val="24"/>
          <w:lang w:val="en-ID"/>
        </w:rPr>
      </w:pPr>
      <w:r w:rsidRPr="009B2A8C">
        <w:rPr>
          <w:sz w:val="24"/>
          <w:szCs w:val="24"/>
          <w:lang w:val="en-ID"/>
        </w:rPr>
        <w:t xml:space="preserve">Gambar </w:t>
      </w:r>
      <w:r w:rsidR="00ED7234" w:rsidRPr="009B2A8C">
        <w:rPr>
          <w:sz w:val="24"/>
          <w:szCs w:val="24"/>
          <w:lang w:val="en-ID"/>
        </w:rPr>
        <w:t>4</w:t>
      </w:r>
      <w:r w:rsidR="00C028AB">
        <w:rPr>
          <w:sz w:val="24"/>
          <w:szCs w:val="24"/>
          <w:lang w:val="en-ID"/>
        </w:rPr>
        <w:t>.</w:t>
      </w:r>
      <w:r w:rsidR="00ED7234">
        <w:rPr>
          <w:sz w:val="24"/>
          <w:szCs w:val="24"/>
          <w:lang w:val="en-ID"/>
        </w:rPr>
        <w:t>4</w:t>
      </w:r>
      <w:r w:rsidR="00ED7234" w:rsidRPr="009B2A8C">
        <w:rPr>
          <w:sz w:val="24"/>
          <w:szCs w:val="24"/>
          <w:lang w:val="en-ID"/>
        </w:rPr>
        <w:t xml:space="preserve"> </w:t>
      </w:r>
      <w:r w:rsidRPr="009B2A8C">
        <w:rPr>
          <w:sz w:val="24"/>
          <w:szCs w:val="24"/>
          <w:lang w:val="en-ID"/>
        </w:rPr>
        <w:t xml:space="preserve">Masa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Pegawai</w:t>
      </w:r>
      <w:proofErr w:type="spellEnd"/>
    </w:p>
    <w:p w14:paraId="5104AE24" w14:textId="37FC5A6B" w:rsidR="00ED7234" w:rsidRPr="00ED7234" w:rsidRDefault="00ED7234" w:rsidP="00ED7234">
      <w:pPr>
        <w:pStyle w:val="ListParagraph"/>
        <w:spacing w:before="0" w:line="240" w:lineRule="auto"/>
        <w:ind w:left="1134" w:firstLine="306"/>
        <w:jc w:val="left"/>
        <w:rPr>
          <w:sz w:val="24"/>
          <w:szCs w:val="24"/>
          <w:lang w:val="en-ID"/>
        </w:rPr>
      </w:pPr>
      <w:r w:rsidRPr="009B2A8C">
        <w:rPr>
          <w:sz w:val="24"/>
          <w:szCs w:val="24"/>
        </w:rPr>
        <w:t>Sumber : data diolah peneliti, 2026</w:t>
      </w:r>
    </w:p>
    <w:p w14:paraId="00C95C70" w14:textId="77777777" w:rsidR="004B00CA" w:rsidRPr="009B2A8C" w:rsidRDefault="004B00CA" w:rsidP="004B00CA">
      <w:pPr>
        <w:pStyle w:val="ListParagraph"/>
        <w:ind w:left="1134" w:firstLine="306"/>
        <w:rPr>
          <w:sz w:val="24"/>
          <w:szCs w:val="24"/>
          <w:lang w:val="en-ID"/>
        </w:rPr>
      </w:pPr>
      <w:proofErr w:type="spellStart"/>
      <w:r w:rsidRPr="009B2A8C">
        <w:rPr>
          <w:sz w:val="24"/>
          <w:szCs w:val="24"/>
          <w:lang w:val="en-ID"/>
        </w:rPr>
        <w:t>Berdasarkan</w:t>
      </w:r>
      <w:proofErr w:type="spellEnd"/>
      <w:r w:rsidRPr="009B2A8C">
        <w:rPr>
          <w:sz w:val="24"/>
          <w:szCs w:val="24"/>
          <w:lang w:val="en-ID"/>
        </w:rPr>
        <w:t xml:space="preserve"> Gambar 4.4, </w:t>
      </w:r>
      <w:proofErr w:type="spellStart"/>
      <w:r w:rsidRPr="009B2A8C">
        <w:rPr>
          <w:sz w:val="24"/>
          <w:szCs w:val="24"/>
          <w:lang w:val="en-ID"/>
        </w:rPr>
        <w:t>karakteristik</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responden</w:t>
      </w:r>
      <w:proofErr w:type="spellEnd"/>
      <w:r w:rsidRPr="009B2A8C">
        <w:rPr>
          <w:sz w:val="24"/>
          <w:szCs w:val="24"/>
          <w:lang w:val="en-ID"/>
        </w:rPr>
        <w:t xml:space="preserve"> </w:t>
      </w:r>
      <w:proofErr w:type="spellStart"/>
      <w:r w:rsidRPr="009B2A8C">
        <w:rPr>
          <w:sz w:val="24"/>
          <w:szCs w:val="24"/>
          <w:lang w:val="en-ID"/>
        </w:rPr>
        <w:t>menunjukkan</w:t>
      </w:r>
      <w:proofErr w:type="spellEnd"/>
      <w:r w:rsidRPr="009B2A8C">
        <w:rPr>
          <w:sz w:val="24"/>
          <w:szCs w:val="24"/>
          <w:lang w:val="en-ID"/>
        </w:rPr>
        <w:t xml:space="preserve"> </w:t>
      </w:r>
      <w:proofErr w:type="spellStart"/>
      <w:r w:rsidRPr="009B2A8C">
        <w:rPr>
          <w:sz w:val="24"/>
          <w:szCs w:val="24"/>
          <w:lang w:val="en-ID"/>
        </w:rPr>
        <w:t>bahwa</w:t>
      </w:r>
      <w:proofErr w:type="spellEnd"/>
      <w:r w:rsidRPr="009B2A8C">
        <w:rPr>
          <w:sz w:val="24"/>
          <w:szCs w:val="24"/>
          <w:lang w:val="en-ID"/>
        </w:rPr>
        <w:t xml:space="preserve"> </w:t>
      </w:r>
      <w:proofErr w:type="spellStart"/>
      <w:r w:rsidRPr="009B2A8C">
        <w:rPr>
          <w:sz w:val="24"/>
          <w:szCs w:val="24"/>
          <w:lang w:val="en-ID"/>
        </w:rPr>
        <w:t>sebagian</w:t>
      </w:r>
      <w:proofErr w:type="spellEnd"/>
      <w:r w:rsidRPr="009B2A8C">
        <w:rPr>
          <w:sz w:val="24"/>
          <w:szCs w:val="24"/>
          <w:lang w:val="en-ID"/>
        </w:rPr>
        <w:t xml:space="preserve"> </w:t>
      </w:r>
      <w:proofErr w:type="spellStart"/>
      <w:r w:rsidRPr="009B2A8C">
        <w:rPr>
          <w:sz w:val="24"/>
          <w:szCs w:val="24"/>
          <w:lang w:val="en-ID"/>
        </w:rPr>
        <w:t>besar</w:t>
      </w:r>
      <w:proofErr w:type="spellEnd"/>
      <w:r w:rsidRPr="009B2A8C">
        <w:rPr>
          <w:sz w:val="24"/>
          <w:szCs w:val="24"/>
          <w:lang w:val="en-ID"/>
        </w:rPr>
        <w:t xml:space="preserve"> </w:t>
      </w:r>
      <w:proofErr w:type="spellStart"/>
      <w:r w:rsidRPr="009B2A8C">
        <w:rPr>
          <w:sz w:val="24"/>
          <w:szCs w:val="24"/>
          <w:lang w:val="en-ID"/>
        </w:rPr>
        <w:t>responden</w:t>
      </w:r>
      <w:proofErr w:type="spellEnd"/>
      <w:r w:rsidRPr="009B2A8C">
        <w:rPr>
          <w:sz w:val="24"/>
          <w:szCs w:val="24"/>
          <w:lang w:val="en-ID"/>
        </w:rPr>
        <w:t xml:space="preserve"> </w:t>
      </w:r>
      <w:proofErr w:type="spellStart"/>
      <w:r w:rsidRPr="009B2A8C">
        <w:rPr>
          <w:sz w:val="24"/>
          <w:szCs w:val="24"/>
          <w:lang w:val="en-ID"/>
        </w:rPr>
        <w:t>memiliki</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pada </w:t>
      </w:r>
      <w:proofErr w:type="spellStart"/>
      <w:r w:rsidRPr="009B2A8C">
        <w:rPr>
          <w:sz w:val="24"/>
          <w:szCs w:val="24"/>
          <w:lang w:val="en-ID"/>
        </w:rPr>
        <w:t>rentang</w:t>
      </w:r>
      <w:proofErr w:type="spellEnd"/>
      <w:r w:rsidRPr="009B2A8C">
        <w:rPr>
          <w:sz w:val="24"/>
          <w:szCs w:val="24"/>
          <w:lang w:val="en-ID"/>
        </w:rPr>
        <w:t xml:space="preserve"> 1–3 </w:t>
      </w:r>
      <w:proofErr w:type="spellStart"/>
      <w:r w:rsidRPr="009B2A8C">
        <w:rPr>
          <w:sz w:val="24"/>
          <w:szCs w:val="24"/>
          <w:lang w:val="en-ID"/>
        </w:rPr>
        <w:t>tahun</w:t>
      </w:r>
      <w:proofErr w:type="spellEnd"/>
      <w:r w:rsidRPr="009B2A8C">
        <w:rPr>
          <w:sz w:val="24"/>
          <w:szCs w:val="24"/>
          <w:lang w:val="en-ID"/>
        </w:rPr>
        <w:t xml:space="preserve"> </w:t>
      </w:r>
      <w:proofErr w:type="spellStart"/>
      <w:r w:rsidRPr="009B2A8C">
        <w:rPr>
          <w:sz w:val="24"/>
          <w:szCs w:val="24"/>
          <w:lang w:val="en-ID"/>
        </w:rPr>
        <w:t>sebanyak</w:t>
      </w:r>
      <w:proofErr w:type="spellEnd"/>
      <w:r w:rsidRPr="009B2A8C">
        <w:rPr>
          <w:sz w:val="24"/>
          <w:szCs w:val="24"/>
          <w:lang w:val="en-ID"/>
        </w:rPr>
        <w:t xml:space="preserve"> 15 orang (45%), </w:t>
      </w:r>
      <w:proofErr w:type="spellStart"/>
      <w:r w:rsidRPr="009B2A8C">
        <w:rPr>
          <w:sz w:val="24"/>
          <w:szCs w:val="24"/>
          <w:lang w:val="en-ID"/>
        </w:rPr>
        <w:t>diikuti</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4–6 </w:t>
      </w:r>
      <w:proofErr w:type="spellStart"/>
      <w:r w:rsidRPr="009B2A8C">
        <w:rPr>
          <w:sz w:val="24"/>
          <w:szCs w:val="24"/>
          <w:lang w:val="en-ID"/>
        </w:rPr>
        <w:t>tahun</w:t>
      </w:r>
      <w:proofErr w:type="spellEnd"/>
      <w:r w:rsidRPr="009B2A8C">
        <w:rPr>
          <w:sz w:val="24"/>
          <w:szCs w:val="24"/>
          <w:lang w:val="en-ID"/>
        </w:rPr>
        <w:t xml:space="preserve"> </w:t>
      </w:r>
      <w:proofErr w:type="spellStart"/>
      <w:r w:rsidRPr="009B2A8C">
        <w:rPr>
          <w:sz w:val="24"/>
          <w:szCs w:val="24"/>
          <w:lang w:val="en-ID"/>
        </w:rPr>
        <w:t>sebanyak</w:t>
      </w:r>
      <w:proofErr w:type="spellEnd"/>
      <w:r w:rsidRPr="009B2A8C">
        <w:rPr>
          <w:sz w:val="24"/>
          <w:szCs w:val="24"/>
          <w:lang w:val="en-ID"/>
        </w:rPr>
        <w:t xml:space="preserve"> 8 orang (24%). </w:t>
      </w:r>
      <w:proofErr w:type="spellStart"/>
      <w:r w:rsidRPr="009B2A8C">
        <w:rPr>
          <w:sz w:val="24"/>
          <w:szCs w:val="24"/>
          <w:lang w:val="en-ID"/>
        </w:rPr>
        <w:t>Pegawai</w:t>
      </w:r>
      <w:proofErr w:type="spellEnd"/>
      <w:r w:rsidRPr="009B2A8C">
        <w:rPr>
          <w:sz w:val="24"/>
          <w:szCs w:val="24"/>
          <w:lang w:val="en-ID"/>
        </w:rPr>
        <w:t xml:space="preserve"> </w:t>
      </w:r>
      <w:proofErr w:type="spellStart"/>
      <w:r w:rsidRPr="009B2A8C">
        <w:rPr>
          <w:sz w:val="24"/>
          <w:szCs w:val="24"/>
          <w:lang w:val="en-ID"/>
        </w:rPr>
        <w:t>dengan</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&lt; 1 </w:t>
      </w:r>
      <w:proofErr w:type="spellStart"/>
      <w:r w:rsidRPr="009B2A8C">
        <w:rPr>
          <w:sz w:val="24"/>
          <w:szCs w:val="24"/>
          <w:lang w:val="en-ID"/>
        </w:rPr>
        <w:t>tahun</w:t>
      </w:r>
      <w:proofErr w:type="spellEnd"/>
      <w:r w:rsidRPr="009B2A8C">
        <w:rPr>
          <w:sz w:val="24"/>
          <w:szCs w:val="24"/>
          <w:lang w:val="en-ID"/>
        </w:rPr>
        <w:t xml:space="preserve"> </w:t>
      </w:r>
      <w:proofErr w:type="spellStart"/>
      <w:r w:rsidRPr="009B2A8C">
        <w:rPr>
          <w:sz w:val="24"/>
          <w:szCs w:val="24"/>
          <w:lang w:val="en-ID"/>
        </w:rPr>
        <w:t>berjumlah</w:t>
      </w:r>
      <w:proofErr w:type="spellEnd"/>
      <w:r w:rsidRPr="009B2A8C">
        <w:rPr>
          <w:sz w:val="24"/>
          <w:szCs w:val="24"/>
          <w:lang w:val="en-ID"/>
        </w:rPr>
        <w:t xml:space="preserve"> 5 orang (15%), </w:t>
      </w:r>
      <w:proofErr w:type="spellStart"/>
      <w:r w:rsidRPr="009B2A8C">
        <w:rPr>
          <w:sz w:val="24"/>
          <w:szCs w:val="24"/>
          <w:lang w:val="en-ID"/>
        </w:rPr>
        <w:t>sedangkan</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7–10 </w:t>
      </w:r>
      <w:proofErr w:type="spellStart"/>
      <w:r w:rsidRPr="009B2A8C">
        <w:rPr>
          <w:sz w:val="24"/>
          <w:szCs w:val="24"/>
          <w:lang w:val="en-ID"/>
        </w:rPr>
        <w:t>tahun</w:t>
      </w:r>
      <w:proofErr w:type="spellEnd"/>
      <w:r w:rsidRPr="009B2A8C">
        <w:rPr>
          <w:sz w:val="24"/>
          <w:szCs w:val="24"/>
          <w:lang w:val="en-ID"/>
        </w:rPr>
        <w:t xml:space="preserve"> </w:t>
      </w:r>
      <w:proofErr w:type="spellStart"/>
      <w:r w:rsidRPr="009B2A8C">
        <w:rPr>
          <w:sz w:val="24"/>
          <w:szCs w:val="24"/>
          <w:lang w:val="en-ID"/>
        </w:rPr>
        <w:t>sebanyak</w:t>
      </w:r>
      <w:proofErr w:type="spellEnd"/>
      <w:r w:rsidRPr="009B2A8C">
        <w:rPr>
          <w:sz w:val="24"/>
          <w:szCs w:val="24"/>
          <w:lang w:val="en-ID"/>
        </w:rPr>
        <w:t xml:space="preserve"> 4 orang (12%), dan yang paling senior </w:t>
      </w:r>
      <w:proofErr w:type="spellStart"/>
      <w:r w:rsidRPr="009B2A8C">
        <w:rPr>
          <w:sz w:val="24"/>
          <w:szCs w:val="24"/>
          <w:lang w:val="en-ID"/>
        </w:rPr>
        <w:t>dengan</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&gt; 10 </w:t>
      </w:r>
      <w:proofErr w:type="spellStart"/>
      <w:r w:rsidRPr="009B2A8C">
        <w:rPr>
          <w:sz w:val="24"/>
          <w:szCs w:val="24"/>
          <w:lang w:val="en-ID"/>
        </w:rPr>
        <w:t>tahun</w:t>
      </w:r>
      <w:proofErr w:type="spellEnd"/>
      <w:r w:rsidRPr="009B2A8C">
        <w:rPr>
          <w:sz w:val="24"/>
          <w:szCs w:val="24"/>
          <w:lang w:val="en-ID"/>
        </w:rPr>
        <w:t xml:space="preserve"> </w:t>
      </w:r>
      <w:proofErr w:type="spellStart"/>
      <w:r w:rsidRPr="009B2A8C">
        <w:rPr>
          <w:sz w:val="24"/>
          <w:szCs w:val="24"/>
          <w:lang w:val="en-ID"/>
        </w:rPr>
        <w:t>hanya</w:t>
      </w:r>
      <w:proofErr w:type="spellEnd"/>
      <w:r w:rsidRPr="009B2A8C">
        <w:rPr>
          <w:sz w:val="24"/>
          <w:szCs w:val="24"/>
          <w:lang w:val="en-ID"/>
        </w:rPr>
        <w:t xml:space="preserve"> 1 orang (3%).</w:t>
      </w:r>
    </w:p>
    <w:p w14:paraId="542FD110" w14:textId="2915746D" w:rsidR="00E85ACB" w:rsidRPr="009B2A8C" w:rsidRDefault="004B00CA" w:rsidP="004B00CA">
      <w:pPr>
        <w:pStyle w:val="ListParagraph"/>
        <w:spacing w:before="0"/>
        <w:ind w:left="1134" w:firstLine="306"/>
        <w:rPr>
          <w:sz w:val="24"/>
          <w:szCs w:val="24"/>
          <w:lang w:val="en-ID"/>
        </w:rPr>
      </w:pPr>
      <w:r w:rsidRPr="009B2A8C">
        <w:rPr>
          <w:sz w:val="24"/>
          <w:szCs w:val="24"/>
          <w:lang w:val="en-ID"/>
        </w:rPr>
        <w:lastRenderedPageBreak/>
        <w:t xml:space="preserve">Pola </w:t>
      </w:r>
      <w:proofErr w:type="spellStart"/>
      <w:r w:rsidRPr="009B2A8C">
        <w:rPr>
          <w:sz w:val="24"/>
          <w:szCs w:val="24"/>
          <w:lang w:val="en-ID"/>
        </w:rPr>
        <w:t>distribusi</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ini</w:t>
      </w:r>
      <w:proofErr w:type="spellEnd"/>
      <w:r w:rsidRPr="009B2A8C">
        <w:rPr>
          <w:sz w:val="24"/>
          <w:szCs w:val="24"/>
          <w:lang w:val="en-ID"/>
        </w:rPr>
        <w:t xml:space="preserve"> </w:t>
      </w:r>
      <w:proofErr w:type="spellStart"/>
      <w:r w:rsidRPr="009B2A8C">
        <w:rPr>
          <w:sz w:val="24"/>
          <w:szCs w:val="24"/>
          <w:lang w:val="en-ID"/>
        </w:rPr>
        <w:t>mengindikasikan</w:t>
      </w:r>
      <w:proofErr w:type="spellEnd"/>
      <w:r w:rsidRPr="009B2A8C">
        <w:rPr>
          <w:sz w:val="24"/>
          <w:szCs w:val="24"/>
          <w:lang w:val="en-ID"/>
        </w:rPr>
        <w:t xml:space="preserve"> </w:t>
      </w:r>
      <w:proofErr w:type="spellStart"/>
      <w:r w:rsidRPr="009B2A8C">
        <w:rPr>
          <w:sz w:val="24"/>
          <w:szCs w:val="24"/>
          <w:lang w:val="en-ID"/>
        </w:rPr>
        <w:t>bahwa</w:t>
      </w:r>
      <w:proofErr w:type="spellEnd"/>
      <w:r w:rsidRPr="009B2A8C">
        <w:rPr>
          <w:sz w:val="24"/>
          <w:szCs w:val="24"/>
          <w:lang w:val="en-ID"/>
        </w:rPr>
        <w:t xml:space="preserve"> </w:t>
      </w:r>
      <w:proofErr w:type="spellStart"/>
      <w:r w:rsidRPr="009B2A8C">
        <w:rPr>
          <w:sz w:val="24"/>
          <w:szCs w:val="24"/>
          <w:lang w:val="en-ID"/>
        </w:rPr>
        <w:t>mayoritas</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KPPN KPH </w:t>
      </w:r>
      <w:proofErr w:type="spellStart"/>
      <w:r w:rsidRPr="009B2A8C">
        <w:rPr>
          <w:sz w:val="24"/>
          <w:szCs w:val="24"/>
          <w:lang w:val="en-ID"/>
        </w:rPr>
        <w:t>memiliki</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yang </w:t>
      </w:r>
      <w:proofErr w:type="spellStart"/>
      <w:r w:rsidRPr="009B2A8C">
        <w:rPr>
          <w:sz w:val="24"/>
          <w:szCs w:val="24"/>
          <w:lang w:val="en-ID"/>
        </w:rPr>
        <w:t>relatif</w:t>
      </w:r>
      <w:proofErr w:type="spellEnd"/>
      <w:r w:rsidRPr="009B2A8C">
        <w:rPr>
          <w:sz w:val="24"/>
          <w:szCs w:val="24"/>
          <w:lang w:val="en-ID"/>
        </w:rPr>
        <w:t xml:space="preserve"> </w:t>
      </w:r>
      <w:proofErr w:type="spellStart"/>
      <w:r w:rsidRPr="009B2A8C">
        <w:rPr>
          <w:sz w:val="24"/>
          <w:szCs w:val="24"/>
          <w:lang w:val="en-ID"/>
        </w:rPr>
        <w:t>singkat</w:t>
      </w:r>
      <w:proofErr w:type="spellEnd"/>
      <w:r w:rsidRPr="009B2A8C">
        <w:rPr>
          <w:sz w:val="24"/>
          <w:szCs w:val="24"/>
          <w:lang w:val="en-ID"/>
        </w:rPr>
        <w:t xml:space="preserve">, </w:t>
      </w:r>
      <w:proofErr w:type="spellStart"/>
      <w:r w:rsidRPr="009B2A8C">
        <w:rPr>
          <w:sz w:val="24"/>
          <w:szCs w:val="24"/>
          <w:lang w:val="en-ID"/>
        </w:rPr>
        <w:t>dengan</w:t>
      </w:r>
      <w:proofErr w:type="spellEnd"/>
      <w:r w:rsidRPr="009B2A8C">
        <w:rPr>
          <w:sz w:val="24"/>
          <w:szCs w:val="24"/>
          <w:lang w:val="en-ID"/>
        </w:rPr>
        <w:t xml:space="preserve"> 60,7% </w:t>
      </w:r>
      <w:proofErr w:type="spellStart"/>
      <w:r w:rsidRPr="009B2A8C">
        <w:rPr>
          <w:sz w:val="24"/>
          <w:szCs w:val="24"/>
          <w:lang w:val="en-ID"/>
        </w:rPr>
        <w:t>responden</w:t>
      </w:r>
      <w:proofErr w:type="spellEnd"/>
      <w:r w:rsidRPr="009B2A8C">
        <w:rPr>
          <w:sz w:val="24"/>
          <w:szCs w:val="24"/>
          <w:lang w:val="en-ID"/>
        </w:rPr>
        <w:t xml:space="preserve"> </w:t>
      </w:r>
      <w:proofErr w:type="spellStart"/>
      <w:r w:rsidRPr="009B2A8C">
        <w:rPr>
          <w:sz w:val="24"/>
          <w:szCs w:val="24"/>
          <w:lang w:val="en-ID"/>
        </w:rPr>
        <w:t>memiliki</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di </w:t>
      </w:r>
      <w:proofErr w:type="spellStart"/>
      <w:r w:rsidRPr="009B2A8C">
        <w:rPr>
          <w:sz w:val="24"/>
          <w:szCs w:val="24"/>
          <w:lang w:val="en-ID"/>
        </w:rPr>
        <w:t>bawah</w:t>
      </w:r>
      <w:proofErr w:type="spellEnd"/>
      <w:r w:rsidRPr="009B2A8C">
        <w:rPr>
          <w:sz w:val="24"/>
          <w:szCs w:val="24"/>
          <w:lang w:val="en-ID"/>
        </w:rPr>
        <w:t xml:space="preserve"> 4 </w:t>
      </w:r>
      <w:proofErr w:type="spellStart"/>
      <w:r w:rsidRPr="009B2A8C">
        <w:rPr>
          <w:sz w:val="24"/>
          <w:szCs w:val="24"/>
          <w:lang w:val="en-ID"/>
        </w:rPr>
        <w:t>tahun</w:t>
      </w:r>
      <w:proofErr w:type="spellEnd"/>
      <w:r w:rsidRPr="009B2A8C">
        <w:rPr>
          <w:sz w:val="24"/>
          <w:szCs w:val="24"/>
          <w:lang w:val="en-ID"/>
        </w:rPr>
        <w:t xml:space="preserve">. </w:t>
      </w:r>
      <w:proofErr w:type="spellStart"/>
      <w:r w:rsidRPr="009B2A8C">
        <w:rPr>
          <w:sz w:val="24"/>
          <w:szCs w:val="24"/>
          <w:lang w:val="en-ID"/>
        </w:rPr>
        <w:t>Konsentrasi</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yang </w:t>
      </w:r>
      <w:proofErr w:type="spellStart"/>
      <w:r w:rsidRPr="009B2A8C">
        <w:rPr>
          <w:sz w:val="24"/>
          <w:szCs w:val="24"/>
          <w:lang w:val="en-ID"/>
        </w:rPr>
        <w:t>dominan</w:t>
      </w:r>
      <w:proofErr w:type="spellEnd"/>
      <w:r w:rsidRPr="009B2A8C">
        <w:rPr>
          <w:sz w:val="24"/>
          <w:szCs w:val="24"/>
          <w:lang w:val="en-ID"/>
        </w:rPr>
        <w:t xml:space="preserve"> pada </w:t>
      </w:r>
      <w:proofErr w:type="spellStart"/>
      <w:r w:rsidRPr="009B2A8C">
        <w:rPr>
          <w:sz w:val="24"/>
          <w:szCs w:val="24"/>
          <w:lang w:val="en-ID"/>
        </w:rPr>
        <w:t>rentang</w:t>
      </w:r>
      <w:proofErr w:type="spellEnd"/>
      <w:r w:rsidRPr="009B2A8C">
        <w:rPr>
          <w:sz w:val="24"/>
          <w:szCs w:val="24"/>
          <w:lang w:val="en-ID"/>
        </w:rPr>
        <w:t xml:space="preserve"> 1–3 </w:t>
      </w:r>
      <w:proofErr w:type="spellStart"/>
      <w:r w:rsidRPr="009B2A8C">
        <w:rPr>
          <w:sz w:val="24"/>
          <w:szCs w:val="24"/>
          <w:lang w:val="en-ID"/>
        </w:rPr>
        <w:t>tahun</w:t>
      </w:r>
      <w:proofErr w:type="spellEnd"/>
      <w:r w:rsidRPr="009B2A8C">
        <w:rPr>
          <w:sz w:val="24"/>
          <w:szCs w:val="24"/>
          <w:lang w:val="en-ID"/>
        </w:rPr>
        <w:t xml:space="preserve"> </w:t>
      </w:r>
      <w:proofErr w:type="spellStart"/>
      <w:r w:rsidRPr="009B2A8C">
        <w:rPr>
          <w:sz w:val="24"/>
          <w:szCs w:val="24"/>
          <w:lang w:val="en-ID"/>
        </w:rPr>
        <w:t>ini</w:t>
      </w:r>
      <w:proofErr w:type="spellEnd"/>
      <w:r w:rsidRPr="009B2A8C">
        <w:rPr>
          <w:sz w:val="24"/>
          <w:szCs w:val="24"/>
          <w:lang w:val="en-ID"/>
        </w:rPr>
        <w:t xml:space="preserve"> </w:t>
      </w:r>
      <w:proofErr w:type="spellStart"/>
      <w:r w:rsidRPr="009B2A8C">
        <w:rPr>
          <w:sz w:val="24"/>
          <w:szCs w:val="24"/>
          <w:lang w:val="en-ID"/>
        </w:rPr>
        <w:t>erat</w:t>
      </w:r>
      <w:proofErr w:type="spellEnd"/>
      <w:r w:rsidRPr="009B2A8C">
        <w:rPr>
          <w:sz w:val="24"/>
          <w:szCs w:val="24"/>
          <w:lang w:val="en-ID"/>
        </w:rPr>
        <w:t xml:space="preserve"> </w:t>
      </w:r>
      <w:proofErr w:type="spellStart"/>
      <w:r w:rsidRPr="009B2A8C">
        <w:rPr>
          <w:sz w:val="24"/>
          <w:szCs w:val="24"/>
          <w:lang w:val="en-ID"/>
        </w:rPr>
        <w:t>kaitannya</w:t>
      </w:r>
      <w:proofErr w:type="spellEnd"/>
      <w:r w:rsidRPr="009B2A8C">
        <w:rPr>
          <w:sz w:val="24"/>
          <w:szCs w:val="24"/>
          <w:lang w:val="en-ID"/>
        </w:rPr>
        <w:t xml:space="preserve"> </w:t>
      </w:r>
      <w:proofErr w:type="spellStart"/>
      <w:r w:rsidRPr="009B2A8C">
        <w:rPr>
          <w:sz w:val="24"/>
          <w:szCs w:val="24"/>
          <w:lang w:val="en-ID"/>
        </w:rPr>
        <w:t>dengan</w:t>
      </w:r>
      <w:proofErr w:type="spellEnd"/>
      <w:r w:rsidRPr="009B2A8C">
        <w:rPr>
          <w:sz w:val="24"/>
          <w:szCs w:val="24"/>
          <w:lang w:val="en-ID"/>
        </w:rPr>
        <w:t xml:space="preserve"> </w:t>
      </w:r>
      <w:proofErr w:type="spellStart"/>
      <w:r w:rsidRPr="009B2A8C">
        <w:rPr>
          <w:sz w:val="24"/>
          <w:szCs w:val="24"/>
          <w:lang w:val="en-ID"/>
        </w:rPr>
        <w:t>pola</w:t>
      </w:r>
      <w:proofErr w:type="spellEnd"/>
      <w:r w:rsidRPr="009B2A8C">
        <w:rPr>
          <w:sz w:val="24"/>
          <w:szCs w:val="24"/>
          <w:lang w:val="en-ID"/>
        </w:rPr>
        <w:t xml:space="preserve"> </w:t>
      </w:r>
      <w:proofErr w:type="spellStart"/>
      <w:r w:rsidRPr="009B2A8C">
        <w:rPr>
          <w:sz w:val="24"/>
          <w:szCs w:val="24"/>
          <w:lang w:val="en-ID"/>
        </w:rPr>
        <w:t>pembinaan</w:t>
      </w:r>
      <w:proofErr w:type="spellEnd"/>
      <w:r w:rsidRPr="009B2A8C">
        <w:rPr>
          <w:sz w:val="24"/>
          <w:szCs w:val="24"/>
          <w:lang w:val="en-ID"/>
        </w:rPr>
        <w:t xml:space="preserve"> </w:t>
      </w:r>
      <w:proofErr w:type="spellStart"/>
      <w:r w:rsidRPr="009B2A8C">
        <w:rPr>
          <w:sz w:val="24"/>
          <w:szCs w:val="24"/>
          <w:lang w:val="en-ID"/>
        </w:rPr>
        <w:t>karier</w:t>
      </w:r>
      <w:proofErr w:type="spellEnd"/>
      <w:r w:rsidRPr="009B2A8C">
        <w:rPr>
          <w:sz w:val="24"/>
          <w:szCs w:val="24"/>
          <w:lang w:val="en-ID"/>
        </w:rPr>
        <w:t xml:space="preserve"> dan </w:t>
      </w:r>
      <w:proofErr w:type="spellStart"/>
      <w:r w:rsidRPr="009B2A8C">
        <w:rPr>
          <w:sz w:val="24"/>
          <w:szCs w:val="24"/>
          <w:lang w:val="en-ID"/>
        </w:rPr>
        <w:t>kebijakan</w:t>
      </w:r>
      <w:proofErr w:type="spellEnd"/>
      <w:r w:rsidRPr="009B2A8C">
        <w:rPr>
          <w:sz w:val="24"/>
          <w:szCs w:val="24"/>
          <w:lang w:val="en-ID"/>
        </w:rPr>
        <w:t xml:space="preserve"> tata </w:t>
      </w:r>
      <w:proofErr w:type="spellStart"/>
      <w:r w:rsidRPr="009B2A8C">
        <w:rPr>
          <w:sz w:val="24"/>
          <w:szCs w:val="24"/>
          <w:lang w:val="en-ID"/>
        </w:rPr>
        <w:t>kelola</w:t>
      </w:r>
      <w:proofErr w:type="spellEnd"/>
      <w:r w:rsidRPr="009B2A8C">
        <w:rPr>
          <w:sz w:val="24"/>
          <w:szCs w:val="24"/>
          <w:lang w:val="en-ID"/>
        </w:rPr>
        <w:t xml:space="preserve"> SDM di </w:t>
      </w:r>
      <w:proofErr w:type="spellStart"/>
      <w:r w:rsidRPr="009B2A8C">
        <w:rPr>
          <w:sz w:val="24"/>
          <w:szCs w:val="24"/>
          <w:lang w:val="en-ID"/>
        </w:rPr>
        <w:t>lingkungan</w:t>
      </w:r>
      <w:proofErr w:type="spellEnd"/>
      <w:r w:rsidRPr="009B2A8C">
        <w:rPr>
          <w:sz w:val="24"/>
          <w:szCs w:val="24"/>
          <w:lang w:val="en-ID"/>
        </w:rPr>
        <w:t xml:space="preserve"> </w:t>
      </w:r>
      <w:proofErr w:type="spellStart"/>
      <w:r w:rsidRPr="009B2A8C">
        <w:rPr>
          <w:sz w:val="24"/>
          <w:szCs w:val="24"/>
          <w:lang w:val="en-ID"/>
        </w:rPr>
        <w:t>Direktorat</w:t>
      </w:r>
      <w:proofErr w:type="spellEnd"/>
      <w:r w:rsidRPr="009B2A8C">
        <w:rPr>
          <w:sz w:val="24"/>
          <w:szCs w:val="24"/>
          <w:lang w:val="en-ID"/>
        </w:rPr>
        <w:t xml:space="preserve"> </w:t>
      </w:r>
      <w:proofErr w:type="spellStart"/>
      <w:r w:rsidRPr="009B2A8C">
        <w:rPr>
          <w:sz w:val="24"/>
          <w:szCs w:val="24"/>
          <w:lang w:val="en-ID"/>
        </w:rPr>
        <w:t>Jenderal</w:t>
      </w:r>
      <w:proofErr w:type="spellEnd"/>
      <w:r w:rsidRPr="009B2A8C">
        <w:rPr>
          <w:sz w:val="24"/>
          <w:szCs w:val="24"/>
          <w:lang w:val="en-ID"/>
        </w:rPr>
        <w:t xml:space="preserve"> </w:t>
      </w:r>
      <w:proofErr w:type="spellStart"/>
      <w:r w:rsidRPr="009B2A8C">
        <w:rPr>
          <w:sz w:val="24"/>
          <w:szCs w:val="24"/>
          <w:lang w:val="en-ID"/>
        </w:rPr>
        <w:t>Perbendaharaan</w:t>
      </w:r>
      <w:proofErr w:type="spellEnd"/>
      <w:r w:rsidRPr="009B2A8C">
        <w:rPr>
          <w:sz w:val="24"/>
          <w:szCs w:val="24"/>
          <w:lang w:val="en-ID"/>
        </w:rPr>
        <w:t xml:space="preserve"> (</w:t>
      </w:r>
      <w:proofErr w:type="spellStart"/>
      <w:r w:rsidRPr="009B2A8C">
        <w:rPr>
          <w:sz w:val="24"/>
          <w:szCs w:val="24"/>
          <w:lang w:val="en-ID"/>
        </w:rPr>
        <w:t>DJPb</w:t>
      </w:r>
      <w:proofErr w:type="spellEnd"/>
      <w:r w:rsidRPr="009B2A8C">
        <w:rPr>
          <w:sz w:val="24"/>
          <w:szCs w:val="24"/>
          <w:lang w:val="en-ID"/>
        </w:rPr>
        <w:t xml:space="preserve">). </w:t>
      </w:r>
      <w:proofErr w:type="spellStart"/>
      <w:r w:rsidRPr="009B2A8C">
        <w:rPr>
          <w:sz w:val="24"/>
          <w:szCs w:val="24"/>
          <w:lang w:val="en-ID"/>
        </w:rPr>
        <w:t>DJPb</w:t>
      </w:r>
      <w:proofErr w:type="spellEnd"/>
      <w:r w:rsidRPr="009B2A8C">
        <w:rPr>
          <w:sz w:val="24"/>
          <w:szCs w:val="24"/>
          <w:lang w:val="en-ID"/>
        </w:rPr>
        <w:t xml:space="preserve"> </w:t>
      </w:r>
      <w:proofErr w:type="spellStart"/>
      <w:r w:rsidRPr="009B2A8C">
        <w:rPr>
          <w:sz w:val="24"/>
          <w:szCs w:val="24"/>
          <w:lang w:val="en-ID"/>
        </w:rPr>
        <w:t>secara</w:t>
      </w:r>
      <w:proofErr w:type="spellEnd"/>
      <w:r w:rsidRPr="009B2A8C">
        <w:rPr>
          <w:sz w:val="24"/>
          <w:szCs w:val="24"/>
          <w:lang w:val="en-ID"/>
        </w:rPr>
        <w:t xml:space="preserve"> rutin dan </w:t>
      </w:r>
      <w:proofErr w:type="spellStart"/>
      <w:r w:rsidRPr="009B2A8C">
        <w:rPr>
          <w:sz w:val="24"/>
          <w:szCs w:val="24"/>
          <w:lang w:val="en-ID"/>
        </w:rPr>
        <w:t>terencana</w:t>
      </w:r>
      <w:proofErr w:type="spellEnd"/>
      <w:r w:rsidRPr="009B2A8C">
        <w:rPr>
          <w:sz w:val="24"/>
          <w:szCs w:val="24"/>
          <w:lang w:val="en-ID"/>
        </w:rPr>
        <w:t xml:space="preserve"> </w:t>
      </w:r>
      <w:proofErr w:type="spellStart"/>
      <w:r w:rsidRPr="009B2A8C">
        <w:rPr>
          <w:sz w:val="24"/>
          <w:szCs w:val="24"/>
          <w:lang w:val="en-ID"/>
        </w:rPr>
        <w:t>melaksanakan</w:t>
      </w:r>
      <w:proofErr w:type="spellEnd"/>
      <w:r w:rsidRPr="009B2A8C">
        <w:rPr>
          <w:sz w:val="24"/>
          <w:szCs w:val="24"/>
          <w:lang w:val="en-ID"/>
        </w:rPr>
        <w:t xml:space="preserve"> program </w:t>
      </w:r>
      <w:proofErr w:type="spellStart"/>
      <w:r w:rsidRPr="009B2A8C">
        <w:rPr>
          <w:sz w:val="24"/>
          <w:szCs w:val="24"/>
          <w:lang w:val="en-ID"/>
        </w:rPr>
        <w:t>mutasi</w:t>
      </w:r>
      <w:proofErr w:type="spellEnd"/>
      <w:r w:rsidRPr="009B2A8C">
        <w:rPr>
          <w:sz w:val="24"/>
          <w:szCs w:val="24"/>
          <w:lang w:val="en-ID"/>
        </w:rPr>
        <w:t xml:space="preserve"> dan </w:t>
      </w:r>
      <w:proofErr w:type="spellStart"/>
      <w:r w:rsidRPr="009B2A8C">
        <w:rPr>
          <w:sz w:val="24"/>
          <w:szCs w:val="24"/>
          <w:lang w:val="en-ID"/>
        </w:rPr>
        <w:t>rotasi</w:t>
      </w:r>
      <w:proofErr w:type="spellEnd"/>
      <w:r w:rsidRPr="009B2A8C">
        <w:rPr>
          <w:sz w:val="24"/>
          <w:szCs w:val="24"/>
          <w:lang w:val="en-ID"/>
        </w:rPr>
        <w:t xml:space="preserve"> </w:t>
      </w:r>
      <w:proofErr w:type="spellStart"/>
      <w:r w:rsidRPr="009B2A8C">
        <w:rPr>
          <w:sz w:val="24"/>
          <w:szCs w:val="24"/>
          <w:lang w:val="en-ID"/>
        </w:rPr>
        <w:t>jabatan</w:t>
      </w:r>
      <w:proofErr w:type="spellEnd"/>
      <w:r w:rsidRPr="009B2A8C">
        <w:rPr>
          <w:sz w:val="24"/>
          <w:szCs w:val="24"/>
          <w:lang w:val="en-ID"/>
        </w:rPr>
        <w:t xml:space="preserve"> </w:t>
      </w:r>
      <w:proofErr w:type="spellStart"/>
      <w:r w:rsidRPr="009B2A8C">
        <w:rPr>
          <w:sz w:val="24"/>
          <w:szCs w:val="24"/>
          <w:lang w:val="en-ID"/>
        </w:rPr>
        <w:t>reguler</w:t>
      </w:r>
      <w:proofErr w:type="spellEnd"/>
      <w:r w:rsidRPr="009B2A8C">
        <w:rPr>
          <w:sz w:val="24"/>
          <w:szCs w:val="24"/>
          <w:lang w:val="en-ID"/>
        </w:rPr>
        <w:t xml:space="preserve">. </w:t>
      </w:r>
      <w:proofErr w:type="spellStart"/>
      <w:r w:rsidRPr="009B2A8C">
        <w:rPr>
          <w:sz w:val="24"/>
          <w:szCs w:val="24"/>
          <w:lang w:val="en-ID"/>
        </w:rPr>
        <w:t>Kebijakan</w:t>
      </w:r>
      <w:proofErr w:type="spellEnd"/>
      <w:r w:rsidRPr="009B2A8C">
        <w:rPr>
          <w:sz w:val="24"/>
          <w:szCs w:val="24"/>
          <w:lang w:val="en-ID"/>
        </w:rPr>
        <w:t xml:space="preserve"> </w:t>
      </w:r>
      <w:proofErr w:type="spellStart"/>
      <w:r w:rsidRPr="009B2A8C">
        <w:rPr>
          <w:sz w:val="24"/>
          <w:szCs w:val="24"/>
          <w:lang w:val="en-ID"/>
        </w:rPr>
        <w:t>pemindahan</w:t>
      </w:r>
      <w:proofErr w:type="spellEnd"/>
      <w:r w:rsidRPr="009B2A8C">
        <w:rPr>
          <w:sz w:val="24"/>
          <w:szCs w:val="24"/>
          <w:lang w:val="en-ID"/>
        </w:rPr>
        <w:t xml:space="preserve"> </w:t>
      </w:r>
      <w:proofErr w:type="spellStart"/>
      <w:r w:rsidRPr="009B2A8C">
        <w:rPr>
          <w:sz w:val="24"/>
          <w:szCs w:val="24"/>
          <w:lang w:val="en-ID"/>
        </w:rPr>
        <w:t>tugas</w:t>
      </w:r>
      <w:proofErr w:type="spellEnd"/>
      <w:r w:rsidRPr="009B2A8C">
        <w:rPr>
          <w:sz w:val="24"/>
          <w:szCs w:val="24"/>
          <w:lang w:val="en-ID"/>
        </w:rPr>
        <w:t xml:space="preserve"> </w:t>
      </w:r>
      <w:proofErr w:type="spellStart"/>
      <w:r w:rsidRPr="009B2A8C">
        <w:rPr>
          <w:sz w:val="24"/>
          <w:szCs w:val="24"/>
          <w:lang w:val="en-ID"/>
        </w:rPr>
        <w:t>periodik</w:t>
      </w:r>
      <w:proofErr w:type="spellEnd"/>
      <w:r w:rsidRPr="009B2A8C">
        <w:rPr>
          <w:sz w:val="24"/>
          <w:szCs w:val="24"/>
          <w:lang w:val="en-ID"/>
        </w:rPr>
        <w:t xml:space="preserve"> </w:t>
      </w:r>
      <w:proofErr w:type="spellStart"/>
      <w:r w:rsidRPr="009B2A8C">
        <w:rPr>
          <w:sz w:val="24"/>
          <w:szCs w:val="24"/>
          <w:lang w:val="en-ID"/>
        </w:rPr>
        <w:t>ini</w:t>
      </w:r>
      <w:proofErr w:type="spellEnd"/>
      <w:r w:rsidRPr="009B2A8C">
        <w:rPr>
          <w:sz w:val="24"/>
          <w:szCs w:val="24"/>
          <w:lang w:val="en-ID"/>
        </w:rPr>
        <w:t xml:space="preserve"> </w:t>
      </w:r>
      <w:proofErr w:type="spellStart"/>
      <w:r w:rsidRPr="009B2A8C">
        <w:rPr>
          <w:sz w:val="24"/>
          <w:szCs w:val="24"/>
          <w:lang w:val="en-ID"/>
        </w:rPr>
        <w:t>dirancang</w:t>
      </w:r>
      <w:proofErr w:type="spellEnd"/>
      <w:r w:rsidRPr="009B2A8C">
        <w:rPr>
          <w:sz w:val="24"/>
          <w:szCs w:val="24"/>
          <w:lang w:val="en-ID"/>
        </w:rPr>
        <w:t xml:space="preserve"> </w:t>
      </w:r>
      <w:proofErr w:type="spellStart"/>
      <w:r w:rsidRPr="009B2A8C">
        <w:rPr>
          <w:sz w:val="24"/>
          <w:szCs w:val="24"/>
          <w:lang w:val="en-ID"/>
        </w:rPr>
        <w:t>untuk</w:t>
      </w:r>
      <w:proofErr w:type="spellEnd"/>
      <w:r w:rsidRPr="009B2A8C">
        <w:rPr>
          <w:sz w:val="24"/>
          <w:szCs w:val="24"/>
          <w:lang w:val="en-ID"/>
        </w:rPr>
        <w:t xml:space="preserve"> </w:t>
      </w:r>
      <w:proofErr w:type="spellStart"/>
      <w:r w:rsidRPr="009B2A8C">
        <w:rPr>
          <w:sz w:val="24"/>
          <w:szCs w:val="24"/>
          <w:lang w:val="en-ID"/>
        </w:rPr>
        <w:t>menjaga</w:t>
      </w:r>
      <w:proofErr w:type="spellEnd"/>
      <w:r w:rsidRPr="009B2A8C">
        <w:rPr>
          <w:sz w:val="24"/>
          <w:szCs w:val="24"/>
          <w:lang w:val="en-ID"/>
        </w:rPr>
        <w:t xml:space="preserve"> </w:t>
      </w:r>
      <w:proofErr w:type="spellStart"/>
      <w:r w:rsidRPr="009B2A8C">
        <w:rPr>
          <w:sz w:val="24"/>
          <w:szCs w:val="24"/>
          <w:lang w:val="en-ID"/>
        </w:rPr>
        <w:t>penyegaran</w:t>
      </w:r>
      <w:proofErr w:type="spellEnd"/>
      <w:r w:rsidRPr="009B2A8C">
        <w:rPr>
          <w:sz w:val="24"/>
          <w:szCs w:val="24"/>
          <w:lang w:val="en-ID"/>
        </w:rPr>
        <w:t xml:space="preserve"> </w:t>
      </w:r>
      <w:proofErr w:type="spellStart"/>
      <w:r w:rsidRPr="009B2A8C">
        <w:rPr>
          <w:sz w:val="24"/>
          <w:szCs w:val="24"/>
          <w:lang w:val="en-ID"/>
        </w:rPr>
        <w:t>organisasi</w:t>
      </w:r>
      <w:proofErr w:type="spellEnd"/>
      <w:r w:rsidRPr="009B2A8C">
        <w:rPr>
          <w:sz w:val="24"/>
          <w:szCs w:val="24"/>
          <w:lang w:val="en-ID"/>
        </w:rPr>
        <w:t xml:space="preserve">, </w:t>
      </w:r>
      <w:proofErr w:type="spellStart"/>
      <w:r w:rsidRPr="009B2A8C">
        <w:rPr>
          <w:sz w:val="24"/>
          <w:szCs w:val="24"/>
          <w:lang w:val="en-ID"/>
        </w:rPr>
        <w:t>mencegah</w:t>
      </w:r>
      <w:proofErr w:type="spellEnd"/>
      <w:r w:rsidRPr="009B2A8C">
        <w:rPr>
          <w:sz w:val="24"/>
          <w:szCs w:val="24"/>
          <w:lang w:val="en-ID"/>
        </w:rPr>
        <w:t xml:space="preserve"> </w:t>
      </w:r>
      <w:proofErr w:type="spellStart"/>
      <w:r w:rsidRPr="009B2A8C">
        <w:rPr>
          <w:sz w:val="24"/>
          <w:szCs w:val="24"/>
          <w:lang w:val="en-ID"/>
        </w:rPr>
        <w:t>pemicu</w:t>
      </w:r>
      <w:proofErr w:type="spellEnd"/>
      <w:r w:rsidRPr="009B2A8C">
        <w:rPr>
          <w:sz w:val="24"/>
          <w:szCs w:val="24"/>
          <w:lang w:val="en-ID"/>
        </w:rPr>
        <w:t xml:space="preserve"> </w:t>
      </w:r>
      <w:proofErr w:type="spellStart"/>
      <w:r w:rsidRPr="009B2A8C">
        <w:rPr>
          <w:sz w:val="24"/>
          <w:szCs w:val="24"/>
          <w:lang w:val="en-ID"/>
        </w:rPr>
        <w:t>kejenuhan</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r w:rsidRPr="009B2A8C">
        <w:rPr>
          <w:i/>
          <w:iCs/>
          <w:sz w:val="24"/>
          <w:szCs w:val="24"/>
          <w:lang w:val="en-ID"/>
        </w:rPr>
        <w:t>burnout</w:t>
      </w:r>
      <w:r w:rsidRPr="009B2A8C">
        <w:rPr>
          <w:sz w:val="24"/>
          <w:szCs w:val="24"/>
          <w:lang w:val="en-ID"/>
        </w:rPr>
        <w:t xml:space="preserve">), </w:t>
      </w:r>
      <w:proofErr w:type="spellStart"/>
      <w:r w:rsidRPr="009B2A8C">
        <w:rPr>
          <w:sz w:val="24"/>
          <w:szCs w:val="24"/>
          <w:lang w:val="en-ID"/>
        </w:rPr>
        <w:t>memitigasi</w:t>
      </w:r>
      <w:proofErr w:type="spellEnd"/>
      <w:r w:rsidRPr="009B2A8C">
        <w:rPr>
          <w:sz w:val="24"/>
          <w:szCs w:val="24"/>
          <w:lang w:val="en-ID"/>
        </w:rPr>
        <w:t xml:space="preserve"> </w:t>
      </w:r>
      <w:proofErr w:type="spellStart"/>
      <w:r w:rsidRPr="009B2A8C">
        <w:rPr>
          <w:sz w:val="24"/>
          <w:szCs w:val="24"/>
          <w:lang w:val="en-ID"/>
        </w:rPr>
        <w:t>risiko</w:t>
      </w:r>
      <w:proofErr w:type="spellEnd"/>
      <w:r w:rsidRPr="009B2A8C">
        <w:rPr>
          <w:sz w:val="24"/>
          <w:szCs w:val="24"/>
          <w:lang w:val="en-ID"/>
        </w:rPr>
        <w:t xml:space="preserve"> </w:t>
      </w:r>
      <w:proofErr w:type="spellStart"/>
      <w:r w:rsidRPr="009B2A8C">
        <w:rPr>
          <w:sz w:val="24"/>
          <w:szCs w:val="24"/>
          <w:lang w:val="en-ID"/>
        </w:rPr>
        <w:t>integritas</w:t>
      </w:r>
      <w:proofErr w:type="spellEnd"/>
      <w:r w:rsidRPr="009B2A8C">
        <w:rPr>
          <w:sz w:val="24"/>
          <w:szCs w:val="24"/>
          <w:lang w:val="en-ID"/>
        </w:rPr>
        <w:t xml:space="preserve"> </w:t>
      </w:r>
      <w:proofErr w:type="spellStart"/>
      <w:r w:rsidRPr="009B2A8C">
        <w:rPr>
          <w:sz w:val="24"/>
          <w:szCs w:val="24"/>
          <w:lang w:val="en-ID"/>
        </w:rPr>
        <w:t>melalui</w:t>
      </w:r>
      <w:proofErr w:type="spellEnd"/>
      <w:r w:rsidRPr="009B2A8C">
        <w:rPr>
          <w:sz w:val="24"/>
          <w:szCs w:val="24"/>
          <w:lang w:val="en-ID"/>
        </w:rPr>
        <w:t xml:space="preserve"> </w:t>
      </w:r>
      <w:proofErr w:type="spellStart"/>
      <w:r w:rsidRPr="009B2A8C">
        <w:rPr>
          <w:sz w:val="24"/>
          <w:szCs w:val="24"/>
          <w:lang w:val="en-ID"/>
        </w:rPr>
        <w:t>perputaran</w:t>
      </w:r>
      <w:proofErr w:type="spellEnd"/>
      <w:r w:rsidRPr="009B2A8C">
        <w:rPr>
          <w:sz w:val="24"/>
          <w:szCs w:val="24"/>
          <w:lang w:val="en-ID"/>
        </w:rPr>
        <w:t xml:space="preserve"> </w:t>
      </w:r>
      <w:proofErr w:type="spellStart"/>
      <w:r w:rsidRPr="009B2A8C">
        <w:rPr>
          <w:sz w:val="24"/>
          <w:szCs w:val="24"/>
          <w:lang w:val="en-ID"/>
        </w:rPr>
        <w:t>penugasan</w:t>
      </w:r>
      <w:proofErr w:type="spellEnd"/>
      <w:r w:rsidRPr="009B2A8C">
        <w:rPr>
          <w:sz w:val="24"/>
          <w:szCs w:val="24"/>
          <w:lang w:val="en-ID"/>
        </w:rPr>
        <w:t xml:space="preserve">, </w:t>
      </w:r>
      <w:proofErr w:type="spellStart"/>
      <w:r w:rsidRPr="009B2A8C">
        <w:rPr>
          <w:sz w:val="24"/>
          <w:szCs w:val="24"/>
          <w:lang w:val="en-ID"/>
        </w:rPr>
        <w:t>serta</w:t>
      </w:r>
      <w:proofErr w:type="spellEnd"/>
      <w:r w:rsidRPr="009B2A8C">
        <w:rPr>
          <w:sz w:val="24"/>
          <w:szCs w:val="24"/>
          <w:lang w:val="en-ID"/>
        </w:rPr>
        <w:t xml:space="preserve"> </w:t>
      </w:r>
      <w:proofErr w:type="spellStart"/>
      <w:r w:rsidRPr="009B2A8C">
        <w:rPr>
          <w:sz w:val="24"/>
          <w:szCs w:val="24"/>
          <w:lang w:val="en-ID"/>
        </w:rPr>
        <w:t>pemerataan</w:t>
      </w:r>
      <w:proofErr w:type="spellEnd"/>
      <w:r w:rsidRPr="009B2A8C">
        <w:rPr>
          <w:sz w:val="24"/>
          <w:szCs w:val="24"/>
          <w:lang w:val="en-ID"/>
        </w:rPr>
        <w:t xml:space="preserve"> </w:t>
      </w:r>
      <w:proofErr w:type="spellStart"/>
      <w:r w:rsidRPr="009B2A8C">
        <w:rPr>
          <w:sz w:val="24"/>
          <w:szCs w:val="24"/>
          <w:lang w:val="en-ID"/>
        </w:rPr>
        <w:t>kompetensi</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di </w:t>
      </w:r>
      <w:proofErr w:type="spellStart"/>
      <w:r w:rsidRPr="009B2A8C">
        <w:rPr>
          <w:sz w:val="24"/>
          <w:szCs w:val="24"/>
          <w:lang w:val="en-ID"/>
        </w:rPr>
        <w:t>berbagai</w:t>
      </w:r>
      <w:proofErr w:type="spellEnd"/>
      <w:r w:rsidRPr="009B2A8C">
        <w:rPr>
          <w:sz w:val="24"/>
          <w:szCs w:val="24"/>
          <w:lang w:val="en-ID"/>
        </w:rPr>
        <w:t xml:space="preserve"> unit </w:t>
      </w:r>
      <w:proofErr w:type="spellStart"/>
      <w:r w:rsidRPr="009B2A8C">
        <w:rPr>
          <w:sz w:val="24"/>
          <w:szCs w:val="24"/>
          <w:lang w:val="en-ID"/>
        </w:rPr>
        <w:t>vertikal</w:t>
      </w:r>
      <w:proofErr w:type="spellEnd"/>
      <w:r w:rsidRPr="009B2A8C">
        <w:rPr>
          <w:sz w:val="24"/>
          <w:szCs w:val="24"/>
          <w:lang w:val="en-ID"/>
        </w:rPr>
        <w:t xml:space="preserve"> di </w:t>
      </w:r>
      <w:proofErr w:type="spellStart"/>
      <w:r w:rsidRPr="009B2A8C">
        <w:rPr>
          <w:sz w:val="24"/>
          <w:szCs w:val="24"/>
          <w:lang w:val="en-ID"/>
        </w:rPr>
        <w:t>seluruh</w:t>
      </w:r>
      <w:proofErr w:type="spellEnd"/>
      <w:r w:rsidRPr="009B2A8C">
        <w:rPr>
          <w:sz w:val="24"/>
          <w:szCs w:val="24"/>
          <w:lang w:val="en-ID"/>
        </w:rPr>
        <w:t xml:space="preserve"> Indonesia. </w:t>
      </w:r>
      <w:proofErr w:type="spellStart"/>
      <w:r w:rsidRPr="009B2A8C">
        <w:rPr>
          <w:sz w:val="24"/>
          <w:szCs w:val="24"/>
          <w:lang w:val="en-ID"/>
        </w:rPr>
        <w:t>Temuan</w:t>
      </w:r>
      <w:proofErr w:type="spellEnd"/>
      <w:r w:rsidRPr="009B2A8C">
        <w:rPr>
          <w:sz w:val="24"/>
          <w:szCs w:val="24"/>
          <w:lang w:val="en-ID"/>
        </w:rPr>
        <w:t xml:space="preserve"> </w:t>
      </w:r>
      <w:proofErr w:type="spellStart"/>
      <w:r w:rsidRPr="009B2A8C">
        <w:rPr>
          <w:sz w:val="24"/>
          <w:szCs w:val="24"/>
          <w:lang w:val="en-ID"/>
        </w:rPr>
        <w:t>ini</w:t>
      </w:r>
      <w:proofErr w:type="spellEnd"/>
      <w:r w:rsidRPr="009B2A8C">
        <w:rPr>
          <w:sz w:val="24"/>
          <w:szCs w:val="24"/>
          <w:lang w:val="en-ID"/>
        </w:rPr>
        <w:t xml:space="preserve"> </w:t>
      </w:r>
      <w:proofErr w:type="spellStart"/>
      <w:r w:rsidRPr="009B2A8C">
        <w:rPr>
          <w:sz w:val="24"/>
          <w:szCs w:val="24"/>
          <w:lang w:val="en-ID"/>
        </w:rPr>
        <w:t>penting</w:t>
      </w:r>
      <w:proofErr w:type="spellEnd"/>
      <w:r w:rsidRPr="009B2A8C">
        <w:rPr>
          <w:sz w:val="24"/>
          <w:szCs w:val="24"/>
          <w:lang w:val="en-ID"/>
        </w:rPr>
        <w:t xml:space="preserve"> </w:t>
      </w:r>
      <w:proofErr w:type="spellStart"/>
      <w:r w:rsidRPr="009B2A8C">
        <w:rPr>
          <w:sz w:val="24"/>
          <w:szCs w:val="24"/>
          <w:lang w:val="en-ID"/>
        </w:rPr>
        <w:t>untuk</w:t>
      </w:r>
      <w:proofErr w:type="spellEnd"/>
      <w:r w:rsidRPr="009B2A8C">
        <w:rPr>
          <w:sz w:val="24"/>
          <w:szCs w:val="24"/>
          <w:lang w:val="en-ID"/>
        </w:rPr>
        <w:t xml:space="preserve"> </w:t>
      </w:r>
      <w:proofErr w:type="spellStart"/>
      <w:r w:rsidRPr="009B2A8C">
        <w:rPr>
          <w:sz w:val="24"/>
          <w:szCs w:val="24"/>
          <w:lang w:val="en-ID"/>
        </w:rPr>
        <w:t>diinterpretasikan</w:t>
      </w:r>
      <w:proofErr w:type="spellEnd"/>
      <w:r w:rsidRPr="009B2A8C">
        <w:rPr>
          <w:sz w:val="24"/>
          <w:szCs w:val="24"/>
          <w:lang w:val="en-ID"/>
        </w:rPr>
        <w:t xml:space="preserve"> </w:t>
      </w:r>
      <w:proofErr w:type="spellStart"/>
      <w:r w:rsidRPr="009B2A8C">
        <w:rPr>
          <w:sz w:val="24"/>
          <w:szCs w:val="24"/>
          <w:lang w:val="en-ID"/>
        </w:rPr>
        <w:t>dalam</w:t>
      </w:r>
      <w:proofErr w:type="spellEnd"/>
      <w:r w:rsidRPr="009B2A8C">
        <w:rPr>
          <w:sz w:val="24"/>
          <w:szCs w:val="24"/>
          <w:lang w:val="en-ID"/>
        </w:rPr>
        <w:t xml:space="preserve"> </w:t>
      </w:r>
      <w:proofErr w:type="spellStart"/>
      <w:r w:rsidRPr="009B2A8C">
        <w:rPr>
          <w:sz w:val="24"/>
          <w:szCs w:val="24"/>
          <w:lang w:val="en-ID"/>
        </w:rPr>
        <w:t>konteks</w:t>
      </w:r>
      <w:proofErr w:type="spellEnd"/>
      <w:r w:rsidRPr="009B2A8C">
        <w:rPr>
          <w:sz w:val="24"/>
          <w:szCs w:val="24"/>
          <w:lang w:val="en-ID"/>
        </w:rPr>
        <w:t xml:space="preserve"> </w:t>
      </w:r>
      <w:proofErr w:type="spellStart"/>
      <w:r w:rsidRPr="009B2A8C">
        <w:rPr>
          <w:sz w:val="24"/>
          <w:szCs w:val="24"/>
          <w:lang w:val="en-ID"/>
        </w:rPr>
        <w:t>penelitian</w:t>
      </w:r>
      <w:proofErr w:type="spellEnd"/>
      <w:r w:rsidRPr="009B2A8C">
        <w:rPr>
          <w:sz w:val="24"/>
          <w:szCs w:val="24"/>
          <w:lang w:val="en-ID"/>
        </w:rPr>
        <w:t xml:space="preserve"> </w:t>
      </w:r>
      <w:proofErr w:type="spellStart"/>
      <w:r w:rsidRPr="009B2A8C">
        <w:rPr>
          <w:sz w:val="24"/>
          <w:szCs w:val="24"/>
          <w:lang w:val="en-ID"/>
        </w:rPr>
        <w:t>dimana</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w:t>
      </w:r>
      <w:proofErr w:type="spellStart"/>
      <w:r w:rsidRPr="009B2A8C">
        <w:rPr>
          <w:sz w:val="24"/>
          <w:szCs w:val="24"/>
          <w:lang w:val="en-ID"/>
        </w:rPr>
        <w:t>dengan</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lebih</w:t>
      </w:r>
      <w:proofErr w:type="spellEnd"/>
      <w:r w:rsidRPr="009B2A8C">
        <w:rPr>
          <w:sz w:val="24"/>
          <w:szCs w:val="24"/>
          <w:lang w:val="en-ID"/>
        </w:rPr>
        <w:t xml:space="preserve"> </w:t>
      </w:r>
      <w:proofErr w:type="spellStart"/>
      <w:r w:rsidRPr="009B2A8C">
        <w:rPr>
          <w:sz w:val="24"/>
          <w:szCs w:val="24"/>
          <w:lang w:val="en-ID"/>
        </w:rPr>
        <w:t>pendek</w:t>
      </w:r>
      <w:proofErr w:type="spellEnd"/>
      <w:r w:rsidRPr="009B2A8C">
        <w:rPr>
          <w:sz w:val="24"/>
          <w:szCs w:val="24"/>
          <w:lang w:val="en-ID"/>
        </w:rPr>
        <w:t xml:space="preserve"> </w:t>
      </w:r>
      <w:proofErr w:type="spellStart"/>
      <w:r w:rsidRPr="009B2A8C">
        <w:rPr>
          <w:sz w:val="24"/>
          <w:szCs w:val="24"/>
          <w:lang w:val="en-ID"/>
        </w:rPr>
        <w:t>umumnya</w:t>
      </w:r>
      <w:proofErr w:type="spellEnd"/>
      <w:r w:rsidRPr="009B2A8C">
        <w:rPr>
          <w:sz w:val="24"/>
          <w:szCs w:val="24"/>
          <w:lang w:val="en-ID"/>
        </w:rPr>
        <w:t xml:space="preserve"> </w:t>
      </w:r>
      <w:proofErr w:type="spellStart"/>
      <w:r w:rsidRPr="009B2A8C">
        <w:rPr>
          <w:sz w:val="24"/>
          <w:szCs w:val="24"/>
          <w:lang w:val="en-ID"/>
        </w:rPr>
        <w:t>lebih</w:t>
      </w:r>
      <w:proofErr w:type="spellEnd"/>
      <w:r w:rsidRPr="009B2A8C">
        <w:rPr>
          <w:sz w:val="24"/>
          <w:szCs w:val="24"/>
          <w:lang w:val="en-ID"/>
        </w:rPr>
        <w:t xml:space="preserve"> </w:t>
      </w:r>
      <w:proofErr w:type="spellStart"/>
      <w:r w:rsidRPr="009B2A8C">
        <w:rPr>
          <w:sz w:val="24"/>
          <w:szCs w:val="24"/>
          <w:lang w:val="en-ID"/>
        </w:rPr>
        <w:t>adaptif</w:t>
      </w:r>
      <w:proofErr w:type="spellEnd"/>
      <w:r w:rsidRPr="009B2A8C">
        <w:rPr>
          <w:sz w:val="24"/>
          <w:szCs w:val="24"/>
          <w:lang w:val="en-ID"/>
        </w:rPr>
        <w:t xml:space="preserve"> </w:t>
      </w:r>
      <w:proofErr w:type="spellStart"/>
      <w:r w:rsidRPr="009B2A8C">
        <w:rPr>
          <w:sz w:val="24"/>
          <w:szCs w:val="24"/>
          <w:lang w:val="en-ID"/>
        </w:rPr>
        <w:t>terhadap</w:t>
      </w:r>
      <w:proofErr w:type="spellEnd"/>
      <w:r w:rsidRPr="009B2A8C">
        <w:rPr>
          <w:sz w:val="24"/>
          <w:szCs w:val="24"/>
          <w:lang w:val="en-ID"/>
        </w:rPr>
        <w:t xml:space="preserve"> </w:t>
      </w:r>
      <w:proofErr w:type="spellStart"/>
      <w:r w:rsidRPr="009B2A8C">
        <w:rPr>
          <w:sz w:val="24"/>
          <w:szCs w:val="24"/>
          <w:lang w:val="en-ID"/>
        </w:rPr>
        <w:t>sistem</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baru</w:t>
      </w:r>
      <w:proofErr w:type="spellEnd"/>
      <w:r w:rsidRPr="009B2A8C">
        <w:rPr>
          <w:sz w:val="24"/>
          <w:szCs w:val="24"/>
          <w:lang w:val="en-ID"/>
        </w:rPr>
        <w:t xml:space="preserve"> (</w:t>
      </w:r>
      <w:proofErr w:type="spellStart"/>
      <w:r w:rsidRPr="009B2A8C">
        <w:rPr>
          <w:sz w:val="24"/>
          <w:szCs w:val="24"/>
          <w:lang w:val="en-ID"/>
        </w:rPr>
        <w:t>seperti</w:t>
      </w:r>
      <w:proofErr w:type="spellEnd"/>
      <w:r w:rsidRPr="009B2A8C">
        <w:rPr>
          <w:sz w:val="24"/>
          <w:szCs w:val="24"/>
          <w:lang w:val="en-ID"/>
        </w:rPr>
        <w:t xml:space="preserve"> WFH), </w:t>
      </w:r>
      <w:proofErr w:type="spellStart"/>
      <w:r w:rsidRPr="009B2A8C">
        <w:rPr>
          <w:sz w:val="24"/>
          <w:szCs w:val="24"/>
          <w:lang w:val="en-ID"/>
        </w:rPr>
        <w:t>namun</w:t>
      </w:r>
      <w:proofErr w:type="spellEnd"/>
      <w:r w:rsidRPr="009B2A8C">
        <w:rPr>
          <w:sz w:val="24"/>
          <w:szCs w:val="24"/>
          <w:lang w:val="en-ID"/>
        </w:rPr>
        <w:t xml:space="preserve"> </w:t>
      </w:r>
      <w:proofErr w:type="spellStart"/>
      <w:r w:rsidRPr="009B2A8C">
        <w:rPr>
          <w:sz w:val="24"/>
          <w:szCs w:val="24"/>
          <w:lang w:val="en-ID"/>
        </w:rPr>
        <w:t>mungkin</w:t>
      </w:r>
      <w:proofErr w:type="spellEnd"/>
      <w:r w:rsidRPr="009B2A8C">
        <w:rPr>
          <w:sz w:val="24"/>
          <w:szCs w:val="24"/>
          <w:lang w:val="en-ID"/>
        </w:rPr>
        <w:t xml:space="preserve"> </w:t>
      </w:r>
      <w:proofErr w:type="spellStart"/>
      <w:r w:rsidRPr="009B2A8C">
        <w:rPr>
          <w:sz w:val="24"/>
          <w:szCs w:val="24"/>
          <w:lang w:val="en-ID"/>
        </w:rPr>
        <w:t>belum</w:t>
      </w:r>
      <w:proofErr w:type="spellEnd"/>
      <w:r w:rsidRPr="009B2A8C">
        <w:rPr>
          <w:sz w:val="24"/>
          <w:szCs w:val="24"/>
          <w:lang w:val="en-ID"/>
        </w:rPr>
        <w:t xml:space="preserve"> </w:t>
      </w:r>
      <w:proofErr w:type="spellStart"/>
      <w:r w:rsidRPr="009B2A8C">
        <w:rPr>
          <w:sz w:val="24"/>
          <w:szCs w:val="24"/>
          <w:lang w:val="en-ID"/>
        </w:rPr>
        <w:t>memiliki</w:t>
      </w:r>
      <w:proofErr w:type="spellEnd"/>
      <w:r w:rsidRPr="009B2A8C">
        <w:rPr>
          <w:sz w:val="24"/>
          <w:szCs w:val="24"/>
          <w:lang w:val="en-ID"/>
        </w:rPr>
        <w:t xml:space="preserve"> </w:t>
      </w:r>
      <w:proofErr w:type="spellStart"/>
      <w:r w:rsidRPr="009B2A8C">
        <w:rPr>
          <w:sz w:val="24"/>
          <w:szCs w:val="24"/>
          <w:lang w:val="en-ID"/>
        </w:rPr>
        <w:t>pemahaman</w:t>
      </w:r>
      <w:proofErr w:type="spellEnd"/>
      <w:r w:rsidRPr="009B2A8C">
        <w:rPr>
          <w:sz w:val="24"/>
          <w:szCs w:val="24"/>
          <w:lang w:val="en-ID"/>
        </w:rPr>
        <w:t xml:space="preserve"> </w:t>
      </w:r>
      <w:proofErr w:type="spellStart"/>
      <w:r w:rsidRPr="009B2A8C">
        <w:rPr>
          <w:sz w:val="24"/>
          <w:szCs w:val="24"/>
          <w:lang w:val="en-ID"/>
        </w:rPr>
        <w:t>mendalam</w:t>
      </w:r>
      <w:proofErr w:type="spellEnd"/>
      <w:r w:rsidRPr="009B2A8C">
        <w:rPr>
          <w:sz w:val="24"/>
          <w:szCs w:val="24"/>
          <w:lang w:val="en-ID"/>
        </w:rPr>
        <w:t xml:space="preserve"> </w:t>
      </w:r>
      <w:proofErr w:type="spellStart"/>
      <w:r w:rsidRPr="009B2A8C">
        <w:rPr>
          <w:sz w:val="24"/>
          <w:szCs w:val="24"/>
          <w:lang w:val="en-ID"/>
        </w:rPr>
        <w:t>tentang</w:t>
      </w:r>
      <w:proofErr w:type="spellEnd"/>
      <w:r w:rsidRPr="009B2A8C">
        <w:rPr>
          <w:sz w:val="24"/>
          <w:szCs w:val="24"/>
          <w:lang w:val="en-ID"/>
        </w:rPr>
        <w:t xml:space="preserve"> </w:t>
      </w:r>
      <w:proofErr w:type="spellStart"/>
      <w:r w:rsidRPr="009B2A8C">
        <w:rPr>
          <w:sz w:val="24"/>
          <w:szCs w:val="24"/>
          <w:lang w:val="en-ID"/>
        </w:rPr>
        <w:t>prosedur</w:t>
      </w:r>
      <w:proofErr w:type="spellEnd"/>
      <w:r w:rsidRPr="009B2A8C">
        <w:rPr>
          <w:sz w:val="24"/>
          <w:szCs w:val="24"/>
          <w:lang w:val="en-ID"/>
        </w:rPr>
        <w:t xml:space="preserve"> </w:t>
      </w:r>
      <w:proofErr w:type="spellStart"/>
      <w:r w:rsidRPr="009B2A8C">
        <w:rPr>
          <w:sz w:val="24"/>
          <w:szCs w:val="24"/>
          <w:lang w:val="en-ID"/>
        </w:rPr>
        <w:t>pencairan</w:t>
      </w:r>
      <w:proofErr w:type="spellEnd"/>
      <w:r w:rsidRPr="009B2A8C">
        <w:rPr>
          <w:sz w:val="24"/>
          <w:szCs w:val="24"/>
          <w:lang w:val="en-ID"/>
        </w:rPr>
        <w:t xml:space="preserve"> PHLN yang </w:t>
      </w:r>
      <w:proofErr w:type="spellStart"/>
      <w:r w:rsidRPr="009B2A8C">
        <w:rPr>
          <w:sz w:val="24"/>
          <w:szCs w:val="24"/>
          <w:lang w:val="en-ID"/>
        </w:rPr>
        <w:t>kompleks</w:t>
      </w:r>
      <w:proofErr w:type="spellEnd"/>
      <w:r w:rsidRPr="009B2A8C">
        <w:rPr>
          <w:sz w:val="24"/>
          <w:szCs w:val="24"/>
          <w:lang w:val="en-ID"/>
        </w:rPr>
        <w:t xml:space="preserve">, </w:t>
      </w:r>
      <w:proofErr w:type="spellStart"/>
      <w:r w:rsidRPr="009B2A8C">
        <w:rPr>
          <w:sz w:val="24"/>
          <w:szCs w:val="24"/>
          <w:lang w:val="en-ID"/>
        </w:rPr>
        <w:t>sehingga</w:t>
      </w:r>
      <w:proofErr w:type="spellEnd"/>
      <w:r w:rsidRPr="009B2A8C">
        <w:rPr>
          <w:sz w:val="24"/>
          <w:szCs w:val="24"/>
          <w:lang w:val="en-ID"/>
        </w:rPr>
        <w:t xml:space="preserve"> </w:t>
      </w:r>
      <w:proofErr w:type="spellStart"/>
      <w:r w:rsidRPr="009B2A8C">
        <w:rPr>
          <w:sz w:val="24"/>
          <w:szCs w:val="24"/>
          <w:lang w:val="en-ID"/>
        </w:rPr>
        <w:t>dimensi</w:t>
      </w:r>
      <w:proofErr w:type="spellEnd"/>
      <w:r w:rsidRPr="009B2A8C">
        <w:rPr>
          <w:sz w:val="24"/>
          <w:szCs w:val="24"/>
          <w:lang w:val="en-ID"/>
        </w:rPr>
        <w:t xml:space="preserve"> </w:t>
      </w:r>
      <w:r w:rsidRPr="009B2A8C">
        <w:rPr>
          <w:i/>
          <w:iCs/>
          <w:sz w:val="24"/>
          <w:szCs w:val="24"/>
          <w:lang w:val="en-ID"/>
        </w:rPr>
        <w:t>skill variety</w:t>
      </w:r>
      <w:r w:rsidRPr="009B2A8C">
        <w:rPr>
          <w:sz w:val="24"/>
          <w:szCs w:val="24"/>
          <w:lang w:val="en-ID"/>
        </w:rPr>
        <w:t xml:space="preserve"> dan </w:t>
      </w:r>
      <w:r w:rsidRPr="009B2A8C">
        <w:rPr>
          <w:i/>
          <w:iCs/>
          <w:sz w:val="24"/>
          <w:szCs w:val="24"/>
          <w:lang w:val="en-ID"/>
        </w:rPr>
        <w:t>task identity</w:t>
      </w:r>
      <w:r w:rsidRPr="009B2A8C">
        <w:rPr>
          <w:sz w:val="24"/>
          <w:szCs w:val="24"/>
          <w:lang w:val="en-ID"/>
        </w:rPr>
        <w:t xml:space="preserve"> </w:t>
      </w:r>
      <w:proofErr w:type="spellStart"/>
      <w:r w:rsidRPr="009B2A8C">
        <w:rPr>
          <w:sz w:val="24"/>
          <w:szCs w:val="24"/>
          <w:lang w:val="en-ID"/>
        </w:rPr>
        <w:t>dalam</w:t>
      </w:r>
      <w:proofErr w:type="spellEnd"/>
      <w:r w:rsidRPr="009B2A8C">
        <w:rPr>
          <w:sz w:val="24"/>
          <w:szCs w:val="24"/>
          <w:lang w:val="en-ID"/>
        </w:rPr>
        <w:t xml:space="preserve"> </w:t>
      </w:r>
      <w:proofErr w:type="spellStart"/>
      <w:r w:rsidRPr="009B2A8C">
        <w:rPr>
          <w:sz w:val="24"/>
          <w:szCs w:val="24"/>
          <w:lang w:val="en-ID"/>
        </w:rPr>
        <w:t>konstruk</w:t>
      </w:r>
      <w:proofErr w:type="spellEnd"/>
      <w:r w:rsidRPr="009B2A8C">
        <w:rPr>
          <w:sz w:val="24"/>
          <w:szCs w:val="24"/>
          <w:lang w:val="en-ID"/>
        </w:rPr>
        <w:t xml:space="preserve"> </w:t>
      </w:r>
      <w:r w:rsidR="00273E10" w:rsidRPr="00273E10">
        <w:rPr>
          <w:i/>
          <w:iCs/>
          <w:sz w:val="24"/>
          <w:szCs w:val="24"/>
          <w:lang w:val="en-ID"/>
        </w:rPr>
        <w:t>Job Enrichment</w:t>
      </w:r>
      <w:r w:rsidRPr="009B2A8C">
        <w:rPr>
          <w:sz w:val="24"/>
          <w:szCs w:val="24"/>
          <w:lang w:val="en-ID"/>
        </w:rPr>
        <w:t xml:space="preserve"> </w:t>
      </w:r>
      <w:proofErr w:type="spellStart"/>
      <w:r w:rsidRPr="009B2A8C">
        <w:rPr>
          <w:sz w:val="24"/>
          <w:szCs w:val="24"/>
          <w:lang w:val="en-ID"/>
        </w:rPr>
        <w:t>dapat</w:t>
      </w:r>
      <w:proofErr w:type="spellEnd"/>
      <w:r w:rsidRPr="009B2A8C">
        <w:rPr>
          <w:sz w:val="24"/>
          <w:szCs w:val="24"/>
          <w:lang w:val="en-ID"/>
        </w:rPr>
        <w:t xml:space="preserve"> </w:t>
      </w:r>
      <w:proofErr w:type="spellStart"/>
      <w:r w:rsidRPr="009B2A8C">
        <w:rPr>
          <w:sz w:val="24"/>
          <w:szCs w:val="24"/>
          <w:lang w:val="en-ID"/>
        </w:rPr>
        <w:t>terasa</w:t>
      </w:r>
      <w:proofErr w:type="spellEnd"/>
      <w:r w:rsidRPr="009B2A8C">
        <w:rPr>
          <w:sz w:val="24"/>
          <w:szCs w:val="24"/>
          <w:lang w:val="en-ID"/>
        </w:rPr>
        <w:t xml:space="preserve"> </w:t>
      </w:r>
      <w:proofErr w:type="spellStart"/>
      <w:r w:rsidRPr="009B2A8C">
        <w:rPr>
          <w:sz w:val="24"/>
          <w:szCs w:val="24"/>
          <w:lang w:val="en-ID"/>
        </w:rPr>
        <w:t>lebih</w:t>
      </w:r>
      <w:proofErr w:type="spellEnd"/>
      <w:r w:rsidRPr="009B2A8C">
        <w:rPr>
          <w:sz w:val="24"/>
          <w:szCs w:val="24"/>
          <w:lang w:val="en-ID"/>
        </w:rPr>
        <w:t xml:space="preserve"> </w:t>
      </w:r>
      <w:proofErr w:type="spellStart"/>
      <w:r w:rsidRPr="009B2A8C">
        <w:rPr>
          <w:sz w:val="24"/>
          <w:szCs w:val="24"/>
          <w:lang w:val="en-ID"/>
        </w:rPr>
        <w:t>menantang</w:t>
      </w:r>
      <w:proofErr w:type="spellEnd"/>
      <w:r w:rsidRPr="009B2A8C">
        <w:rPr>
          <w:sz w:val="24"/>
          <w:szCs w:val="24"/>
          <w:lang w:val="en-ID"/>
        </w:rPr>
        <w:t xml:space="preserve"> </w:t>
      </w:r>
      <w:proofErr w:type="spellStart"/>
      <w:r w:rsidRPr="009B2A8C">
        <w:rPr>
          <w:sz w:val="24"/>
          <w:szCs w:val="24"/>
          <w:lang w:val="en-ID"/>
        </w:rPr>
        <w:t>bagi</w:t>
      </w:r>
      <w:proofErr w:type="spellEnd"/>
      <w:r w:rsidRPr="009B2A8C">
        <w:rPr>
          <w:sz w:val="24"/>
          <w:szCs w:val="24"/>
          <w:lang w:val="en-ID"/>
        </w:rPr>
        <w:t xml:space="preserve"> </w:t>
      </w:r>
      <w:proofErr w:type="spellStart"/>
      <w:r w:rsidRPr="009B2A8C">
        <w:rPr>
          <w:sz w:val="24"/>
          <w:szCs w:val="24"/>
          <w:lang w:val="en-ID"/>
        </w:rPr>
        <w:t>mereka</w:t>
      </w:r>
      <w:proofErr w:type="spellEnd"/>
      <w:r w:rsidRPr="009B2A8C">
        <w:rPr>
          <w:sz w:val="24"/>
          <w:szCs w:val="24"/>
          <w:lang w:val="en-ID"/>
        </w:rPr>
        <w:t xml:space="preserve"> </w:t>
      </w:r>
      <w:proofErr w:type="spellStart"/>
      <w:r w:rsidRPr="009B2A8C">
        <w:rPr>
          <w:sz w:val="24"/>
          <w:szCs w:val="24"/>
          <w:lang w:val="en-ID"/>
        </w:rPr>
        <w:t>dibandingkan</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senior. Di </w:t>
      </w:r>
      <w:proofErr w:type="spellStart"/>
      <w:r w:rsidRPr="009B2A8C">
        <w:rPr>
          <w:sz w:val="24"/>
          <w:szCs w:val="24"/>
          <w:lang w:val="en-ID"/>
        </w:rPr>
        <w:t>sisi</w:t>
      </w:r>
      <w:proofErr w:type="spellEnd"/>
      <w:r w:rsidRPr="009B2A8C">
        <w:rPr>
          <w:sz w:val="24"/>
          <w:szCs w:val="24"/>
          <w:lang w:val="en-ID"/>
        </w:rPr>
        <w:t xml:space="preserve"> lain, </w:t>
      </w:r>
      <w:proofErr w:type="spellStart"/>
      <w:r w:rsidRPr="009B2A8C">
        <w:rPr>
          <w:sz w:val="24"/>
          <w:szCs w:val="24"/>
          <w:lang w:val="en-ID"/>
        </w:rPr>
        <w:t>keberadaan</w:t>
      </w:r>
      <w:proofErr w:type="spellEnd"/>
      <w:r w:rsidRPr="009B2A8C">
        <w:rPr>
          <w:sz w:val="24"/>
          <w:szCs w:val="24"/>
          <w:lang w:val="en-ID"/>
        </w:rPr>
        <w:t xml:space="preserve"> 15% </w:t>
      </w:r>
      <w:proofErr w:type="spellStart"/>
      <w:r w:rsidRPr="009B2A8C">
        <w:rPr>
          <w:sz w:val="24"/>
          <w:szCs w:val="24"/>
          <w:lang w:val="en-ID"/>
        </w:rPr>
        <w:t>pegawai</w:t>
      </w:r>
      <w:proofErr w:type="spellEnd"/>
      <w:r w:rsidRPr="009B2A8C">
        <w:rPr>
          <w:sz w:val="24"/>
          <w:szCs w:val="24"/>
          <w:lang w:val="en-ID"/>
        </w:rPr>
        <w:t xml:space="preserve"> </w:t>
      </w:r>
      <w:proofErr w:type="spellStart"/>
      <w:r w:rsidRPr="009B2A8C">
        <w:rPr>
          <w:sz w:val="24"/>
          <w:szCs w:val="24"/>
          <w:lang w:val="en-ID"/>
        </w:rPr>
        <w:t>dengan</w:t>
      </w:r>
      <w:proofErr w:type="spellEnd"/>
      <w:r w:rsidRPr="009B2A8C">
        <w:rPr>
          <w:sz w:val="24"/>
          <w:szCs w:val="24"/>
          <w:lang w:val="en-ID"/>
        </w:rPr>
        <w:t xml:space="preserve"> masa </w:t>
      </w:r>
      <w:proofErr w:type="spellStart"/>
      <w:r w:rsidRPr="009B2A8C">
        <w:rPr>
          <w:sz w:val="24"/>
          <w:szCs w:val="24"/>
          <w:lang w:val="en-ID"/>
        </w:rPr>
        <w:t>kerja</w:t>
      </w:r>
      <w:proofErr w:type="spellEnd"/>
      <w:r w:rsidRPr="009B2A8C">
        <w:rPr>
          <w:sz w:val="24"/>
          <w:szCs w:val="24"/>
          <w:lang w:val="en-ID"/>
        </w:rPr>
        <w:t xml:space="preserve"> 7 </w:t>
      </w:r>
      <w:proofErr w:type="spellStart"/>
      <w:r w:rsidRPr="009B2A8C">
        <w:rPr>
          <w:sz w:val="24"/>
          <w:szCs w:val="24"/>
          <w:lang w:val="en-ID"/>
        </w:rPr>
        <w:t>tahun</w:t>
      </w:r>
      <w:proofErr w:type="spellEnd"/>
      <w:r w:rsidRPr="009B2A8C">
        <w:rPr>
          <w:sz w:val="24"/>
          <w:szCs w:val="24"/>
          <w:lang w:val="en-ID"/>
        </w:rPr>
        <w:t xml:space="preserve"> </w:t>
      </w:r>
      <w:proofErr w:type="spellStart"/>
      <w:r w:rsidRPr="009B2A8C">
        <w:rPr>
          <w:sz w:val="24"/>
          <w:szCs w:val="24"/>
          <w:lang w:val="en-ID"/>
        </w:rPr>
        <w:t>ke</w:t>
      </w:r>
      <w:proofErr w:type="spellEnd"/>
      <w:r w:rsidRPr="009B2A8C">
        <w:rPr>
          <w:sz w:val="24"/>
          <w:szCs w:val="24"/>
          <w:lang w:val="en-ID"/>
        </w:rPr>
        <w:t xml:space="preserve"> </w:t>
      </w:r>
      <w:proofErr w:type="spellStart"/>
      <w:r w:rsidRPr="009B2A8C">
        <w:rPr>
          <w:sz w:val="24"/>
          <w:szCs w:val="24"/>
          <w:lang w:val="en-ID"/>
        </w:rPr>
        <w:t>atas</w:t>
      </w:r>
      <w:proofErr w:type="spellEnd"/>
      <w:r w:rsidRPr="009B2A8C">
        <w:rPr>
          <w:sz w:val="24"/>
          <w:szCs w:val="24"/>
          <w:lang w:val="en-ID"/>
        </w:rPr>
        <w:t xml:space="preserve"> </w:t>
      </w:r>
      <w:proofErr w:type="spellStart"/>
      <w:r w:rsidRPr="009B2A8C">
        <w:rPr>
          <w:sz w:val="24"/>
          <w:szCs w:val="24"/>
          <w:lang w:val="en-ID"/>
        </w:rPr>
        <w:t>memberikan</w:t>
      </w:r>
      <w:proofErr w:type="spellEnd"/>
      <w:r w:rsidRPr="009B2A8C">
        <w:rPr>
          <w:sz w:val="24"/>
          <w:szCs w:val="24"/>
          <w:lang w:val="en-ID"/>
        </w:rPr>
        <w:t xml:space="preserve"> </w:t>
      </w:r>
      <w:proofErr w:type="spellStart"/>
      <w:r w:rsidRPr="009B2A8C">
        <w:rPr>
          <w:sz w:val="24"/>
          <w:szCs w:val="24"/>
          <w:lang w:val="en-ID"/>
        </w:rPr>
        <w:t>keseimbangan</w:t>
      </w:r>
      <w:proofErr w:type="spellEnd"/>
      <w:r w:rsidRPr="009B2A8C">
        <w:rPr>
          <w:sz w:val="24"/>
          <w:szCs w:val="24"/>
          <w:lang w:val="en-ID"/>
        </w:rPr>
        <w:t xml:space="preserve"> </w:t>
      </w:r>
      <w:proofErr w:type="spellStart"/>
      <w:r w:rsidRPr="009B2A8C">
        <w:rPr>
          <w:sz w:val="24"/>
          <w:szCs w:val="24"/>
          <w:lang w:val="en-ID"/>
        </w:rPr>
        <w:t>pengalaman</w:t>
      </w:r>
      <w:proofErr w:type="spellEnd"/>
      <w:r w:rsidRPr="009B2A8C">
        <w:rPr>
          <w:sz w:val="24"/>
          <w:szCs w:val="24"/>
          <w:lang w:val="en-ID"/>
        </w:rPr>
        <w:t xml:space="preserve"> </w:t>
      </w:r>
      <w:proofErr w:type="spellStart"/>
      <w:r w:rsidRPr="009B2A8C">
        <w:rPr>
          <w:sz w:val="24"/>
          <w:szCs w:val="24"/>
          <w:lang w:val="en-ID"/>
        </w:rPr>
        <w:t>dalam</w:t>
      </w:r>
      <w:proofErr w:type="spellEnd"/>
      <w:r w:rsidRPr="009B2A8C">
        <w:rPr>
          <w:sz w:val="24"/>
          <w:szCs w:val="24"/>
          <w:lang w:val="en-ID"/>
        </w:rPr>
        <w:t xml:space="preserve"> </w:t>
      </w:r>
      <w:proofErr w:type="spellStart"/>
      <w:r w:rsidRPr="009B2A8C">
        <w:rPr>
          <w:sz w:val="24"/>
          <w:szCs w:val="24"/>
          <w:lang w:val="en-ID"/>
        </w:rPr>
        <w:t>tim.</w:t>
      </w:r>
      <w:proofErr w:type="spellEnd"/>
    </w:p>
    <w:p w14:paraId="59BBF733" w14:textId="0D0F66BD" w:rsidR="00414B26" w:rsidRPr="009B2A8C" w:rsidRDefault="003862EF" w:rsidP="003862EF">
      <w:pPr>
        <w:pStyle w:val="ListParagraph"/>
        <w:numPr>
          <w:ilvl w:val="3"/>
          <w:numId w:val="8"/>
        </w:numPr>
        <w:rPr>
          <w:sz w:val="24"/>
          <w:szCs w:val="24"/>
          <w:lang w:val="en-ID"/>
        </w:rPr>
      </w:pPr>
      <w:proofErr w:type="spellStart"/>
      <w:r w:rsidRPr="009B2A8C">
        <w:rPr>
          <w:sz w:val="24"/>
          <w:szCs w:val="24"/>
          <w:lang w:val="en-ID"/>
        </w:rPr>
        <w:t>Analisis</w:t>
      </w:r>
      <w:proofErr w:type="spellEnd"/>
      <w:r w:rsidRPr="009B2A8C">
        <w:rPr>
          <w:sz w:val="24"/>
          <w:szCs w:val="24"/>
          <w:lang w:val="en-ID"/>
        </w:rPr>
        <w:t xml:space="preserve"> </w:t>
      </w:r>
      <w:proofErr w:type="spellStart"/>
      <w:r w:rsidRPr="009B2A8C">
        <w:rPr>
          <w:sz w:val="24"/>
          <w:szCs w:val="24"/>
          <w:lang w:val="en-ID"/>
        </w:rPr>
        <w:t>Pendapat</w:t>
      </w:r>
      <w:proofErr w:type="spellEnd"/>
      <w:r w:rsidR="004352AA" w:rsidRPr="009B2A8C">
        <w:rPr>
          <w:sz w:val="24"/>
          <w:szCs w:val="24"/>
          <w:lang w:val="en-ID"/>
        </w:rPr>
        <w:t xml:space="preserve"> </w:t>
      </w:r>
      <w:proofErr w:type="spellStart"/>
      <w:r w:rsidR="004352AA" w:rsidRPr="009B2A8C">
        <w:rPr>
          <w:sz w:val="24"/>
          <w:szCs w:val="24"/>
          <w:lang w:val="en-ID"/>
        </w:rPr>
        <w:t>Responden</w:t>
      </w:r>
      <w:proofErr w:type="spellEnd"/>
    </w:p>
    <w:p w14:paraId="1678E42A" w14:textId="69E97280" w:rsidR="000B5DFE" w:rsidRPr="009B2A8C" w:rsidRDefault="00B33E5A" w:rsidP="005613B7">
      <w:pPr>
        <w:ind w:left="1134" w:firstLine="720"/>
        <w:rPr>
          <w:sz w:val="24"/>
          <w:szCs w:val="24"/>
          <w:lang w:val="en-ID"/>
        </w:rPr>
      </w:pPr>
      <w:proofErr w:type="spellStart"/>
      <w:r w:rsidRPr="009B2A8C">
        <w:rPr>
          <w:sz w:val="24"/>
          <w:szCs w:val="24"/>
          <w:lang w:val="en-ID"/>
        </w:rPr>
        <w:t>Analisis</w:t>
      </w:r>
      <w:proofErr w:type="spellEnd"/>
      <w:r w:rsidRPr="009B2A8C">
        <w:rPr>
          <w:sz w:val="24"/>
          <w:szCs w:val="24"/>
          <w:lang w:val="en-ID"/>
        </w:rPr>
        <w:t xml:space="preserve"> </w:t>
      </w:r>
      <w:proofErr w:type="spellStart"/>
      <w:r w:rsidRPr="009B2A8C">
        <w:rPr>
          <w:sz w:val="24"/>
          <w:szCs w:val="24"/>
          <w:lang w:val="en-ID"/>
        </w:rPr>
        <w:t>pendapat</w:t>
      </w:r>
      <w:proofErr w:type="spellEnd"/>
      <w:r w:rsidRPr="009B2A8C">
        <w:rPr>
          <w:sz w:val="24"/>
          <w:szCs w:val="24"/>
          <w:lang w:val="en-ID"/>
        </w:rPr>
        <w:t xml:space="preserve"> </w:t>
      </w:r>
      <w:proofErr w:type="spellStart"/>
      <w:r w:rsidRPr="009B2A8C">
        <w:rPr>
          <w:sz w:val="24"/>
          <w:szCs w:val="24"/>
          <w:lang w:val="en-ID"/>
        </w:rPr>
        <w:t>responden</w:t>
      </w:r>
      <w:proofErr w:type="spellEnd"/>
      <w:r w:rsidRPr="009B2A8C">
        <w:rPr>
          <w:sz w:val="24"/>
          <w:szCs w:val="24"/>
          <w:lang w:val="en-ID"/>
        </w:rPr>
        <w:t xml:space="preserve"> </w:t>
      </w:r>
      <w:proofErr w:type="spellStart"/>
      <w:r w:rsidRPr="009B2A8C">
        <w:rPr>
          <w:sz w:val="24"/>
          <w:szCs w:val="24"/>
          <w:lang w:val="en-ID"/>
        </w:rPr>
        <w:t>bertujuan</w:t>
      </w:r>
      <w:proofErr w:type="spellEnd"/>
      <w:r w:rsidRPr="009B2A8C">
        <w:rPr>
          <w:sz w:val="24"/>
          <w:szCs w:val="24"/>
          <w:lang w:val="en-ID"/>
        </w:rPr>
        <w:t xml:space="preserve"> </w:t>
      </w:r>
      <w:proofErr w:type="spellStart"/>
      <w:r w:rsidRPr="009B2A8C">
        <w:rPr>
          <w:sz w:val="24"/>
          <w:szCs w:val="24"/>
          <w:lang w:val="en-ID"/>
        </w:rPr>
        <w:t>untuk</w:t>
      </w:r>
      <w:proofErr w:type="spellEnd"/>
      <w:r w:rsidRPr="009B2A8C">
        <w:rPr>
          <w:sz w:val="24"/>
          <w:szCs w:val="24"/>
          <w:lang w:val="en-ID"/>
        </w:rPr>
        <w:t xml:space="preserve"> </w:t>
      </w:r>
      <w:proofErr w:type="spellStart"/>
      <w:r w:rsidRPr="009B2A8C">
        <w:rPr>
          <w:sz w:val="24"/>
          <w:szCs w:val="24"/>
          <w:lang w:val="en-ID"/>
        </w:rPr>
        <w:t>memotret</w:t>
      </w:r>
      <w:proofErr w:type="spellEnd"/>
      <w:r w:rsidRPr="009B2A8C">
        <w:rPr>
          <w:sz w:val="24"/>
          <w:szCs w:val="24"/>
          <w:lang w:val="en-ID"/>
        </w:rPr>
        <w:t xml:space="preserve"> </w:t>
      </w:r>
      <w:proofErr w:type="spellStart"/>
      <w:r w:rsidRPr="009B2A8C">
        <w:rPr>
          <w:sz w:val="24"/>
          <w:szCs w:val="24"/>
          <w:lang w:val="en-ID"/>
        </w:rPr>
        <w:t>secara</w:t>
      </w:r>
      <w:proofErr w:type="spellEnd"/>
      <w:r w:rsidRPr="009B2A8C">
        <w:rPr>
          <w:sz w:val="24"/>
          <w:szCs w:val="24"/>
          <w:lang w:val="en-ID"/>
        </w:rPr>
        <w:t xml:space="preserve"> </w:t>
      </w:r>
      <w:proofErr w:type="spellStart"/>
      <w:r w:rsidRPr="009B2A8C">
        <w:rPr>
          <w:sz w:val="24"/>
          <w:szCs w:val="24"/>
          <w:lang w:val="en-ID"/>
        </w:rPr>
        <w:t>eksplisit</w:t>
      </w:r>
      <w:proofErr w:type="spellEnd"/>
      <w:r w:rsidRPr="009B2A8C">
        <w:rPr>
          <w:sz w:val="24"/>
          <w:szCs w:val="24"/>
          <w:lang w:val="en-ID"/>
        </w:rPr>
        <w:t xml:space="preserve"> </w:t>
      </w:r>
      <w:proofErr w:type="spellStart"/>
      <w:r w:rsidRPr="009B2A8C">
        <w:rPr>
          <w:sz w:val="24"/>
          <w:szCs w:val="24"/>
          <w:lang w:val="en-ID"/>
        </w:rPr>
        <w:t>persepsi</w:t>
      </w:r>
      <w:proofErr w:type="spellEnd"/>
      <w:r w:rsidRPr="009B2A8C">
        <w:rPr>
          <w:sz w:val="24"/>
          <w:szCs w:val="24"/>
          <w:lang w:val="en-ID"/>
        </w:rPr>
        <w:t xml:space="preserve"> dan </w:t>
      </w:r>
      <w:proofErr w:type="spellStart"/>
      <w:r w:rsidRPr="009B2A8C">
        <w:rPr>
          <w:sz w:val="24"/>
          <w:szCs w:val="24"/>
          <w:lang w:val="en-ID"/>
        </w:rPr>
        <w:t>sikap</w:t>
      </w:r>
      <w:proofErr w:type="spellEnd"/>
      <w:r w:rsidRPr="009B2A8C">
        <w:rPr>
          <w:sz w:val="24"/>
          <w:szCs w:val="24"/>
          <w:lang w:val="en-ID"/>
        </w:rPr>
        <w:t xml:space="preserve"> para </w:t>
      </w:r>
      <w:proofErr w:type="spellStart"/>
      <w:r w:rsidRPr="009B2A8C">
        <w:rPr>
          <w:sz w:val="24"/>
          <w:szCs w:val="24"/>
          <w:lang w:val="en-ID"/>
        </w:rPr>
        <w:t>pegawai</w:t>
      </w:r>
      <w:proofErr w:type="spellEnd"/>
      <w:r w:rsidRPr="009B2A8C">
        <w:rPr>
          <w:sz w:val="24"/>
          <w:szCs w:val="24"/>
          <w:lang w:val="en-ID"/>
        </w:rPr>
        <w:t xml:space="preserve"> di Kantor </w:t>
      </w:r>
      <w:proofErr w:type="spellStart"/>
      <w:r w:rsidRPr="009B2A8C">
        <w:rPr>
          <w:sz w:val="24"/>
          <w:szCs w:val="24"/>
          <w:lang w:val="en-ID"/>
        </w:rPr>
        <w:t>Pelayanan</w:t>
      </w:r>
      <w:proofErr w:type="spellEnd"/>
      <w:r w:rsidRPr="009B2A8C">
        <w:rPr>
          <w:sz w:val="24"/>
          <w:szCs w:val="24"/>
          <w:lang w:val="en-ID"/>
        </w:rPr>
        <w:t xml:space="preserve"> </w:t>
      </w:r>
      <w:proofErr w:type="spellStart"/>
      <w:r w:rsidRPr="009B2A8C">
        <w:rPr>
          <w:sz w:val="24"/>
          <w:szCs w:val="24"/>
          <w:lang w:val="en-ID"/>
        </w:rPr>
        <w:t>Perbendaharaan</w:t>
      </w:r>
      <w:proofErr w:type="spellEnd"/>
      <w:r w:rsidRPr="009B2A8C">
        <w:rPr>
          <w:sz w:val="24"/>
          <w:szCs w:val="24"/>
          <w:lang w:val="en-ID"/>
        </w:rPr>
        <w:t xml:space="preserve"> Negara </w:t>
      </w:r>
      <w:proofErr w:type="spellStart"/>
      <w:r w:rsidRPr="009B2A8C">
        <w:rPr>
          <w:sz w:val="24"/>
          <w:szCs w:val="24"/>
          <w:lang w:val="en-ID"/>
        </w:rPr>
        <w:t>Khusus</w:t>
      </w:r>
      <w:proofErr w:type="spellEnd"/>
      <w:r w:rsidRPr="009B2A8C">
        <w:rPr>
          <w:sz w:val="24"/>
          <w:szCs w:val="24"/>
          <w:lang w:val="en-ID"/>
        </w:rPr>
        <w:t xml:space="preserve"> Pinjaman dan Hibah </w:t>
      </w:r>
      <w:proofErr w:type="spellStart"/>
      <w:r w:rsidRPr="009B2A8C">
        <w:rPr>
          <w:sz w:val="24"/>
          <w:szCs w:val="24"/>
          <w:lang w:val="en-ID"/>
        </w:rPr>
        <w:t>terhadap</w:t>
      </w:r>
      <w:proofErr w:type="spellEnd"/>
      <w:r w:rsidRPr="009B2A8C">
        <w:rPr>
          <w:sz w:val="24"/>
          <w:szCs w:val="24"/>
          <w:lang w:val="en-ID"/>
        </w:rPr>
        <w:t xml:space="preserve"> </w:t>
      </w:r>
      <w:proofErr w:type="spellStart"/>
      <w:r w:rsidRPr="009B2A8C">
        <w:rPr>
          <w:sz w:val="24"/>
          <w:szCs w:val="24"/>
          <w:lang w:val="en-ID"/>
        </w:rPr>
        <w:t>variabel-variabel</w:t>
      </w:r>
      <w:proofErr w:type="spellEnd"/>
      <w:r w:rsidRPr="009B2A8C">
        <w:rPr>
          <w:sz w:val="24"/>
          <w:szCs w:val="24"/>
          <w:lang w:val="en-ID"/>
        </w:rPr>
        <w:t xml:space="preserve"> yang </w:t>
      </w:r>
      <w:proofErr w:type="spellStart"/>
      <w:r w:rsidRPr="009B2A8C">
        <w:rPr>
          <w:sz w:val="24"/>
          <w:szCs w:val="24"/>
          <w:lang w:val="en-ID"/>
        </w:rPr>
        <w:t>diteliti</w:t>
      </w:r>
      <w:proofErr w:type="spellEnd"/>
      <w:r w:rsidRPr="009B2A8C">
        <w:rPr>
          <w:sz w:val="24"/>
          <w:szCs w:val="24"/>
          <w:lang w:val="en-ID"/>
        </w:rPr>
        <w:t xml:space="preserve">. </w:t>
      </w:r>
      <w:proofErr w:type="spellStart"/>
      <w:r w:rsidRPr="009B2A8C">
        <w:rPr>
          <w:sz w:val="24"/>
          <w:szCs w:val="24"/>
          <w:lang w:val="en-ID"/>
        </w:rPr>
        <w:t>Pengukuran</w:t>
      </w:r>
      <w:proofErr w:type="spellEnd"/>
      <w:r w:rsidRPr="009B2A8C">
        <w:rPr>
          <w:sz w:val="24"/>
          <w:szCs w:val="24"/>
          <w:lang w:val="en-ID"/>
        </w:rPr>
        <w:t xml:space="preserve"> </w:t>
      </w:r>
      <w:proofErr w:type="spellStart"/>
      <w:r w:rsidRPr="009B2A8C">
        <w:rPr>
          <w:sz w:val="24"/>
          <w:szCs w:val="24"/>
          <w:lang w:val="en-ID"/>
        </w:rPr>
        <w:t>dilakukan</w:t>
      </w:r>
      <w:proofErr w:type="spellEnd"/>
      <w:r w:rsidRPr="009B2A8C">
        <w:rPr>
          <w:sz w:val="24"/>
          <w:szCs w:val="24"/>
          <w:lang w:val="en-ID"/>
        </w:rPr>
        <w:t xml:space="preserve"> </w:t>
      </w:r>
      <w:proofErr w:type="spellStart"/>
      <w:r w:rsidRPr="009B2A8C">
        <w:rPr>
          <w:sz w:val="24"/>
          <w:szCs w:val="24"/>
          <w:lang w:val="en-ID"/>
        </w:rPr>
        <w:t>menyebarkan</w:t>
      </w:r>
      <w:proofErr w:type="spellEnd"/>
      <w:r w:rsidRPr="009B2A8C">
        <w:rPr>
          <w:sz w:val="24"/>
          <w:szCs w:val="24"/>
          <w:lang w:val="en-ID"/>
        </w:rPr>
        <w:t xml:space="preserve"> </w:t>
      </w:r>
      <w:proofErr w:type="spellStart"/>
      <w:r w:rsidRPr="009B2A8C">
        <w:rPr>
          <w:sz w:val="24"/>
          <w:szCs w:val="24"/>
          <w:lang w:val="en-ID"/>
        </w:rPr>
        <w:t>kuesioner</w:t>
      </w:r>
      <w:proofErr w:type="spellEnd"/>
      <w:r w:rsidRPr="009B2A8C">
        <w:rPr>
          <w:sz w:val="24"/>
          <w:szCs w:val="24"/>
          <w:lang w:val="en-ID"/>
        </w:rPr>
        <w:t xml:space="preserve"> </w:t>
      </w:r>
      <w:proofErr w:type="spellStart"/>
      <w:r w:rsidRPr="009B2A8C">
        <w:rPr>
          <w:sz w:val="24"/>
          <w:szCs w:val="24"/>
          <w:lang w:val="en-ID"/>
        </w:rPr>
        <w:t>ke</w:t>
      </w:r>
      <w:proofErr w:type="spellEnd"/>
      <w:r w:rsidRPr="009B2A8C">
        <w:rPr>
          <w:sz w:val="24"/>
          <w:szCs w:val="24"/>
          <w:lang w:val="en-ID"/>
        </w:rPr>
        <w:t xml:space="preserve"> 33 </w:t>
      </w:r>
      <w:proofErr w:type="spellStart"/>
      <w:r w:rsidRPr="009B2A8C">
        <w:rPr>
          <w:sz w:val="24"/>
          <w:szCs w:val="24"/>
          <w:lang w:val="en-ID"/>
        </w:rPr>
        <w:t>responden</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KPPN KPH </w:t>
      </w:r>
      <w:proofErr w:type="spellStart"/>
      <w:r w:rsidRPr="009B2A8C">
        <w:rPr>
          <w:sz w:val="24"/>
          <w:szCs w:val="24"/>
          <w:lang w:val="en-ID"/>
        </w:rPr>
        <w:t>terhadap</w:t>
      </w:r>
      <w:proofErr w:type="spellEnd"/>
      <w:r w:rsidRPr="009B2A8C">
        <w:rPr>
          <w:sz w:val="24"/>
          <w:szCs w:val="24"/>
          <w:lang w:val="en-ID"/>
        </w:rPr>
        <w:t xml:space="preserve"> </w:t>
      </w:r>
      <w:proofErr w:type="spellStart"/>
      <w:r w:rsidRPr="009B2A8C">
        <w:rPr>
          <w:sz w:val="24"/>
          <w:szCs w:val="24"/>
          <w:lang w:val="en-ID"/>
        </w:rPr>
        <w:t>tiga</w:t>
      </w:r>
      <w:proofErr w:type="spellEnd"/>
      <w:r w:rsidRPr="009B2A8C">
        <w:rPr>
          <w:sz w:val="24"/>
          <w:szCs w:val="24"/>
          <w:lang w:val="en-ID"/>
        </w:rPr>
        <w:t xml:space="preserve"> </w:t>
      </w:r>
      <w:proofErr w:type="spellStart"/>
      <w:r w:rsidRPr="009B2A8C">
        <w:rPr>
          <w:sz w:val="24"/>
          <w:szCs w:val="24"/>
          <w:lang w:val="en-ID"/>
        </w:rPr>
        <w:t>variabel</w:t>
      </w:r>
      <w:proofErr w:type="spellEnd"/>
      <w:r w:rsidRPr="009B2A8C">
        <w:rPr>
          <w:sz w:val="24"/>
          <w:szCs w:val="24"/>
          <w:lang w:val="en-ID"/>
        </w:rPr>
        <w:t xml:space="preserve"> </w:t>
      </w:r>
      <w:proofErr w:type="spellStart"/>
      <w:r w:rsidRPr="009B2A8C">
        <w:rPr>
          <w:sz w:val="24"/>
          <w:szCs w:val="24"/>
          <w:lang w:val="en-ID"/>
        </w:rPr>
        <w:t>penelitian</w:t>
      </w:r>
      <w:proofErr w:type="spellEnd"/>
      <w:r w:rsidRPr="009B2A8C">
        <w:rPr>
          <w:sz w:val="24"/>
          <w:szCs w:val="24"/>
          <w:lang w:val="en-ID"/>
        </w:rPr>
        <w:t xml:space="preserve">, </w:t>
      </w:r>
      <w:proofErr w:type="spellStart"/>
      <w:r w:rsidRPr="009B2A8C">
        <w:rPr>
          <w:sz w:val="24"/>
          <w:szCs w:val="24"/>
          <w:lang w:val="en-ID"/>
        </w:rPr>
        <w:t>yaitu</w:t>
      </w:r>
      <w:proofErr w:type="spellEnd"/>
      <w:r w:rsidRPr="009B2A8C">
        <w:rPr>
          <w:sz w:val="24"/>
          <w:szCs w:val="24"/>
          <w:lang w:val="en-ID"/>
        </w:rPr>
        <w:t xml:space="preserve"> </w:t>
      </w:r>
      <w:proofErr w:type="spellStart"/>
      <w:r w:rsidRPr="009B2A8C">
        <w:rPr>
          <w:sz w:val="24"/>
          <w:szCs w:val="24"/>
          <w:lang w:val="en-ID"/>
        </w:rPr>
        <w:t>Variabel</w:t>
      </w:r>
      <w:proofErr w:type="spellEnd"/>
      <w:r w:rsidRPr="009B2A8C">
        <w:rPr>
          <w:sz w:val="24"/>
          <w:szCs w:val="24"/>
          <w:lang w:val="en-ID"/>
        </w:rPr>
        <w:t xml:space="preserve"> X (</w:t>
      </w:r>
      <w:proofErr w:type="spellStart"/>
      <w:r w:rsidRPr="009B2A8C">
        <w:rPr>
          <w:sz w:val="24"/>
          <w:szCs w:val="24"/>
          <w:lang w:val="en-ID"/>
        </w:rPr>
        <w:t>Sistem</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Fleksibel</w:t>
      </w:r>
      <w:proofErr w:type="spellEnd"/>
      <w:r w:rsidRPr="009B2A8C">
        <w:rPr>
          <w:sz w:val="24"/>
          <w:szCs w:val="24"/>
          <w:lang w:val="en-ID"/>
        </w:rPr>
        <w:t xml:space="preserve">) </w:t>
      </w:r>
      <w:proofErr w:type="spellStart"/>
      <w:r w:rsidRPr="009B2A8C">
        <w:rPr>
          <w:sz w:val="24"/>
          <w:szCs w:val="24"/>
          <w:lang w:val="en-ID"/>
        </w:rPr>
        <w:t>terdiri</w:t>
      </w:r>
      <w:proofErr w:type="spellEnd"/>
      <w:r w:rsidRPr="009B2A8C">
        <w:rPr>
          <w:sz w:val="24"/>
          <w:szCs w:val="24"/>
          <w:lang w:val="en-ID"/>
        </w:rPr>
        <w:t xml:space="preserve"> </w:t>
      </w:r>
      <w:proofErr w:type="spellStart"/>
      <w:r w:rsidRPr="009B2A8C">
        <w:rPr>
          <w:sz w:val="24"/>
          <w:szCs w:val="24"/>
          <w:lang w:val="en-ID"/>
        </w:rPr>
        <w:t>dari</w:t>
      </w:r>
      <w:proofErr w:type="spellEnd"/>
      <w:r w:rsidRPr="009B2A8C">
        <w:rPr>
          <w:sz w:val="24"/>
          <w:szCs w:val="24"/>
          <w:lang w:val="en-ID"/>
        </w:rPr>
        <w:t xml:space="preserve"> 10 item </w:t>
      </w:r>
      <w:proofErr w:type="spellStart"/>
      <w:r w:rsidRPr="009B2A8C">
        <w:rPr>
          <w:sz w:val="24"/>
          <w:szCs w:val="24"/>
          <w:lang w:val="en-ID"/>
        </w:rPr>
        <w:t>pernyataan</w:t>
      </w:r>
      <w:proofErr w:type="spellEnd"/>
      <w:r w:rsidRPr="009B2A8C">
        <w:rPr>
          <w:sz w:val="24"/>
          <w:szCs w:val="24"/>
          <w:lang w:val="en-ID"/>
        </w:rPr>
        <w:t xml:space="preserve">, </w:t>
      </w:r>
      <w:proofErr w:type="spellStart"/>
      <w:r w:rsidRPr="009B2A8C">
        <w:rPr>
          <w:sz w:val="24"/>
          <w:szCs w:val="24"/>
          <w:lang w:val="en-ID"/>
        </w:rPr>
        <w:t>Variabel</w:t>
      </w:r>
      <w:proofErr w:type="spellEnd"/>
      <w:r w:rsidRPr="009B2A8C">
        <w:rPr>
          <w:sz w:val="24"/>
          <w:szCs w:val="24"/>
          <w:lang w:val="en-ID"/>
        </w:rPr>
        <w:t xml:space="preserve"> Z (</w:t>
      </w:r>
      <w:r w:rsidR="00273E10" w:rsidRPr="00273E10">
        <w:rPr>
          <w:i/>
          <w:iCs/>
          <w:sz w:val="24"/>
          <w:szCs w:val="24"/>
          <w:lang w:val="en-ID"/>
        </w:rPr>
        <w:t>Job Enrichment</w:t>
      </w:r>
      <w:r w:rsidRPr="009B2A8C">
        <w:rPr>
          <w:sz w:val="24"/>
          <w:szCs w:val="24"/>
          <w:lang w:val="en-ID"/>
        </w:rPr>
        <w:t xml:space="preserve">) </w:t>
      </w:r>
      <w:proofErr w:type="spellStart"/>
      <w:r w:rsidRPr="009B2A8C">
        <w:rPr>
          <w:sz w:val="24"/>
          <w:szCs w:val="24"/>
          <w:lang w:val="en-ID"/>
        </w:rPr>
        <w:t>terdiri</w:t>
      </w:r>
      <w:proofErr w:type="spellEnd"/>
      <w:r w:rsidRPr="009B2A8C">
        <w:rPr>
          <w:sz w:val="24"/>
          <w:szCs w:val="24"/>
          <w:lang w:val="en-ID"/>
        </w:rPr>
        <w:t xml:space="preserve"> </w:t>
      </w:r>
      <w:proofErr w:type="spellStart"/>
      <w:r w:rsidRPr="009B2A8C">
        <w:rPr>
          <w:sz w:val="24"/>
          <w:szCs w:val="24"/>
          <w:lang w:val="en-ID"/>
        </w:rPr>
        <w:t>dari</w:t>
      </w:r>
      <w:proofErr w:type="spellEnd"/>
      <w:r w:rsidRPr="009B2A8C">
        <w:rPr>
          <w:sz w:val="24"/>
          <w:szCs w:val="24"/>
          <w:lang w:val="en-ID"/>
        </w:rPr>
        <w:t xml:space="preserve"> 10 item </w:t>
      </w:r>
      <w:proofErr w:type="spellStart"/>
      <w:r w:rsidRPr="009B2A8C">
        <w:rPr>
          <w:sz w:val="24"/>
          <w:szCs w:val="24"/>
          <w:lang w:val="en-ID"/>
        </w:rPr>
        <w:t>pernyataan</w:t>
      </w:r>
      <w:proofErr w:type="spellEnd"/>
      <w:r w:rsidRPr="009B2A8C">
        <w:rPr>
          <w:sz w:val="24"/>
          <w:szCs w:val="24"/>
          <w:lang w:val="en-ID"/>
        </w:rPr>
        <w:t xml:space="preserve">, </w:t>
      </w:r>
      <w:proofErr w:type="spellStart"/>
      <w:r w:rsidRPr="009B2A8C">
        <w:rPr>
          <w:sz w:val="24"/>
          <w:szCs w:val="24"/>
          <w:lang w:val="en-ID"/>
        </w:rPr>
        <w:t>serta</w:t>
      </w:r>
      <w:proofErr w:type="spellEnd"/>
      <w:r w:rsidRPr="009B2A8C">
        <w:rPr>
          <w:sz w:val="24"/>
          <w:szCs w:val="24"/>
          <w:lang w:val="en-ID"/>
        </w:rPr>
        <w:t xml:space="preserve"> </w:t>
      </w:r>
      <w:proofErr w:type="spellStart"/>
      <w:r w:rsidRPr="009B2A8C">
        <w:rPr>
          <w:sz w:val="24"/>
          <w:szCs w:val="24"/>
          <w:lang w:val="en-ID"/>
        </w:rPr>
        <w:t>Variabel</w:t>
      </w:r>
      <w:proofErr w:type="spellEnd"/>
      <w:r w:rsidRPr="009B2A8C">
        <w:rPr>
          <w:sz w:val="24"/>
          <w:szCs w:val="24"/>
          <w:lang w:val="en-ID"/>
        </w:rPr>
        <w:t xml:space="preserve"> Y (Kinerja </w:t>
      </w:r>
      <w:proofErr w:type="spellStart"/>
      <w:r w:rsidRPr="009B2A8C">
        <w:rPr>
          <w:sz w:val="24"/>
          <w:szCs w:val="24"/>
          <w:lang w:val="en-ID"/>
        </w:rPr>
        <w:t>Pegawai</w:t>
      </w:r>
      <w:proofErr w:type="spellEnd"/>
      <w:r w:rsidRPr="009B2A8C">
        <w:rPr>
          <w:sz w:val="24"/>
          <w:szCs w:val="24"/>
          <w:lang w:val="en-ID"/>
        </w:rPr>
        <w:t xml:space="preserve">) </w:t>
      </w:r>
      <w:proofErr w:type="spellStart"/>
      <w:r w:rsidRPr="009B2A8C">
        <w:rPr>
          <w:sz w:val="24"/>
          <w:szCs w:val="24"/>
          <w:lang w:val="en-ID"/>
        </w:rPr>
        <w:t>terdiri</w:t>
      </w:r>
      <w:proofErr w:type="spellEnd"/>
      <w:r w:rsidRPr="009B2A8C">
        <w:rPr>
          <w:sz w:val="24"/>
          <w:szCs w:val="24"/>
          <w:lang w:val="en-ID"/>
        </w:rPr>
        <w:t xml:space="preserve"> </w:t>
      </w:r>
      <w:proofErr w:type="spellStart"/>
      <w:r w:rsidRPr="009B2A8C">
        <w:rPr>
          <w:sz w:val="24"/>
          <w:szCs w:val="24"/>
          <w:lang w:val="en-ID"/>
        </w:rPr>
        <w:t>dari</w:t>
      </w:r>
      <w:proofErr w:type="spellEnd"/>
      <w:r w:rsidRPr="009B2A8C">
        <w:rPr>
          <w:sz w:val="24"/>
          <w:szCs w:val="24"/>
          <w:lang w:val="en-ID"/>
        </w:rPr>
        <w:t xml:space="preserve"> 10 item </w:t>
      </w:r>
      <w:proofErr w:type="spellStart"/>
      <w:r w:rsidRPr="009B2A8C">
        <w:rPr>
          <w:sz w:val="24"/>
          <w:szCs w:val="24"/>
          <w:lang w:val="en-ID"/>
        </w:rPr>
        <w:t>pernyataan</w:t>
      </w:r>
      <w:proofErr w:type="spellEnd"/>
      <w:r w:rsidRPr="009B2A8C">
        <w:rPr>
          <w:sz w:val="24"/>
          <w:szCs w:val="24"/>
          <w:lang w:val="en-ID"/>
        </w:rPr>
        <w:t xml:space="preserve">. </w:t>
      </w:r>
      <w:proofErr w:type="spellStart"/>
      <w:r w:rsidRPr="009B2A8C">
        <w:rPr>
          <w:sz w:val="24"/>
          <w:szCs w:val="24"/>
          <w:lang w:val="en-ID"/>
        </w:rPr>
        <w:t>Setiap</w:t>
      </w:r>
      <w:proofErr w:type="spellEnd"/>
      <w:r w:rsidRPr="009B2A8C">
        <w:rPr>
          <w:sz w:val="24"/>
          <w:szCs w:val="24"/>
          <w:lang w:val="en-ID"/>
        </w:rPr>
        <w:t xml:space="preserve"> item </w:t>
      </w:r>
      <w:proofErr w:type="spellStart"/>
      <w:r w:rsidRPr="009B2A8C">
        <w:rPr>
          <w:sz w:val="24"/>
          <w:szCs w:val="24"/>
          <w:lang w:val="en-ID"/>
        </w:rPr>
        <w:t>diukur</w:t>
      </w:r>
      <w:proofErr w:type="spellEnd"/>
      <w:r w:rsidRPr="009B2A8C">
        <w:rPr>
          <w:sz w:val="24"/>
          <w:szCs w:val="24"/>
          <w:lang w:val="en-ID"/>
        </w:rPr>
        <w:t xml:space="preserve"> </w:t>
      </w:r>
      <w:proofErr w:type="spellStart"/>
      <w:r w:rsidRPr="009B2A8C">
        <w:rPr>
          <w:sz w:val="24"/>
          <w:szCs w:val="24"/>
          <w:lang w:val="en-ID"/>
        </w:rPr>
        <w:t>menggunakan</w:t>
      </w:r>
      <w:proofErr w:type="spellEnd"/>
      <w:r w:rsidRPr="009B2A8C">
        <w:rPr>
          <w:sz w:val="24"/>
          <w:szCs w:val="24"/>
          <w:lang w:val="en-ID"/>
        </w:rPr>
        <w:t xml:space="preserve"> </w:t>
      </w:r>
      <w:proofErr w:type="spellStart"/>
      <w:r w:rsidRPr="009B2A8C">
        <w:rPr>
          <w:sz w:val="24"/>
          <w:szCs w:val="24"/>
          <w:lang w:val="en-ID"/>
        </w:rPr>
        <w:t>skala</w:t>
      </w:r>
      <w:proofErr w:type="spellEnd"/>
      <w:r w:rsidRPr="009B2A8C">
        <w:rPr>
          <w:sz w:val="24"/>
          <w:szCs w:val="24"/>
          <w:lang w:val="en-ID"/>
        </w:rPr>
        <w:t xml:space="preserve"> Likert 1-5 (1 = </w:t>
      </w:r>
      <w:r w:rsidRPr="009B2A8C">
        <w:rPr>
          <w:sz w:val="24"/>
          <w:szCs w:val="24"/>
          <w:lang w:val="en-ID"/>
        </w:rPr>
        <w:lastRenderedPageBreak/>
        <w:t xml:space="preserve">Sangat Tidak </w:t>
      </w:r>
      <w:proofErr w:type="spellStart"/>
      <w:r w:rsidRPr="009B2A8C">
        <w:rPr>
          <w:sz w:val="24"/>
          <w:szCs w:val="24"/>
          <w:lang w:val="en-ID"/>
        </w:rPr>
        <w:t>Setuju</w:t>
      </w:r>
      <w:proofErr w:type="spellEnd"/>
      <w:r w:rsidRPr="009B2A8C">
        <w:rPr>
          <w:sz w:val="24"/>
          <w:szCs w:val="24"/>
          <w:lang w:val="en-ID"/>
        </w:rPr>
        <w:t xml:space="preserve">/STS, 2 = Tidak </w:t>
      </w:r>
      <w:proofErr w:type="spellStart"/>
      <w:r w:rsidRPr="009B2A8C">
        <w:rPr>
          <w:sz w:val="24"/>
          <w:szCs w:val="24"/>
          <w:lang w:val="en-ID"/>
        </w:rPr>
        <w:t>Setuju</w:t>
      </w:r>
      <w:proofErr w:type="spellEnd"/>
      <w:r w:rsidRPr="009B2A8C">
        <w:rPr>
          <w:sz w:val="24"/>
          <w:szCs w:val="24"/>
          <w:lang w:val="en-ID"/>
        </w:rPr>
        <w:t xml:space="preserve">/TS, 3 = </w:t>
      </w:r>
      <w:proofErr w:type="spellStart"/>
      <w:r w:rsidRPr="009B2A8C">
        <w:rPr>
          <w:sz w:val="24"/>
          <w:szCs w:val="24"/>
          <w:lang w:val="en-ID"/>
        </w:rPr>
        <w:t>Netral</w:t>
      </w:r>
      <w:proofErr w:type="spellEnd"/>
      <w:r w:rsidRPr="009B2A8C">
        <w:rPr>
          <w:sz w:val="24"/>
          <w:szCs w:val="24"/>
          <w:lang w:val="en-ID"/>
        </w:rPr>
        <w:t xml:space="preserve">/N, 4 = </w:t>
      </w:r>
      <w:proofErr w:type="spellStart"/>
      <w:r w:rsidRPr="009B2A8C">
        <w:rPr>
          <w:sz w:val="24"/>
          <w:szCs w:val="24"/>
          <w:lang w:val="en-ID"/>
        </w:rPr>
        <w:t>Setuju</w:t>
      </w:r>
      <w:proofErr w:type="spellEnd"/>
      <w:r w:rsidRPr="009B2A8C">
        <w:rPr>
          <w:sz w:val="24"/>
          <w:szCs w:val="24"/>
          <w:lang w:val="en-ID"/>
        </w:rPr>
        <w:t xml:space="preserve">/S, 5 = Sangat </w:t>
      </w:r>
      <w:proofErr w:type="spellStart"/>
      <w:r w:rsidRPr="009B2A8C">
        <w:rPr>
          <w:sz w:val="24"/>
          <w:szCs w:val="24"/>
          <w:lang w:val="en-ID"/>
        </w:rPr>
        <w:t>Setuju</w:t>
      </w:r>
      <w:proofErr w:type="spellEnd"/>
      <w:r w:rsidRPr="009B2A8C">
        <w:rPr>
          <w:sz w:val="24"/>
          <w:szCs w:val="24"/>
          <w:lang w:val="en-ID"/>
        </w:rPr>
        <w:t>/SS).</w:t>
      </w:r>
    </w:p>
    <w:p w14:paraId="515F00BB" w14:textId="4B074FBC" w:rsidR="00E574E3" w:rsidRPr="009B2A8C" w:rsidRDefault="005613B7" w:rsidP="003862EF">
      <w:pPr>
        <w:ind w:left="1134" w:firstLine="720"/>
        <w:rPr>
          <w:sz w:val="24"/>
          <w:szCs w:val="24"/>
          <w:lang w:val="en-ID"/>
        </w:rPr>
      </w:pPr>
      <w:proofErr w:type="spellStart"/>
      <w:r w:rsidRPr="009B2A8C">
        <w:rPr>
          <w:sz w:val="24"/>
          <w:szCs w:val="24"/>
          <w:lang w:val="en-ID"/>
        </w:rPr>
        <w:t>Variabel</w:t>
      </w:r>
      <w:proofErr w:type="spellEnd"/>
      <w:r w:rsidRPr="009B2A8C">
        <w:rPr>
          <w:sz w:val="24"/>
          <w:szCs w:val="24"/>
          <w:lang w:val="en-ID"/>
        </w:rPr>
        <w:t xml:space="preserve"> </w:t>
      </w:r>
      <w:proofErr w:type="spellStart"/>
      <w:r w:rsidRPr="009B2A8C">
        <w:rPr>
          <w:sz w:val="24"/>
          <w:szCs w:val="24"/>
          <w:lang w:val="en-ID"/>
        </w:rPr>
        <w:t>Sistem</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Fleksibel</w:t>
      </w:r>
      <w:proofErr w:type="spellEnd"/>
      <w:r w:rsidRPr="009B2A8C">
        <w:rPr>
          <w:sz w:val="24"/>
          <w:szCs w:val="24"/>
          <w:lang w:val="en-ID"/>
        </w:rPr>
        <w:t xml:space="preserve"> </w:t>
      </w:r>
      <w:proofErr w:type="spellStart"/>
      <w:r w:rsidRPr="009B2A8C">
        <w:rPr>
          <w:sz w:val="24"/>
          <w:szCs w:val="24"/>
          <w:lang w:val="en-ID"/>
        </w:rPr>
        <w:t>diukur</w:t>
      </w:r>
      <w:proofErr w:type="spellEnd"/>
      <w:r w:rsidRPr="009B2A8C">
        <w:rPr>
          <w:sz w:val="24"/>
          <w:szCs w:val="24"/>
          <w:lang w:val="en-ID"/>
        </w:rPr>
        <w:t xml:space="preserve"> </w:t>
      </w:r>
      <w:proofErr w:type="spellStart"/>
      <w:r w:rsidRPr="009B2A8C">
        <w:rPr>
          <w:sz w:val="24"/>
          <w:szCs w:val="24"/>
          <w:lang w:val="en-ID"/>
        </w:rPr>
        <w:t>melalui</w:t>
      </w:r>
      <w:proofErr w:type="spellEnd"/>
      <w:r w:rsidRPr="009B2A8C">
        <w:rPr>
          <w:sz w:val="24"/>
          <w:szCs w:val="24"/>
          <w:lang w:val="en-ID"/>
        </w:rPr>
        <w:t xml:space="preserve"> 10 </w:t>
      </w:r>
      <w:proofErr w:type="spellStart"/>
      <w:r w:rsidRPr="009B2A8C">
        <w:rPr>
          <w:sz w:val="24"/>
          <w:szCs w:val="24"/>
          <w:lang w:val="en-ID"/>
        </w:rPr>
        <w:t>indikator</w:t>
      </w:r>
      <w:proofErr w:type="spellEnd"/>
      <w:r w:rsidRPr="009B2A8C">
        <w:rPr>
          <w:sz w:val="24"/>
          <w:szCs w:val="24"/>
          <w:lang w:val="en-ID"/>
        </w:rPr>
        <w:t xml:space="preserve"> yang </w:t>
      </w:r>
      <w:proofErr w:type="spellStart"/>
      <w:r w:rsidRPr="009B2A8C">
        <w:rPr>
          <w:sz w:val="24"/>
          <w:szCs w:val="24"/>
          <w:lang w:val="en-ID"/>
        </w:rPr>
        <w:t>mencakup</w:t>
      </w:r>
      <w:proofErr w:type="spellEnd"/>
      <w:r w:rsidRPr="009B2A8C">
        <w:rPr>
          <w:sz w:val="24"/>
          <w:szCs w:val="24"/>
          <w:lang w:val="en-ID"/>
        </w:rPr>
        <w:t xml:space="preserve"> </w:t>
      </w:r>
      <w:proofErr w:type="spellStart"/>
      <w:r w:rsidR="002F336F" w:rsidRPr="009B2A8C">
        <w:rPr>
          <w:sz w:val="24"/>
          <w:szCs w:val="24"/>
          <w:lang w:val="en-ID"/>
        </w:rPr>
        <w:t>fleksibilitas</w:t>
      </w:r>
      <w:proofErr w:type="spellEnd"/>
      <w:r w:rsidR="002F336F" w:rsidRPr="009B2A8C">
        <w:rPr>
          <w:sz w:val="24"/>
          <w:szCs w:val="24"/>
          <w:lang w:val="en-ID"/>
        </w:rPr>
        <w:t xml:space="preserve"> </w:t>
      </w:r>
      <w:proofErr w:type="spellStart"/>
      <w:r w:rsidR="002F336F" w:rsidRPr="009B2A8C">
        <w:rPr>
          <w:sz w:val="24"/>
          <w:szCs w:val="24"/>
          <w:lang w:val="en-ID"/>
        </w:rPr>
        <w:t>waktu</w:t>
      </w:r>
      <w:proofErr w:type="spellEnd"/>
      <w:r w:rsidR="002F336F" w:rsidRPr="009B2A8C">
        <w:rPr>
          <w:sz w:val="24"/>
          <w:szCs w:val="24"/>
          <w:lang w:val="en-ID"/>
        </w:rPr>
        <w:t xml:space="preserve"> (</w:t>
      </w:r>
      <w:proofErr w:type="spellStart"/>
      <w:r w:rsidR="002F336F" w:rsidRPr="009B2A8C">
        <w:rPr>
          <w:i/>
          <w:iCs/>
          <w:sz w:val="24"/>
          <w:szCs w:val="24"/>
          <w:lang w:val="en-ID"/>
        </w:rPr>
        <w:t>flextime</w:t>
      </w:r>
      <w:proofErr w:type="spellEnd"/>
      <w:r w:rsidR="002F336F" w:rsidRPr="009B2A8C">
        <w:rPr>
          <w:sz w:val="24"/>
          <w:szCs w:val="24"/>
          <w:lang w:val="en-ID"/>
        </w:rPr>
        <w:t xml:space="preserve">), </w:t>
      </w:r>
      <w:proofErr w:type="spellStart"/>
      <w:r w:rsidR="002F336F" w:rsidRPr="009B2A8C">
        <w:rPr>
          <w:sz w:val="24"/>
          <w:szCs w:val="24"/>
          <w:lang w:val="en-ID"/>
        </w:rPr>
        <w:t>fleksibilitas</w:t>
      </w:r>
      <w:proofErr w:type="spellEnd"/>
      <w:r w:rsidR="002F336F" w:rsidRPr="009B2A8C">
        <w:rPr>
          <w:sz w:val="24"/>
          <w:szCs w:val="24"/>
          <w:lang w:val="en-ID"/>
        </w:rPr>
        <w:t xml:space="preserve"> </w:t>
      </w:r>
      <w:proofErr w:type="spellStart"/>
      <w:r w:rsidR="002F336F" w:rsidRPr="009B2A8C">
        <w:rPr>
          <w:sz w:val="24"/>
          <w:szCs w:val="24"/>
          <w:lang w:val="en-ID"/>
        </w:rPr>
        <w:t>lokasi</w:t>
      </w:r>
      <w:proofErr w:type="spellEnd"/>
      <w:r w:rsidR="002F336F" w:rsidRPr="009B2A8C">
        <w:rPr>
          <w:sz w:val="24"/>
          <w:szCs w:val="24"/>
          <w:lang w:val="en-ID"/>
        </w:rPr>
        <w:t xml:space="preserve"> (</w:t>
      </w:r>
      <w:r w:rsidR="002F336F" w:rsidRPr="009B2A8C">
        <w:rPr>
          <w:i/>
          <w:iCs/>
          <w:sz w:val="24"/>
          <w:szCs w:val="24"/>
          <w:lang w:val="en-ID"/>
        </w:rPr>
        <w:t>flexplace</w:t>
      </w:r>
      <w:r w:rsidR="002F336F" w:rsidRPr="009B2A8C">
        <w:rPr>
          <w:sz w:val="24"/>
          <w:szCs w:val="24"/>
          <w:lang w:val="en-ID"/>
        </w:rPr>
        <w:t xml:space="preserve">), </w:t>
      </w:r>
      <w:proofErr w:type="spellStart"/>
      <w:r w:rsidR="002F336F" w:rsidRPr="009B2A8C">
        <w:rPr>
          <w:sz w:val="24"/>
          <w:szCs w:val="24"/>
          <w:lang w:val="en-ID"/>
        </w:rPr>
        <w:t>otonomi</w:t>
      </w:r>
      <w:proofErr w:type="spellEnd"/>
      <w:r w:rsidR="002F336F" w:rsidRPr="009B2A8C">
        <w:rPr>
          <w:sz w:val="24"/>
          <w:szCs w:val="24"/>
          <w:lang w:val="en-ID"/>
        </w:rPr>
        <w:t xml:space="preserve"> </w:t>
      </w:r>
      <w:proofErr w:type="spellStart"/>
      <w:r w:rsidR="002F336F" w:rsidRPr="009B2A8C">
        <w:rPr>
          <w:sz w:val="24"/>
          <w:szCs w:val="24"/>
          <w:lang w:val="en-ID"/>
        </w:rPr>
        <w:t>jadwal</w:t>
      </w:r>
      <w:proofErr w:type="spellEnd"/>
      <w:r w:rsidR="002F336F" w:rsidRPr="009B2A8C">
        <w:rPr>
          <w:sz w:val="24"/>
          <w:szCs w:val="24"/>
          <w:lang w:val="en-ID"/>
        </w:rPr>
        <w:t xml:space="preserve">, </w:t>
      </w:r>
      <w:proofErr w:type="spellStart"/>
      <w:r w:rsidR="002F336F" w:rsidRPr="009B2A8C">
        <w:rPr>
          <w:sz w:val="24"/>
          <w:szCs w:val="24"/>
          <w:lang w:val="en-ID"/>
        </w:rPr>
        <w:t>ketersediaan</w:t>
      </w:r>
      <w:proofErr w:type="spellEnd"/>
      <w:r w:rsidR="002F336F" w:rsidRPr="009B2A8C">
        <w:rPr>
          <w:sz w:val="24"/>
          <w:szCs w:val="24"/>
          <w:lang w:val="en-ID"/>
        </w:rPr>
        <w:t xml:space="preserve"> </w:t>
      </w:r>
      <w:proofErr w:type="spellStart"/>
      <w:r w:rsidR="002F336F" w:rsidRPr="009B2A8C">
        <w:rPr>
          <w:sz w:val="24"/>
          <w:szCs w:val="24"/>
          <w:lang w:val="en-ID"/>
        </w:rPr>
        <w:t>dukungan</w:t>
      </w:r>
      <w:proofErr w:type="spellEnd"/>
      <w:r w:rsidR="002F336F" w:rsidRPr="009B2A8C">
        <w:rPr>
          <w:sz w:val="24"/>
          <w:szCs w:val="24"/>
          <w:lang w:val="en-ID"/>
        </w:rPr>
        <w:t xml:space="preserve"> </w:t>
      </w:r>
      <w:proofErr w:type="spellStart"/>
      <w:r w:rsidR="002F336F" w:rsidRPr="009B2A8C">
        <w:rPr>
          <w:sz w:val="24"/>
          <w:szCs w:val="24"/>
          <w:lang w:val="en-ID"/>
        </w:rPr>
        <w:t>teknologi</w:t>
      </w:r>
      <w:proofErr w:type="spellEnd"/>
      <w:r w:rsidR="002F336F" w:rsidRPr="009B2A8C">
        <w:rPr>
          <w:sz w:val="24"/>
          <w:szCs w:val="24"/>
          <w:lang w:val="en-ID"/>
        </w:rPr>
        <w:t xml:space="preserve"> </w:t>
      </w:r>
      <w:proofErr w:type="spellStart"/>
      <w:r w:rsidR="002F336F" w:rsidRPr="009B2A8C">
        <w:rPr>
          <w:sz w:val="24"/>
          <w:szCs w:val="24"/>
          <w:lang w:val="en-ID"/>
        </w:rPr>
        <w:t>informasi</w:t>
      </w:r>
      <w:proofErr w:type="spellEnd"/>
      <w:r w:rsidR="002F336F" w:rsidRPr="009B2A8C">
        <w:rPr>
          <w:sz w:val="24"/>
          <w:szCs w:val="24"/>
          <w:lang w:val="en-ID"/>
        </w:rPr>
        <w:t xml:space="preserve"> (SPAN, SAKTI, </w:t>
      </w:r>
      <w:proofErr w:type="spellStart"/>
      <w:r w:rsidR="002F336F" w:rsidRPr="009B2A8C">
        <w:rPr>
          <w:sz w:val="24"/>
          <w:szCs w:val="24"/>
          <w:lang w:val="en-ID"/>
        </w:rPr>
        <w:t>MyIntress</w:t>
      </w:r>
      <w:proofErr w:type="spellEnd"/>
      <w:r w:rsidR="002F336F" w:rsidRPr="009B2A8C">
        <w:rPr>
          <w:sz w:val="24"/>
          <w:szCs w:val="24"/>
          <w:lang w:val="en-ID"/>
        </w:rPr>
        <w:t xml:space="preserve">, </w:t>
      </w:r>
      <w:proofErr w:type="spellStart"/>
      <w:r w:rsidR="002F336F" w:rsidRPr="009B2A8C">
        <w:rPr>
          <w:sz w:val="24"/>
          <w:szCs w:val="24"/>
          <w:lang w:val="en-ID"/>
        </w:rPr>
        <w:t>MyTask</w:t>
      </w:r>
      <w:proofErr w:type="spellEnd"/>
      <w:r w:rsidR="002F336F" w:rsidRPr="009B2A8C">
        <w:rPr>
          <w:sz w:val="24"/>
          <w:szCs w:val="24"/>
          <w:lang w:val="en-ID"/>
        </w:rPr>
        <w:t xml:space="preserve">), </w:t>
      </w:r>
      <w:proofErr w:type="spellStart"/>
      <w:r w:rsidR="002F336F" w:rsidRPr="009B2A8C">
        <w:rPr>
          <w:sz w:val="24"/>
          <w:szCs w:val="24"/>
          <w:lang w:val="en-ID"/>
        </w:rPr>
        <w:t>transparansi</w:t>
      </w:r>
      <w:proofErr w:type="spellEnd"/>
      <w:r w:rsidR="002F336F" w:rsidRPr="009B2A8C">
        <w:rPr>
          <w:sz w:val="24"/>
          <w:szCs w:val="24"/>
          <w:lang w:val="en-ID"/>
        </w:rPr>
        <w:t xml:space="preserve"> </w:t>
      </w:r>
      <w:proofErr w:type="spellStart"/>
      <w:r w:rsidR="002F336F" w:rsidRPr="009B2A8C">
        <w:rPr>
          <w:sz w:val="24"/>
          <w:szCs w:val="24"/>
          <w:lang w:val="en-ID"/>
        </w:rPr>
        <w:t>pelaporan</w:t>
      </w:r>
      <w:proofErr w:type="spellEnd"/>
      <w:r w:rsidR="002F336F" w:rsidRPr="009B2A8C">
        <w:rPr>
          <w:sz w:val="24"/>
          <w:szCs w:val="24"/>
          <w:lang w:val="en-ID"/>
        </w:rPr>
        <w:t xml:space="preserve">, </w:t>
      </w:r>
      <w:proofErr w:type="spellStart"/>
      <w:r w:rsidR="002F336F" w:rsidRPr="009B2A8C">
        <w:rPr>
          <w:sz w:val="24"/>
          <w:szCs w:val="24"/>
          <w:lang w:val="en-ID"/>
        </w:rPr>
        <w:t>serta</w:t>
      </w:r>
      <w:proofErr w:type="spellEnd"/>
      <w:r w:rsidR="002F336F" w:rsidRPr="009B2A8C">
        <w:rPr>
          <w:sz w:val="24"/>
          <w:szCs w:val="24"/>
          <w:lang w:val="en-ID"/>
        </w:rPr>
        <w:t xml:space="preserve"> </w:t>
      </w:r>
      <w:proofErr w:type="spellStart"/>
      <w:r w:rsidR="002F336F" w:rsidRPr="009B2A8C">
        <w:rPr>
          <w:sz w:val="24"/>
          <w:szCs w:val="24"/>
          <w:lang w:val="en-ID"/>
        </w:rPr>
        <w:t>keadilan</w:t>
      </w:r>
      <w:proofErr w:type="spellEnd"/>
      <w:r w:rsidR="002F336F" w:rsidRPr="009B2A8C">
        <w:rPr>
          <w:sz w:val="24"/>
          <w:szCs w:val="24"/>
          <w:lang w:val="en-ID"/>
        </w:rPr>
        <w:t xml:space="preserve"> </w:t>
      </w:r>
      <w:proofErr w:type="spellStart"/>
      <w:r w:rsidR="002F336F" w:rsidRPr="009B2A8C">
        <w:rPr>
          <w:sz w:val="24"/>
          <w:szCs w:val="24"/>
          <w:lang w:val="en-ID"/>
        </w:rPr>
        <w:t>evaluasi</w:t>
      </w:r>
      <w:proofErr w:type="spellEnd"/>
      <w:r w:rsidR="002F336F" w:rsidRPr="009B2A8C">
        <w:rPr>
          <w:sz w:val="24"/>
          <w:szCs w:val="24"/>
          <w:lang w:val="en-ID"/>
        </w:rPr>
        <w:t xml:space="preserve"> </w:t>
      </w:r>
      <w:proofErr w:type="spellStart"/>
      <w:r w:rsidR="002F336F" w:rsidRPr="009B2A8C">
        <w:rPr>
          <w:sz w:val="24"/>
          <w:szCs w:val="24"/>
          <w:lang w:val="en-ID"/>
        </w:rPr>
        <w:t>berbasis</w:t>
      </w:r>
      <w:proofErr w:type="spellEnd"/>
      <w:r w:rsidR="002F336F" w:rsidRPr="009B2A8C">
        <w:rPr>
          <w:sz w:val="24"/>
          <w:szCs w:val="24"/>
          <w:lang w:val="en-ID"/>
        </w:rPr>
        <w:t xml:space="preserve"> </w:t>
      </w:r>
      <w:proofErr w:type="spellStart"/>
      <w:r w:rsidR="002F336F" w:rsidRPr="009B2A8C">
        <w:rPr>
          <w:sz w:val="24"/>
          <w:szCs w:val="24"/>
          <w:lang w:val="en-ID"/>
        </w:rPr>
        <w:t>luaran</w:t>
      </w:r>
      <w:proofErr w:type="spellEnd"/>
      <w:r w:rsidR="002F336F" w:rsidRPr="009B2A8C">
        <w:rPr>
          <w:sz w:val="24"/>
          <w:szCs w:val="24"/>
          <w:lang w:val="en-ID"/>
        </w:rPr>
        <w:t xml:space="preserve"> (</w:t>
      </w:r>
      <w:r w:rsidR="002F336F" w:rsidRPr="009B2A8C">
        <w:rPr>
          <w:i/>
          <w:iCs/>
          <w:sz w:val="24"/>
          <w:szCs w:val="24"/>
          <w:lang w:val="en-ID"/>
        </w:rPr>
        <w:t>output-based evaluation</w:t>
      </w:r>
      <w:r w:rsidR="002F336F" w:rsidRPr="009B2A8C">
        <w:rPr>
          <w:sz w:val="24"/>
          <w:szCs w:val="24"/>
          <w:lang w:val="en-ID"/>
        </w:rPr>
        <w:t>).</w:t>
      </w:r>
      <w:r w:rsidR="006E3C5F" w:rsidRPr="009B2A8C">
        <w:rPr>
          <w:sz w:val="24"/>
          <w:szCs w:val="24"/>
          <w:lang w:val="en-ID"/>
        </w:rPr>
        <w:t xml:space="preserve"> </w:t>
      </w:r>
      <w:proofErr w:type="spellStart"/>
      <w:r w:rsidR="00834C08" w:rsidRPr="009B2A8C">
        <w:rPr>
          <w:sz w:val="24"/>
          <w:szCs w:val="24"/>
          <w:lang w:val="en-ID"/>
        </w:rPr>
        <w:t>Variabel</w:t>
      </w:r>
      <w:proofErr w:type="spellEnd"/>
      <w:r w:rsidR="00834C08" w:rsidRPr="009B2A8C">
        <w:rPr>
          <w:sz w:val="24"/>
          <w:szCs w:val="24"/>
          <w:lang w:val="en-ID"/>
        </w:rPr>
        <w:t xml:space="preserve"> Intervening </w:t>
      </w:r>
      <w:r w:rsidR="00273E10" w:rsidRPr="00273E10">
        <w:rPr>
          <w:i/>
          <w:sz w:val="24"/>
          <w:szCs w:val="24"/>
          <w:lang w:val="en-ID"/>
        </w:rPr>
        <w:t>Job Enrichment</w:t>
      </w:r>
      <w:r w:rsidR="00834C08" w:rsidRPr="009B2A8C">
        <w:rPr>
          <w:sz w:val="24"/>
          <w:szCs w:val="24"/>
          <w:lang w:val="en-ID"/>
        </w:rPr>
        <w:t xml:space="preserve"> </w:t>
      </w:r>
      <w:proofErr w:type="spellStart"/>
      <w:r w:rsidR="00834C08" w:rsidRPr="009B2A8C">
        <w:rPr>
          <w:sz w:val="24"/>
          <w:szCs w:val="24"/>
          <w:lang w:val="en-ID"/>
        </w:rPr>
        <w:t>diukur</w:t>
      </w:r>
      <w:proofErr w:type="spellEnd"/>
      <w:r w:rsidR="00834C08" w:rsidRPr="009B2A8C">
        <w:rPr>
          <w:sz w:val="24"/>
          <w:szCs w:val="24"/>
          <w:lang w:val="en-ID"/>
        </w:rPr>
        <w:t xml:space="preserve"> </w:t>
      </w:r>
      <w:proofErr w:type="spellStart"/>
      <w:r w:rsidR="00834C08" w:rsidRPr="009B2A8C">
        <w:rPr>
          <w:sz w:val="24"/>
          <w:szCs w:val="24"/>
          <w:lang w:val="en-ID"/>
        </w:rPr>
        <w:t>melalui</w:t>
      </w:r>
      <w:proofErr w:type="spellEnd"/>
      <w:r w:rsidR="00834C08" w:rsidRPr="009B2A8C">
        <w:rPr>
          <w:sz w:val="24"/>
          <w:szCs w:val="24"/>
          <w:lang w:val="en-ID"/>
        </w:rPr>
        <w:t xml:space="preserve"> 10 </w:t>
      </w:r>
      <w:proofErr w:type="spellStart"/>
      <w:r w:rsidR="00834C08" w:rsidRPr="009B2A8C">
        <w:rPr>
          <w:sz w:val="24"/>
          <w:szCs w:val="24"/>
          <w:lang w:val="en-ID"/>
        </w:rPr>
        <w:t>indikator</w:t>
      </w:r>
      <w:proofErr w:type="spellEnd"/>
      <w:r w:rsidR="00834C08" w:rsidRPr="009B2A8C">
        <w:rPr>
          <w:sz w:val="24"/>
          <w:szCs w:val="24"/>
          <w:lang w:val="en-ID"/>
        </w:rPr>
        <w:t xml:space="preserve"> yang </w:t>
      </w:r>
      <w:proofErr w:type="spellStart"/>
      <w:r w:rsidR="00834C08" w:rsidRPr="009B2A8C">
        <w:rPr>
          <w:sz w:val="24"/>
          <w:szCs w:val="24"/>
          <w:lang w:val="en-ID"/>
        </w:rPr>
        <w:t>mengacu</w:t>
      </w:r>
      <w:proofErr w:type="spellEnd"/>
      <w:r w:rsidR="00834C08" w:rsidRPr="009B2A8C">
        <w:rPr>
          <w:sz w:val="24"/>
          <w:szCs w:val="24"/>
          <w:lang w:val="en-ID"/>
        </w:rPr>
        <w:t xml:space="preserve"> pada Job Characteristics Model (JCM) Hackman &amp; Oldham, </w:t>
      </w:r>
      <w:proofErr w:type="spellStart"/>
      <w:r w:rsidR="00834C08" w:rsidRPr="009B2A8C">
        <w:rPr>
          <w:sz w:val="24"/>
          <w:szCs w:val="24"/>
          <w:lang w:val="en-ID"/>
        </w:rPr>
        <w:t>mencakup</w:t>
      </w:r>
      <w:proofErr w:type="spellEnd"/>
      <w:r w:rsidR="00834C08" w:rsidRPr="009B2A8C">
        <w:rPr>
          <w:sz w:val="24"/>
          <w:szCs w:val="24"/>
          <w:lang w:val="en-ID"/>
        </w:rPr>
        <w:t xml:space="preserve"> </w:t>
      </w:r>
      <w:proofErr w:type="spellStart"/>
      <w:r w:rsidR="00834C08" w:rsidRPr="009B2A8C">
        <w:rPr>
          <w:sz w:val="24"/>
          <w:szCs w:val="24"/>
          <w:lang w:val="en-ID"/>
        </w:rPr>
        <w:t>variasi</w:t>
      </w:r>
      <w:proofErr w:type="spellEnd"/>
      <w:r w:rsidR="00834C08" w:rsidRPr="009B2A8C">
        <w:rPr>
          <w:sz w:val="24"/>
          <w:szCs w:val="24"/>
          <w:lang w:val="en-ID"/>
        </w:rPr>
        <w:t xml:space="preserve"> </w:t>
      </w:r>
      <w:proofErr w:type="spellStart"/>
      <w:r w:rsidR="00834C08" w:rsidRPr="009B2A8C">
        <w:rPr>
          <w:sz w:val="24"/>
          <w:szCs w:val="24"/>
          <w:lang w:val="en-ID"/>
        </w:rPr>
        <w:t>keterampilan</w:t>
      </w:r>
      <w:proofErr w:type="spellEnd"/>
      <w:r w:rsidR="00834C08" w:rsidRPr="009B2A8C">
        <w:rPr>
          <w:sz w:val="24"/>
          <w:szCs w:val="24"/>
          <w:lang w:val="en-ID"/>
        </w:rPr>
        <w:t xml:space="preserve"> (</w:t>
      </w:r>
      <w:r w:rsidR="00834C08" w:rsidRPr="009B2A8C">
        <w:rPr>
          <w:i/>
          <w:iCs/>
          <w:sz w:val="24"/>
          <w:szCs w:val="24"/>
          <w:lang w:val="en-ID"/>
        </w:rPr>
        <w:t>skill variety</w:t>
      </w:r>
      <w:r w:rsidR="00834C08" w:rsidRPr="009B2A8C">
        <w:rPr>
          <w:sz w:val="24"/>
          <w:szCs w:val="24"/>
          <w:lang w:val="en-ID"/>
        </w:rPr>
        <w:t xml:space="preserve">), </w:t>
      </w:r>
      <w:proofErr w:type="spellStart"/>
      <w:r w:rsidR="00834C08" w:rsidRPr="009B2A8C">
        <w:rPr>
          <w:sz w:val="24"/>
          <w:szCs w:val="24"/>
          <w:lang w:val="en-ID"/>
        </w:rPr>
        <w:t>keutuhan</w:t>
      </w:r>
      <w:proofErr w:type="spellEnd"/>
      <w:r w:rsidR="00834C08" w:rsidRPr="009B2A8C">
        <w:rPr>
          <w:sz w:val="24"/>
          <w:szCs w:val="24"/>
          <w:lang w:val="en-ID"/>
        </w:rPr>
        <w:t xml:space="preserve"> </w:t>
      </w:r>
      <w:proofErr w:type="spellStart"/>
      <w:r w:rsidR="00834C08" w:rsidRPr="009B2A8C">
        <w:rPr>
          <w:sz w:val="24"/>
          <w:szCs w:val="24"/>
          <w:lang w:val="en-ID"/>
        </w:rPr>
        <w:t>tugas</w:t>
      </w:r>
      <w:proofErr w:type="spellEnd"/>
      <w:r w:rsidR="00834C08" w:rsidRPr="009B2A8C">
        <w:rPr>
          <w:sz w:val="24"/>
          <w:szCs w:val="24"/>
          <w:lang w:val="en-ID"/>
        </w:rPr>
        <w:t xml:space="preserve"> (</w:t>
      </w:r>
      <w:r w:rsidR="00834C08" w:rsidRPr="009B2A8C">
        <w:rPr>
          <w:i/>
          <w:iCs/>
          <w:sz w:val="24"/>
          <w:szCs w:val="24"/>
          <w:lang w:val="en-ID"/>
        </w:rPr>
        <w:t>task identity</w:t>
      </w:r>
      <w:r w:rsidR="00834C08" w:rsidRPr="009B2A8C">
        <w:rPr>
          <w:sz w:val="24"/>
          <w:szCs w:val="24"/>
          <w:lang w:val="en-ID"/>
        </w:rPr>
        <w:t xml:space="preserve">), </w:t>
      </w:r>
      <w:proofErr w:type="spellStart"/>
      <w:r w:rsidR="00834C08" w:rsidRPr="009B2A8C">
        <w:rPr>
          <w:sz w:val="24"/>
          <w:szCs w:val="24"/>
          <w:lang w:val="en-ID"/>
        </w:rPr>
        <w:t>signifikansi</w:t>
      </w:r>
      <w:proofErr w:type="spellEnd"/>
      <w:r w:rsidR="00834C08" w:rsidRPr="009B2A8C">
        <w:rPr>
          <w:sz w:val="24"/>
          <w:szCs w:val="24"/>
          <w:lang w:val="en-ID"/>
        </w:rPr>
        <w:t xml:space="preserve"> </w:t>
      </w:r>
      <w:proofErr w:type="spellStart"/>
      <w:r w:rsidR="00834C08" w:rsidRPr="009B2A8C">
        <w:rPr>
          <w:sz w:val="24"/>
          <w:szCs w:val="24"/>
          <w:lang w:val="en-ID"/>
        </w:rPr>
        <w:t>tugas</w:t>
      </w:r>
      <w:proofErr w:type="spellEnd"/>
      <w:r w:rsidR="00834C08" w:rsidRPr="009B2A8C">
        <w:rPr>
          <w:sz w:val="24"/>
          <w:szCs w:val="24"/>
          <w:lang w:val="en-ID"/>
        </w:rPr>
        <w:t xml:space="preserve"> </w:t>
      </w:r>
      <w:proofErr w:type="spellStart"/>
      <w:r w:rsidR="00834C08" w:rsidRPr="009B2A8C">
        <w:rPr>
          <w:sz w:val="24"/>
          <w:szCs w:val="24"/>
          <w:lang w:val="en-ID"/>
        </w:rPr>
        <w:t>pencairan</w:t>
      </w:r>
      <w:proofErr w:type="spellEnd"/>
      <w:r w:rsidR="00834C08" w:rsidRPr="009B2A8C">
        <w:rPr>
          <w:sz w:val="24"/>
          <w:szCs w:val="24"/>
          <w:lang w:val="en-ID"/>
        </w:rPr>
        <w:t xml:space="preserve"> dana PHLN (</w:t>
      </w:r>
      <w:r w:rsidR="00834C08" w:rsidRPr="009B2A8C">
        <w:rPr>
          <w:i/>
          <w:iCs/>
          <w:sz w:val="24"/>
          <w:szCs w:val="24"/>
          <w:lang w:val="en-ID"/>
        </w:rPr>
        <w:t>task significance</w:t>
      </w:r>
      <w:r w:rsidR="00834C08" w:rsidRPr="009B2A8C">
        <w:rPr>
          <w:sz w:val="24"/>
          <w:szCs w:val="24"/>
          <w:lang w:val="en-ID"/>
        </w:rPr>
        <w:t xml:space="preserve">), </w:t>
      </w:r>
      <w:proofErr w:type="spellStart"/>
      <w:r w:rsidR="00834C08" w:rsidRPr="009B2A8C">
        <w:rPr>
          <w:sz w:val="24"/>
          <w:szCs w:val="24"/>
          <w:lang w:val="en-ID"/>
        </w:rPr>
        <w:t>otonomi</w:t>
      </w:r>
      <w:proofErr w:type="spellEnd"/>
      <w:r w:rsidR="00834C08" w:rsidRPr="009B2A8C">
        <w:rPr>
          <w:sz w:val="24"/>
          <w:szCs w:val="24"/>
          <w:lang w:val="en-ID"/>
        </w:rPr>
        <w:t xml:space="preserve"> </w:t>
      </w:r>
      <w:proofErr w:type="spellStart"/>
      <w:r w:rsidR="00834C08" w:rsidRPr="009B2A8C">
        <w:rPr>
          <w:sz w:val="24"/>
          <w:szCs w:val="24"/>
          <w:lang w:val="en-ID"/>
        </w:rPr>
        <w:t>kerja</w:t>
      </w:r>
      <w:proofErr w:type="spellEnd"/>
      <w:r w:rsidR="00834C08" w:rsidRPr="009B2A8C">
        <w:rPr>
          <w:sz w:val="24"/>
          <w:szCs w:val="24"/>
          <w:lang w:val="en-ID"/>
        </w:rPr>
        <w:t xml:space="preserve"> (</w:t>
      </w:r>
      <w:r w:rsidR="00834C08" w:rsidRPr="009B2A8C">
        <w:rPr>
          <w:i/>
          <w:iCs/>
          <w:sz w:val="24"/>
          <w:szCs w:val="24"/>
          <w:lang w:val="en-ID"/>
        </w:rPr>
        <w:t>autonomy</w:t>
      </w:r>
      <w:r w:rsidR="00834C08" w:rsidRPr="009B2A8C">
        <w:rPr>
          <w:sz w:val="24"/>
          <w:szCs w:val="24"/>
          <w:lang w:val="en-ID"/>
        </w:rPr>
        <w:t xml:space="preserve">), </w:t>
      </w:r>
      <w:proofErr w:type="spellStart"/>
      <w:r w:rsidR="00834C08" w:rsidRPr="009B2A8C">
        <w:rPr>
          <w:sz w:val="24"/>
          <w:szCs w:val="24"/>
          <w:lang w:val="en-ID"/>
        </w:rPr>
        <w:t>serta</w:t>
      </w:r>
      <w:proofErr w:type="spellEnd"/>
      <w:r w:rsidR="00834C08" w:rsidRPr="009B2A8C">
        <w:rPr>
          <w:sz w:val="24"/>
          <w:szCs w:val="24"/>
          <w:lang w:val="en-ID"/>
        </w:rPr>
        <w:t xml:space="preserve"> </w:t>
      </w:r>
      <w:proofErr w:type="spellStart"/>
      <w:r w:rsidR="00834C08" w:rsidRPr="009B2A8C">
        <w:rPr>
          <w:sz w:val="24"/>
          <w:szCs w:val="24"/>
          <w:lang w:val="en-ID"/>
        </w:rPr>
        <w:t>kepastian</w:t>
      </w:r>
      <w:proofErr w:type="spellEnd"/>
      <w:r w:rsidR="00834C08" w:rsidRPr="009B2A8C">
        <w:rPr>
          <w:sz w:val="24"/>
          <w:szCs w:val="24"/>
          <w:lang w:val="en-ID"/>
        </w:rPr>
        <w:t xml:space="preserve"> </w:t>
      </w:r>
      <w:proofErr w:type="spellStart"/>
      <w:r w:rsidR="00834C08" w:rsidRPr="009B2A8C">
        <w:rPr>
          <w:sz w:val="24"/>
          <w:szCs w:val="24"/>
          <w:lang w:val="en-ID"/>
        </w:rPr>
        <w:t>umpan</w:t>
      </w:r>
      <w:proofErr w:type="spellEnd"/>
      <w:r w:rsidR="00834C08" w:rsidRPr="009B2A8C">
        <w:rPr>
          <w:sz w:val="24"/>
          <w:szCs w:val="24"/>
          <w:lang w:val="en-ID"/>
        </w:rPr>
        <w:t xml:space="preserve"> </w:t>
      </w:r>
      <w:proofErr w:type="spellStart"/>
      <w:r w:rsidR="00834C08" w:rsidRPr="009B2A8C">
        <w:rPr>
          <w:sz w:val="24"/>
          <w:szCs w:val="24"/>
          <w:lang w:val="en-ID"/>
        </w:rPr>
        <w:t>balik</w:t>
      </w:r>
      <w:proofErr w:type="spellEnd"/>
      <w:r w:rsidR="00834C08" w:rsidRPr="009B2A8C">
        <w:rPr>
          <w:sz w:val="24"/>
          <w:szCs w:val="24"/>
          <w:lang w:val="en-ID"/>
        </w:rPr>
        <w:t xml:space="preserve"> (</w:t>
      </w:r>
      <w:r w:rsidR="00834C08" w:rsidRPr="009B2A8C">
        <w:rPr>
          <w:i/>
          <w:iCs/>
          <w:sz w:val="24"/>
          <w:szCs w:val="24"/>
          <w:lang w:val="en-ID"/>
        </w:rPr>
        <w:t>feedback</w:t>
      </w:r>
      <w:r w:rsidR="00834C08" w:rsidRPr="009B2A8C">
        <w:rPr>
          <w:sz w:val="24"/>
          <w:szCs w:val="24"/>
          <w:lang w:val="en-ID"/>
        </w:rPr>
        <w:t>).</w:t>
      </w:r>
      <w:r w:rsidR="006E3C5F" w:rsidRPr="009B2A8C">
        <w:rPr>
          <w:sz w:val="24"/>
          <w:szCs w:val="24"/>
          <w:lang w:val="en-ID"/>
        </w:rPr>
        <w:t xml:space="preserve"> </w:t>
      </w:r>
      <w:proofErr w:type="spellStart"/>
      <w:r w:rsidR="006E3C5F" w:rsidRPr="009B2A8C">
        <w:rPr>
          <w:sz w:val="24"/>
          <w:szCs w:val="24"/>
          <w:lang w:val="en-ID"/>
        </w:rPr>
        <w:t>Variabel</w:t>
      </w:r>
      <w:proofErr w:type="spellEnd"/>
      <w:r w:rsidR="006E3C5F" w:rsidRPr="009B2A8C">
        <w:rPr>
          <w:sz w:val="24"/>
          <w:szCs w:val="24"/>
          <w:lang w:val="en-ID"/>
        </w:rPr>
        <w:t xml:space="preserve"> Kinerja </w:t>
      </w:r>
      <w:proofErr w:type="spellStart"/>
      <w:r w:rsidR="006E3C5F" w:rsidRPr="009B2A8C">
        <w:rPr>
          <w:sz w:val="24"/>
          <w:szCs w:val="24"/>
          <w:lang w:val="en-ID"/>
        </w:rPr>
        <w:t>Pegawai</w:t>
      </w:r>
      <w:proofErr w:type="spellEnd"/>
      <w:r w:rsidR="006E3C5F" w:rsidRPr="009B2A8C">
        <w:rPr>
          <w:sz w:val="24"/>
          <w:szCs w:val="24"/>
          <w:lang w:val="en-ID"/>
        </w:rPr>
        <w:t xml:space="preserve"> </w:t>
      </w:r>
      <w:proofErr w:type="spellStart"/>
      <w:r w:rsidR="006E3C5F" w:rsidRPr="009B2A8C">
        <w:rPr>
          <w:sz w:val="24"/>
          <w:szCs w:val="24"/>
          <w:lang w:val="en-ID"/>
        </w:rPr>
        <w:t>diukur</w:t>
      </w:r>
      <w:proofErr w:type="spellEnd"/>
      <w:r w:rsidR="006E3C5F" w:rsidRPr="009B2A8C">
        <w:rPr>
          <w:sz w:val="24"/>
          <w:szCs w:val="24"/>
          <w:lang w:val="en-ID"/>
        </w:rPr>
        <w:t xml:space="preserve"> </w:t>
      </w:r>
      <w:proofErr w:type="spellStart"/>
      <w:r w:rsidR="006E3C5F" w:rsidRPr="009B2A8C">
        <w:rPr>
          <w:sz w:val="24"/>
          <w:szCs w:val="24"/>
          <w:lang w:val="en-ID"/>
        </w:rPr>
        <w:t>melalui</w:t>
      </w:r>
      <w:proofErr w:type="spellEnd"/>
      <w:r w:rsidR="006E3C5F" w:rsidRPr="009B2A8C">
        <w:rPr>
          <w:sz w:val="24"/>
          <w:szCs w:val="24"/>
          <w:lang w:val="en-ID"/>
        </w:rPr>
        <w:t xml:space="preserve"> 10 </w:t>
      </w:r>
      <w:proofErr w:type="spellStart"/>
      <w:r w:rsidR="006E3C5F" w:rsidRPr="009B2A8C">
        <w:rPr>
          <w:sz w:val="24"/>
          <w:szCs w:val="24"/>
          <w:lang w:val="en-ID"/>
        </w:rPr>
        <w:t>indikator</w:t>
      </w:r>
      <w:proofErr w:type="spellEnd"/>
      <w:r w:rsidR="006E3C5F" w:rsidRPr="009B2A8C">
        <w:rPr>
          <w:sz w:val="24"/>
          <w:szCs w:val="24"/>
          <w:lang w:val="en-ID"/>
        </w:rPr>
        <w:t xml:space="preserve"> yang </w:t>
      </w:r>
      <w:proofErr w:type="spellStart"/>
      <w:r w:rsidR="006E3C5F" w:rsidRPr="009B2A8C">
        <w:rPr>
          <w:sz w:val="24"/>
          <w:szCs w:val="24"/>
          <w:lang w:val="en-ID"/>
        </w:rPr>
        <w:t>disesuaikan</w:t>
      </w:r>
      <w:proofErr w:type="spellEnd"/>
      <w:r w:rsidR="006E3C5F" w:rsidRPr="009B2A8C">
        <w:rPr>
          <w:sz w:val="24"/>
          <w:szCs w:val="24"/>
          <w:lang w:val="en-ID"/>
        </w:rPr>
        <w:t xml:space="preserve"> </w:t>
      </w:r>
      <w:proofErr w:type="spellStart"/>
      <w:r w:rsidR="006E3C5F" w:rsidRPr="009B2A8C">
        <w:rPr>
          <w:sz w:val="24"/>
          <w:szCs w:val="24"/>
          <w:lang w:val="en-ID"/>
        </w:rPr>
        <w:t>dari</w:t>
      </w:r>
      <w:proofErr w:type="spellEnd"/>
      <w:r w:rsidR="006E3C5F" w:rsidRPr="009B2A8C">
        <w:rPr>
          <w:sz w:val="24"/>
          <w:szCs w:val="24"/>
          <w:lang w:val="en-ID"/>
        </w:rPr>
        <w:t xml:space="preserve"> </w:t>
      </w:r>
      <w:proofErr w:type="spellStart"/>
      <w:r w:rsidR="006E3C5F" w:rsidRPr="009B2A8C">
        <w:rPr>
          <w:sz w:val="24"/>
          <w:szCs w:val="24"/>
          <w:lang w:val="en-ID"/>
        </w:rPr>
        <w:t>teori</w:t>
      </w:r>
      <w:proofErr w:type="spellEnd"/>
      <w:r w:rsidR="006E3C5F" w:rsidRPr="009B2A8C">
        <w:rPr>
          <w:sz w:val="24"/>
          <w:szCs w:val="24"/>
          <w:lang w:val="en-ID"/>
        </w:rPr>
        <w:t xml:space="preserve"> Bernardin &amp; Russel </w:t>
      </w:r>
      <w:proofErr w:type="spellStart"/>
      <w:r w:rsidR="006E3C5F" w:rsidRPr="009B2A8C">
        <w:rPr>
          <w:sz w:val="24"/>
          <w:szCs w:val="24"/>
          <w:lang w:val="en-ID"/>
        </w:rPr>
        <w:t>serta</w:t>
      </w:r>
      <w:proofErr w:type="spellEnd"/>
      <w:r w:rsidR="006E3C5F" w:rsidRPr="009B2A8C">
        <w:rPr>
          <w:sz w:val="24"/>
          <w:szCs w:val="24"/>
          <w:lang w:val="en-ID"/>
        </w:rPr>
        <w:t xml:space="preserve"> Koopmans et al. (IWPQ), </w:t>
      </w:r>
      <w:proofErr w:type="spellStart"/>
      <w:r w:rsidR="006E3C5F" w:rsidRPr="009B2A8C">
        <w:rPr>
          <w:sz w:val="24"/>
          <w:szCs w:val="24"/>
          <w:lang w:val="en-ID"/>
        </w:rPr>
        <w:t>mencakup</w:t>
      </w:r>
      <w:proofErr w:type="spellEnd"/>
      <w:r w:rsidR="006E3C5F" w:rsidRPr="009B2A8C">
        <w:rPr>
          <w:sz w:val="24"/>
          <w:szCs w:val="24"/>
          <w:lang w:val="en-ID"/>
        </w:rPr>
        <w:t xml:space="preserve"> </w:t>
      </w:r>
      <w:proofErr w:type="spellStart"/>
      <w:r w:rsidR="006E3C5F" w:rsidRPr="009B2A8C">
        <w:rPr>
          <w:sz w:val="24"/>
          <w:szCs w:val="24"/>
          <w:lang w:val="en-ID"/>
        </w:rPr>
        <w:t>kuantitas</w:t>
      </w:r>
      <w:proofErr w:type="spellEnd"/>
      <w:r w:rsidR="006E3C5F" w:rsidRPr="009B2A8C">
        <w:rPr>
          <w:sz w:val="24"/>
          <w:szCs w:val="24"/>
          <w:lang w:val="en-ID"/>
        </w:rPr>
        <w:t xml:space="preserve"> </w:t>
      </w:r>
      <w:proofErr w:type="spellStart"/>
      <w:r w:rsidR="006E3C5F" w:rsidRPr="009B2A8C">
        <w:rPr>
          <w:sz w:val="24"/>
          <w:szCs w:val="24"/>
          <w:lang w:val="en-ID"/>
        </w:rPr>
        <w:t>luaran</w:t>
      </w:r>
      <w:proofErr w:type="spellEnd"/>
      <w:r w:rsidR="006E3C5F" w:rsidRPr="009B2A8C">
        <w:rPr>
          <w:sz w:val="24"/>
          <w:szCs w:val="24"/>
          <w:lang w:val="en-ID"/>
        </w:rPr>
        <w:t xml:space="preserve">, </w:t>
      </w:r>
      <w:proofErr w:type="spellStart"/>
      <w:r w:rsidR="006E3C5F" w:rsidRPr="009B2A8C">
        <w:rPr>
          <w:sz w:val="24"/>
          <w:szCs w:val="24"/>
          <w:lang w:val="en-ID"/>
        </w:rPr>
        <w:t>kualitas</w:t>
      </w:r>
      <w:proofErr w:type="spellEnd"/>
      <w:r w:rsidR="006E3C5F" w:rsidRPr="009B2A8C">
        <w:rPr>
          <w:sz w:val="24"/>
          <w:szCs w:val="24"/>
          <w:lang w:val="en-ID"/>
        </w:rPr>
        <w:t xml:space="preserve"> dan </w:t>
      </w:r>
      <w:proofErr w:type="spellStart"/>
      <w:r w:rsidR="006E3C5F" w:rsidRPr="009B2A8C">
        <w:rPr>
          <w:sz w:val="24"/>
          <w:szCs w:val="24"/>
          <w:lang w:val="en-ID"/>
        </w:rPr>
        <w:t>ketelitian</w:t>
      </w:r>
      <w:proofErr w:type="spellEnd"/>
      <w:r w:rsidR="006E3C5F" w:rsidRPr="009B2A8C">
        <w:rPr>
          <w:sz w:val="24"/>
          <w:szCs w:val="24"/>
          <w:lang w:val="en-ID"/>
        </w:rPr>
        <w:t xml:space="preserve"> (</w:t>
      </w:r>
      <w:r w:rsidR="006E3C5F" w:rsidRPr="009B2A8C">
        <w:rPr>
          <w:i/>
          <w:iCs/>
          <w:sz w:val="24"/>
          <w:szCs w:val="24"/>
          <w:lang w:val="en-ID"/>
        </w:rPr>
        <w:t>zero error</w:t>
      </w:r>
      <w:r w:rsidR="006E3C5F" w:rsidRPr="009B2A8C">
        <w:rPr>
          <w:sz w:val="24"/>
          <w:szCs w:val="24"/>
          <w:lang w:val="en-ID"/>
        </w:rPr>
        <w:t xml:space="preserve">), </w:t>
      </w:r>
      <w:proofErr w:type="spellStart"/>
      <w:r w:rsidR="006E3C5F" w:rsidRPr="009B2A8C">
        <w:rPr>
          <w:sz w:val="24"/>
          <w:szCs w:val="24"/>
          <w:lang w:val="en-ID"/>
        </w:rPr>
        <w:t>pemenuhan</w:t>
      </w:r>
      <w:proofErr w:type="spellEnd"/>
      <w:r w:rsidR="006E3C5F" w:rsidRPr="009B2A8C">
        <w:rPr>
          <w:sz w:val="24"/>
          <w:szCs w:val="24"/>
          <w:lang w:val="en-ID"/>
        </w:rPr>
        <w:t xml:space="preserve"> </w:t>
      </w:r>
      <w:r w:rsidR="006E3C5F" w:rsidRPr="009B2A8C">
        <w:rPr>
          <w:i/>
          <w:iCs/>
          <w:sz w:val="24"/>
          <w:szCs w:val="24"/>
          <w:lang w:val="en-ID"/>
        </w:rPr>
        <w:t>Service Level Agreement</w:t>
      </w:r>
      <w:r w:rsidR="006E3C5F" w:rsidRPr="009B2A8C">
        <w:rPr>
          <w:sz w:val="24"/>
          <w:szCs w:val="24"/>
          <w:lang w:val="en-ID"/>
        </w:rPr>
        <w:t xml:space="preserve"> (SLA), </w:t>
      </w:r>
      <w:proofErr w:type="spellStart"/>
      <w:r w:rsidR="006E3C5F" w:rsidRPr="009B2A8C">
        <w:rPr>
          <w:sz w:val="24"/>
          <w:szCs w:val="24"/>
          <w:lang w:val="en-ID"/>
        </w:rPr>
        <w:t>efisiensi</w:t>
      </w:r>
      <w:proofErr w:type="spellEnd"/>
      <w:r w:rsidR="006E3C5F" w:rsidRPr="009B2A8C">
        <w:rPr>
          <w:sz w:val="24"/>
          <w:szCs w:val="24"/>
          <w:lang w:val="en-ID"/>
        </w:rPr>
        <w:t xml:space="preserve"> </w:t>
      </w:r>
      <w:proofErr w:type="spellStart"/>
      <w:r w:rsidR="006E3C5F" w:rsidRPr="009B2A8C">
        <w:rPr>
          <w:sz w:val="24"/>
          <w:szCs w:val="24"/>
          <w:lang w:val="en-ID"/>
        </w:rPr>
        <w:t>sumber</w:t>
      </w:r>
      <w:proofErr w:type="spellEnd"/>
      <w:r w:rsidR="006E3C5F" w:rsidRPr="009B2A8C">
        <w:rPr>
          <w:sz w:val="24"/>
          <w:szCs w:val="24"/>
          <w:lang w:val="en-ID"/>
        </w:rPr>
        <w:t xml:space="preserve"> </w:t>
      </w:r>
      <w:proofErr w:type="spellStart"/>
      <w:r w:rsidR="006E3C5F" w:rsidRPr="009B2A8C">
        <w:rPr>
          <w:sz w:val="24"/>
          <w:szCs w:val="24"/>
          <w:lang w:val="en-ID"/>
        </w:rPr>
        <w:t>daya</w:t>
      </w:r>
      <w:proofErr w:type="spellEnd"/>
      <w:r w:rsidR="006E3C5F" w:rsidRPr="009B2A8C">
        <w:rPr>
          <w:sz w:val="24"/>
          <w:szCs w:val="24"/>
          <w:lang w:val="en-ID"/>
        </w:rPr>
        <w:t xml:space="preserve">, </w:t>
      </w:r>
      <w:proofErr w:type="spellStart"/>
      <w:r w:rsidR="006E3C5F" w:rsidRPr="009B2A8C">
        <w:rPr>
          <w:sz w:val="24"/>
          <w:szCs w:val="24"/>
          <w:lang w:val="en-ID"/>
        </w:rPr>
        <w:t>serta</w:t>
      </w:r>
      <w:proofErr w:type="spellEnd"/>
      <w:r w:rsidR="006E3C5F" w:rsidRPr="009B2A8C">
        <w:rPr>
          <w:sz w:val="24"/>
          <w:szCs w:val="24"/>
          <w:lang w:val="en-ID"/>
        </w:rPr>
        <w:t xml:space="preserve"> </w:t>
      </w:r>
      <w:proofErr w:type="spellStart"/>
      <w:r w:rsidR="006E3C5F" w:rsidRPr="009B2A8C">
        <w:rPr>
          <w:sz w:val="24"/>
          <w:szCs w:val="24"/>
          <w:lang w:val="en-ID"/>
        </w:rPr>
        <w:t>kemandirian</w:t>
      </w:r>
      <w:proofErr w:type="spellEnd"/>
      <w:r w:rsidR="006E3C5F" w:rsidRPr="009B2A8C">
        <w:rPr>
          <w:sz w:val="24"/>
          <w:szCs w:val="24"/>
          <w:lang w:val="en-ID"/>
        </w:rPr>
        <w:t xml:space="preserve"> </w:t>
      </w:r>
      <w:proofErr w:type="spellStart"/>
      <w:r w:rsidR="006E3C5F" w:rsidRPr="009B2A8C">
        <w:rPr>
          <w:sz w:val="24"/>
          <w:szCs w:val="24"/>
          <w:lang w:val="en-ID"/>
        </w:rPr>
        <w:t>operasional</w:t>
      </w:r>
      <w:proofErr w:type="spellEnd"/>
      <w:r w:rsidR="006E3C5F" w:rsidRPr="009B2A8C">
        <w:rPr>
          <w:sz w:val="24"/>
          <w:szCs w:val="24"/>
          <w:lang w:val="en-ID"/>
        </w:rPr>
        <w:t xml:space="preserve"> </w:t>
      </w:r>
      <w:proofErr w:type="spellStart"/>
      <w:r w:rsidR="006E3C5F" w:rsidRPr="009B2A8C">
        <w:rPr>
          <w:sz w:val="24"/>
          <w:szCs w:val="24"/>
          <w:lang w:val="en-ID"/>
        </w:rPr>
        <w:t>saat</w:t>
      </w:r>
      <w:proofErr w:type="spellEnd"/>
      <w:r w:rsidR="006E3C5F" w:rsidRPr="009B2A8C">
        <w:rPr>
          <w:sz w:val="24"/>
          <w:szCs w:val="24"/>
          <w:lang w:val="en-ID"/>
        </w:rPr>
        <w:t xml:space="preserve"> </w:t>
      </w:r>
      <w:r w:rsidR="006E3C5F" w:rsidRPr="009B2A8C">
        <w:rPr>
          <w:i/>
          <w:iCs/>
          <w:sz w:val="24"/>
          <w:szCs w:val="24"/>
          <w:lang w:val="en-ID"/>
        </w:rPr>
        <w:t>hybrid working</w:t>
      </w:r>
      <w:r w:rsidR="006E3C5F" w:rsidRPr="009B2A8C">
        <w:rPr>
          <w:sz w:val="24"/>
          <w:szCs w:val="24"/>
          <w:lang w:val="en-ID"/>
        </w:rPr>
        <w:t>.</w:t>
      </w:r>
    </w:p>
    <w:p w14:paraId="484F34D2" w14:textId="2F417D51" w:rsidR="003928DD" w:rsidRDefault="00764ABE" w:rsidP="00ED7234">
      <w:pPr>
        <w:ind w:left="1134" w:firstLine="720"/>
        <w:jc w:val="center"/>
        <w:rPr>
          <w:b/>
          <w:bCs/>
          <w:sz w:val="24"/>
          <w:szCs w:val="24"/>
          <w:lang w:val="en-ID"/>
        </w:rPr>
      </w:pPr>
      <w:r w:rsidRPr="009B2A8C">
        <w:rPr>
          <w:b/>
          <w:bCs/>
          <w:sz w:val="24"/>
          <w:szCs w:val="24"/>
          <w:lang w:val="en-ID"/>
        </w:rPr>
        <w:t>Tabel 4.</w:t>
      </w:r>
      <w:r w:rsidR="00DC563F">
        <w:rPr>
          <w:b/>
          <w:bCs/>
          <w:sz w:val="24"/>
          <w:szCs w:val="24"/>
          <w:lang w:val="en-ID"/>
        </w:rPr>
        <w:t>1</w:t>
      </w:r>
      <w:r w:rsidR="00FF2A67" w:rsidRPr="009B2A8C">
        <w:rPr>
          <w:b/>
          <w:bCs/>
          <w:sz w:val="24"/>
          <w:szCs w:val="24"/>
          <w:lang w:val="en-ID"/>
        </w:rPr>
        <w:t xml:space="preserve"> </w:t>
      </w:r>
      <w:proofErr w:type="spellStart"/>
      <w:r w:rsidRPr="009B2A8C">
        <w:rPr>
          <w:b/>
          <w:bCs/>
          <w:sz w:val="24"/>
          <w:szCs w:val="24"/>
          <w:lang w:val="en-ID"/>
        </w:rPr>
        <w:t>Pendapat</w:t>
      </w:r>
      <w:proofErr w:type="spellEnd"/>
      <w:r w:rsidRPr="009B2A8C">
        <w:rPr>
          <w:b/>
          <w:bCs/>
          <w:sz w:val="24"/>
          <w:szCs w:val="24"/>
          <w:lang w:val="en-ID"/>
        </w:rPr>
        <w:t xml:space="preserve"> </w:t>
      </w:r>
      <w:proofErr w:type="spellStart"/>
      <w:r w:rsidRPr="009B2A8C">
        <w:rPr>
          <w:b/>
          <w:bCs/>
          <w:sz w:val="24"/>
          <w:szCs w:val="24"/>
          <w:lang w:val="en-ID"/>
        </w:rPr>
        <w:t>Responden</w:t>
      </w:r>
      <w:proofErr w:type="spellEnd"/>
      <w:r w:rsidRPr="009B2A8C">
        <w:rPr>
          <w:b/>
          <w:bCs/>
          <w:sz w:val="24"/>
          <w:szCs w:val="24"/>
          <w:lang w:val="en-ID"/>
        </w:rPr>
        <w:t xml:space="preserve"> </w:t>
      </w:r>
      <w:proofErr w:type="spellStart"/>
      <w:r w:rsidRPr="009B2A8C">
        <w:rPr>
          <w:b/>
          <w:bCs/>
          <w:sz w:val="24"/>
          <w:szCs w:val="24"/>
          <w:lang w:val="en-ID"/>
        </w:rPr>
        <w:t>tentang</w:t>
      </w:r>
      <w:proofErr w:type="spellEnd"/>
      <w:r w:rsidRPr="009B2A8C">
        <w:rPr>
          <w:b/>
          <w:bCs/>
          <w:sz w:val="24"/>
          <w:szCs w:val="24"/>
          <w:lang w:val="en-ID"/>
        </w:rPr>
        <w:t xml:space="preserve"> </w:t>
      </w:r>
      <w:proofErr w:type="spellStart"/>
      <w:r w:rsidRPr="009B2A8C">
        <w:rPr>
          <w:b/>
          <w:bCs/>
          <w:sz w:val="24"/>
          <w:szCs w:val="24"/>
          <w:lang w:val="en-ID"/>
        </w:rPr>
        <w:t>Sistem</w:t>
      </w:r>
      <w:proofErr w:type="spellEnd"/>
      <w:r w:rsidRPr="009B2A8C">
        <w:rPr>
          <w:b/>
          <w:bCs/>
          <w:sz w:val="24"/>
          <w:szCs w:val="24"/>
          <w:lang w:val="en-ID"/>
        </w:rPr>
        <w:t xml:space="preserve"> </w:t>
      </w:r>
      <w:proofErr w:type="spellStart"/>
      <w:r w:rsidRPr="009B2A8C">
        <w:rPr>
          <w:b/>
          <w:bCs/>
          <w:sz w:val="24"/>
          <w:szCs w:val="24"/>
          <w:lang w:val="en-ID"/>
        </w:rPr>
        <w:t>Kerja</w:t>
      </w:r>
      <w:proofErr w:type="spellEnd"/>
      <w:r w:rsidRPr="009B2A8C">
        <w:rPr>
          <w:b/>
          <w:bCs/>
          <w:sz w:val="24"/>
          <w:szCs w:val="24"/>
          <w:lang w:val="en-ID"/>
        </w:rPr>
        <w:t xml:space="preserve"> </w:t>
      </w:r>
      <w:proofErr w:type="spellStart"/>
      <w:r w:rsidRPr="009B2A8C">
        <w:rPr>
          <w:b/>
          <w:bCs/>
          <w:sz w:val="24"/>
          <w:szCs w:val="24"/>
          <w:lang w:val="en-ID"/>
        </w:rPr>
        <w:t>Fleksibel</w:t>
      </w:r>
      <w:proofErr w:type="spellEnd"/>
    </w:p>
    <w:tbl>
      <w:tblPr>
        <w:tblW w:w="6939" w:type="dxa"/>
        <w:tblInd w:w="1129" w:type="dxa"/>
        <w:tblLook w:val="04A0" w:firstRow="1" w:lastRow="0" w:firstColumn="1" w:lastColumn="0" w:noHBand="0" w:noVBand="1"/>
      </w:tblPr>
      <w:tblGrid>
        <w:gridCol w:w="2790"/>
        <w:gridCol w:w="644"/>
        <w:gridCol w:w="528"/>
        <w:gridCol w:w="464"/>
        <w:gridCol w:w="521"/>
        <w:gridCol w:w="534"/>
        <w:gridCol w:w="763"/>
        <w:gridCol w:w="790"/>
      </w:tblGrid>
      <w:tr w:rsidR="004F3CB5" w:rsidRPr="004F3CB5" w14:paraId="3547C24D" w14:textId="77777777" w:rsidTr="004F3CB5">
        <w:trPr>
          <w:trHeight w:val="295"/>
        </w:trPr>
        <w:tc>
          <w:tcPr>
            <w:tcW w:w="2767" w:type="dxa"/>
            <w:vMerge w:val="restart"/>
            <w:tcBorders>
              <w:top w:val="single" w:sz="4" w:space="0" w:color="auto"/>
              <w:left w:val="single" w:sz="4" w:space="0" w:color="auto"/>
              <w:bottom w:val="single" w:sz="4" w:space="0" w:color="auto"/>
              <w:right w:val="single" w:sz="4" w:space="0" w:color="auto"/>
            </w:tcBorders>
            <w:noWrap/>
            <w:vAlign w:val="center"/>
            <w:hideMark/>
          </w:tcPr>
          <w:p w14:paraId="320EB0D2" w14:textId="77777777" w:rsidR="004F3CB5" w:rsidRPr="004F3CB5" w:rsidRDefault="004F3CB5" w:rsidP="004F3CB5">
            <w:pPr>
              <w:spacing w:line="240" w:lineRule="auto"/>
              <w:ind w:firstLine="0"/>
              <w:jc w:val="center"/>
              <w:rPr>
                <w:b/>
                <w:bCs/>
                <w:color w:val="000000"/>
                <w:sz w:val="24"/>
                <w:szCs w:val="24"/>
                <w:lang w:val="en-ID"/>
              </w:rPr>
            </w:pPr>
            <w:r w:rsidRPr="004F3CB5">
              <w:rPr>
                <w:b/>
                <w:bCs/>
                <w:color w:val="000000"/>
                <w:sz w:val="24"/>
                <w:szCs w:val="24"/>
                <w:lang w:val="en-ID"/>
              </w:rPr>
              <w:t>VARIABEL X</w:t>
            </w:r>
          </w:p>
        </w:tc>
        <w:tc>
          <w:tcPr>
            <w:tcW w:w="2691" w:type="dxa"/>
            <w:gridSpan w:val="5"/>
            <w:tcBorders>
              <w:top w:val="single" w:sz="4" w:space="0" w:color="auto"/>
              <w:left w:val="nil"/>
              <w:bottom w:val="single" w:sz="4" w:space="0" w:color="auto"/>
              <w:right w:val="single" w:sz="4" w:space="0" w:color="auto"/>
            </w:tcBorders>
            <w:noWrap/>
            <w:vAlign w:val="bottom"/>
            <w:hideMark/>
          </w:tcPr>
          <w:p w14:paraId="78A22C05"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PENILAIAN</w:t>
            </w:r>
          </w:p>
        </w:tc>
        <w:tc>
          <w:tcPr>
            <w:tcW w:w="726" w:type="dxa"/>
            <w:vMerge w:val="restart"/>
            <w:tcBorders>
              <w:top w:val="single" w:sz="4" w:space="0" w:color="auto"/>
              <w:left w:val="single" w:sz="4" w:space="0" w:color="auto"/>
              <w:bottom w:val="single" w:sz="4" w:space="0" w:color="auto"/>
              <w:right w:val="single" w:sz="4" w:space="0" w:color="auto"/>
            </w:tcBorders>
            <w:vAlign w:val="center"/>
            <w:hideMark/>
          </w:tcPr>
          <w:p w14:paraId="007FC3D1" w14:textId="77777777" w:rsidR="004F3CB5" w:rsidRPr="004F3CB5" w:rsidRDefault="004F3CB5" w:rsidP="004F3CB5">
            <w:pPr>
              <w:spacing w:line="240" w:lineRule="auto"/>
              <w:ind w:firstLine="0"/>
              <w:jc w:val="center"/>
              <w:rPr>
                <w:b/>
                <w:bCs/>
                <w:color w:val="000000"/>
                <w:sz w:val="24"/>
                <w:szCs w:val="24"/>
                <w:lang w:val="en-ID"/>
              </w:rPr>
            </w:pPr>
            <w:r w:rsidRPr="004F3CB5">
              <w:rPr>
                <w:b/>
                <w:bCs/>
                <w:color w:val="000000"/>
                <w:sz w:val="24"/>
                <w:szCs w:val="24"/>
                <w:lang w:val="en-ID"/>
              </w:rPr>
              <w:t>Total</w:t>
            </w:r>
          </w:p>
        </w:tc>
        <w:tc>
          <w:tcPr>
            <w:tcW w:w="755" w:type="dxa"/>
            <w:vMerge w:val="restart"/>
            <w:tcBorders>
              <w:top w:val="single" w:sz="4" w:space="0" w:color="auto"/>
              <w:left w:val="single" w:sz="4" w:space="0" w:color="auto"/>
              <w:bottom w:val="single" w:sz="4" w:space="0" w:color="000000"/>
              <w:right w:val="single" w:sz="4" w:space="0" w:color="auto"/>
            </w:tcBorders>
            <w:vAlign w:val="center"/>
            <w:hideMark/>
          </w:tcPr>
          <w:p w14:paraId="4087D01D" w14:textId="77777777" w:rsidR="004F3CB5" w:rsidRPr="004F3CB5" w:rsidRDefault="004F3CB5" w:rsidP="004F3CB5">
            <w:pPr>
              <w:spacing w:line="240" w:lineRule="auto"/>
              <w:ind w:firstLine="0"/>
              <w:jc w:val="center"/>
              <w:rPr>
                <w:b/>
                <w:bCs/>
                <w:color w:val="000000"/>
                <w:sz w:val="24"/>
                <w:szCs w:val="24"/>
                <w:lang w:val="en-ID"/>
              </w:rPr>
            </w:pPr>
            <w:r w:rsidRPr="004F3CB5">
              <w:rPr>
                <w:b/>
                <w:bCs/>
                <w:color w:val="000000"/>
                <w:sz w:val="24"/>
                <w:szCs w:val="24"/>
                <w:lang w:val="en-ID"/>
              </w:rPr>
              <w:t xml:space="preserve"> Rata-Rata </w:t>
            </w:r>
          </w:p>
        </w:tc>
      </w:tr>
      <w:tr w:rsidR="004F3CB5" w:rsidRPr="004F3CB5" w14:paraId="3B5AC825" w14:textId="77777777" w:rsidTr="004F3CB5">
        <w:trPr>
          <w:trHeight w:val="609"/>
        </w:trPr>
        <w:tc>
          <w:tcPr>
            <w:tcW w:w="2767" w:type="dxa"/>
            <w:vMerge/>
            <w:tcBorders>
              <w:top w:val="single" w:sz="4" w:space="0" w:color="auto"/>
              <w:left w:val="single" w:sz="4" w:space="0" w:color="auto"/>
              <w:bottom w:val="single" w:sz="4" w:space="0" w:color="auto"/>
              <w:right w:val="single" w:sz="4" w:space="0" w:color="auto"/>
            </w:tcBorders>
            <w:vAlign w:val="center"/>
            <w:hideMark/>
          </w:tcPr>
          <w:p w14:paraId="1CF5DA25" w14:textId="77777777" w:rsidR="004F3CB5" w:rsidRPr="004F3CB5" w:rsidRDefault="004F3CB5" w:rsidP="004F3CB5">
            <w:pPr>
              <w:spacing w:line="240" w:lineRule="auto"/>
              <w:ind w:firstLine="0"/>
              <w:jc w:val="left"/>
              <w:rPr>
                <w:b/>
                <w:bCs/>
                <w:color w:val="000000"/>
                <w:sz w:val="24"/>
                <w:szCs w:val="24"/>
                <w:lang w:val="en-ID"/>
              </w:rPr>
            </w:pPr>
          </w:p>
        </w:tc>
        <w:tc>
          <w:tcPr>
            <w:tcW w:w="613" w:type="dxa"/>
            <w:tcBorders>
              <w:top w:val="nil"/>
              <w:left w:val="nil"/>
              <w:bottom w:val="single" w:sz="4" w:space="0" w:color="auto"/>
              <w:right w:val="single" w:sz="4" w:space="0" w:color="auto"/>
            </w:tcBorders>
            <w:vAlign w:val="center"/>
            <w:hideMark/>
          </w:tcPr>
          <w:p w14:paraId="1EBE6C93" w14:textId="77777777" w:rsidR="004F3CB5" w:rsidRPr="004F3CB5" w:rsidRDefault="004F3CB5" w:rsidP="004F3CB5">
            <w:pPr>
              <w:spacing w:line="240" w:lineRule="auto"/>
              <w:ind w:firstLine="0"/>
              <w:jc w:val="center"/>
              <w:rPr>
                <w:b/>
                <w:bCs/>
                <w:color w:val="1F1F1F"/>
                <w:sz w:val="24"/>
                <w:szCs w:val="24"/>
                <w:lang w:val="en-ID"/>
              </w:rPr>
            </w:pPr>
            <w:r w:rsidRPr="004F3CB5">
              <w:rPr>
                <w:b/>
                <w:bCs/>
                <w:color w:val="1F1F1F"/>
                <w:sz w:val="24"/>
                <w:szCs w:val="24"/>
                <w:lang w:val="en-ID"/>
              </w:rPr>
              <w:t xml:space="preserve">STS </w:t>
            </w:r>
          </w:p>
        </w:tc>
        <w:tc>
          <w:tcPr>
            <w:tcW w:w="528" w:type="dxa"/>
            <w:tcBorders>
              <w:top w:val="nil"/>
              <w:left w:val="nil"/>
              <w:bottom w:val="single" w:sz="4" w:space="0" w:color="auto"/>
              <w:right w:val="single" w:sz="4" w:space="0" w:color="auto"/>
            </w:tcBorders>
            <w:vAlign w:val="center"/>
            <w:hideMark/>
          </w:tcPr>
          <w:p w14:paraId="0A58008C" w14:textId="77777777" w:rsidR="004F3CB5" w:rsidRPr="004F3CB5" w:rsidRDefault="004F3CB5" w:rsidP="004F3CB5">
            <w:pPr>
              <w:spacing w:line="240" w:lineRule="auto"/>
              <w:ind w:firstLine="0"/>
              <w:jc w:val="center"/>
              <w:rPr>
                <w:b/>
                <w:bCs/>
                <w:color w:val="1F1F1F"/>
                <w:sz w:val="24"/>
                <w:szCs w:val="24"/>
                <w:lang w:val="en-ID"/>
              </w:rPr>
            </w:pPr>
            <w:r w:rsidRPr="004F3CB5">
              <w:rPr>
                <w:b/>
                <w:bCs/>
                <w:color w:val="1F1F1F"/>
                <w:sz w:val="24"/>
                <w:szCs w:val="24"/>
                <w:lang w:val="en-ID"/>
              </w:rPr>
              <w:t>TS</w:t>
            </w:r>
          </w:p>
        </w:tc>
        <w:tc>
          <w:tcPr>
            <w:tcW w:w="489" w:type="dxa"/>
            <w:tcBorders>
              <w:top w:val="nil"/>
              <w:left w:val="nil"/>
              <w:bottom w:val="single" w:sz="4" w:space="0" w:color="auto"/>
              <w:right w:val="single" w:sz="4" w:space="0" w:color="auto"/>
            </w:tcBorders>
            <w:vAlign w:val="center"/>
            <w:hideMark/>
          </w:tcPr>
          <w:p w14:paraId="6D19B6BA" w14:textId="77777777" w:rsidR="004F3CB5" w:rsidRPr="004F3CB5" w:rsidRDefault="004F3CB5" w:rsidP="004F3CB5">
            <w:pPr>
              <w:spacing w:line="240" w:lineRule="auto"/>
              <w:ind w:firstLine="0"/>
              <w:jc w:val="center"/>
              <w:rPr>
                <w:b/>
                <w:bCs/>
                <w:color w:val="1F1F1F"/>
                <w:sz w:val="24"/>
                <w:szCs w:val="24"/>
                <w:lang w:val="en-ID"/>
              </w:rPr>
            </w:pPr>
            <w:r w:rsidRPr="004F3CB5">
              <w:rPr>
                <w:b/>
                <w:bCs/>
                <w:color w:val="1F1F1F"/>
                <w:sz w:val="24"/>
                <w:szCs w:val="24"/>
                <w:lang w:val="en-ID"/>
              </w:rPr>
              <w:t>N</w:t>
            </w:r>
          </w:p>
        </w:tc>
        <w:tc>
          <w:tcPr>
            <w:tcW w:w="527" w:type="dxa"/>
            <w:tcBorders>
              <w:top w:val="nil"/>
              <w:left w:val="nil"/>
              <w:bottom w:val="single" w:sz="4" w:space="0" w:color="auto"/>
              <w:right w:val="single" w:sz="4" w:space="0" w:color="auto"/>
            </w:tcBorders>
            <w:vAlign w:val="center"/>
            <w:hideMark/>
          </w:tcPr>
          <w:p w14:paraId="0E83DC6F" w14:textId="77777777" w:rsidR="004F3CB5" w:rsidRPr="004F3CB5" w:rsidRDefault="004F3CB5" w:rsidP="004F3CB5">
            <w:pPr>
              <w:spacing w:line="240" w:lineRule="auto"/>
              <w:ind w:firstLine="0"/>
              <w:jc w:val="center"/>
              <w:rPr>
                <w:b/>
                <w:bCs/>
                <w:color w:val="1F1F1F"/>
                <w:sz w:val="24"/>
                <w:szCs w:val="24"/>
                <w:lang w:val="en-ID"/>
              </w:rPr>
            </w:pPr>
            <w:r w:rsidRPr="004F3CB5">
              <w:rPr>
                <w:b/>
                <w:bCs/>
                <w:color w:val="1F1F1F"/>
                <w:sz w:val="24"/>
                <w:szCs w:val="24"/>
                <w:lang w:val="en-ID"/>
              </w:rPr>
              <w:t>S</w:t>
            </w:r>
          </w:p>
        </w:tc>
        <w:tc>
          <w:tcPr>
            <w:tcW w:w="532" w:type="dxa"/>
            <w:tcBorders>
              <w:top w:val="nil"/>
              <w:left w:val="nil"/>
              <w:bottom w:val="single" w:sz="4" w:space="0" w:color="auto"/>
              <w:right w:val="single" w:sz="4" w:space="0" w:color="auto"/>
            </w:tcBorders>
            <w:vAlign w:val="center"/>
            <w:hideMark/>
          </w:tcPr>
          <w:p w14:paraId="73AC4026" w14:textId="77777777" w:rsidR="004F3CB5" w:rsidRPr="004F3CB5" w:rsidRDefault="004F3CB5" w:rsidP="004F3CB5">
            <w:pPr>
              <w:spacing w:line="240" w:lineRule="auto"/>
              <w:ind w:firstLine="0"/>
              <w:jc w:val="center"/>
              <w:rPr>
                <w:b/>
                <w:bCs/>
                <w:color w:val="1F1F1F"/>
                <w:sz w:val="24"/>
                <w:szCs w:val="24"/>
                <w:lang w:val="en-ID"/>
              </w:rPr>
            </w:pPr>
            <w:r w:rsidRPr="004F3CB5">
              <w:rPr>
                <w:b/>
                <w:bCs/>
                <w:color w:val="1F1F1F"/>
                <w:sz w:val="24"/>
                <w:szCs w:val="24"/>
                <w:lang w:val="en-ID"/>
              </w:rPr>
              <w:t>SS</w:t>
            </w:r>
          </w:p>
        </w:tc>
        <w:tc>
          <w:tcPr>
            <w:tcW w:w="726" w:type="dxa"/>
            <w:vMerge/>
            <w:tcBorders>
              <w:top w:val="single" w:sz="4" w:space="0" w:color="auto"/>
              <w:left w:val="single" w:sz="4" w:space="0" w:color="auto"/>
              <w:bottom w:val="single" w:sz="4" w:space="0" w:color="auto"/>
              <w:right w:val="single" w:sz="4" w:space="0" w:color="auto"/>
            </w:tcBorders>
            <w:vAlign w:val="center"/>
            <w:hideMark/>
          </w:tcPr>
          <w:p w14:paraId="3225E9FE" w14:textId="77777777" w:rsidR="004F3CB5" w:rsidRPr="004F3CB5" w:rsidRDefault="004F3CB5" w:rsidP="004F3CB5">
            <w:pPr>
              <w:spacing w:line="240" w:lineRule="auto"/>
              <w:ind w:firstLine="0"/>
              <w:jc w:val="left"/>
              <w:rPr>
                <w:b/>
                <w:bCs/>
                <w:color w:val="000000"/>
                <w:sz w:val="24"/>
                <w:szCs w:val="24"/>
                <w:lang w:val="en-ID"/>
              </w:rPr>
            </w:pPr>
          </w:p>
        </w:tc>
        <w:tc>
          <w:tcPr>
            <w:tcW w:w="755" w:type="dxa"/>
            <w:vMerge/>
            <w:tcBorders>
              <w:top w:val="single" w:sz="4" w:space="0" w:color="auto"/>
              <w:left w:val="single" w:sz="4" w:space="0" w:color="auto"/>
              <w:bottom w:val="single" w:sz="4" w:space="0" w:color="000000"/>
              <w:right w:val="single" w:sz="4" w:space="0" w:color="auto"/>
            </w:tcBorders>
            <w:vAlign w:val="center"/>
            <w:hideMark/>
          </w:tcPr>
          <w:p w14:paraId="738E763C" w14:textId="77777777" w:rsidR="004F3CB5" w:rsidRPr="004F3CB5" w:rsidRDefault="004F3CB5" w:rsidP="004F3CB5">
            <w:pPr>
              <w:spacing w:line="240" w:lineRule="auto"/>
              <w:ind w:firstLine="0"/>
              <w:jc w:val="left"/>
              <w:rPr>
                <w:b/>
                <w:bCs/>
                <w:color w:val="000000"/>
                <w:sz w:val="24"/>
                <w:szCs w:val="24"/>
                <w:lang w:val="en-ID"/>
              </w:rPr>
            </w:pPr>
          </w:p>
        </w:tc>
      </w:tr>
      <w:tr w:rsidR="004F3CB5" w:rsidRPr="004F3CB5" w14:paraId="64775CF9" w14:textId="77777777" w:rsidTr="004F3CB5">
        <w:trPr>
          <w:trHeight w:val="706"/>
        </w:trPr>
        <w:tc>
          <w:tcPr>
            <w:tcW w:w="2767" w:type="dxa"/>
            <w:tcBorders>
              <w:top w:val="nil"/>
              <w:left w:val="single" w:sz="4" w:space="0" w:color="auto"/>
              <w:bottom w:val="single" w:sz="4" w:space="0" w:color="auto"/>
              <w:right w:val="single" w:sz="4" w:space="0" w:color="auto"/>
            </w:tcBorders>
            <w:hideMark/>
          </w:tcPr>
          <w:p w14:paraId="24BCFFF2" w14:textId="77777777" w:rsidR="004F3CB5" w:rsidRPr="004F3CB5" w:rsidRDefault="004F3CB5" w:rsidP="004F3CB5">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memiliki</w:t>
            </w:r>
            <w:proofErr w:type="spellEnd"/>
            <w:r w:rsidRPr="004F3CB5">
              <w:rPr>
                <w:color w:val="000000"/>
                <w:sz w:val="24"/>
                <w:szCs w:val="24"/>
                <w:lang w:val="en-ID"/>
              </w:rPr>
              <w:t xml:space="preserve"> </w:t>
            </w:r>
            <w:proofErr w:type="spellStart"/>
            <w:r w:rsidRPr="004F3CB5">
              <w:rPr>
                <w:color w:val="000000"/>
                <w:sz w:val="24"/>
                <w:szCs w:val="24"/>
                <w:lang w:val="en-ID"/>
              </w:rPr>
              <w:t>keleluasaan</w:t>
            </w:r>
            <w:proofErr w:type="spellEnd"/>
            <w:r w:rsidRPr="004F3CB5">
              <w:rPr>
                <w:color w:val="000000"/>
                <w:sz w:val="24"/>
                <w:szCs w:val="24"/>
                <w:lang w:val="en-ID"/>
              </w:rPr>
              <w:t xml:space="preserve"> </w:t>
            </w:r>
            <w:proofErr w:type="spellStart"/>
            <w:r w:rsidRPr="004F3CB5">
              <w:rPr>
                <w:color w:val="000000"/>
                <w:sz w:val="24"/>
                <w:szCs w:val="24"/>
                <w:lang w:val="en-ID"/>
              </w:rPr>
              <w:t>menentukan</w:t>
            </w:r>
            <w:proofErr w:type="spellEnd"/>
            <w:r w:rsidRPr="004F3CB5">
              <w:rPr>
                <w:color w:val="000000"/>
                <w:sz w:val="24"/>
                <w:szCs w:val="24"/>
                <w:lang w:val="en-ID"/>
              </w:rPr>
              <w:t xml:space="preserve"> jam </w:t>
            </w:r>
            <w:proofErr w:type="spellStart"/>
            <w:r w:rsidRPr="004F3CB5">
              <w:rPr>
                <w:color w:val="000000"/>
                <w:sz w:val="24"/>
                <w:szCs w:val="24"/>
                <w:lang w:val="en-ID"/>
              </w:rPr>
              <w:t>mulai</w:t>
            </w:r>
            <w:proofErr w:type="spellEnd"/>
            <w:r w:rsidRPr="004F3CB5">
              <w:rPr>
                <w:color w:val="000000"/>
                <w:sz w:val="24"/>
                <w:szCs w:val="24"/>
                <w:lang w:val="en-ID"/>
              </w:rPr>
              <w:t xml:space="preserve"> dan </w:t>
            </w:r>
            <w:proofErr w:type="spellStart"/>
            <w:r w:rsidRPr="004F3CB5">
              <w:rPr>
                <w:color w:val="000000"/>
                <w:sz w:val="24"/>
                <w:szCs w:val="24"/>
                <w:lang w:val="en-ID"/>
              </w:rPr>
              <w:t>selesai</w:t>
            </w:r>
            <w:proofErr w:type="spellEnd"/>
            <w:r w:rsidRPr="004F3CB5">
              <w:rPr>
                <w:color w:val="000000"/>
                <w:sz w:val="24"/>
                <w:szCs w:val="24"/>
                <w:lang w:val="en-ID"/>
              </w:rPr>
              <w:t xml:space="preserve"> </w:t>
            </w:r>
            <w:proofErr w:type="spellStart"/>
            <w:r w:rsidRPr="004F3CB5">
              <w:rPr>
                <w:color w:val="000000"/>
                <w:sz w:val="24"/>
                <w:szCs w:val="24"/>
                <w:lang w:val="en-ID"/>
              </w:rPr>
              <w:t>bekerja</w:t>
            </w:r>
            <w:proofErr w:type="spellEnd"/>
            <w:r w:rsidRPr="004F3CB5">
              <w:rPr>
                <w:color w:val="000000"/>
                <w:sz w:val="24"/>
                <w:szCs w:val="24"/>
                <w:lang w:val="en-ID"/>
              </w:rPr>
              <w:t xml:space="preserve"> pada </w:t>
            </w:r>
            <w:proofErr w:type="spellStart"/>
            <w:r w:rsidRPr="004F3CB5">
              <w:rPr>
                <w:color w:val="000000"/>
                <w:sz w:val="24"/>
                <w:szCs w:val="24"/>
                <w:lang w:val="en-ID"/>
              </w:rPr>
              <w:t>hari</w:t>
            </w:r>
            <w:proofErr w:type="spellEnd"/>
            <w:r w:rsidRPr="004F3CB5">
              <w:rPr>
                <w:color w:val="000000"/>
                <w:sz w:val="24"/>
                <w:szCs w:val="24"/>
                <w:lang w:val="en-ID"/>
              </w:rPr>
              <w:t xml:space="preserve"> WFH </w:t>
            </w:r>
            <w:proofErr w:type="spellStart"/>
            <w:r w:rsidRPr="004F3CB5">
              <w:rPr>
                <w:color w:val="000000"/>
                <w:sz w:val="24"/>
                <w:szCs w:val="24"/>
                <w:lang w:val="en-ID"/>
              </w:rPr>
              <w:t>sesuai</w:t>
            </w:r>
            <w:proofErr w:type="spellEnd"/>
            <w:r w:rsidRPr="004F3CB5">
              <w:rPr>
                <w:color w:val="000000"/>
                <w:sz w:val="24"/>
                <w:szCs w:val="24"/>
                <w:lang w:val="en-ID"/>
              </w:rPr>
              <w:t xml:space="preserve"> </w:t>
            </w:r>
            <w:proofErr w:type="spellStart"/>
            <w:r w:rsidRPr="004F3CB5">
              <w:rPr>
                <w:color w:val="000000"/>
                <w:sz w:val="24"/>
                <w:szCs w:val="24"/>
                <w:lang w:val="en-ID"/>
              </w:rPr>
              <w:t>kebutuhan</w:t>
            </w:r>
            <w:proofErr w:type="spellEnd"/>
            <w:r w:rsidRPr="004F3CB5">
              <w:rPr>
                <w:color w:val="000000"/>
                <w:sz w:val="24"/>
                <w:szCs w:val="24"/>
                <w:lang w:val="en-ID"/>
              </w:rPr>
              <w:t xml:space="preserve"> </w:t>
            </w:r>
            <w:proofErr w:type="spellStart"/>
            <w:r w:rsidRPr="004F3CB5">
              <w:rPr>
                <w:color w:val="000000"/>
                <w:sz w:val="24"/>
                <w:szCs w:val="24"/>
                <w:lang w:val="en-ID"/>
              </w:rPr>
              <w:t>tugas</w:t>
            </w:r>
            <w:proofErr w:type="spellEnd"/>
          </w:p>
        </w:tc>
        <w:tc>
          <w:tcPr>
            <w:tcW w:w="613" w:type="dxa"/>
            <w:tcBorders>
              <w:top w:val="nil"/>
              <w:left w:val="nil"/>
              <w:bottom w:val="single" w:sz="4" w:space="0" w:color="auto"/>
              <w:right w:val="single" w:sz="4" w:space="0" w:color="auto"/>
            </w:tcBorders>
            <w:hideMark/>
          </w:tcPr>
          <w:p w14:paraId="01B3ABDA"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528" w:type="dxa"/>
            <w:tcBorders>
              <w:top w:val="nil"/>
              <w:left w:val="nil"/>
              <w:bottom w:val="single" w:sz="4" w:space="0" w:color="auto"/>
              <w:right w:val="single" w:sz="4" w:space="0" w:color="auto"/>
            </w:tcBorders>
            <w:hideMark/>
          </w:tcPr>
          <w:p w14:paraId="64D481DD"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w:t>
            </w:r>
          </w:p>
        </w:tc>
        <w:tc>
          <w:tcPr>
            <w:tcW w:w="489" w:type="dxa"/>
            <w:tcBorders>
              <w:top w:val="nil"/>
              <w:left w:val="nil"/>
              <w:bottom w:val="single" w:sz="4" w:space="0" w:color="auto"/>
              <w:right w:val="single" w:sz="4" w:space="0" w:color="auto"/>
            </w:tcBorders>
            <w:hideMark/>
          </w:tcPr>
          <w:p w14:paraId="4786F9EB"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527" w:type="dxa"/>
            <w:tcBorders>
              <w:top w:val="nil"/>
              <w:left w:val="nil"/>
              <w:bottom w:val="single" w:sz="4" w:space="0" w:color="auto"/>
              <w:right w:val="single" w:sz="4" w:space="0" w:color="auto"/>
            </w:tcBorders>
            <w:hideMark/>
          </w:tcPr>
          <w:p w14:paraId="202E75CE"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12</w:t>
            </w:r>
          </w:p>
        </w:tc>
        <w:tc>
          <w:tcPr>
            <w:tcW w:w="532" w:type="dxa"/>
            <w:tcBorders>
              <w:top w:val="nil"/>
              <w:left w:val="nil"/>
              <w:bottom w:val="single" w:sz="4" w:space="0" w:color="auto"/>
              <w:right w:val="single" w:sz="4" w:space="0" w:color="auto"/>
            </w:tcBorders>
            <w:hideMark/>
          </w:tcPr>
          <w:p w14:paraId="316A139D"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20</w:t>
            </w:r>
          </w:p>
        </w:tc>
        <w:tc>
          <w:tcPr>
            <w:tcW w:w="726" w:type="dxa"/>
            <w:tcBorders>
              <w:top w:val="nil"/>
              <w:left w:val="nil"/>
              <w:bottom w:val="single" w:sz="4" w:space="0" w:color="auto"/>
              <w:right w:val="single" w:sz="4" w:space="0" w:color="auto"/>
            </w:tcBorders>
            <w:hideMark/>
          </w:tcPr>
          <w:p w14:paraId="4D7F3537"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33</w:t>
            </w:r>
          </w:p>
        </w:tc>
        <w:tc>
          <w:tcPr>
            <w:tcW w:w="755" w:type="dxa"/>
            <w:tcBorders>
              <w:top w:val="nil"/>
              <w:left w:val="nil"/>
              <w:bottom w:val="single" w:sz="4" w:space="0" w:color="auto"/>
              <w:right w:val="single" w:sz="4" w:space="0" w:color="auto"/>
            </w:tcBorders>
            <w:vAlign w:val="center"/>
            <w:hideMark/>
          </w:tcPr>
          <w:p w14:paraId="24296E40"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 xml:space="preserve">      4,545 </w:t>
            </w:r>
          </w:p>
        </w:tc>
      </w:tr>
      <w:tr w:rsidR="004F3CB5" w:rsidRPr="004F3CB5" w14:paraId="16F85E99" w14:textId="77777777" w:rsidTr="004F3CB5">
        <w:trPr>
          <w:trHeight w:val="706"/>
        </w:trPr>
        <w:tc>
          <w:tcPr>
            <w:tcW w:w="2767" w:type="dxa"/>
            <w:tcBorders>
              <w:top w:val="nil"/>
              <w:left w:val="single" w:sz="4" w:space="0" w:color="auto"/>
              <w:bottom w:val="single" w:sz="4" w:space="0" w:color="auto"/>
              <w:right w:val="single" w:sz="4" w:space="0" w:color="auto"/>
            </w:tcBorders>
            <w:hideMark/>
          </w:tcPr>
          <w:p w14:paraId="5236A07C" w14:textId="77777777" w:rsidR="004F3CB5" w:rsidRPr="004F3CB5" w:rsidRDefault="004F3CB5" w:rsidP="004F3CB5">
            <w:pPr>
              <w:spacing w:line="240" w:lineRule="auto"/>
              <w:ind w:firstLine="0"/>
              <w:jc w:val="left"/>
              <w:rPr>
                <w:color w:val="000000"/>
                <w:sz w:val="24"/>
                <w:szCs w:val="24"/>
                <w:lang w:val="en-ID"/>
              </w:rPr>
            </w:pPr>
            <w:proofErr w:type="spellStart"/>
            <w:r w:rsidRPr="004F3CB5">
              <w:rPr>
                <w:color w:val="000000"/>
                <w:sz w:val="24"/>
                <w:szCs w:val="24"/>
                <w:lang w:val="en-ID"/>
              </w:rPr>
              <w:t>Pengaturan</w:t>
            </w:r>
            <w:proofErr w:type="spellEnd"/>
            <w:r w:rsidRPr="004F3CB5">
              <w:rPr>
                <w:color w:val="000000"/>
                <w:sz w:val="24"/>
                <w:szCs w:val="24"/>
                <w:lang w:val="en-ID"/>
              </w:rPr>
              <w:t xml:space="preserve"> </w:t>
            </w:r>
            <w:proofErr w:type="spellStart"/>
            <w:r w:rsidRPr="004F3CB5">
              <w:rPr>
                <w:color w:val="000000"/>
                <w:sz w:val="24"/>
                <w:szCs w:val="24"/>
                <w:lang w:val="en-ID"/>
              </w:rPr>
              <w:t>jadwal</w:t>
            </w:r>
            <w:proofErr w:type="spellEnd"/>
            <w:r w:rsidRPr="004F3CB5">
              <w:rPr>
                <w:color w:val="000000"/>
                <w:sz w:val="24"/>
                <w:szCs w:val="24"/>
                <w:lang w:val="en-ID"/>
              </w:rPr>
              <w:t xml:space="preserve"> WFH pada </w:t>
            </w:r>
            <w:proofErr w:type="spellStart"/>
            <w:r w:rsidRPr="004F3CB5">
              <w:rPr>
                <w:color w:val="000000"/>
                <w:sz w:val="24"/>
                <w:szCs w:val="24"/>
                <w:lang w:val="en-ID"/>
              </w:rPr>
              <w:t>hari</w:t>
            </w:r>
            <w:proofErr w:type="spellEnd"/>
            <w:r w:rsidRPr="004F3CB5">
              <w:rPr>
                <w:color w:val="000000"/>
                <w:sz w:val="24"/>
                <w:szCs w:val="24"/>
                <w:lang w:val="en-ID"/>
              </w:rPr>
              <w:t xml:space="preserve"> Jumat </w:t>
            </w:r>
            <w:proofErr w:type="spellStart"/>
            <w:r w:rsidRPr="004F3CB5">
              <w:rPr>
                <w:color w:val="000000"/>
                <w:sz w:val="24"/>
                <w:szCs w:val="24"/>
                <w:lang w:val="en-ID"/>
              </w:rPr>
              <w:t>tidak</w:t>
            </w:r>
            <w:proofErr w:type="spellEnd"/>
            <w:r w:rsidRPr="004F3CB5">
              <w:rPr>
                <w:color w:val="000000"/>
                <w:sz w:val="24"/>
                <w:szCs w:val="24"/>
                <w:lang w:val="en-ID"/>
              </w:rPr>
              <w:t xml:space="preserve"> </w:t>
            </w:r>
            <w:proofErr w:type="spellStart"/>
            <w:r w:rsidRPr="004F3CB5">
              <w:rPr>
                <w:color w:val="000000"/>
                <w:sz w:val="24"/>
                <w:szCs w:val="24"/>
                <w:lang w:val="en-ID"/>
              </w:rPr>
              <w:t>mengganggu</w:t>
            </w:r>
            <w:proofErr w:type="spellEnd"/>
            <w:r w:rsidRPr="004F3CB5">
              <w:rPr>
                <w:color w:val="000000"/>
                <w:sz w:val="24"/>
                <w:szCs w:val="24"/>
                <w:lang w:val="en-ID"/>
              </w:rPr>
              <w:t xml:space="preserve"> </w:t>
            </w:r>
            <w:proofErr w:type="spellStart"/>
            <w:r w:rsidRPr="004F3CB5">
              <w:rPr>
                <w:color w:val="000000"/>
                <w:sz w:val="24"/>
                <w:szCs w:val="24"/>
                <w:lang w:val="en-ID"/>
              </w:rPr>
              <w:t>penyelesaian</w:t>
            </w:r>
            <w:proofErr w:type="spellEnd"/>
            <w:r w:rsidRPr="004F3CB5">
              <w:rPr>
                <w:color w:val="000000"/>
                <w:sz w:val="24"/>
                <w:szCs w:val="24"/>
                <w:lang w:val="en-ID"/>
              </w:rPr>
              <w:t xml:space="preserve"> </w:t>
            </w:r>
            <w:proofErr w:type="spellStart"/>
            <w:r w:rsidRPr="004F3CB5">
              <w:rPr>
                <w:color w:val="000000"/>
                <w:sz w:val="24"/>
                <w:szCs w:val="24"/>
                <w:lang w:val="en-ID"/>
              </w:rPr>
              <w:t>pekerjaan</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w:t>
            </w:r>
          </w:p>
        </w:tc>
        <w:tc>
          <w:tcPr>
            <w:tcW w:w="613" w:type="dxa"/>
            <w:tcBorders>
              <w:top w:val="nil"/>
              <w:left w:val="nil"/>
              <w:bottom w:val="single" w:sz="4" w:space="0" w:color="auto"/>
              <w:right w:val="single" w:sz="4" w:space="0" w:color="auto"/>
            </w:tcBorders>
            <w:hideMark/>
          </w:tcPr>
          <w:p w14:paraId="14B7A1B2"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528" w:type="dxa"/>
            <w:tcBorders>
              <w:top w:val="nil"/>
              <w:left w:val="nil"/>
              <w:bottom w:val="single" w:sz="4" w:space="0" w:color="auto"/>
              <w:right w:val="single" w:sz="4" w:space="0" w:color="auto"/>
            </w:tcBorders>
            <w:hideMark/>
          </w:tcPr>
          <w:p w14:paraId="63C2EBAD"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489" w:type="dxa"/>
            <w:tcBorders>
              <w:top w:val="nil"/>
              <w:left w:val="nil"/>
              <w:bottom w:val="single" w:sz="4" w:space="0" w:color="auto"/>
              <w:right w:val="single" w:sz="4" w:space="0" w:color="auto"/>
            </w:tcBorders>
            <w:hideMark/>
          </w:tcPr>
          <w:p w14:paraId="47D826A9"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w:t>
            </w:r>
          </w:p>
        </w:tc>
        <w:tc>
          <w:tcPr>
            <w:tcW w:w="527" w:type="dxa"/>
            <w:tcBorders>
              <w:top w:val="nil"/>
              <w:left w:val="nil"/>
              <w:bottom w:val="single" w:sz="4" w:space="0" w:color="auto"/>
              <w:right w:val="single" w:sz="4" w:space="0" w:color="auto"/>
            </w:tcBorders>
            <w:hideMark/>
          </w:tcPr>
          <w:p w14:paraId="4A5000EE"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5</w:t>
            </w:r>
          </w:p>
        </w:tc>
        <w:tc>
          <w:tcPr>
            <w:tcW w:w="532" w:type="dxa"/>
            <w:tcBorders>
              <w:top w:val="nil"/>
              <w:left w:val="nil"/>
              <w:bottom w:val="single" w:sz="4" w:space="0" w:color="auto"/>
              <w:right w:val="single" w:sz="4" w:space="0" w:color="auto"/>
            </w:tcBorders>
            <w:hideMark/>
          </w:tcPr>
          <w:p w14:paraId="7A4074A3"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26</w:t>
            </w:r>
          </w:p>
        </w:tc>
        <w:tc>
          <w:tcPr>
            <w:tcW w:w="726" w:type="dxa"/>
            <w:tcBorders>
              <w:top w:val="nil"/>
              <w:left w:val="nil"/>
              <w:bottom w:val="single" w:sz="4" w:space="0" w:color="auto"/>
              <w:right w:val="single" w:sz="4" w:space="0" w:color="auto"/>
            </w:tcBorders>
            <w:hideMark/>
          </w:tcPr>
          <w:p w14:paraId="15C78AAD"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33</w:t>
            </w:r>
          </w:p>
        </w:tc>
        <w:tc>
          <w:tcPr>
            <w:tcW w:w="755" w:type="dxa"/>
            <w:tcBorders>
              <w:top w:val="nil"/>
              <w:left w:val="nil"/>
              <w:bottom w:val="single" w:sz="4" w:space="0" w:color="auto"/>
              <w:right w:val="single" w:sz="4" w:space="0" w:color="auto"/>
            </w:tcBorders>
            <w:vAlign w:val="center"/>
            <w:hideMark/>
          </w:tcPr>
          <w:p w14:paraId="231FD342"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 xml:space="preserve">      4,727 </w:t>
            </w:r>
          </w:p>
        </w:tc>
      </w:tr>
      <w:tr w:rsidR="004F3CB5" w:rsidRPr="004F3CB5" w14:paraId="3BBB5B45" w14:textId="77777777" w:rsidTr="004F3CB5">
        <w:trPr>
          <w:trHeight w:val="706"/>
        </w:trPr>
        <w:tc>
          <w:tcPr>
            <w:tcW w:w="2767" w:type="dxa"/>
            <w:tcBorders>
              <w:top w:val="nil"/>
              <w:left w:val="single" w:sz="4" w:space="0" w:color="auto"/>
              <w:bottom w:val="single" w:sz="4" w:space="0" w:color="auto"/>
              <w:right w:val="single" w:sz="4" w:space="0" w:color="auto"/>
            </w:tcBorders>
            <w:hideMark/>
          </w:tcPr>
          <w:p w14:paraId="5151E255" w14:textId="77777777" w:rsidR="004F3CB5" w:rsidRPr="004F3CB5" w:rsidRDefault="004F3CB5" w:rsidP="004F3CB5">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dapat</w:t>
            </w:r>
            <w:proofErr w:type="spellEnd"/>
            <w:r w:rsidRPr="004F3CB5">
              <w:rPr>
                <w:color w:val="000000"/>
                <w:sz w:val="24"/>
                <w:szCs w:val="24"/>
                <w:lang w:val="en-ID"/>
              </w:rPr>
              <w:t xml:space="preserve"> </w:t>
            </w:r>
            <w:proofErr w:type="spellStart"/>
            <w:r w:rsidRPr="004F3CB5">
              <w:rPr>
                <w:color w:val="000000"/>
                <w:sz w:val="24"/>
                <w:szCs w:val="24"/>
                <w:lang w:val="en-ID"/>
              </w:rPr>
              <w:t>menyelesaikan</w:t>
            </w:r>
            <w:proofErr w:type="spellEnd"/>
            <w:r w:rsidRPr="004F3CB5">
              <w:rPr>
                <w:color w:val="000000"/>
                <w:sz w:val="24"/>
                <w:szCs w:val="24"/>
                <w:lang w:val="en-ID"/>
              </w:rPr>
              <w:t xml:space="preserve"> </w:t>
            </w:r>
            <w:proofErr w:type="spellStart"/>
            <w:r w:rsidRPr="004F3CB5">
              <w:rPr>
                <w:color w:val="000000"/>
                <w:sz w:val="24"/>
                <w:szCs w:val="24"/>
                <w:lang w:val="en-ID"/>
              </w:rPr>
              <w:t>tugas</w:t>
            </w:r>
            <w:proofErr w:type="spellEnd"/>
            <w:r w:rsidRPr="004F3CB5">
              <w:rPr>
                <w:color w:val="000000"/>
                <w:sz w:val="24"/>
                <w:szCs w:val="24"/>
                <w:lang w:val="en-ID"/>
              </w:rPr>
              <w:t xml:space="preserve"> </w:t>
            </w:r>
            <w:proofErr w:type="spellStart"/>
            <w:r w:rsidRPr="004F3CB5">
              <w:rPr>
                <w:color w:val="000000"/>
                <w:sz w:val="24"/>
                <w:szCs w:val="24"/>
                <w:lang w:val="en-ID"/>
              </w:rPr>
              <w:t>dengan</w:t>
            </w:r>
            <w:proofErr w:type="spellEnd"/>
            <w:r w:rsidRPr="004F3CB5">
              <w:rPr>
                <w:color w:val="000000"/>
                <w:sz w:val="24"/>
                <w:szCs w:val="24"/>
                <w:lang w:val="en-ID"/>
              </w:rPr>
              <w:t xml:space="preserve"> </w:t>
            </w:r>
            <w:proofErr w:type="spellStart"/>
            <w:r w:rsidRPr="004F3CB5">
              <w:rPr>
                <w:color w:val="000000"/>
                <w:sz w:val="24"/>
                <w:szCs w:val="24"/>
                <w:lang w:val="en-ID"/>
              </w:rPr>
              <w:t>baik</w:t>
            </w:r>
            <w:proofErr w:type="spellEnd"/>
            <w:r w:rsidRPr="004F3CB5">
              <w:rPr>
                <w:color w:val="000000"/>
                <w:sz w:val="24"/>
                <w:szCs w:val="24"/>
                <w:lang w:val="en-ID"/>
              </w:rPr>
              <w:t xml:space="preserve"> </w:t>
            </w:r>
            <w:proofErr w:type="spellStart"/>
            <w:r w:rsidRPr="004F3CB5">
              <w:rPr>
                <w:color w:val="000000"/>
                <w:sz w:val="24"/>
                <w:szCs w:val="24"/>
                <w:lang w:val="en-ID"/>
              </w:rPr>
              <w:t>dari</w:t>
            </w:r>
            <w:proofErr w:type="spellEnd"/>
            <w:r w:rsidRPr="004F3CB5">
              <w:rPr>
                <w:color w:val="000000"/>
                <w:sz w:val="24"/>
                <w:szCs w:val="24"/>
                <w:lang w:val="en-ID"/>
              </w:rPr>
              <w:t xml:space="preserve"> </w:t>
            </w:r>
            <w:proofErr w:type="spellStart"/>
            <w:r w:rsidRPr="004F3CB5">
              <w:rPr>
                <w:color w:val="000000"/>
                <w:sz w:val="24"/>
                <w:szCs w:val="24"/>
                <w:lang w:val="en-ID"/>
              </w:rPr>
              <w:t>tempat</w:t>
            </w:r>
            <w:proofErr w:type="spellEnd"/>
            <w:r w:rsidRPr="004F3CB5">
              <w:rPr>
                <w:color w:val="000000"/>
                <w:sz w:val="24"/>
                <w:szCs w:val="24"/>
                <w:lang w:val="en-ID"/>
              </w:rPr>
              <w:t xml:space="preserve"> </w:t>
            </w:r>
            <w:proofErr w:type="spellStart"/>
            <w:r w:rsidRPr="004F3CB5">
              <w:rPr>
                <w:color w:val="000000"/>
                <w:sz w:val="24"/>
                <w:szCs w:val="24"/>
                <w:lang w:val="en-ID"/>
              </w:rPr>
              <w:t>tinggal</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saat</w:t>
            </w:r>
            <w:proofErr w:type="spellEnd"/>
            <w:r w:rsidRPr="004F3CB5">
              <w:rPr>
                <w:color w:val="000000"/>
                <w:sz w:val="24"/>
                <w:szCs w:val="24"/>
                <w:lang w:val="en-ID"/>
              </w:rPr>
              <w:t xml:space="preserve"> WFH.</w:t>
            </w:r>
          </w:p>
        </w:tc>
        <w:tc>
          <w:tcPr>
            <w:tcW w:w="613" w:type="dxa"/>
            <w:tcBorders>
              <w:top w:val="nil"/>
              <w:left w:val="nil"/>
              <w:bottom w:val="single" w:sz="4" w:space="0" w:color="auto"/>
              <w:right w:val="single" w:sz="4" w:space="0" w:color="auto"/>
            </w:tcBorders>
            <w:hideMark/>
          </w:tcPr>
          <w:p w14:paraId="4D64AD0C"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528" w:type="dxa"/>
            <w:tcBorders>
              <w:top w:val="nil"/>
              <w:left w:val="nil"/>
              <w:bottom w:val="single" w:sz="4" w:space="0" w:color="auto"/>
              <w:right w:val="single" w:sz="4" w:space="0" w:color="auto"/>
            </w:tcBorders>
            <w:hideMark/>
          </w:tcPr>
          <w:p w14:paraId="2A4F7ADB"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w:t>
            </w:r>
          </w:p>
        </w:tc>
        <w:tc>
          <w:tcPr>
            <w:tcW w:w="489" w:type="dxa"/>
            <w:tcBorders>
              <w:top w:val="nil"/>
              <w:left w:val="nil"/>
              <w:bottom w:val="single" w:sz="4" w:space="0" w:color="auto"/>
              <w:right w:val="single" w:sz="4" w:space="0" w:color="auto"/>
            </w:tcBorders>
            <w:hideMark/>
          </w:tcPr>
          <w:p w14:paraId="4628E0B3"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w:t>
            </w:r>
          </w:p>
        </w:tc>
        <w:tc>
          <w:tcPr>
            <w:tcW w:w="527" w:type="dxa"/>
            <w:tcBorders>
              <w:top w:val="nil"/>
              <w:left w:val="nil"/>
              <w:bottom w:val="single" w:sz="4" w:space="0" w:color="auto"/>
              <w:right w:val="single" w:sz="4" w:space="0" w:color="auto"/>
            </w:tcBorders>
            <w:hideMark/>
          </w:tcPr>
          <w:p w14:paraId="29411543"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9</w:t>
            </w:r>
          </w:p>
        </w:tc>
        <w:tc>
          <w:tcPr>
            <w:tcW w:w="532" w:type="dxa"/>
            <w:tcBorders>
              <w:top w:val="nil"/>
              <w:left w:val="nil"/>
              <w:bottom w:val="single" w:sz="4" w:space="0" w:color="auto"/>
              <w:right w:val="single" w:sz="4" w:space="0" w:color="auto"/>
            </w:tcBorders>
            <w:hideMark/>
          </w:tcPr>
          <w:p w14:paraId="40D963D6"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21</w:t>
            </w:r>
          </w:p>
        </w:tc>
        <w:tc>
          <w:tcPr>
            <w:tcW w:w="726" w:type="dxa"/>
            <w:tcBorders>
              <w:top w:val="nil"/>
              <w:left w:val="nil"/>
              <w:bottom w:val="single" w:sz="4" w:space="0" w:color="auto"/>
              <w:right w:val="single" w:sz="4" w:space="0" w:color="auto"/>
            </w:tcBorders>
            <w:hideMark/>
          </w:tcPr>
          <w:p w14:paraId="6ED7E0EE"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33</w:t>
            </w:r>
          </w:p>
        </w:tc>
        <w:tc>
          <w:tcPr>
            <w:tcW w:w="755" w:type="dxa"/>
            <w:tcBorders>
              <w:top w:val="nil"/>
              <w:left w:val="nil"/>
              <w:bottom w:val="single" w:sz="4" w:space="0" w:color="auto"/>
              <w:right w:val="single" w:sz="4" w:space="0" w:color="auto"/>
            </w:tcBorders>
            <w:vAlign w:val="center"/>
            <w:hideMark/>
          </w:tcPr>
          <w:p w14:paraId="6ADD02A5"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 xml:space="preserve">      4,515 </w:t>
            </w:r>
          </w:p>
        </w:tc>
      </w:tr>
      <w:tr w:rsidR="004F3CB5" w:rsidRPr="004F3CB5" w14:paraId="5BA8FD9C" w14:textId="77777777" w:rsidTr="004F3CB5">
        <w:trPr>
          <w:trHeight w:val="706"/>
        </w:trPr>
        <w:tc>
          <w:tcPr>
            <w:tcW w:w="2767" w:type="dxa"/>
            <w:tcBorders>
              <w:top w:val="nil"/>
              <w:left w:val="single" w:sz="4" w:space="0" w:color="auto"/>
              <w:bottom w:val="single" w:sz="4" w:space="0" w:color="auto"/>
              <w:right w:val="single" w:sz="4" w:space="0" w:color="auto"/>
            </w:tcBorders>
            <w:hideMark/>
          </w:tcPr>
          <w:p w14:paraId="1DA92C20" w14:textId="77777777" w:rsidR="004F3CB5" w:rsidRPr="004F3CB5" w:rsidRDefault="004F3CB5" w:rsidP="004F3CB5">
            <w:pPr>
              <w:spacing w:line="240" w:lineRule="auto"/>
              <w:ind w:firstLine="0"/>
              <w:jc w:val="left"/>
              <w:rPr>
                <w:color w:val="000000"/>
                <w:sz w:val="24"/>
                <w:szCs w:val="24"/>
                <w:lang w:val="en-ID"/>
              </w:rPr>
            </w:pPr>
            <w:r w:rsidRPr="004F3CB5">
              <w:rPr>
                <w:color w:val="000000"/>
                <w:sz w:val="24"/>
                <w:szCs w:val="24"/>
                <w:lang w:val="en-ID"/>
              </w:rPr>
              <w:lastRenderedPageBreak/>
              <w:t xml:space="preserve">Lokasi </w:t>
            </w:r>
            <w:proofErr w:type="spellStart"/>
            <w:r w:rsidRPr="004F3CB5">
              <w:rPr>
                <w:color w:val="000000"/>
                <w:sz w:val="24"/>
                <w:szCs w:val="24"/>
                <w:lang w:val="en-ID"/>
              </w:rPr>
              <w:t>kerja</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saat</w:t>
            </w:r>
            <w:proofErr w:type="spellEnd"/>
            <w:r w:rsidRPr="004F3CB5">
              <w:rPr>
                <w:color w:val="000000"/>
                <w:sz w:val="24"/>
                <w:szCs w:val="24"/>
                <w:lang w:val="en-ID"/>
              </w:rPr>
              <w:t xml:space="preserve"> WFH </w:t>
            </w:r>
            <w:proofErr w:type="spellStart"/>
            <w:r w:rsidRPr="004F3CB5">
              <w:rPr>
                <w:color w:val="000000"/>
                <w:sz w:val="24"/>
                <w:szCs w:val="24"/>
                <w:lang w:val="en-ID"/>
              </w:rPr>
              <w:t>sudah</w:t>
            </w:r>
            <w:proofErr w:type="spellEnd"/>
            <w:r w:rsidRPr="004F3CB5">
              <w:rPr>
                <w:color w:val="000000"/>
                <w:sz w:val="24"/>
                <w:szCs w:val="24"/>
                <w:lang w:val="en-ID"/>
              </w:rPr>
              <w:t xml:space="preserve"> </w:t>
            </w:r>
            <w:proofErr w:type="spellStart"/>
            <w:r w:rsidRPr="004F3CB5">
              <w:rPr>
                <w:color w:val="000000"/>
                <w:sz w:val="24"/>
                <w:szCs w:val="24"/>
                <w:lang w:val="en-ID"/>
              </w:rPr>
              <w:t>sesuai</w:t>
            </w:r>
            <w:proofErr w:type="spellEnd"/>
            <w:r w:rsidRPr="004F3CB5">
              <w:rPr>
                <w:color w:val="000000"/>
                <w:sz w:val="24"/>
                <w:szCs w:val="24"/>
                <w:lang w:val="en-ID"/>
              </w:rPr>
              <w:t xml:space="preserve"> </w:t>
            </w:r>
            <w:proofErr w:type="spellStart"/>
            <w:r w:rsidRPr="004F3CB5">
              <w:rPr>
                <w:color w:val="000000"/>
                <w:sz w:val="24"/>
                <w:szCs w:val="24"/>
                <w:lang w:val="en-ID"/>
              </w:rPr>
              <w:t>dengan</w:t>
            </w:r>
            <w:proofErr w:type="spellEnd"/>
            <w:r w:rsidRPr="004F3CB5">
              <w:rPr>
                <w:color w:val="000000"/>
                <w:sz w:val="24"/>
                <w:szCs w:val="24"/>
                <w:lang w:val="en-ID"/>
              </w:rPr>
              <w:t xml:space="preserve"> </w:t>
            </w:r>
            <w:proofErr w:type="spellStart"/>
            <w:r w:rsidRPr="004F3CB5">
              <w:rPr>
                <w:color w:val="000000"/>
                <w:sz w:val="24"/>
                <w:szCs w:val="24"/>
                <w:lang w:val="en-ID"/>
              </w:rPr>
              <w:t>ketentuan</w:t>
            </w:r>
            <w:proofErr w:type="spellEnd"/>
            <w:r w:rsidRPr="004F3CB5">
              <w:rPr>
                <w:color w:val="000000"/>
                <w:sz w:val="24"/>
                <w:szCs w:val="24"/>
                <w:lang w:val="en-ID"/>
              </w:rPr>
              <w:t xml:space="preserve"> (</w:t>
            </w:r>
            <w:proofErr w:type="spellStart"/>
            <w:r w:rsidRPr="004F3CB5">
              <w:rPr>
                <w:color w:val="000000"/>
                <w:sz w:val="24"/>
                <w:szCs w:val="24"/>
                <w:lang w:val="en-ID"/>
              </w:rPr>
              <w:t>tidak</w:t>
            </w:r>
            <w:proofErr w:type="spellEnd"/>
            <w:r w:rsidRPr="004F3CB5">
              <w:rPr>
                <w:color w:val="000000"/>
                <w:sz w:val="24"/>
                <w:szCs w:val="24"/>
                <w:lang w:val="en-ID"/>
              </w:rPr>
              <w:t xml:space="preserve"> </w:t>
            </w:r>
            <w:proofErr w:type="spellStart"/>
            <w:r w:rsidRPr="004F3CB5">
              <w:rPr>
                <w:color w:val="000000"/>
                <w:sz w:val="24"/>
                <w:szCs w:val="24"/>
                <w:lang w:val="en-ID"/>
              </w:rPr>
              <w:t>dari</w:t>
            </w:r>
            <w:proofErr w:type="spellEnd"/>
            <w:r w:rsidRPr="004F3CB5">
              <w:rPr>
                <w:color w:val="000000"/>
                <w:sz w:val="24"/>
                <w:szCs w:val="24"/>
                <w:lang w:val="en-ID"/>
              </w:rPr>
              <w:t xml:space="preserve"> </w:t>
            </w:r>
            <w:proofErr w:type="spellStart"/>
            <w:r w:rsidRPr="004F3CB5">
              <w:rPr>
                <w:color w:val="000000"/>
                <w:sz w:val="24"/>
                <w:szCs w:val="24"/>
                <w:lang w:val="en-ID"/>
              </w:rPr>
              <w:t>kafe</w:t>
            </w:r>
            <w:proofErr w:type="spellEnd"/>
            <w:r w:rsidRPr="004F3CB5">
              <w:rPr>
                <w:color w:val="000000"/>
                <w:sz w:val="24"/>
                <w:szCs w:val="24"/>
                <w:lang w:val="en-ID"/>
              </w:rPr>
              <w:t>/</w:t>
            </w:r>
            <w:proofErr w:type="spellStart"/>
            <w:r w:rsidRPr="004F3CB5">
              <w:rPr>
                <w:color w:val="000000"/>
                <w:sz w:val="24"/>
                <w:szCs w:val="24"/>
                <w:lang w:val="en-ID"/>
              </w:rPr>
              <w:t>pusat</w:t>
            </w:r>
            <w:proofErr w:type="spellEnd"/>
            <w:r w:rsidRPr="004F3CB5">
              <w:rPr>
                <w:color w:val="000000"/>
                <w:sz w:val="24"/>
                <w:szCs w:val="24"/>
                <w:lang w:val="en-ID"/>
              </w:rPr>
              <w:t xml:space="preserve"> </w:t>
            </w:r>
            <w:proofErr w:type="spellStart"/>
            <w:r w:rsidRPr="004F3CB5">
              <w:rPr>
                <w:color w:val="000000"/>
                <w:sz w:val="24"/>
                <w:szCs w:val="24"/>
                <w:lang w:val="en-ID"/>
              </w:rPr>
              <w:t>perbelanjaan</w:t>
            </w:r>
            <w:proofErr w:type="spellEnd"/>
            <w:r w:rsidRPr="004F3CB5">
              <w:rPr>
                <w:color w:val="000000"/>
                <w:sz w:val="24"/>
                <w:szCs w:val="24"/>
                <w:lang w:val="en-ID"/>
              </w:rPr>
              <w:t>).</w:t>
            </w:r>
          </w:p>
        </w:tc>
        <w:tc>
          <w:tcPr>
            <w:tcW w:w="613" w:type="dxa"/>
            <w:tcBorders>
              <w:top w:val="nil"/>
              <w:left w:val="nil"/>
              <w:bottom w:val="single" w:sz="4" w:space="0" w:color="auto"/>
              <w:right w:val="single" w:sz="4" w:space="0" w:color="auto"/>
            </w:tcBorders>
            <w:hideMark/>
          </w:tcPr>
          <w:p w14:paraId="7E0E9B17"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528" w:type="dxa"/>
            <w:tcBorders>
              <w:top w:val="nil"/>
              <w:left w:val="nil"/>
              <w:bottom w:val="single" w:sz="4" w:space="0" w:color="auto"/>
              <w:right w:val="single" w:sz="4" w:space="0" w:color="auto"/>
            </w:tcBorders>
            <w:hideMark/>
          </w:tcPr>
          <w:p w14:paraId="1160CEE6"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489" w:type="dxa"/>
            <w:tcBorders>
              <w:top w:val="nil"/>
              <w:left w:val="nil"/>
              <w:bottom w:val="single" w:sz="4" w:space="0" w:color="auto"/>
              <w:right w:val="single" w:sz="4" w:space="0" w:color="auto"/>
            </w:tcBorders>
            <w:hideMark/>
          </w:tcPr>
          <w:p w14:paraId="49EE05AD"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w:t>
            </w:r>
          </w:p>
        </w:tc>
        <w:tc>
          <w:tcPr>
            <w:tcW w:w="527" w:type="dxa"/>
            <w:tcBorders>
              <w:top w:val="nil"/>
              <w:left w:val="nil"/>
              <w:bottom w:val="single" w:sz="4" w:space="0" w:color="auto"/>
              <w:right w:val="single" w:sz="4" w:space="0" w:color="auto"/>
            </w:tcBorders>
            <w:hideMark/>
          </w:tcPr>
          <w:p w14:paraId="4B5C998F"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8</w:t>
            </w:r>
          </w:p>
        </w:tc>
        <w:tc>
          <w:tcPr>
            <w:tcW w:w="532" w:type="dxa"/>
            <w:tcBorders>
              <w:top w:val="nil"/>
              <w:left w:val="nil"/>
              <w:bottom w:val="single" w:sz="4" w:space="0" w:color="auto"/>
              <w:right w:val="single" w:sz="4" w:space="0" w:color="auto"/>
            </w:tcBorders>
            <w:hideMark/>
          </w:tcPr>
          <w:p w14:paraId="3A7BE960"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23</w:t>
            </w:r>
          </w:p>
        </w:tc>
        <w:tc>
          <w:tcPr>
            <w:tcW w:w="726" w:type="dxa"/>
            <w:tcBorders>
              <w:top w:val="nil"/>
              <w:left w:val="nil"/>
              <w:bottom w:val="single" w:sz="4" w:space="0" w:color="auto"/>
              <w:right w:val="single" w:sz="4" w:space="0" w:color="auto"/>
            </w:tcBorders>
            <w:hideMark/>
          </w:tcPr>
          <w:p w14:paraId="3EB4ED54"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33</w:t>
            </w:r>
          </w:p>
        </w:tc>
        <w:tc>
          <w:tcPr>
            <w:tcW w:w="755" w:type="dxa"/>
            <w:tcBorders>
              <w:top w:val="nil"/>
              <w:left w:val="nil"/>
              <w:bottom w:val="single" w:sz="4" w:space="0" w:color="auto"/>
              <w:right w:val="single" w:sz="4" w:space="0" w:color="auto"/>
            </w:tcBorders>
            <w:vAlign w:val="center"/>
            <w:hideMark/>
          </w:tcPr>
          <w:p w14:paraId="3E01871B"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 xml:space="preserve">      4,636 </w:t>
            </w:r>
          </w:p>
        </w:tc>
      </w:tr>
      <w:tr w:rsidR="004F3CB5" w:rsidRPr="004F3CB5" w14:paraId="43A993FA" w14:textId="77777777" w:rsidTr="004F3CB5">
        <w:trPr>
          <w:trHeight w:val="706"/>
        </w:trPr>
        <w:tc>
          <w:tcPr>
            <w:tcW w:w="2767" w:type="dxa"/>
            <w:tcBorders>
              <w:top w:val="nil"/>
              <w:left w:val="single" w:sz="4" w:space="0" w:color="auto"/>
              <w:bottom w:val="single" w:sz="4" w:space="0" w:color="auto"/>
              <w:right w:val="single" w:sz="4" w:space="0" w:color="auto"/>
            </w:tcBorders>
            <w:hideMark/>
          </w:tcPr>
          <w:p w14:paraId="7D162B9A" w14:textId="77777777" w:rsidR="004F3CB5" w:rsidRPr="004F3CB5" w:rsidRDefault="004F3CB5" w:rsidP="004F3CB5">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memiliki</w:t>
            </w:r>
            <w:proofErr w:type="spellEnd"/>
            <w:r w:rsidRPr="004F3CB5">
              <w:rPr>
                <w:color w:val="000000"/>
                <w:sz w:val="24"/>
                <w:szCs w:val="24"/>
                <w:lang w:val="en-ID"/>
              </w:rPr>
              <w:t xml:space="preserve"> </w:t>
            </w:r>
            <w:proofErr w:type="spellStart"/>
            <w:r w:rsidRPr="004F3CB5">
              <w:rPr>
                <w:color w:val="000000"/>
                <w:sz w:val="24"/>
                <w:szCs w:val="24"/>
                <w:lang w:val="en-ID"/>
              </w:rPr>
              <w:t>kebebasan</w:t>
            </w:r>
            <w:proofErr w:type="spellEnd"/>
            <w:r w:rsidRPr="004F3CB5">
              <w:rPr>
                <w:color w:val="000000"/>
                <w:sz w:val="24"/>
                <w:szCs w:val="24"/>
                <w:lang w:val="en-ID"/>
              </w:rPr>
              <w:t xml:space="preserve"> </w:t>
            </w:r>
            <w:proofErr w:type="spellStart"/>
            <w:r w:rsidRPr="004F3CB5">
              <w:rPr>
                <w:color w:val="000000"/>
                <w:sz w:val="24"/>
                <w:szCs w:val="24"/>
                <w:lang w:val="en-ID"/>
              </w:rPr>
              <w:t>menentukan</w:t>
            </w:r>
            <w:proofErr w:type="spellEnd"/>
            <w:r w:rsidRPr="004F3CB5">
              <w:rPr>
                <w:color w:val="000000"/>
                <w:sz w:val="24"/>
                <w:szCs w:val="24"/>
                <w:lang w:val="en-ID"/>
              </w:rPr>
              <w:t xml:space="preserve"> </w:t>
            </w:r>
            <w:proofErr w:type="spellStart"/>
            <w:r w:rsidRPr="004F3CB5">
              <w:rPr>
                <w:color w:val="000000"/>
                <w:sz w:val="24"/>
                <w:szCs w:val="24"/>
                <w:lang w:val="en-ID"/>
              </w:rPr>
              <w:t>urutan</w:t>
            </w:r>
            <w:proofErr w:type="spellEnd"/>
            <w:r w:rsidRPr="004F3CB5">
              <w:rPr>
                <w:color w:val="000000"/>
                <w:sz w:val="24"/>
                <w:szCs w:val="24"/>
                <w:lang w:val="en-ID"/>
              </w:rPr>
              <w:t xml:space="preserve"> </w:t>
            </w:r>
            <w:proofErr w:type="spellStart"/>
            <w:r w:rsidRPr="004F3CB5">
              <w:rPr>
                <w:color w:val="000000"/>
                <w:sz w:val="24"/>
                <w:szCs w:val="24"/>
                <w:lang w:val="en-ID"/>
              </w:rPr>
              <w:t>penyelesaian</w:t>
            </w:r>
            <w:proofErr w:type="spellEnd"/>
            <w:r w:rsidRPr="004F3CB5">
              <w:rPr>
                <w:color w:val="000000"/>
                <w:sz w:val="24"/>
                <w:szCs w:val="24"/>
                <w:lang w:val="en-ID"/>
              </w:rPr>
              <w:t xml:space="preserve"> </w:t>
            </w:r>
            <w:proofErr w:type="spellStart"/>
            <w:r w:rsidRPr="004F3CB5">
              <w:rPr>
                <w:color w:val="000000"/>
                <w:sz w:val="24"/>
                <w:szCs w:val="24"/>
                <w:lang w:val="en-ID"/>
              </w:rPr>
              <w:t>tugas</w:t>
            </w:r>
            <w:proofErr w:type="spellEnd"/>
            <w:r w:rsidRPr="004F3CB5">
              <w:rPr>
                <w:color w:val="000000"/>
                <w:sz w:val="24"/>
                <w:szCs w:val="24"/>
                <w:lang w:val="en-ID"/>
              </w:rPr>
              <w:t xml:space="preserve"> </w:t>
            </w:r>
            <w:proofErr w:type="spellStart"/>
            <w:r w:rsidRPr="004F3CB5">
              <w:rPr>
                <w:color w:val="000000"/>
                <w:sz w:val="24"/>
                <w:szCs w:val="24"/>
                <w:lang w:val="en-ID"/>
              </w:rPr>
              <w:t>selama</w:t>
            </w:r>
            <w:proofErr w:type="spellEnd"/>
            <w:r w:rsidRPr="004F3CB5">
              <w:rPr>
                <w:color w:val="000000"/>
                <w:sz w:val="24"/>
                <w:szCs w:val="24"/>
                <w:lang w:val="en-ID"/>
              </w:rPr>
              <w:t xml:space="preserve"> </w:t>
            </w:r>
            <w:proofErr w:type="spellStart"/>
            <w:r w:rsidRPr="004F3CB5">
              <w:rPr>
                <w:color w:val="000000"/>
                <w:sz w:val="24"/>
                <w:szCs w:val="24"/>
                <w:lang w:val="en-ID"/>
              </w:rPr>
              <w:t>bekerja</w:t>
            </w:r>
            <w:proofErr w:type="spellEnd"/>
            <w:r w:rsidRPr="004F3CB5">
              <w:rPr>
                <w:color w:val="000000"/>
                <w:sz w:val="24"/>
                <w:szCs w:val="24"/>
                <w:lang w:val="en-ID"/>
              </w:rPr>
              <w:t xml:space="preserve"> </w:t>
            </w:r>
            <w:proofErr w:type="spellStart"/>
            <w:r w:rsidRPr="004F3CB5">
              <w:rPr>
                <w:color w:val="000000"/>
                <w:sz w:val="24"/>
                <w:szCs w:val="24"/>
                <w:lang w:val="en-ID"/>
              </w:rPr>
              <w:t>secara</w:t>
            </w:r>
            <w:proofErr w:type="spellEnd"/>
            <w:r w:rsidRPr="004F3CB5">
              <w:rPr>
                <w:color w:val="000000"/>
                <w:sz w:val="24"/>
                <w:szCs w:val="24"/>
                <w:lang w:val="en-ID"/>
              </w:rPr>
              <w:t xml:space="preserve"> </w:t>
            </w:r>
            <w:proofErr w:type="spellStart"/>
            <w:r w:rsidRPr="004F3CB5">
              <w:rPr>
                <w:color w:val="000000"/>
                <w:sz w:val="24"/>
                <w:szCs w:val="24"/>
                <w:lang w:val="en-ID"/>
              </w:rPr>
              <w:t>fleksibel</w:t>
            </w:r>
            <w:proofErr w:type="spellEnd"/>
            <w:r w:rsidRPr="004F3CB5">
              <w:rPr>
                <w:color w:val="000000"/>
                <w:sz w:val="24"/>
                <w:szCs w:val="24"/>
                <w:lang w:val="en-ID"/>
              </w:rPr>
              <w:t>.</w:t>
            </w:r>
          </w:p>
        </w:tc>
        <w:tc>
          <w:tcPr>
            <w:tcW w:w="613" w:type="dxa"/>
            <w:tcBorders>
              <w:top w:val="nil"/>
              <w:left w:val="nil"/>
              <w:bottom w:val="single" w:sz="4" w:space="0" w:color="auto"/>
              <w:right w:val="single" w:sz="4" w:space="0" w:color="auto"/>
            </w:tcBorders>
            <w:hideMark/>
          </w:tcPr>
          <w:p w14:paraId="56939C4B"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w:t>
            </w:r>
          </w:p>
        </w:tc>
        <w:tc>
          <w:tcPr>
            <w:tcW w:w="528" w:type="dxa"/>
            <w:tcBorders>
              <w:top w:val="nil"/>
              <w:left w:val="nil"/>
              <w:bottom w:val="single" w:sz="4" w:space="0" w:color="auto"/>
              <w:right w:val="single" w:sz="4" w:space="0" w:color="auto"/>
            </w:tcBorders>
            <w:hideMark/>
          </w:tcPr>
          <w:p w14:paraId="77DFD1EB"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489" w:type="dxa"/>
            <w:tcBorders>
              <w:top w:val="nil"/>
              <w:left w:val="nil"/>
              <w:bottom w:val="single" w:sz="4" w:space="0" w:color="auto"/>
              <w:right w:val="single" w:sz="4" w:space="0" w:color="auto"/>
            </w:tcBorders>
            <w:hideMark/>
          </w:tcPr>
          <w:p w14:paraId="60851B0E"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3</w:t>
            </w:r>
          </w:p>
        </w:tc>
        <w:tc>
          <w:tcPr>
            <w:tcW w:w="527" w:type="dxa"/>
            <w:tcBorders>
              <w:top w:val="nil"/>
              <w:left w:val="nil"/>
              <w:bottom w:val="single" w:sz="4" w:space="0" w:color="auto"/>
              <w:right w:val="single" w:sz="4" w:space="0" w:color="auto"/>
            </w:tcBorders>
            <w:hideMark/>
          </w:tcPr>
          <w:p w14:paraId="6D6BDD7F"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9</w:t>
            </w:r>
          </w:p>
        </w:tc>
        <w:tc>
          <w:tcPr>
            <w:tcW w:w="532" w:type="dxa"/>
            <w:tcBorders>
              <w:top w:val="nil"/>
              <w:left w:val="nil"/>
              <w:bottom w:val="single" w:sz="4" w:space="0" w:color="auto"/>
              <w:right w:val="single" w:sz="4" w:space="0" w:color="auto"/>
            </w:tcBorders>
            <w:hideMark/>
          </w:tcPr>
          <w:p w14:paraId="5E1D432D"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20</w:t>
            </w:r>
          </w:p>
        </w:tc>
        <w:tc>
          <w:tcPr>
            <w:tcW w:w="726" w:type="dxa"/>
            <w:tcBorders>
              <w:top w:val="nil"/>
              <w:left w:val="nil"/>
              <w:bottom w:val="single" w:sz="4" w:space="0" w:color="auto"/>
              <w:right w:val="single" w:sz="4" w:space="0" w:color="auto"/>
            </w:tcBorders>
            <w:hideMark/>
          </w:tcPr>
          <w:p w14:paraId="23A700B9"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33</w:t>
            </w:r>
          </w:p>
        </w:tc>
        <w:tc>
          <w:tcPr>
            <w:tcW w:w="755" w:type="dxa"/>
            <w:tcBorders>
              <w:top w:val="nil"/>
              <w:left w:val="nil"/>
              <w:bottom w:val="single" w:sz="4" w:space="0" w:color="auto"/>
              <w:right w:val="single" w:sz="4" w:space="0" w:color="auto"/>
            </w:tcBorders>
            <w:vAlign w:val="center"/>
            <w:hideMark/>
          </w:tcPr>
          <w:p w14:paraId="58D377D9"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 xml:space="preserve">      4,424 </w:t>
            </w:r>
          </w:p>
        </w:tc>
      </w:tr>
      <w:tr w:rsidR="004F3CB5" w:rsidRPr="004F3CB5" w14:paraId="6D4FC987" w14:textId="77777777" w:rsidTr="004F3CB5">
        <w:trPr>
          <w:trHeight w:val="706"/>
        </w:trPr>
        <w:tc>
          <w:tcPr>
            <w:tcW w:w="2767" w:type="dxa"/>
            <w:tcBorders>
              <w:top w:val="nil"/>
              <w:left w:val="single" w:sz="4" w:space="0" w:color="auto"/>
              <w:bottom w:val="single" w:sz="4" w:space="0" w:color="auto"/>
              <w:right w:val="single" w:sz="4" w:space="0" w:color="auto"/>
            </w:tcBorders>
            <w:hideMark/>
          </w:tcPr>
          <w:p w14:paraId="5B9EB6FC" w14:textId="77777777" w:rsidR="004F3CB5" w:rsidRPr="004F3CB5" w:rsidRDefault="004F3CB5" w:rsidP="004F3CB5">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dapat</w:t>
            </w:r>
            <w:proofErr w:type="spellEnd"/>
            <w:r w:rsidRPr="004F3CB5">
              <w:rPr>
                <w:color w:val="000000"/>
                <w:sz w:val="24"/>
                <w:szCs w:val="24"/>
                <w:lang w:val="en-ID"/>
              </w:rPr>
              <w:t xml:space="preserve"> </w:t>
            </w:r>
            <w:proofErr w:type="spellStart"/>
            <w:r w:rsidRPr="004F3CB5">
              <w:rPr>
                <w:color w:val="000000"/>
                <w:sz w:val="24"/>
                <w:szCs w:val="24"/>
                <w:lang w:val="en-ID"/>
              </w:rPr>
              <w:t>memilih</w:t>
            </w:r>
            <w:proofErr w:type="spellEnd"/>
            <w:r w:rsidRPr="004F3CB5">
              <w:rPr>
                <w:color w:val="000000"/>
                <w:sz w:val="24"/>
                <w:szCs w:val="24"/>
                <w:lang w:val="en-ID"/>
              </w:rPr>
              <w:t xml:space="preserve"> </w:t>
            </w:r>
            <w:proofErr w:type="spellStart"/>
            <w:r w:rsidRPr="004F3CB5">
              <w:rPr>
                <w:color w:val="000000"/>
                <w:sz w:val="24"/>
                <w:szCs w:val="24"/>
                <w:lang w:val="en-ID"/>
              </w:rPr>
              <w:t>metode</w:t>
            </w:r>
            <w:proofErr w:type="spellEnd"/>
            <w:r w:rsidRPr="004F3CB5">
              <w:rPr>
                <w:color w:val="000000"/>
                <w:sz w:val="24"/>
                <w:szCs w:val="24"/>
                <w:lang w:val="en-ID"/>
              </w:rPr>
              <w:t xml:space="preserve"> </w:t>
            </w:r>
            <w:proofErr w:type="spellStart"/>
            <w:r w:rsidRPr="004F3CB5">
              <w:rPr>
                <w:color w:val="000000"/>
                <w:sz w:val="24"/>
                <w:szCs w:val="24"/>
                <w:lang w:val="en-ID"/>
              </w:rPr>
              <w:t>kerja</w:t>
            </w:r>
            <w:proofErr w:type="spellEnd"/>
            <w:r w:rsidRPr="004F3CB5">
              <w:rPr>
                <w:color w:val="000000"/>
                <w:sz w:val="24"/>
                <w:szCs w:val="24"/>
                <w:lang w:val="en-ID"/>
              </w:rPr>
              <w:t xml:space="preserve"> yang paling </w:t>
            </w:r>
            <w:proofErr w:type="spellStart"/>
            <w:r w:rsidRPr="004F3CB5">
              <w:rPr>
                <w:color w:val="000000"/>
                <w:sz w:val="24"/>
                <w:szCs w:val="24"/>
                <w:lang w:val="en-ID"/>
              </w:rPr>
              <w:t>efektif</w:t>
            </w:r>
            <w:proofErr w:type="spellEnd"/>
            <w:r w:rsidRPr="004F3CB5">
              <w:rPr>
                <w:color w:val="000000"/>
                <w:sz w:val="24"/>
                <w:szCs w:val="24"/>
                <w:lang w:val="en-ID"/>
              </w:rPr>
              <w:t xml:space="preserve"> </w:t>
            </w:r>
            <w:proofErr w:type="spellStart"/>
            <w:r w:rsidRPr="004F3CB5">
              <w:rPr>
                <w:color w:val="000000"/>
                <w:sz w:val="24"/>
                <w:szCs w:val="24"/>
                <w:lang w:val="en-ID"/>
              </w:rPr>
              <w:t>bagi</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selama</w:t>
            </w:r>
            <w:proofErr w:type="spellEnd"/>
            <w:r w:rsidRPr="004F3CB5">
              <w:rPr>
                <w:color w:val="000000"/>
                <w:sz w:val="24"/>
                <w:szCs w:val="24"/>
                <w:lang w:val="en-ID"/>
              </w:rPr>
              <w:t xml:space="preserve"> WFH, </w:t>
            </w:r>
            <w:proofErr w:type="spellStart"/>
            <w:r w:rsidRPr="004F3CB5">
              <w:rPr>
                <w:color w:val="000000"/>
                <w:sz w:val="24"/>
                <w:szCs w:val="24"/>
                <w:lang w:val="en-ID"/>
              </w:rPr>
              <w:t>selama</w:t>
            </w:r>
            <w:proofErr w:type="spellEnd"/>
            <w:r w:rsidRPr="004F3CB5">
              <w:rPr>
                <w:color w:val="000000"/>
                <w:sz w:val="24"/>
                <w:szCs w:val="24"/>
                <w:lang w:val="en-ID"/>
              </w:rPr>
              <w:t xml:space="preserve"> output </w:t>
            </w:r>
            <w:proofErr w:type="spellStart"/>
            <w:r w:rsidRPr="004F3CB5">
              <w:rPr>
                <w:color w:val="000000"/>
                <w:sz w:val="24"/>
                <w:szCs w:val="24"/>
                <w:lang w:val="en-ID"/>
              </w:rPr>
              <w:t>tercapai</w:t>
            </w:r>
            <w:proofErr w:type="spellEnd"/>
            <w:r w:rsidRPr="004F3CB5">
              <w:rPr>
                <w:color w:val="000000"/>
                <w:sz w:val="24"/>
                <w:szCs w:val="24"/>
                <w:lang w:val="en-ID"/>
              </w:rPr>
              <w:t>.</w:t>
            </w:r>
          </w:p>
        </w:tc>
        <w:tc>
          <w:tcPr>
            <w:tcW w:w="613" w:type="dxa"/>
            <w:tcBorders>
              <w:top w:val="nil"/>
              <w:left w:val="nil"/>
              <w:bottom w:val="single" w:sz="4" w:space="0" w:color="auto"/>
              <w:right w:val="single" w:sz="4" w:space="0" w:color="auto"/>
            </w:tcBorders>
            <w:hideMark/>
          </w:tcPr>
          <w:p w14:paraId="72DEC13A"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528" w:type="dxa"/>
            <w:tcBorders>
              <w:top w:val="nil"/>
              <w:left w:val="nil"/>
              <w:bottom w:val="single" w:sz="4" w:space="0" w:color="auto"/>
              <w:right w:val="single" w:sz="4" w:space="0" w:color="auto"/>
            </w:tcBorders>
            <w:hideMark/>
          </w:tcPr>
          <w:p w14:paraId="66A7CC8C"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489" w:type="dxa"/>
            <w:tcBorders>
              <w:top w:val="nil"/>
              <w:left w:val="nil"/>
              <w:bottom w:val="single" w:sz="4" w:space="0" w:color="auto"/>
              <w:right w:val="single" w:sz="4" w:space="0" w:color="auto"/>
            </w:tcBorders>
            <w:hideMark/>
          </w:tcPr>
          <w:p w14:paraId="4E5F0813"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w:t>
            </w:r>
          </w:p>
        </w:tc>
        <w:tc>
          <w:tcPr>
            <w:tcW w:w="527" w:type="dxa"/>
            <w:tcBorders>
              <w:top w:val="nil"/>
              <w:left w:val="nil"/>
              <w:bottom w:val="single" w:sz="4" w:space="0" w:color="auto"/>
              <w:right w:val="single" w:sz="4" w:space="0" w:color="auto"/>
            </w:tcBorders>
            <w:hideMark/>
          </w:tcPr>
          <w:p w14:paraId="2EC5AC5A"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9</w:t>
            </w:r>
          </w:p>
        </w:tc>
        <w:tc>
          <w:tcPr>
            <w:tcW w:w="532" w:type="dxa"/>
            <w:tcBorders>
              <w:top w:val="nil"/>
              <w:left w:val="nil"/>
              <w:bottom w:val="single" w:sz="4" w:space="0" w:color="auto"/>
              <w:right w:val="single" w:sz="4" w:space="0" w:color="auto"/>
            </w:tcBorders>
            <w:hideMark/>
          </w:tcPr>
          <w:p w14:paraId="7071BE4D"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22</w:t>
            </w:r>
          </w:p>
        </w:tc>
        <w:tc>
          <w:tcPr>
            <w:tcW w:w="726" w:type="dxa"/>
            <w:tcBorders>
              <w:top w:val="nil"/>
              <w:left w:val="nil"/>
              <w:bottom w:val="single" w:sz="4" w:space="0" w:color="auto"/>
              <w:right w:val="single" w:sz="4" w:space="0" w:color="auto"/>
            </w:tcBorders>
            <w:hideMark/>
          </w:tcPr>
          <w:p w14:paraId="569E865C"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33</w:t>
            </w:r>
          </w:p>
        </w:tc>
        <w:tc>
          <w:tcPr>
            <w:tcW w:w="755" w:type="dxa"/>
            <w:tcBorders>
              <w:top w:val="nil"/>
              <w:left w:val="nil"/>
              <w:bottom w:val="single" w:sz="4" w:space="0" w:color="auto"/>
              <w:right w:val="single" w:sz="4" w:space="0" w:color="auto"/>
            </w:tcBorders>
            <w:vAlign w:val="center"/>
            <w:hideMark/>
          </w:tcPr>
          <w:p w14:paraId="1A9550F7"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 xml:space="preserve">      4,606 </w:t>
            </w:r>
          </w:p>
        </w:tc>
      </w:tr>
      <w:tr w:rsidR="004F3CB5" w:rsidRPr="004F3CB5" w14:paraId="530E8137" w14:textId="77777777" w:rsidTr="004F3CB5">
        <w:trPr>
          <w:trHeight w:val="706"/>
        </w:trPr>
        <w:tc>
          <w:tcPr>
            <w:tcW w:w="2767" w:type="dxa"/>
            <w:tcBorders>
              <w:top w:val="nil"/>
              <w:left w:val="single" w:sz="4" w:space="0" w:color="auto"/>
              <w:bottom w:val="single" w:sz="4" w:space="0" w:color="auto"/>
              <w:right w:val="single" w:sz="4" w:space="0" w:color="auto"/>
            </w:tcBorders>
            <w:hideMark/>
          </w:tcPr>
          <w:p w14:paraId="28F329EB" w14:textId="77777777" w:rsidR="004F3CB5" w:rsidRPr="004F3CB5" w:rsidRDefault="004F3CB5" w:rsidP="004F3CB5">
            <w:pPr>
              <w:spacing w:line="240" w:lineRule="auto"/>
              <w:ind w:firstLine="0"/>
              <w:jc w:val="left"/>
              <w:rPr>
                <w:color w:val="000000"/>
                <w:sz w:val="24"/>
                <w:szCs w:val="24"/>
                <w:lang w:val="en-ID"/>
              </w:rPr>
            </w:pPr>
            <w:proofErr w:type="spellStart"/>
            <w:r w:rsidRPr="004F3CB5">
              <w:rPr>
                <w:color w:val="000000"/>
                <w:sz w:val="24"/>
                <w:szCs w:val="24"/>
                <w:lang w:val="en-ID"/>
              </w:rPr>
              <w:t>Sistem</w:t>
            </w:r>
            <w:proofErr w:type="spellEnd"/>
            <w:r w:rsidRPr="004F3CB5">
              <w:rPr>
                <w:color w:val="000000"/>
                <w:sz w:val="24"/>
                <w:szCs w:val="24"/>
                <w:lang w:val="en-ID"/>
              </w:rPr>
              <w:t xml:space="preserve"> </w:t>
            </w:r>
            <w:proofErr w:type="spellStart"/>
            <w:r w:rsidRPr="004F3CB5">
              <w:rPr>
                <w:color w:val="000000"/>
                <w:sz w:val="24"/>
                <w:szCs w:val="24"/>
                <w:lang w:val="en-ID"/>
              </w:rPr>
              <w:t>aplikasi</w:t>
            </w:r>
            <w:proofErr w:type="spellEnd"/>
            <w:r w:rsidRPr="004F3CB5">
              <w:rPr>
                <w:color w:val="000000"/>
                <w:sz w:val="24"/>
                <w:szCs w:val="24"/>
                <w:lang w:val="en-ID"/>
              </w:rPr>
              <w:t xml:space="preserve"> (SPAN/SAKTI/</w:t>
            </w:r>
            <w:proofErr w:type="spellStart"/>
            <w:r w:rsidRPr="004F3CB5">
              <w:rPr>
                <w:color w:val="000000"/>
                <w:sz w:val="24"/>
                <w:szCs w:val="24"/>
                <w:lang w:val="en-ID"/>
              </w:rPr>
              <w:t>Myintress</w:t>
            </w:r>
            <w:proofErr w:type="spellEnd"/>
            <w:r w:rsidRPr="004F3CB5">
              <w:rPr>
                <w:color w:val="000000"/>
                <w:sz w:val="24"/>
                <w:szCs w:val="24"/>
                <w:lang w:val="en-ID"/>
              </w:rPr>
              <w:t xml:space="preserve">) </w:t>
            </w:r>
            <w:proofErr w:type="spellStart"/>
            <w:r w:rsidRPr="004F3CB5">
              <w:rPr>
                <w:color w:val="000000"/>
                <w:sz w:val="24"/>
                <w:szCs w:val="24"/>
                <w:lang w:val="en-ID"/>
              </w:rPr>
              <w:t>mendukung</w:t>
            </w:r>
            <w:proofErr w:type="spellEnd"/>
            <w:r w:rsidRPr="004F3CB5">
              <w:rPr>
                <w:color w:val="000000"/>
                <w:sz w:val="24"/>
                <w:szCs w:val="24"/>
                <w:lang w:val="en-ID"/>
              </w:rPr>
              <w:t xml:space="preserve"> </w:t>
            </w:r>
            <w:proofErr w:type="spellStart"/>
            <w:r w:rsidRPr="004F3CB5">
              <w:rPr>
                <w:color w:val="000000"/>
                <w:sz w:val="24"/>
                <w:szCs w:val="24"/>
                <w:lang w:val="en-ID"/>
              </w:rPr>
              <w:t>kelancaran</w:t>
            </w:r>
            <w:proofErr w:type="spellEnd"/>
            <w:r w:rsidRPr="004F3CB5">
              <w:rPr>
                <w:color w:val="000000"/>
                <w:sz w:val="24"/>
                <w:szCs w:val="24"/>
                <w:lang w:val="en-ID"/>
              </w:rPr>
              <w:t xml:space="preserve"> </w:t>
            </w:r>
            <w:proofErr w:type="spellStart"/>
            <w:r w:rsidRPr="004F3CB5">
              <w:rPr>
                <w:color w:val="000000"/>
                <w:sz w:val="24"/>
                <w:szCs w:val="24"/>
                <w:lang w:val="en-ID"/>
              </w:rPr>
              <w:t>pekerjaan</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saat</w:t>
            </w:r>
            <w:proofErr w:type="spellEnd"/>
            <w:r w:rsidRPr="004F3CB5">
              <w:rPr>
                <w:color w:val="000000"/>
                <w:sz w:val="24"/>
                <w:szCs w:val="24"/>
                <w:lang w:val="en-ID"/>
              </w:rPr>
              <w:t xml:space="preserve"> WFH.</w:t>
            </w:r>
          </w:p>
        </w:tc>
        <w:tc>
          <w:tcPr>
            <w:tcW w:w="613" w:type="dxa"/>
            <w:tcBorders>
              <w:top w:val="nil"/>
              <w:left w:val="nil"/>
              <w:bottom w:val="single" w:sz="4" w:space="0" w:color="auto"/>
              <w:right w:val="single" w:sz="4" w:space="0" w:color="auto"/>
            </w:tcBorders>
            <w:hideMark/>
          </w:tcPr>
          <w:p w14:paraId="139BE92D"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528" w:type="dxa"/>
            <w:tcBorders>
              <w:top w:val="nil"/>
              <w:left w:val="nil"/>
              <w:bottom w:val="single" w:sz="4" w:space="0" w:color="auto"/>
              <w:right w:val="single" w:sz="4" w:space="0" w:color="auto"/>
            </w:tcBorders>
            <w:hideMark/>
          </w:tcPr>
          <w:p w14:paraId="5F4D1DCA"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489" w:type="dxa"/>
            <w:tcBorders>
              <w:top w:val="nil"/>
              <w:left w:val="nil"/>
              <w:bottom w:val="single" w:sz="4" w:space="0" w:color="auto"/>
              <w:right w:val="single" w:sz="4" w:space="0" w:color="auto"/>
            </w:tcBorders>
            <w:hideMark/>
          </w:tcPr>
          <w:p w14:paraId="2C7CC24C"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w:t>
            </w:r>
          </w:p>
        </w:tc>
        <w:tc>
          <w:tcPr>
            <w:tcW w:w="527" w:type="dxa"/>
            <w:tcBorders>
              <w:top w:val="nil"/>
              <w:left w:val="nil"/>
              <w:bottom w:val="single" w:sz="4" w:space="0" w:color="auto"/>
              <w:right w:val="single" w:sz="4" w:space="0" w:color="auto"/>
            </w:tcBorders>
            <w:hideMark/>
          </w:tcPr>
          <w:p w14:paraId="4936B760"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14</w:t>
            </w:r>
          </w:p>
        </w:tc>
        <w:tc>
          <w:tcPr>
            <w:tcW w:w="532" w:type="dxa"/>
            <w:tcBorders>
              <w:top w:val="nil"/>
              <w:left w:val="nil"/>
              <w:bottom w:val="single" w:sz="4" w:space="0" w:color="auto"/>
              <w:right w:val="single" w:sz="4" w:space="0" w:color="auto"/>
            </w:tcBorders>
            <w:hideMark/>
          </w:tcPr>
          <w:p w14:paraId="5325A894"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18</w:t>
            </w:r>
          </w:p>
        </w:tc>
        <w:tc>
          <w:tcPr>
            <w:tcW w:w="726" w:type="dxa"/>
            <w:tcBorders>
              <w:top w:val="nil"/>
              <w:left w:val="nil"/>
              <w:bottom w:val="single" w:sz="4" w:space="0" w:color="auto"/>
              <w:right w:val="single" w:sz="4" w:space="0" w:color="auto"/>
            </w:tcBorders>
            <w:hideMark/>
          </w:tcPr>
          <w:p w14:paraId="66C11346"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33</w:t>
            </w:r>
          </w:p>
        </w:tc>
        <w:tc>
          <w:tcPr>
            <w:tcW w:w="755" w:type="dxa"/>
            <w:tcBorders>
              <w:top w:val="nil"/>
              <w:left w:val="nil"/>
              <w:bottom w:val="single" w:sz="4" w:space="0" w:color="auto"/>
              <w:right w:val="single" w:sz="4" w:space="0" w:color="auto"/>
            </w:tcBorders>
            <w:vAlign w:val="center"/>
            <w:hideMark/>
          </w:tcPr>
          <w:p w14:paraId="180D58A5"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 xml:space="preserve">      4,515 </w:t>
            </w:r>
          </w:p>
        </w:tc>
      </w:tr>
      <w:tr w:rsidR="004F3CB5" w:rsidRPr="004F3CB5" w14:paraId="7EBFB64C" w14:textId="77777777" w:rsidTr="004F3CB5">
        <w:trPr>
          <w:trHeight w:val="706"/>
        </w:trPr>
        <w:tc>
          <w:tcPr>
            <w:tcW w:w="2767" w:type="dxa"/>
            <w:tcBorders>
              <w:top w:val="nil"/>
              <w:left w:val="single" w:sz="4" w:space="0" w:color="auto"/>
              <w:bottom w:val="single" w:sz="4" w:space="0" w:color="auto"/>
              <w:right w:val="single" w:sz="4" w:space="0" w:color="auto"/>
            </w:tcBorders>
            <w:hideMark/>
          </w:tcPr>
          <w:p w14:paraId="6E7FFB8F" w14:textId="77777777" w:rsidR="004F3CB5" w:rsidRPr="004F3CB5" w:rsidRDefault="004F3CB5" w:rsidP="004F3CB5">
            <w:pPr>
              <w:spacing w:line="240" w:lineRule="auto"/>
              <w:ind w:firstLine="0"/>
              <w:jc w:val="left"/>
              <w:rPr>
                <w:color w:val="000000"/>
                <w:sz w:val="24"/>
                <w:szCs w:val="24"/>
                <w:lang w:val="en-ID"/>
              </w:rPr>
            </w:pPr>
            <w:proofErr w:type="spellStart"/>
            <w:r w:rsidRPr="004F3CB5">
              <w:rPr>
                <w:color w:val="000000"/>
                <w:sz w:val="24"/>
                <w:szCs w:val="24"/>
                <w:lang w:val="en-ID"/>
              </w:rPr>
              <w:t>Aplikasi</w:t>
            </w:r>
            <w:proofErr w:type="spellEnd"/>
            <w:r w:rsidRPr="004F3CB5">
              <w:rPr>
                <w:color w:val="000000"/>
                <w:sz w:val="24"/>
                <w:szCs w:val="24"/>
                <w:lang w:val="en-ID"/>
              </w:rPr>
              <w:t xml:space="preserve"> </w:t>
            </w:r>
            <w:proofErr w:type="spellStart"/>
            <w:r w:rsidRPr="004F3CB5">
              <w:rPr>
                <w:color w:val="000000"/>
                <w:sz w:val="24"/>
                <w:szCs w:val="24"/>
                <w:lang w:val="en-ID"/>
              </w:rPr>
              <w:t>MyTask</w:t>
            </w:r>
            <w:proofErr w:type="spellEnd"/>
            <w:r w:rsidRPr="004F3CB5">
              <w:rPr>
                <w:color w:val="000000"/>
                <w:sz w:val="24"/>
                <w:szCs w:val="24"/>
                <w:lang w:val="en-ID"/>
              </w:rPr>
              <w:t xml:space="preserve"> Satu </w:t>
            </w:r>
            <w:proofErr w:type="spellStart"/>
            <w:r w:rsidRPr="004F3CB5">
              <w:rPr>
                <w:color w:val="000000"/>
                <w:sz w:val="24"/>
                <w:szCs w:val="24"/>
                <w:lang w:val="en-ID"/>
              </w:rPr>
              <w:t>Kemenkeu</w:t>
            </w:r>
            <w:proofErr w:type="spellEnd"/>
            <w:r w:rsidRPr="004F3CB5">
              <w:rPr>
                <w:color w:val="000000"/>
                <w:sz w:val="24"/>
                <w:szCs w:val="24"/>
                <w:lang w:val="en-ID"/>
              </w:rPr>
              <w:t xml:space="preserve"> </w:t>
            </w:r>
            <w:proofErr w:type="spellStart"/>
            <w:r w:rsidRPr="004F3CB5">
              <w:rPr>
                <w:color w:val="000000"/>
                <w:sz w:val="24"/>
                <w:szCs w:val="24"/>
                <w:lang w:val="en-ID"/>
              </w:rPr>
              <w:t>memudahkan</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melaporkan</w:t>
            </w:r>
            <w:proofErr w:type="spellEnd"/>
            <w:r w:rsidRPr="004F3CB5">
              <w:rPr>
                <w:color w:val="000000"/>
                <w:sz w:val="24"/>
                <w:szCs w:val="24"/>
                <w:lang w:val="en-ID"/>
              </w:rPr>
              <w:t xml:space="preserve"> </w:t>
            </w:r>
            <w:proofErr w:type="spellStart"/>
            <w:r w:rsidRPr="004F3CB5">
              <w:rPr>
                <w:color w:val="000000"/>
                <w:sz w:val="24"/>
                <w:szCs w:val="24"/>
                <w:lang w:val="en-ID"/>
              </w:rPr>
              <w:t>hasil</w:t>
            </w:r>
            <w:proofErr w:type="spellEnd"/>
            <w:r w:rsidRPr="004F3CB5">
              <w:rPr>
                <w:color w:val="000000"/>
                <w:sz w:val="24"/>
                <w:szCs w:val="24"/>
                <w:lang w:val="en-ID"/>
              </w:rPr>
              <w:t xml:space="preserve"> </w:t>
            </w:r>
            <w:proofErr w:type="spellStart"/>
            <w:r w:rsidRPr="004F3CB5">
              <w:rPr>
                <w:color w:val="000000"/>
                <w:sz w:val="24"/>
                <w:szCs w:val="24"/>
                <w:lang w:val="en-ID"/>
              </w:rPr>
              <w:t>kerja</w:t>
            </w:r>
            <w:proofErr w:type="spellEnd"/>
            <w:r w:rsidRPr="004F3CB5">
              <w:rPr>
                <w:color w:val="000000"/>
                <w:sz w:val="24"/>
                <w:szCs w:val="24"/>
                <w:lang w:val="en-ID"/>
              </w:rPr>
              <w:t xml:space="preserve"> </w:t>
            </w:r>
            <w:proofErr w:type="spellStart"/>
            <w:r w:rsidRPr="004F3CB5">
              <w:rPr>
                <w:color w:val="000000"/>
                <w:sz w:val="24"/>
                <w:szCs w:val="24"/>
                <w:lang w:val="en-ID"/>
              </w:rPr>
              <w:t>secara</w:t>
            </w:r>
            <w:proofErr w:type="spellEnd"/>
            <w:r w:rsidRPr="004F3CB5">
              <w:rPr>
                <w:color w:val="000000"/>
                <w:sz w:val="24"/>
                <w:szCs w:val="24"/>
                <w:lang w:val="en-ID"/>
              </w:rPr>
              <w:t xml:space="preserve"> </w:t>
            </w:r>
            <w:proofErr w:type="spellStart"/>
            <w:r w:rsidRPr="004F3CB5">
              <w:rPr>
                <w:color w:val="000000"/>
                <w:sz w:val="24"/>
                <w:szCs w:val="24"/>
                <w:lang w:val="en-ID"/>
              </w:rPr>
              <w:t>akurat</w:t>
            </w:r>
            <w:proofErr w:type="spellEnd"/>
            <w:r w:rsidRPr="004F3CB5">
              <w:rPr>
                <w:color w:val="000000"/>
                <w:sz w:val="24"/>
                <w:szCs w:val="24"/>
                <w:lang w:val="en-ID"/>
              </w:rPr>
              <w:t>.</w:t>
            </w:r>
          </w:p>
        </w:tc>
        <w:tc>
          <w:tcPr>
            <w:tcW w:w="613" w:type="dxa"/>
            <w:tcBorders>
              <w:top w:val="nil"/>
              <w:left w:val="nil"/>
              <w:bottom w:val="single" w:sz="4" w:space="0" w:color="auto"/>
              <w:right w:val="single" w:sz="4" w:space="0" w:color="auto"/>
            </w:tcBorders>
            <w:hideMark/>
          </w:tcPr>
          <w:p w14:paraId="3EE2A252"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528" w:type="dxa"/>
            <w:tcBorders>
              <w:top w:val="nil"/>
              <w:left w:val="nil"/>
              <w:bottom w:val="single" w:sz="4" w:space="0" w:color="auto"/>
              <w:right w:val="single" w:sz="4" w:space="0" w:color="auto"/>
            </w:tcBorders>
            <w:hideMark/>
          </w:tcPr>
          <w:p w14:paraId="177A09EB"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489" w:type="dxa"/>
            <w:tcBorders>
              <w:top w:val="nil"/>
              <w:left w:val="nil"/>
              <w:bottom w:val="single" w:sz="4" w:space="0" w:color="auto"/>
              <w:right w:val="single" w:sz="4" w:space="0" w:color="auto"/>
            </w:tcBorders>
            <w:hideMark/>
          </w:tcPr>
          <w:p w14:paraId="3FDB45F3"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w:t>
            </w:r>
          </w:p>
        </w:tc>
        <w:tc>
          <w:tcPr>
            <w:tcW w:w="527" w:type="dxa"/>
            <w:tcBorders>
              <w:top w:val="nil"/>
              <w:left w:val="nil"/>
              <w:bottom w:val="single" w:sz="4" w:space="0" w:color="auto"/>
              <w:right w:val="single" w:sz="4" w:space="0" w:color="auto"/>
            </w:tcBorders>
            <w:hideMark/>
          </w:tcPr>
          <w:p w14:paraId="5A17635A"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11</w:t>
            </w:r>
          </w:p>
        </w:tc>
        <w:tc>
          <w:tcPr>
            <w:tcW w:w="532" w:type="dxa"/>
            <w:tcBorders>
              <w:top w:val="nil"/>
              <w:left w:val="nil"/>
              <w:bottom w:val="single" w:sz="4" w:space="0" w:color="auto"/>
              <w:right w:val="single" w:sz="4" w:space="0" w:color="auto"/>
            </w:tcBorders>
            <w:hideMark/>
          </w:tcPr>
          <w:p w14:paraId="4E4B58FF"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20</w:t>
            </w:r>
          </w:p>
        </w:tc>
        <w:tc>
          <w:tcPr>
            <w:tcW w:w="726" w:type="dxa"/>
            <w:tcBorders>
              <w:top w:val="nil"/>
              <w:left w:val="nil"/>
              <w:bottom w:val="single" w:sz="4" w:space="0" w:color="auto"/>
              <w:right w:val="single" w:sz="4" w:space="0" w:color="auto"/>
            </w:tcBorders>
            <w:hideMark/>
          </w:tcPr>
          <w:p w14:paraId="3BA21EA8"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33</w:t>
            </w:r>
          </w:p>
        </w:tc>
        <w:tc>
          <w:tcPr>
            <w:tcW w:w="755" w:type="dxa"/>
            <w:tcBorders>
              <w:top w:val="nil"/>
              <w:left w:val="nil"/>
              <w:bottom w:val="single" w:sz="4" w:space="0" w:color="auto"/>
              <w:right w:val="single" w:sz="4" w:space="0" w:color="auto"/>
            </w:tcBorders>
            <w:vAlign w:val="center"/>
            <w:hideMark/>
          </w:tcPr>
          <w:p w14:paraId="557EDBB6"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 xml:space="preserve">      4,545 </w:t>
            </w:r>
          </w:p>
        </w:tc>
      </w:tr>
      <w:tr w:rsidR="004F3CB5" w:rsidRPr="004F3CB5" w14:paraId="650380E5" w14:textId="77777777" w:rsidTr="004F3CB5">
        <w:trPr>
          <w:trHeight w:val="706"/>
        </w:trPr>
        <w:tc>
          <w:tcPr>
            <w:tcW w:w="2767" w:type="dxa"/>
            <w:tcBorders>
              <w:top w:val="nil"/>
              <w:left w:val="single" w:sz="4" w:space="0" w:color="auto"/>
              <w:bottom w:val="single" w:sz="4" w:space="0" w:color="auto"/>
              <w:right w:val="single" w:sz="4" w:space="0" w:color="auto"/>
            </w:tcBorders>
            <w:hideMark/>
          </w:tcPr>
          <w:p w14:paraId="1BC17201" w14:textId="77777777" w:rsidR="004F3CB5" w:rsidRPr="004F3CB5" w:rsidRDefault="004F3CB5" w:rsidP="004F3CB5">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melaporkan</w:t>
            </w:r>
            <w:proofErr w:type="spellEnd"/>
            <w:r w:rsidRPr="004F3CB5">
              <w:rPr>
                <w:color w:val="000000"/>
                <w:sz w:val="24"/>
                <w:szCs w:val="24"/>
                <w:lang w:val="en-ID"/>
              </w:rPr>
              <w:t xml:space="preserve"> </w:t>
            </w:r>
            <w:proofErr w:type="spellStart"/>
            <w:r w:rsidRPr="004F3CB5">
              <w:rPr>
                <w:color w:val="000000"/>
                <w:sz w:val="24"/>
                <w:szCs w:val="24"/>
                <w:lang w:val="en-ID"/>
              </w:rPr>
              <w:t>hasil</w:t>
            </w:r>
            <w:proofErr w:type="spellEnd"/>
            <w:r w:rsidRPr="004F3CB5">
              <w:rPr>
                <w:color w:val="000000"/>
                <w:sz w:val="24"/>
                <w:szCs w:val="24"/>
                <w:lang w:val="en-ID"/>
              </w:rPr>
              <w:t xml:space="preserve"> </w:t>
            </w:r>
            <w:proofErr w:type="spellStart"/>
            <w:r w:rsidRPr="004F3CB5">
              <w:rPr>
                <w:color w:val="000000"/>
                <w:sz w:val="24"/>
                <w:szCs w:val="24"/>
                <w:lang w:val="en-ID"/>
              </w:rPr>
              <w:t>kerja</w:t>
            </w:r>
            <w:proofErr w:type="spellEnd"/>
            <w:r w:rsidRPr="004F3CB5">
              <w:rPr>
                <w:color w:val="000000"/>
                <w:sz w:val="24"/>
                <w:szCs w:val="24"/>
                <w:lang w:val="en-ID"/>
              </w:rPr>
              <w:t xml:space="preserve"> </w:t>
            </w:r>
            <w:proofErr w:type="spellStart"/>
            <w:r w:rsidRPr="004F3CB5">
              <w:rPr>
                <w:color w:val="000000"/>
                <w:sz w:val="24"/>
                <w:szCs w:val="24"/>
                <w:lang w:val="en-ID"/>
              </w:rPr>
              <w:t>secara</w:t>
            </w:r>
            <w:proofErr w:type="spellEnd"/>
            <w:r w:rsidRPr="004F3CB5">
              <w:rPr>
                <w:color w:val="000000"/>
                <w:sz w:val="24"/>
                <w:szCs w:val="24"/>
                <w:lang w:val="en-ID"/>
              </w:rPr>
              <w:t xml:space="preserve"> rutin dan </w:t>
            </w:r>
            <w:proofErr w:type="spellStart"/>
            <w:r w:rsidRPr="004F3CB5">
              <w:rPr>
                <w:color w:val="000000"/>
                <w:sz w:val="24"/>
                <w:szCs w:val="24"/>
                <w:lang w:val="en-ID"/>
              </w:rPr>
              <w:t>transparan</w:t>
            </w:r>
            <w:proofErr w:type="spellEnd"/>
            <w:r w:rsidRPr="004F3CB5">
              <w:rPr>
                <w:color w:val="000000"/>
                <w:sz w:val="24"/>
                <w:szCs w:val="24"/>
                <w:lang w:val="en-ID"/>
              </w:rPr>
              <w:t xml:space="preserve"> </w:t>
            </w:r>
            <w:proofErr w:type="spellStart"/>
            <w:r w:rsidRPr="004F3CB5">
              <w:rPr>
                <w:color w:val="000000"/>
                <w:sz w:val="24"/>
                <w:szCs w:val="24"/>
                <w:lang w:val="en-ID"/>
              </w:rPr>
              <w:t>melalui</w:t>
            </w:r>
            <w:proofErr w:type="spellEnd"/>
            <w:r w:rsidRPr="004F3CB5">
              <w:rPr>
                <w:color w:val="000000"/>
                <w:sz w:val="24"/>
                <w:szCs w:val="24"/>
                <w:lang w:val="en-ID"/>
              </w:rPr>
              <w:t xml:space="preserve"> </w:t>
            </w:r>
            <w:proofErr w:type="spellStart"/>
            <w:r w:rsidRPr="004F3CB5">
              <w:rPr>
                <w:color w:val="000000"/>
                <w:sz w:val="24"/>
                <w:szCs w:val="24"/>
                <w:lang w:val="en-ID"/>
              </w:rPr>
              <w:t>mekanisme</w:t>
            </w:r>
            <w:proofErr w:type="spellEnd"/>
            <w:r w:rsidRPr="004F3CB5">
              <w:rPr>
                <w:color w:val="000000"/>
                <w:sz w:val="24"/>
                <w:szCs w:val="24"/>
                <w:lang w:val="en-ID"/>
              </w:rPr>
              <w:t xml:space="preserve"> yang </w:t>
            </w:r>
            <w:proofErr w:type="spellStart"/>
            <w:r w:rsidRPr="004F3CB5">
              <w:rPr>
                <w:color w:val="000000"/>
                <w:sz w:val="24"/>
                <w:szCs w:val="24"/>
                <w:lang w:val="en-ID"/>
              </w:rPr>
              <w:t>ditetapkan</w:t>
            </w:r>
            <w:proofErr w:type="spellEnd"/>
            <w:r w:rsidRPr="004F3CB5">
              <w:rPr>
                <w:color w:val="000000"/>
                <w:sz w:val="24"/>
                <w:szCs w:val="24"/>
                <w:lang w:val="en-ID"/>
              </w:rPr>
              <w:t>.</w:t>
            </w:r>
          </w:p>
        </w:tc>
        <w:tc>
          <w:tcPr>
            <w:tcW w:w="613" w:type="dxa"/>
            <w:tcBorders>
              <w:top w:val="nil"/>
              <w:left w:val="nil"/>
              <w:bottom w:val="single" w:sz="4" w:space="0" w:color="auto"/>
              <w:right w:val="single" w:sz="4" w:space="0" w:color="auto"/>
            </w:tcBorders>
            <w:hideMark/>
          </w:tcPr>
          <w:p w14:paraId="673F5585"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528" w:type="dxa"/>
            <w:tcBorders>
              <w:top w:val="nil"/>
              <w:left w:val="nil"/>
              <w:bottom w:val="single" w:sz="4" w:space="0" w:color="auto"/>
              <w:right w:val="single" w:sz="4" w:space="0" w:color="auto"/>
            </w:tcBorders>
            <w:hideMark/>
          </w:tcPr>
          <w:p w14:paraId="03C0C243"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w:t>
            </w:r>
          </w:p>
        </w:tc>
        <w:tc>
          <w:tcPr>
            <w:tcW w:w="489" w:type="dxa"/>
            <w:tcBorders>
              <w:top w:val="nil"/>
              <w:left w:val="nil"/>
              <w:bottom w:val="single" w:sz="4" w:space="0" w:color="auto"/>
              <w:right w:val="single" w:sz="4" w:space="0" w:color="auto"/>
            </w:tcBorders>
            <w:hideMark/>
          </w:tcPr>
          <w:p w14:paraId="14E929E2"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w:t>
            </w:r>
          </w:p>
        </w:tc>
        <w:tc>
          <w:tcPr>
            <w:tcW w:w="527" w:type="dxa"/>
            <w:tcBorders>
              <w:top w:val="nil"/>
              <w:left w:val="nil"/>
              <w:bottom w:val="single" w:sz="4" w:space="0" w:color="auto"/>
              <w:right w:val="single" w:sz="4" w:space="0" w:color="auto"/>
            </w:tcBorders>
            <w:hideMark/>
          </w:tcPr>
          <w:p w14:paraId="4FF876A7"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11</w:t>
            </w:r>
          </w:p>
        </w:tc>
        <w:tc>
          <w:tcPr>
            <w:tcW w:w="532" w:type="dxa"/>
            <w:tcBorders>
              <w:top w:val="nil"/>
              <w:left w:val="nil"/>
              <w:bottom w:val="single" w:sz="4" w:space="0" w:color="auto"/>
              <w:right w:val="single" w:sz="4" w:space="0" w:color="auto"/>
            </w:tcBorders>
            <w:hideMark/>
          </w:tcPr>
          <w:p w14:paraId="09ECBD50"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19</w:t>
            </w:r>
          </w:p>
        </w:tc>
        <w:tc>
          <w:tcPr>
            <w:tcW w:w="726" w:type="dxa"/>
            <w:tcBorders>
              <w:top w:val="nil"/>
              <w:left w:val="nil"/>
              <w:bottom w:val="single" w:sz="4" w:space="0" w:color="auto"/>
              <w:right w:val="single" w:sz="4" w:space="0" w:color="auto"/>
            </w:tcBorders>
            <w:hideMark/>
          </w:tcPr>
          <w:p w14:paraId="5A2754F7"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33</w:t>
            </w:r>
          </w:p>
        </w:tc>
        <w:tc>
          <w:tcPr>
            <w:tcW w:w="755" w:type="dxa"/>
            <w:tcBorders>
              <w:top w:val="nil"/>
              <w:left w:val="nil"/>
              <w:bottom w:val="single" w:sz="4" w:space="0" w:color="auto"/>
              <w:right w:val="single" w:sz="4" w:space="0" w:color="auto"/>
            </w:tcBorders>
            <w:vAlign w:val="center"/>
            <w:hideMark/>
          </w:tcPr>
          <w:p w14:paraId="31F37CB2"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 xml:space="preserve">      4,424 </w:t>
            </w:r>
          </w:p>
        </w:tc>
      </w:tr>
      <w:tr w:rsidR="004F3CB5" w:rsidRPr="004F3CB5" w14:paraId="1A5FC1F2" w14:textId="77777777" w:rsidTr="004F3CB5">
        <w:trPr>
          <w:trHeight w:val="706"/>
        </w:trPr>
        <w:tc>
          <w:tcPr>
            <w:tcW w:w="2767" w:type="dxa"/>
            <w:tcBorders>
              <w:top w:val="nil"/>
              <w:left w:val="single" w:sz="4" w:space="0" w:color="auto"/>
              <w:bottom w:val="single" w:sz="4" w:space="0" w:color="auto"/>
              <w:right w:val="single" w:sz="4" w:space="0" w:color="auto"/>
            </w:tcBorders>
            <w:hideMark/>
          </w:tcPr>
          <w:p w14:paraId="5274AEED" w14:textId="77777777" w:rsidR="004F3CB5" w:rsidRPr="004F3CB5" w:rsidRDefault="004F3CB5" w:rsidP="004F3CB5">
            <w:pPr>
              <w:spacing w:line="240" w:lineRule="auto"/>
              <w:ind w:firstLine="0"/>
              <w:jc w:val="left"/>
              <w:rPr>
                <w:color w:val="000000"/>
                <w:sz w:val="24"/>
                <w:szCs w:val="24"/>
                <w:lang w:val="en-ID"/>
              </w:rPr>
            </w:pPr>
            <w:proofErr w:type="spellStart"/>
            <w:r w:rsidRPr="004F3CB5">
              <w:rPr>
                <w:color w:val="000000"/>
                <w:sz w:val="24"/>
                <w:szCs w:val="24"/>
                <w:lang w:val="en-ID"/>
              </w:rPr>
              <w:t>Atasan</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melakukan</w:t>
            </w:r>
            <w:proofErr w:type="spellEnd"/>
            <w:r w:rsidRPr="004F3CB5">
              <w:rPr>
                <w:color w:val="000000"/>
                <w:sz w:val="24"/>
                <w:szCs w:val="24"/>
                <w:lang w:val="en-ID"/>
              </w:rPr>
              <w:t xml:space="preserve"> </w:t>
            </w:r>
            <w:proofErr w:type="spellStart"/>
            <w:r w:rsidRPr="004F3CB5">
              <w:rPr>
                <w:color w:val="000000"/>
                <w:sz w:val="24"/>
                <w:szCs w:val="24"/>
                <w:lang w:val="en-ID"/>
              </w:rPr>
              <w:t>evaluasi</w:t>
            </w:r>
            <w:proofErr w:type="spellEnd"/>
            <w:r w:rsidRPr="004F3CB5">
              <w:rPr>
                <w:color w:val="000000"/>
                <w:sz w:val="24"/>
                <w:szCs w:val="24"/>
                <w:lang w:val="en-ID"/>
              </w:rPr>
              <w:t xml:space="preserve"> </w:t>
            </w:r>
            <w:proofErr w:type="spellStart"/>
            <w:r w:rsidRPr="004F3CB5">
              <w:rPr>
                <w:color w:val="000000"/>
                <w:sz w:val="24"/>
                <w:szCs w:val="24"/>
                <w:lang w:val="en-ID"/>
              </w:rPr>
              <w:t>capaian</w:t>
            </w:r>
            <w:proofErr w:type="spellEnd"/>
            <w:r w:rsidRPr="004F3CB5">
              <w:rPr>
                <w:color w:val="000000"/>
                <w:sz w:val="24"/>
                <w:szCs w:val="24"/>
                <w:lang w:val="en-ID"/>
              </w:rPr>
              <w:t xml:space="preserve"> </w:t>
            </w:r>
            <w:proofErr w:type="spellStart"/>
            <w:r w:rsidRPr="004F3CB5">
              <w:rPr>
                <w:color w:val="000000"/>
                <w:sz w:val="24"/>
                <w:szCs w:val="24"/>
                <w:lang w:val="en-ID"/>
              </w:rPr>
              <w:t>kerja</w:t>
            </w:r>
            <w:proofErr w:type="spellEnd"/>
            <w:r w:rsidRPr="004F3CB5">
              <w:rPr>
                <w:color w:val="000000"/>
                <w:sz w:val="24"/>
                <w:szCs w:val="24"/>
                <w:lang w:val="en-ID"/>
              </w:rPr>
              <w:t xml:space="preserve"> </w:t>
            </w:r>
            <w:proofErr w:type="spellStart"/>
            <w:r w:rsidRPr="004F3CB5">
              <w:rPr>
                <w:color w:val="000000"/>
                <w:sz w:val="24"/>
                <w:szCs w:val="24"/>
                <w:lang w:val="en-ID"/>
              </w:rPr>
              <w:t>secara</w:t>
            </w:r>
            <w:proofErr w:type="spellEnd"/>
            <w:r w:rsidRPr="004F3CB5">
              <w:rPr>
                <w:color w:val="000000"/>
                <w:sz w:val="24"/>
                <w:szCs w:val="24"/>
                <w:lang w:val="en-ID"/>
              </w:rPr>
              <w:t xml:space="preserve"> </w:t>
            </w:r>
            <w:proofErr w:type="spellStart"/>
            <w:r w:rsidRPr="004F3CB5">
              <w:rPr>
                <w:color w:val="000000"/>
                <w:sz w:val="24"/>
                <w:szCs w:val="24"/>
                <w:lang w:val="en-ID"/>
              </w:rPr>
              <w:t>objektif</w:t>
            </w:r>
            <w:proofErr w:type="spellEnd"/>
            <w:r w:rsidRPr="004F3CB5">
              <w:rPr>
                <w:color w:val="000000"/>
                <w:sz w:val="24"/>
                <w:szCs w:val="24"/>
                <w:lang w:val="en-ID"/>
              </w:rPr>
              <w:t xml:space="preserve"> </w:t>
            </w:r>
            <w:proofErr w:type="spellStart"/>
            <w:r w:rsidRPr="004F3CB5">
              <w:rPr>
                <w:color w:val="000000"/>
                <w:sz w:val="24"/>
                <w:szCs w:val="24"/>
                <w:lang w:val="en-ID"/>
              </w:rPr>
              <w:t>berdasarkan</w:t>
            </w:r>
            <w:proofErr w:type="spellEnd"/>
            <w:r w:rsidRPr="004F3CB5">
              <w:rPr>
                <w:color w:val="000000"/>
                <w:sz w:val="24"/>
                <w:szCs w:val="24"/>
                <w:lang w:val="en-ID"/>
              </w:rPr>
              <w:t xml:space="preserve"> </w:t>
            </w:r>
            <w:proofErr w:type="spellStart"/>
            <w:r w:rsidRPr="004F3CB5">
              <w:rPr>
                <w:color w:val="000000"/>
                <w:sz w:val="24"/>
                <w:szCs w:val="24"/>
                <w:lang w:val="en-ID"/>
              </w:rPr>
              <w:t>hasil</w:t>
            </w:r>
            <w:proofErr w:type="spellEnd"/>
            <w:r w:rsidRPr="004F3CB5">
              <w:rPr>
                <w:color w:val="000000"/>
                <w:sz w:val="24"/>
                <w:szCs w:val="24"/>
                <w:lang w:val="en-ID"/>
              </w:rPr>
              <w:t xml:space="preserve"> (output), </w:t>
            </w:r>
            <w:proofErr w:type="spellStart"/>
            <w:r w:rsidRPr="004F3CB5">
              <w:rPr>
                <w:color w:val="000000"/>
                <w:sz w:val="24"/>
                <w:szCs w:val="24"/>
                <w:lang w:val="en-ID"/>
              </w:rPr>
              <w:t>bukan</w:t>
            </w:r>
            <w:proofErr w:type="spellEnd"/>
            <w:r w:rsidRPr="004F3CB5">
              <w:rPr>
                <w:color w:val="000000"/>
                <w:sz w:val="24"/>
                <w:szCs w:val="24"/>
                <w:lang w:val="en-ID"/>
              </w:rPr>
              <w:t xml:space="preserve"> </w:t>
            </w:r>
            <w:proofErr w:type="spellStart"/>
            <w:r w:rsidRPr="004F3CB5">
              <w:rPr>
                <w:color w:val="000000"/>
                <w:sz w:val="24"/>
                <w:szCs w:val="24"/>
                <w:lang w:val="en-ID"/>
              </w:rPr>
              <w:t>sekadar</w:t>
            </w:r>
            <w:proofErr w:type="spellEnd"/>
            <w:r w:rsidRPr="004F3CB5">
              <w:rPr>
                <w:color w:val="000000"/>
                <w:sz w:val="24"/>
                <w:szCs w:val="24"/>
                <w:lang w:val="en-ID"/>
              </w:rPr>
              <w:t xml:space="preserve"> </w:t>
            </w:r>
            <w:proofErr w:type="spellStart"/>
            <w:r w:rsidRPr="004F3CB5">
              <w:rPr>
                <w:color w:val="000000"/>
                <w:sz w:val="24"/>
                <w:szCs w:val="24"/>
                <w:lang w:val="en-ID"/>
              </w:rPr>
              <w:t>kehadiran</w:t>
            </w:r>
            <w:proofErr w:type="spellEnd"/>
          </w:p>
        </w:tc>
        <w:tc>
          <w:tcPr>
            <w:tcW w:w="613" w:type="dxa"/>
            <w:tcBorders>
              <w:top w:val="nil"/>
              <w:left w:val="nil"/>
              <w:bottom w:val="single" w:sz="4" w:space="0" w:color="auto"/>
              <w:right w:val="single" w:sz="4" w:space="0" w:color="auto"/>
            </w:tcBorders>
            <w:hideMark/>
          </w:tcPr>
          <w:p w14:paraId="61679CDA"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528" w:type="dxa"/>
            <w:tcBorders>
              <w:top w:val="nil"/>
              <w:left w:val="nil"/>
              <w:bottom w:val="single" w:sz="4" w:space="0" w:color="auto"/>
              <w:right w:val="single" w:sz="4" w:space="0" w:color="auto"/>
            </w:tcBorders>
            <w:hideMark/>
          </w:tcPr>
          <w:p w14:paraId="5EF94078"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1</w:t>
            </w:r>
          </w:p>
        </w:tc>
        <w:tc>
          <w:tcPr>
            <w:tcW w:w="489" w:type="dxa"/>
            <w:tcBorders>
              <w:top w:val="nil"/>
              <w:left w:val="nil"/>
              <w:bottom w:val="single" w:sz="4" w:space="0" w:color="auto"/>
              <w:right w:val="single" w:sz="4" w:space="0" w:color="auto"/>
            </w:tcBorders>
            <w:hideMark/>
          </w:tcPr>
          <w:p w14:paraId="1B2B1D4E"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0</w:t>
            </w:r>
          </w:p>
        </w:tc>
        <w:tc>
          <w:tcPr>
            <w:tcW w:w="527" w:type="dxa"/>
            <w:tcBorders>
              <w:top w:val="nil"/>
              <w:left w:val="nil"/>
              <w:bottom w:val="single" w:sz="4" w:space="0" w:color="auto"/>
              <w:right w:val="single" w:sz="4" w:space="0" w:color="auto"/>
            </w:tcBorders>
            <w:hideMark/>
          </w:tcPr>
          <w:p w14:paraId="600FE76A"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9</w:t>
            </w:r>
          </w:p>
        </w:tc>
        <w:tc>
          <w:tcPr>
            <w:tcW w:w="532" w:type="dxa"/>
            <w:tcBorders>
              <w:top w:val="nil"/>
              <w:left w:val="nil"/>
              <w:bottom w:val="single" w:sz="4" w:space="0" w:color="auto"/>
              <w:right w:val="single" w:sz="4" w:space="0" w:color="auto"/>
            </w:tcBorders>
            <w:hideMark/>
          </w:tcPr>
          <w:p w14:paraId="5D2DC28B"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23</w:t>
            </w:r>
          </w:p>
        </w:tc>
        <w:tc>
          <w:tcPr>
            <w:tcW w:w="726" w:type="dxa"/>
            <w:tcBorders>
              <w:top w:val="nil"/>
              <w:left w:val="nil"/>
              <w:bottom w:val="single" w:sz="4" w:space="0" w:color="auto"/>
              <w:right w:val="single" w:sz="4" w:space="0" w:color="auto"/>
            </w:tcBorders>
            <w:hideMark/>
          </w:tcPr>
          <w:p w14:paraId="3F8D440F"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33</w:t>
            </w:r>
          </w:p>
        </w:tc>
        <w:tc>
          <w:tcPr>
            <w:tcW w:w="755" w:type="dxa"/>
            <w:tcBorders>
              <w:top w:val="nil"/>
              <w:left w:val="nil"/>
              <w:bottom w:val="single" w:sz="4" w:space="0" w:color="auto"/>
              <w:right w:val="single" w:sz="4" w:space="0" w:color="auto"/>
            </w:tcBorders>
            <w:vAlign w:val="center"/>
            <w:hideMark/>
          </w:tcPr>
          <w:p w14:paraId="2978CD11"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 xml:space="preserve">      4,636 </w:t>
            </w:r>
          </w:p>
        </w:tc>
      </w:tr>
    </w:tbl>
    <w:p w14:paraId="43E701FB" w14:textId="77777777" w:rsidR="006F14AE" w:rsidRDefault="00750576" w:rsidP="006F14AE">
      <w:pPr>
        <w:ind w:firstLine="720"/>
        <w:rPr>
          <w:sz w:val="24"/>
          <w:szCs w:val="24"/>
          <w:lang w:val="en-ID"/>
        </w:rPr>
      </w:pPr>
      <w:proofErr w:type="spellStart"/>
      <w:r w:rsidRPr="009B2A8C">
        <w:rPr>
          <w:sz w:val="24"/>
          <w:szCs w:val="24"/>
          <w:lang w:val="en-ID"/>
        </w:rPr>
        <w:t>Sumber</w:t>
      </w:r>
      <w:proofErr w:type="spellEnd"/>
      <w:r w:rsidRPr="009B2A8C">
        <w:rPr>
          <w:sz w:val="24"/>
          <w:szCs w:val="24"/>
          <w:lang w:val="en-ID"/>
        </w:rPr>
        <w:t xml:space="preserve"> : data </w:t>
      </w:r>
      <w:proofErr w:type="spellStart"/>
      <w:r w:rsidRPr="009B2A8C">
        <w:rPr>
          <w:sz w:val="24"/>
          <w:szCs w:val="24"/>
          <w:lang w:val="en-ID"/>
        </w:rPr>
        <w:t>diolah</w:t>
      </w:r>
      <w:proofErr w:type="spellEnd"/>
      <w:r w:rsidRPr="009B2A8C">
        <w:rPr>
          <w:sz w:val="24"/>
          <w:szCs w:val="24"/>
          <w:lang w:val="en-ID"/>
        </w:rPr>
        <w:t xml:space="preserve"> peneliti,202</w:t>
      </w:r>
      <w:r w:rsidR="006F14AE">
        <w:rPr>
          <w:sz w:val="24"/>
          <w:szCs w:val="24"/>
          <w:lang w:val="en-ID"/>
        </w:rPr>
        <w:t>6</w:t>
      </w:r>
    </w:p>
    <w:p w14:paraId="27DAE042" w14:textId="65247D47" w:rsidR="00900A57" w:rsidRPr="004F3CB5" w:rsidRDefault="00D64A2F" w:rsidP="006F14AE">
      <w:pPr>
        <w:ind w:left="720" w:firstLine="720"/>
        <w:rPr>
          <w:sz w:val="24"/>
          <w:szCs w:val="24"/>
          <w:lang w:val="en-ID"/>
        </w:rPr>
      </w:pPr>
      <w:proofErr w:type="spellStart"/>
      <w:r w:rsidRPr="009B2A8C">
        <w:rPr>
          <w:sz w:val="24"/>
          <w:szCs w:val="24"/>
          <w:lang w:val="en-ID"/>
        </w:rPr>
        <w:t>Berdasarkan</w:t>
      </w:r>
      <w:proofErr w:type="spellEnd"/>
      <w:r w:rsidRPr="009B2A8C">
        <w:rPr>
          <w:sz w:val="24"/>
          <w:szCs w:val="24"/>
          <w:lang w:val="en-ID"/>
        </w:rPr>
        <w:t xml:space="preserve"> Tabel 4.1</w:t>
      </w:r>
      <w:r w:rsidR="008C06B5" w:rsidRPr="009B2A8C">
        <w:rPr>
          <w:sz w:val="24"/>
          <w:szCs w:val="24"/>
          <w:lang w:val="en-ID"/>
        </w:rPr>
        <w:t>,</w:t>
      </w:r>
      <w:r w:rsidR="00D01B75" w:rsidRPr="009B2A8C">
        <w:rPr>
          <w:sz w:val="24"/>
          <w:szCs w:val="24"/>
          <w:lang w:val="en-ID"/>
        </w:rPr>
        <w:t xml:space="preserve"> </w:t>
      </w:r>
      <w:proofErr w:type="spellStart"/>
      <w:r w:rsidR="00D01B75" w:rsidRPr="004458C0">
        <w:rPr>
          <w:color w:val="EE0000"/>
          <w:sz w:val="24"/>
          <w:szCs w:val="24"/>
          <w:lang w:val="en-ID"/>
        </w:rPr>
        <w:t>seluruh</w:t>
      </w:r>
      <w:proofErr w:type="spellEnd"/>
      <w:r w:rsidR="00D01B75" w:rsidRPr="004458C0">
        <w:rPr>
          <w:color w:val="EE0000"/>
          <w:sz w:val="24"/>
          <w:szCs w:val="24"/>
          <w:lang w:val="en-ID"/>
        </w:rPr>
        <w:t xml:space="preserve"> item pada </w:t>
      </w:r>
      <w:proofErr w:type="spellStart"/>
      <w:r w:rsidR="00D01B75" w:rsidRPr="004458C0">
        <w:rPr>
          <w:color w:val="EE0000"/>
          <w:sz w:val="24"/>
          <w:szCs w:val="24"/>
          <w:lang w:val="en-ID"/>
        </w:rPr>
        <w:t>Variabel</w:t>
      </w:r>
      <w:proofErr w:type="spellEnd"/>
      <w:r w:rsidR="00D01B75" w:rsidRPr="004458C0">
        <w:rPr>
          <w:color w:val="EE0000"/>
          <w:sz w:val="24"/>
          <w:szCs w:val="24"/>
          <w:lang w:val="en-ID"/>
        </w:rPr>
        <w:t xml:space="preserve"> X </w:t>
      </w:r>
      <w:proofErr w:type="spellStart"/>
      <w:r w:rsidR="00D01B75" w:rsidRPr="004458C0">
        <w:rPr>
          <w:color w:val="EE0000"/>
          <w:sz w:val="24"/>
          <w:szCs w:val="24"/>
          <w:lang w:val="en-ID"/>
        </w:rPr>
        <w:t>memperoleh</w:t>
      </w:r>
      <w:proofErr w:type="spellEnd"/>
      <w:r w:rsidR="00D01B75" w:rsidRPr="004458C0">
        <w:rPr>
          <w:color w:val="EE0000"/>
          <w:sz w:val="24"/>
          <w:szCs w:val="24"/>
          <w:lang w:val="en-ID"/>
        </w:rPr>
        <w:t xml:space="preserve"> </w:t>
      </w:r>
      <w:proofErr w:type="spellStart"/>
      <w:r w:rsidR="00D01B75" w:rsidRPr="004458C0">
        <w:rPr>
          <w:color w:val="EE0000"/>
          <w:sz w:val="24"/>
          <w:szCs w:val="24"/>
          <w:lang w:val="en-ID"/>
        </w:rPr>
        <w:t>nilai</w:t>
      </w:r>
      <w:proofErr w:type="spellEnd"/>
      <w:r w:rsidR="00D01B75" w:rsidRPr="004458C0">
        <w:rPr>
          <w:color w:val="EE0000"/>
          <w:sz w:val="24"/>
          <w:szCs w:val="24"/>
          <w:lang w:val="en-ID"/>
        </w:rPr>
        <w:t xml:space="preserve"> rata-rata di </w:t>
      </w:r>
      <w:proofErr w:type="spellStart"/>
      <w:r w:rsidR="00D01B75" w:rsidRPr="004458C0">
        <w:rPr>
          <w:color w:val="EE0000"/>
          <w:sz w:val="24"/>
          <w:szCs w:val="24"/>
          <w:lang w:val="en-ID"/>
        </w:rPr>
        <w:t>atas</w:t>
      </w:r>
      <w:proofErr w:type="spellEnd"/>
      <w:r w:rsidR="00D01B75" w:rsidRPr="004458C0">
        <w:rPr>
          <w:color w:val="EE0000"/>
          <w:sz w:val="24"/>
          <w:szCs w:val="24"/>
          <w:lang w:val="en-ID"/>
        </w:rPr>
        <w:t xml:space="preserve"> 4,4, </w:t>
      </w:r>
      <w:proofErr w:type="spellStart"/>
      <w:r w:rsidR="00D01B75" w:rsidRPr="004458C0">
        <w:rPr>
          <w:color w:val="EE0000"/>
          <w:sz w:val="24"/>
          <w:szCs w:val="24"/>
          <w:lang w:val="en-ID"/>
        </w:rPr>
        <w:t>d</w:t>
      </w:r>
      <w:r w:rsidR="00D01B75" w:rsidRPr="009B2A8C">
        <w:rPr>
          <w:sz w:val="24"/>
          <w:szCs w:val="24"/>
          <w:lang w:val="en-ID"/>
        </w:rPr>
        <w:t>engan</w:t>
      </w:r>
      <w:proofErr w:type="spellEnd"/>
      <w:r w:rsidR="00D01B75" w:rsidRPr="009B2A8C">
        <w:rPr>
          <w:sz w:val="24"/>
          <w:szCs w:val="24"/>
          <w:lang w:val="en-ID"/>
        </w:rPr>
        <w:t xml:space="preserve"> </w:t>
      </w:r>
      <w:proofErr w:type="spellStart"/>
      <w:r w:rsidR="00D01B75" w:rsidRPr="009B2A8C">
        <w:rPr>
          <w:sz w:val="24"/>
          <w:szCs w:val="24"/>
          <w:lang w:val="en-ID"/>
        </w:rPr>
        <w:t>skor</w:t>
      </w:r>
      <w:proofErr w:type="spellEnd"/>
      <w:r w:rsidR="00D01B75" w:rsidRPr="009B2A8C">
        <w:rPr>
          <w:sz w:val="24"/>
          <w:szCs w:val="24"/>
          <w:lang w:val="en-ID"/>
        </w:rPr>
        <w:t xml:space="preserve"> </w:t>
      </w:r>
      <w:proofErr w:type="spellStart"/>
      <w:r w:rsidR="00D01B75" w:rsidRPr="009B2A8C">
        <w:rPr>
          <w:sz w:val="24"/>
          <w:szCs w:val="24"/>
          <w:lang w:val="en-ID"/>
        </w:rPr>
        <w:t>tertinggi</w:t>
      </w:r>
      <w:proofErr w:type="spellEnd"/>
      <w:r w:rsidR="00D01B75" w:rsidRPr="009B2A8C">
        <w:rPr>
          <w:sz w:val="24"/>
          <w:szCs w:val="24"/>
          <w:lang w:val="en-ID"/>
        </w:rPr>
        <w:t xml:space="preserve"> </w:t>
      </w:r>
      <w:proofErr w:type="spellStart"/>
      <w:r w:rsidR="00D01B75" w:rsidRPr="009B2A8C">
        <w:rPr>
          <w:sz w:val="24"/>
          <w:szCs w:val="24"/>
          <w:lang w:val="en-ID"/>
        </w:rPr>
        <w:t>terdapat</w:t>
      </w:r>
      <w:proofErr w:type="spellEnd"/>
      <w:r w:rsidR="00D01B75" w:rsidRPr="009B2A8C">
        <w:rPr>
          <w:sz w:val="24"/>
          <w:szCs w:val="24"/>
          <w:lang w:val="en-ID"/>
        </w:rPr>
        <w:t xml:space="preserve"> pada item ke-2 </w:t>
      </w:r>
      <w:proofErr w:type="spellStart"/>
      <w:r w:rsidR="00D01B75" w:rsidRPr="009B2A8C">
        <w:rPr>
          <w:sz w:val="24"/>
          <w:szCs w:val="24"/>
          <w:lang w:val="en-ID"/>
        </w:rPr>
        <w:t>mengenai</w:t>
      </w:r>
      <w:proofErr w:type="spellEnd"/>
      <w:r w:rsidR="00D01B75" w:rsidRPr="009B2A8C">
        <w:rPr>
          <w:sz w:val="24"/>
          <w:szCs w:val="24"/>
          <w:lang w:val="en-ID"/>
        </w:rPr>
        <w:t xml:space="preserve"> </w:t>
      </w:r>
      <w:proofErr w:type="spellStart"/>
      <w:r w:rsidR="00D01B75" w:rsidRPr="009B2A8C">
        <w:rPr>
          <w:sz w:val="24"/>
          <w:szCs w:val="24"/>
          <w:lang w:val="en-ID"/>
        </w:rPr>
        <w:t>pengaturan</w:t>
      </w:r>
      <w:proofErr w:type="spellEnd"/>
      <w:r w:rsidR="00D01B75" w:rsidRPr="009B2A8C">
        <w:rPr>
          <w:sz w:val="24"/>
          <w:szCs w:val="24"/>
          <w:lang w:val="en-ID"/>
        </w:rPr>
        <w:t xml:space="preserve"> </w:t>
      </w:r>
      <w:proofErr w:type="spellStart"/>
      <w:r w:rsidR="00D01B75" w:rsidRPr="009B2A8C">
        <w:rPr>
          <w:sz w:val="24"/>
          <w:szCs w:val="24"/>
          <w:lang w:val="en-ID"/>
        </w:rPr>
        <w:t>jadwal</w:t>
      </w:r>
      <w:proofErr w:type="spellEnd"/>
      <w:r w:rsidR="00D01B75" w:rsidRPr="009B2A8C">
        <w:rPr>
          <w:sz w:val="24"/>
          <w:szCs w:val="24"/>
          <w:lang w:val="en-ID"/>
        </w:rPr>
        <w:t xml:space="preserve"> WFH pada </w:t>
      </w:r>
      <w:proofErr w:type="spellStart"/>
      <w:r w:rsidR="00D01B75" w:rsidRPr="009B2A8C">
        <w:rPr>
          <w:sz w:val="24"/>
          <w:szCs w:val="24"/>
          <w:lang w:val="en-ID"/>
        </w:rPr>
        <w:t>hari</w:t>
      </w:r>
      <w:proofErr w:type="spellEnd"/>
      <w:r w:rsidR="00D01B75" w:rsidRPr="009B2A8C">
        <w:rPr>
          <w:sz w:val="24"/>
          <w:szCs w:val="24"/>
          <w:lang w:val="en-ID"/>
        </w:rPr>
        <w:t xml:space="preserve"> Jumat yang </w:t>
      </w:r>
      <w:proofErr w:type="spellStart"/>
      <w:r w:rsidR="00D01B75" w:rsidRPr="009B2A8C">
        <w:rPr>
          <w:sz w:val="24"/>
          <w:szCs w:val="24"/>
          <w:lang w:val="en-ID"/>
        </w:rPr>
        <w:t>tidak</w:t>
      </w:r>
      <w:proofErr w:type="spellEnd"/>
      <w:r w:rsidR="00D01B75" w:rsidRPr="009B2A8C">
        <w:rPr>
          <w:sz w:val="24"/>
          <w:szCs w:val="24"/>
          <w:lang w:val="en-ID"/>
        </w:rPr>
        <w:t xml:space="preserve"> </w:t>
      </w:r>
      <w:proofErr w:type="spellStart"/>
      <w:r w:rsidR="00D01B75" w:rsidRPr="009B2A8C">
        <w:rPr>
          <w:sz w:val="24"/>
          <w:szCs w:val="24"/>
          <w:lang w:val="en-ID"/>
        </w:rPr>
        <w:t>mengganggu</w:t>
      </w:r>
      <w:proofErr w:type="spellEnd"/>
      <w:r w:rsidR="00D01B75" w:rsidRPr="009B2A8C">
        <w:rPr>
          <w:sz w:val="24"/>
          <w:szCs w:val="24"/>
          <w:lang w:val="en-ID"/>
        </w:rPr>
        <w:t xml:space="preserve"> </w:t>
      </w:r>
      <w:proofErr w:type="spellStart"/>
      <w:r w:rsidR="00D01B75" w:rsidRPr="009B2A8C">
        <w:rPr>
          <w:sz w:val="24"/>
          <w:szCs w:val="24"/>
          <w:lang w:val="en-ID"/>
        </w:rPr>
        <w:t>pekerjaan</w:t>
      </w:r>
      <w:proofErr w:type="spellEnd"/>
      <w:r w:rsidR="00D01B75" w:rsidRPr="009B2A8C">
        <w:rPr>
          <w:sz w:val="24"/>
          <w:szCs w:val="24"/>
          <w:lang w:val="en-ID"/>
        </w:rPr>
        <w:t xml:space="preserve"> </w:t>
      </w:r>
      <w:proofErr w:type="spellStart"/>
      <w:r w:rsidR="00D01B75" w:rsidRPr="009B2A8C">
        <w:rPr>
          <w:sz w:val="24"/>
          <w:szCs w:val="24"/>
          <w:lang w:val="en-ID"/>
        </w:rPr>
        <w:t>yaitu</w:t>
      </w:r>
      <w:proofErr w:type="spellEnd"/>
      <w:r w:rsidR="00D01B75" w:rsidRPr="009B2A8C">
        <w:rPr>
          <w:sz w:val="24"/>
          <w:szCs w:val="24"/>
          <w:lang w:val="en-ID"/>
        </w:rPr>
        <w:t xml:space="preserve"> </w:t>
      </w:r>
      <w:proofErr w:type="spellStart"/>
      <w:r w:rsidR="00D01B75" w:rsidRPr="009B2A8C">
        <w:rPr>
          <w:sz w:val="24"/>
          <w:szCs w:val="24"/>
          <w:lang w:val="en-ID"/>
        </w:rPr>
        <w:t>dengan</w:t>
      </w:r>
      <w:proofErr w:type="spellEnd"/>
      <w:r w:rsidR="00D01B75" w:rsidRPr="009B2A8C">
        <w:rPr>
          <w:sz w:val="24"/>
          <w:szCs w:val="24"/>
          <w:lang w:val="en-ID"/>
        </w:rPr>
        <w:t xml:space="preserve"> rata-rata 4,727 dan 94% </w:t>
      </w:r>
      <w:proofErr w:type="spellStart"/>
      <w:r w:rsidR="00D01B75" w:rsidRPr="009B2A8C">
        <w:rPr>
          <w:sz w:val="24"/>
          <w:szCs w:val="24"/>
          <w:lang w:val="en-ID"/>
        </w:rPr>
        <w:t>responden</w:t>
      </w:r>
      <w:proofErr w:type="spellEnd"/>
      <w:r w:rsidR="00D01B75" w:rsidRPr="009B2A8C">
        <w:rPr>
          <w:sz w:val="24"/>
          <w:szCs w:val="24"/>
          <w:lang w:val="en-ID"/>
        </w:rPr>
        <w:t xml:space="preserve"> </w:t>
      </w:r>
      <w:proofErr w:type="spellStart"/>
      <w:r w:rsidR="00D01B75" w:rsidRPr="009B2A8C">
        <w:rPr>
          <w:sz w:val="24"/>
          <w:szCs w:val="24"/>
          <w:lang w:val="en-ID"/>
        </w:rPr>
        <w:t>menjawab</w:t>
      </w:r>
      <w:proofErr w:type="spellEnd"/>
      <w:r w:rsidR="00D01B75" w:rsidRPr="009B2A8C">
        <w:rPr>
          <w:sz w:val="24"/>
          <w:szCs w:val="24"/>
          <w:lang w:val="en-ID"/>
        </w:rPr>
        <w:t xml:space="preserve"> </w:t>
      </w:r>
      <w:proofErr w:type="spellStart"/>
      <w:r w:rsidR="00D01B75" w:rsidRPr="009B2A8C">
        <w:rPr>
          <w:sz w:val="24"/>
          <w:szCs w:val="24"/>
          <w:lang w:val="en-ID"/>
        </w:rPr>
        <w:t>Setuju</w:t>
      </w:r>
      <w:proofErr w:type="spellEnd"/>
      <w:r w:rsidR="00D01B75" w:rsidRPr="009B2A8C">
        <w:rPr>
          <w:sz w:val="24"/>
          <w:szCs w:val="24"/>
          <w:lang w:val="en-ID"/>
        </w:rPr>
        <w:t xml:space="preserve">/Sangat </w:t>
      </w:r>
      <w:proofErr w:type="spellStart"/>
      <w:r w:rsidR="00D01B75" w:rsidRPr="009B2A8C">
        <w:rPr>
          <w:sz w:val="24"/>
          <w:szCs w:val="24"/>
          <w:lang w:val="en-ID"/>
        </w:rPr>
        <w:t>Setuju</w:t>
      </w:r>
      <w:proofErr w:type="spellEnd"/>
      <w:r w:rsidR="00D01B75" w:rsidRPr="009B2A8C">
        <w:rPr>
          <w:sz w:val="24"/>
          <w:szCs w:val="24"/>
          <w:lang w:val="en-ID"/>
        </w:rPr>
        <w:t xml:space="preserve">. </w:t>
      </w:r>
      <w:proofErr w:type="spellStart"/>
      <w:r w:rsidR="00D01B75" w:rsidRPr="009B2A8C">
        <w:rPr>
          <w:sz w:val="24"/>
          <w:szCs w:val="24"/>
          <w:lang w:val="en-ID"/>
        </w:rPr>
        <w:t>Sebaliknya</w:t>
      </w:r>
      <w:proofErr w:type="spellEnd"/>
      <w:r w:rsidR="00D01B75" w:rsidRPr="009B2A8C">
        <w:rPr>
          <w:sz w:val="24"/>
          <w:szCs w:val="24"/>
          <w:lang w:val="en-ID"/>
        </w:rPr>
        <w:t xml:space="preserve">, </w:t>
      </w:r>
      <w:proofErr w:type="spellStart"/>
      <w:r w:rsidR="00D01B75" w:rsidRPr="009B2A8C">
        <w:rPr>
          <w:sz w:val="24"/>
          <w:szCs w:val="24"/>
          <w:lang w:val="en-ID"/>
        </w:rPr>
        <w:t>skor</w:t>
      </w:r>
      <w:proofErr w:type="spellEnd"/>
      <w:r w:rsidR="00D01B75" w:rsidRPr="009B2A8C">
        <w:rPr>
          <w:sz w:val="24"/>
          <w:szCs w:val="24"/>
          <w:lang w:val="en-ID"/>
        </w:rPr>
        <w:t xml:space="preserve"> </w:t>
      </w:r>
      <w:proofErr w:type="spellStart"/>
      <w:r w:rsidR="00D01B75" w:rsidRPr="009B2A8C">
        <w:rPr>
          <w:sz w:val="24"/>
          <w:szCs w:val="24"/>
          <w:lang w:val="en-ID"/>
        </w:rPr>
        <w:t>terendah</w:t>
      </w:r>
      <w:proofErr w:type="spellEnd"/>
      <w:r w:rsidR="00D01B75" w:rsidRPr="009B2A8C">
        <w:rPr>
          <w:sz w:val="24"/>
          <w:szCs w:val="24"/>
          <w:lang w:val="en-ID"/>
        </w:rPr>
        <w:t xml:space="preserve"> </w:t>
      </w:r>
      <w:proofErr w:type="spellStart"/>
      <w:r w:rsidR="00D01B75" w:rsidRPr="009B2A8C">
        <w:rPr>
          <w:sz w:val="24"/>
          <w:szCs w:val="24"/>
          <w:lang w:val="en-ID"/>
        </w:rPr>
        <w:t>terdapat</w:t>
      </w:r>
      <w:proofErr w:type="spellEnd"/>
      <w:r w:rsidR="00D01B75" w:rsidRPr="009B2A8C">
        <w:rPr>
          <w:sz w:val="24"/>
          <w:szCs w:val="24"/>
          <w:lang w:val="en-ID"/>
        </w:rPr>
        <w:t xml:space="preserve"> pada item ke-5 dan ke-9, </w:t>
      </w:r>
      <w:proofErr w:type="spellStart"/>
      <w:r w:rsidR="00D01B75" w:rsidRPr="009B2A8C">
        <w:rPr>
          <w:sz w:val="24"/>
          <w:szCs w:val="24"/>
          <w:lang w:val="en-ID"/>
        </w:rPr>
        <w:t>yaitu</w:t>
      </w:r>
      <w:proofErr w:type="spellEnd"/>
      <w:r w:rsidR="00D01B75" w:rsidRPr="009B2A8C">
        <w:rPr>
          <w:sz w:val="24"/>
          <w:szCs w:val="24"/>
          <w:lang w:val="en-ID"/>
        </w:rPr>
        <w:t xml:space="preserve"> </w:t>
      </w:r>
      <w:proofErr w:type="spellStart"/>
      <w:r w:rsidR="00D01B75" w:rsidRPr="009B2A8C">
        <w:rPr>
          <w:sz w:val="24"/>
          <w:szCs w:val="24"/>
          <w:lang w:val="en-ID"/>
        </w:rPr>
        <w:t>mengenai</w:t>
      </w:r>
      <w:proofErr w:type="spellEnd"/>
      <w:r w:rsidR="00D01B75" w:rsidRPr="009B2A8C">
        <w:rPr>
          <w:sz w:val="24"/>
          <w:szCs w:val="24"/>
          <w:lang w:val="en-ID"/>
        </w:rPr>
        <w:t xml:space="preserve"> </w:t>
      </w:r>
      <w:proofErr w:type="spellStart"/>
      <w:r w:rsidR="00D01B75" w:rsidRPr="009B2A8C">
        <w:rPr>
          <w:sz w:val="24"/>
          <w:szCs w:val="24"/>
          <w:lang w:val="en-ID"/>
        </w:rPr>
        <w:t>kebebasan</w:t>
      </w:r>
      <w:proofErr w:type="spellEnd"/>
      <w:r w:rsidR="00D01B75" w:rsidRPr="009B2A8C">
        <w:rPr>
          <w:sz w:val="24"/>
          <w:szCs w:val="24"/>
          <w:lang w:val="en-ID"/>
        </w:rPr>
        <w:t xml:space="preserve"> </w:t>
      </w:r>
      <w:proofErr w:type="spellStart"/>
      <w:r w:rsidR="00D01B75" w:rsidRPr="009B2A8C">
        <w:rPr>
          <w:sz w:val="24"/>
          <w:szCs w:val="24"/>
          <w:lang w:val="en-ID"/>
        </w:rPr>
        <w:t>menentukan</w:t>
      </w:r>
      <w:proofErr w:type="spellEnd"/>
      <w:r w:rsidR="00D01B75" w:rsidRPr="009B2A8C">
        <w:rPr>
          <w:sz w:val="24"/>
          <w:szCs w:val="24"/>
          <w:lang w:val="en-ID"/>
        </w:rPr>
        <w:t xml:space="preserve"> </w:t>
      </w:r>
      <w:proofErr w:type="spellStart"/>
      <w:r w:rsidR="00D01B75" w:rsidRPr="009B2A8C">
        <w:rPr>
          <w:sz w:val="24"/>
          <w:szCs w:val="24"/>
          <w:lang w:val="en-ID"/>
        </w:rPr>
        <w:t>urutan</w:t>
      </w:r>
      <w:proofErr w:type="spellEnd"/>
      <w:r w:rsidR="00D01B75" w:rsidRPr="009B2A8C">
        <w:rPr>
          <w:sz w:val="24"/>
          <w:szCs w:val="24"/>
          <w:lang w:val="en-ID"/>
        </w:rPr>
        <w:t xml:space="preserve"> </w:t>
      </w:r>
      <w:proofErr w:type="spellStart"/>
      <w:r w:rsidR="00D01B75" w:rsidRPr="009B2A8C">
        <w:rPr>
          <w:sz w:val="24"/>
          <w:szCs w:val="24"/>
          <w:lang w:val="en-ID"/>
        </w:rPr>
        <w:t>tugas</w:t>
      </w:r>
      <w:proofErr w:type="spellEnd"/>
      <w:r w:rsidR="00D01B75" w:rsidRPr="009B2A8C">
        <w:rPr>
          <w:sz w:val="24"/>
          <w:szCs w:val="24"/>
          <w:lang w:val="en-ID"/>
        </w:rPr>
        <w:t xml:space="preserve"> (4,424) dan </w:t>
      </w:r>
      <w:proofErr w:type="spellStart"/>
      <w:r w:rsidR="00D01B75" w:rsidRPr="009B2A8C">
        <w:rPr>
          <w:sz w:val="24"/>
          <w:szCs w:val="24"/>
          <w:lang w:val="en-ID"/>
        </w:rPr>
        <w:t>kerutinan</w:t>
      </w:r>
      <w:proofErr w:type="spellEnd"/>
      <w:r w:rsidR="00D01B75" w:rsidRPr="009B2A8C">
        <w:rPr>
          <w:sz w:val="24"/>
          <w:szCs w:val="24"/>
          <w:lang w:val="en-ID"/>
        </w:rPr>
        <w:t xml:space="preserve"> </w:t>
      </w:r>
      <w:proofErr w:type="spellStart"/>
      <w:r w:rsidR="00D01B75" w:rsidRPr="009B2A8C">
        <w:rPr>
          <w:sz w:val="24"/>
          <w:szCs w:val="24"/>
          <w:lang w:val="en-ID"/>
        </w:rPr>
        <w:t>pelaporan</w:t>
      </w:r>
      <w:proofErr w:type="spellEnd"/>
      <w:r w:rsidR="00D01B75" w:rsidRPr="009B2A8C">
        <w:rPr>
          <w:sz w:val="24"/>
          <w:szCs w:val="24"/>
          <w:lang w:val="en-ID"/>
        </w:rPr>
        <w:t xml:space="preserve"> </w:t>
      </w:r>
      <w:proofErr w:type="spellStart"/>
      <w:r w:rsidR="00D01B75" w:rsidRPr="009B2A8C">
        <w:rPr>
          <w:sz w:val="24"/>
          <w:szCs w:val="24"/>
          <w:lang w:val="en-ID"/>
        </w:rPr>
        <w:t>hasil</w:t>
      </w:r>
      <w:proofErr w:type="spellEnd"/>
      <w:r w:rsidR="00D01B75" w:rsidRPr="009B2A8C">
        <w:rPr>
          <w:sz w:val="24"/>
          <w:szCs w:val="24"/>
          <w:lang w:val="en-ID"/>
        </w:rPr>
        <w:t xml:space="preserve"> </w:t>
      </w:r>
      <w:proofErr w:type="spellStart"/>
      <w:r w:rsidR="00D01B75" w:rsidRPr="009B2A8C">
        <w:rPr>
          <w:sz w:val="24"/>
          <w:szCs w:val="24"/>
          <w:lang w:val="en-ID"/>
        </w:rPr>
        <w:t>kerja</w:t>
      </w:r>
      <w:proofErr w:type="spellEnd"/>
      <w:r w:rsidR="00D01B75" w:rsidRPr="009B2A8C">
        <w:rPr>
          <w:sz w:val="24"/>
          <w:szCs w:val="24"/>
          <w:lang w:val="en-ID"/>
        </w:rPr>
        <w:t xml:space="preserve"> </w:t>
      </w:r>
      <w:proofErr w:type="spellStart"/>
      <w:r w:rsidR="00D01B75" w:rsidRPr="009B2A8C">
        <w:rPr>
          <w:sz w:val="24"/>
          <w:szCs w:val="24"/>
          <w:lang w:val="en-ID"/>
        </w:rPr>
        <w:t>secara</w:t>
      </w:r>
      <w:proofErr w:type="spellEnd"/>
      <w:r w:rsidR="00D01B75" w:rsidRPr="009B2A8C">
        <w:rPr>
          <w:sz w:val="24"/>
          <w:szCs w:val="24"/>
          <w:lang w:val="en-ID"/>
        </w:rPr>
        <w:t xml:space="preserve"> </w:t>
      </w:r>
      <w:proofErr w:type="spellStart"/>
      <w:r w:rsidR="00D01B75" w:rsidRPr="009B2A8C">
        <w:rPr>
          <w:sz w:val="24"/>
          <w:szCs w:val="24"/>
          <w:lang w:val="en-ID"/>
        </w:rPr>
        <w:t>transparan</w:t>
      </w:r>
      <w:proofErr w:type="spellEnd"/>
      <w:r w:rsidR="00D01B75" w:rsidRPr="009B2A8C">
        <w:rPr>
          <w:sz w:val="24"/>
          <w:szCs w:val="24"/>
          <w:lang w:val="en-ID"/>
        </w:rPr>
        <w:t xml:space="preserve"> (4,424). </w:t>
      </w:r>
      <w:proofErr w:type="spellStart"/>
      <w:r w:rsidR="00D01B75" w:rsidRPr="009B2A8C">
        <w:rPr>
          <w:sz w:val="24"/>
          <w:szCs w:val="24"/>
          <w:lang w:val="en-ID"/>
        </w:rPr>
        <w:t>Meskipun</w:t>
      </w:r>
      <w:proofErr w:type="spellEnd"/>
      <w:r w:rsidR="00D01B75" w:rsidRPr="009B2A8C">
        <w:rPr>
          <w:sz w:val="24"/>
          <w:szCs w:val="24"/>
          <w:lang w:val="en-ID"/>
        </w:rPr>
        <w:t xml:space="preserve"> </w:t>
      </w:r>
      <w:proofErr w:type="spellStart"/>
      <w:r w:rsidR="00D01B75" w:rsidRPr="009B2A8C">
        <w:rPr>
          <w:sz w:val="24"/>
          <w:szCs w:val="24"/>
          <w:lang w:val="en-ID"/>
        </w:rPr>
        <w:t>angka</w:t>
      </w:r>
      <w:proofErr w:type="spellEnd"/>
      <w:r w:rsidR="00D01B75" w:rsidRPr="009B2A8C">
        <w:rPr>
          <w:sz w:val="24"/>
          <w:szCs w:val="24"/>
          <w:lang w:val="en-ID"/>
        </w:rPr>
        <w:t xml:space="preserve"> </w:t>
      </w:r>
      <w:proofErr w:type="spellStart"/>
      <w:r w:rsidR="00D01B75" w:rsidRPr="009B2A8C">
        <w:rPr>
          <w:sz w:val="24"/>
          <w:szCs w:val="24"/>
          <w:lang w:val="en-ID"/>
        </w:rPr>
        <w:t>tersebut</w:t>
      </w:r>
      <w:proofErr w:type="spellEnd"/>
      <w:r w:rsidR="00D01B75" w:rsidRPr="009B2A8C">
        <w:rPr>
          <w:sz w:val="24"/>
          <w:szCs w:val="24"/>
          <w:lang w:val="en-ID"/>
        </w:rPr>
        <w:t xml:space="preserve"> </w:t>
      </w:r>
      <w:proofErr w:type="spellStart"/>
      <w:r w:rsidR="00D01B75" w:rsidRPr="009B2A8C">
        <w:rPr>
          <w:sz w:val="24"/>
          <w:szCs w:val="24"/>
          <w:lang w:val="en-ID"/>
        </w:rPr>
        <w:t>tetap</w:t>
      </w:r>
      <w:proofErr w:type="spellEnd"/>
      <w:r w:rsidR="00D01B75" w:rsidRPr="009B2A8C">
        <w:rPr>
          <w:sz w:val="24"/>
          <w:szCs w:val="24"/>
          <w:lang w:val="en-ID"/>
        </w:rPr>
        <w:t xml:space="preserve"> </w:t>
      </w:r>
      <w:proofErr w:type="spellStart"/>
      <w:r w:rsidR="00D01B75" w:rsidRPr="009B2A8C">
        <w:rPr>
          <w:sz w:val="24"/>
          <w:szCs w:val="24"/>
          <w:lang w:val="en-ID"/>
        </w:rPr>
        <w:t>tergolong</w:t>
      </w:r>
      <w:proofErr w:type="spellEnd"/>
      <w:r w:rsidR="00D01B75" w:rsidRPr="009B2A8C">
        <w:rPr>
          <w:sz w:val="24"/>
          <w:szCs w:val="24"/>
          <w:lang w:val="en-ID"/>
        </w:rPr>
        <w:t xml:space="preserve"> </w:t>
      </w:r>
      <w:proofErr w:type="spellStart"/>
      <w:r w:rsidR="00D01B75" w:rsidRPr="009B2A8C">
        <w:rPr>
          <w:sz w:val="24"/>
          <w:szCs w:val="24"/>
          <w:lang w:val="en-ID"/>
        </w:rPr>
        <w:t>dalam</w:t>
      </w:r>
      <w:proofErr w:type="spellEnd"/>
      <w:r w:rsidR="00D01B75" w:rsidRPr="009B2A8C">
        <w:rPr>
          <w:sz w:val="24"/>
          <w:szCs w:val="24"/>
          <w:lang w:val="en-ID"/>
        </w:rPr>
        <w:t xml:space="preserve"> </w:t>
      </w:r>
      <w:proofErr w:type="spellStart"/>
      <w:r w:rsidR="00D01B75" w:rsidRPr="009B2A8C">
        <w:rPr>
          <w:sz w:val="24"/>
          <w:szCs w:val="24"/>
          <w:lang w:val="en-ID"/>
        </w:rPr>
        <w:t>kategori</w:t>
      </w:r>
      <w:proofErr w:type="spellEnd"/>
      <w:r w:rsidR="00D01B75" w:rsidRPr="009B2A8C">
        <w:rPr>
          <w:sz w:val="24"/>
          <w:szCs w:val="24"/>
          <w:lang w:val="en-ID"/>
        </w:rPr>
        <w:t xml:space="preserve"> Sangat Tinggi. Pada item ke-5, </w:t>
      </w:r>
      <w:proofErr w:type="spellStart"/>
      <w:r w:rsidR="00D01B75" w:rsidRPr="009B2A8C">
        <w:rPr>
          <w:sz w:val="24"/>
          <w:szCs w:val="24"/>
          <w:lang w:val="en-ID"/>
        </w:rPr>
        <w:t>tercatat</w:t>
      </w:r>
      <w:proofErr w:type="spellEnd"/>
      <w:r w:rsidR="00D01B75" w:rsidRPr="009B2A8C">
        <w:rPr>
          <w:sz w:val="24"/>
          <w:szCs w:val="24"/>
          <w:lang w:val="en-ID"/>
        </w:rPr>
        <w:t xml:space="preserve"> 1 </w:t>
      </w:r>
      <w:proofErr w:type="spellStart"/>
      <w:r w:rsidR="00D01B75" w:rsidRPr="009B2A8C">
        <w:rPr>
          <w:sz w:val="24"/>
          <w:szCs w:val="24"/>
          <w:lang w:val="en-ID"/>
        </w:rPr>
        <w:t>responden</w:t>
      </w:r>
      <w:proofErr w:type="spellEnd"/>
      <w:r w:rsidR="00D01B75" w:rsidRPr="009B2A8C">
        <w:rPr>
          <w:sz w:val="24"/>
          <w:szCs w:val="24"/>
          <w:lang w:val="en-ID"/>
        </w:rPr>
        <w:t xml:space="preserve"> (3%) yang </w:t>
      </w:r>
      <w:proofErr w:type="spellStart"/>
      <w:r w:rsidR="00D01B75" w:rsidRPr="009B2A8C">
        <w:rPr>
          <w:sz w:val="24"/>
          <w:szCs w:val="24"/>
          <w:lang w:val="en-ID"/>
        </w:rPr>
        <w:t>menyatakan</w:t>
      </w:r>
      <w:proofErr w:type="spellEnd"/>
      <w:r w:rsidR="00D01B75" w:rsidRPr="009B2A8C">
        <w:rPr>
          <w:sz w:val="24"/>
          <w:szCs w:val="24"/>
          <w:lang w:val="en-ID"/>
        </w:rPr>
        <w:t xml:space="preserve"> Sangat Tidak </w:t>
      </w:r>
      <w:proofErr w:type="spellStart"/>
      <w:r w:rsidR="00D01B75" w:rsidRPr="009B2A8C">
        <w:rPr>
          <w:sz w:val="24"/>
          <w:szCs w:val="24"/>
          <w:lang w:val="en-ID"/>
        </w:rPr>
        <w:t>Setuju</w:t>
      </w:r>
      <w:proofErr w:type="spellEnd"/>
      <w:r w:rsidR="00D01B75" w:rsidRPr="009B2A8C">
        <w:rPr>
          <w:sz w:val="24"/>
          <w:szCs w:val="24"/>
          <w:lang w:val="en-ID"/>
        </w:rPr>
        <w:t xml:space="preserve">, </w:t>
      </w:r>
      <w:proofErr w:type="spellStart"/>
      <w:r w:rsidR="00D01B75" w:rsidRPr="009B2A8C">
        <w:rPr>
          <w:sz w:val="24"/>
          <w:szCs w:val="24"/>
          <w:lang w:val="en-ID"/>
        </w:rPr>
        <w:lastRenderedPageBreak/>
        <w:t>sedangkan</w:t>
      </w:r>
      <w:proofErr w:type="spellEnd"/>
      <w:r w:rsidR="00D01B75" w:rsidRPr="009B2A8C">
        <w:rPr>
          <w:sz w:val="24"/>
          <w:szCs w:val="24"/>
          <w:lang w:val="en-ID"/>
        </w:rPr>
        <w:t xml:space="preserve"> pada item ke-9 </w:t>
      </w:r>
      <w:proofErr w:type="spellStart"/>
      <w:r w:rsidR="00D01B75" w:rsidRPr="009B2A8C">
        <w:rPr>
          <w:sz w:val="24"/>
          <w:szCs w:val="24"/>
          <w:lang w:val="en-ID"/>
        </w:rPr>
        <w:t>terdapat</w:t>
      </w:r>
      <w:proofErr w:type="spellEnd"/>
      <w:r w:rsidR="00D01B75" w:rsidRPr="009B2A8C">
        <w:rPr>
          <w:sz w:val="24"/>
          <w:szCs w:val="24"/>
          <w:lang w:val="en-ID"/>
        </w:rPr>
        <w:t xml:space="preserve"> 2 </w:t>
      </w:r>
      <w:proofErr w:type="spellStart"/>
      <w:r w:rsidR="00D01B75" w:rsidRPr="009B2A8C">
        <w:rPr>
          <w:sz w:val="24"/>
          <w:szCs w:val="24"/>
          <w:lang w:val="en-ID"/>
        </w:rPr>
        <w:t>responden</w:t>
      </w:r>
      <w:proofErr w:type="spellEnd"/>
      <w:r w:rsidR="00D01B75" w:rsidRPr="009B2A8C">
        <w:rPr>
          <w:sz w:val="24"/>
          <w:szCs w:val="24"/>
          <w:lang w:val="en-ID"/>
        </w:rPr>
        <w:t xml:space="preserve"> (6%) yang </w:t>
      </w:r>
      <w:proofErr w:type="spellStart"/>
      <w:r w:rsidR="00D01B75" w:rsidRPr="009B2A8C">
        <w:rPr>
          <w:sz w:val="24"/>
          <w:szCs w:val="24"/>
          <w:lang w:val="en-ID"/>
        </w:rPr>
        <w:t>menyatakan</w:t>
      </w:r>
      <w:proofErr w:type="spellEnd"/>
      <w:r w:rsidR="00D01B75" w:rsidRPr="009B2A8C">
        <w:rPr>
          <w:sz w:val="24"/>
          <w:szCs w:val="24"/>
          <w:lang w:val="en-ID"/>
        </w:rPr>
        <w:t xml:space="preserve"> Tidak </w:t>
      </w:r>
      <w:proofErr w:type="spellStart"/>
      <w:r w:rsidR="00D01B75" w:rsidRPr="009B2A8C">
        <w:rPr>
          <w:sz w:val="24"/>
          <w:szCs w:val="24"/>
          <w:lang w:val="en-ID"/>
        </w:rPr>
        <w:t>Setuju</w:t>
      </w:r>
      <w:proofErr w:type="spellEnd"/>
      <w:r w:rsidR="00D01B75" w:rsidRPr="009B2A8C">
        <w:rPr>
          <w:sz w:val="24"/>
          <w:szCs w:val="24"/>
          <w:lang w:val="en-ID"/>
        </w:rPr>
        <w:t xml:space="preserve">, </w:t>
      </w:r>
      <w:proofErr w:type="spellStart"/>
      <w:r w:rsidR="00D01B75" w:rsidRPr="009B2A8C">
        <w:rPr>
          <w:sz w:val="24"/>
          <w:szCs w:val="24"/>
          <w:lang w:val="en-ID"/>
        </w:rPr>
        <w:t>mengindikasikan</w:t>
      </w:r>
      <w:proofErr w:type="spellEnd"/>
      <w:r w:rsidR="00D01B75" w:rsidRPr="009B2A8C">
        <w:rPr>
          <w:sz w:val="24"/>
          <w:szCs w:val="24"/>
          <w:lang w:val="en-ID"/>
        </w:rPr>
        <w:t xml:space="preserve"> </w:t>
      </w:r>
      <w:proofErr w:type="spellStart"/>
      <w:r w:rsidR="00D01B75" w:rsidRPr="009B2A8C">
        <w:rPr>
          <w:sz w:val="24"/>
          <w:szCs w:val="24"/>
          <w:lang w:val="en-ID"/>
        </w:rPr>
        <w:t>adanya</w:t>
      </w:r>
      <w:proofErr w:type="spellEnd"/>
      <w:r w:rsidR="00D01B75" w:rsidRPr="009B2A8C">
        <w:rPr>
          <w:sz w:val="24"/>
          <w:szCs w:val="24"/>
          <w:lang w:val="en-ID"/>
        </w:rPr>
        <w:t xml:space="preserve"> </w:t>
      </w:r>
      <w:proofErr w:type="spellStart"/>
      <w:r w:rsidR="00D01B75" w:rsidRPr="009B2A8C">
        <w:rPr>
          <w:sz w:val="24"/>
          <w:szCs w:val="24"/>
          <w:lang w:val="en-ID"/>
        </w:rPr>
        <w:t>sebagian</w:t>
      </w:r>
      <w:proofErr w:type="spellEnd"/>
      <w:r w:rsidR="00D01B75" w:rsidRPr="009B2A8C">
        <w:rPr>
          <w:sz w:val="24"/>
          <w:szCs w:val="24"/>
          <w:lang w:val="en-ID"/>
        </w:rPr>
        <w:t xml:space="preserve"> </w:t>
      </w:r>
      <w:proofErr w:type="spellStart"/>
      <w:r w:rsidR="00D01B75" w:rsidRPr="009B2A8C">
        <w:rPr>
          <w:sz w:val="24"/>
          <w:szCs w:val="24"/>
          <w:lang w:val="en-ID"/>
        </w:rPr>
        <w:t>kecil</w:t>
      </w:r>
      <w:proofErr w:type="spellEnd"/>
      <w:r w:rsidR="00D01B75" w:rsidRPr="009B2A8C">
        <w:rPr>
          <w:sz w:val="24"/>
          <w:szCs w:val="24"/>
          <w:lang w:val="en-ID"/>
        </w:rPr>
        <w:t xml:space="preserve"> </w:t>
      </w:r>
      <w:proofErr w:type="spellStart"/>
      <w:r w:rsidR="00D01B75" w:rsidRPr="009B2A8C">
        <w:rPr>
          <w:sz w:val="24"/>
          <w:szCs w:val="24"/>
          <w:lang w:val="en-ID"/>
        </w:rPr>
        <w:t>pegawai</w:t>
      </w:r>
      <w:proofErr w:type="spellEnd"/>
      <w:r w:rsidR="00D01B75" w:rsidRPr="009B2A8C">
        <w:rPr>
          <w:sz w:val="24"/>
          <w:szCs w:val="24"/>
          <w:lang w:val="en-ID"/>
        </w:rPr>
        <w:t xml:space="preserve"> yang </w:t>
      </w:r>
      <w:proofErr w:type="spellStart"/>
      <w:r w:rsidR="00D01B75" w:rsidRPr="009B2A8C">
        <w:rPr>
          <w:sz w:val="24"/>
          <w:szCs w:val="24"/>
          <w:lang w:val="en-ID"/>
        </w:rPr>
        <w:t>merasa</w:t>
      </w:r>
      <w:proofErr w:type="spellEnd"/>
      <w:r w:rsidR="00D01B75" w:rsidRPr="009B2A8C">
        <w:rPr>
          <w:sz w:val="24"/>
          <w:szCs w:val="24"/>
          <w:lang w:val="en-ID"/>
        </w:rPr>
        <w:t xml:space="preserve"> </w:t>
      </w:r>
      <w:proofErr w:type="spellStart"/>
      <w:r w:rsidR="00D01B75" w:rsidRPr="009B2A8C">
        <w:rPr>
          <w:sz w:val="24"/>
          <w:szCs w:val="24"/>
          <w:lang w:val="en-ID"/>
        </w:rPr>
        <w:t>kurang</w:t>
      </w:r>
      <w:proofErr w:type="spellEnd"/>
      <w:r w:rsidR="00D01B75" w:rsidRPr="009B2A8C">
        <w:rPr>
          <w:sz w:val="24"/>
          <w:szCs w:val="24"/>
          <w:lang w:val="en-ID"/>
        </w:rPr>
        <w:t xml:space="preserve"> </w:t>
      </w:r>
      <w:proofErr w:type="spellStart"/>
      <w:r w:rsidR="00D01B75" w:rsidRPr="009B2A8C">
        <w:rPr>
          <w:sz w:val="24"/>
          <w:szCs w:val="24"/>
          <w:lang w:val="en-ID"/>
        </w:rPr>
        <w:t>leluasa</w:t>
      </w:r>
      <w:proofErr w:type="spellEnd"/>
      <w:r w:rsidR="00D01B75" w:rsidRPr="009B2A8C">
        <w:rPr>
          <w:sz w:val="24"/>
          <w:szCs w:val="24"/>
          <w:lang w:val="en-ID"/>
        </w:rPr>
        <w:t xml:space="preserve"> </w:t>
      </w:r>
      <w:proofErr w:type="spellStart"/>
      <w:r w:rsidR="00D01B75" w:rsidRPr="009B2A8C">
        <w:rPr>
          <w:sz w:val="24"/>
          <w:szCs w:val="24"/>
          <w:lang w:val="en-ID"/>
        </w:rPr>
        <w:t>dalam</w:t>
      </w:r>
      <w:proofErr w:type="spellEnd"/>
      <w:r w:rsidR="00D01B75" w:rsidRPr="009B2A8C">
        <w:rPr>
          <w:sz w:val="24"/>
          <w:szCs w:val="24"/>
          <w:lang w:val="en-ID"/>
        </w:rPr>
        <w:t xml:space="preserve"> </w:t>
      </w:r>
      <w:proofErr w:type="spellStart"/>
      <w:r w:rsidR="00D01B75" w:rsidRPr="009B2A8C">
        <w:rPr>
          <w:sz w:val="24"/>
          <w:szCs w:val="24"/>
          <w:lang w:val="en-ID"/>
        </w:rPr>
        <w:t>mengatur</w:t>
      </w:r>
      <w:proofErr w:type="spellEnd"/>
      <w:r w:rsidR="00D01B75" w:rsidRPr="009B2A8C">
        <w:rPr>
          <w:sz w:val="24"/>
          <w:szCs w:val="24"/>
          <w:lang w:val="en-ID"/>
        </w:rPr>
        <w:t xml:space="preserve"> </w:t>
      </w:r>
      <w:proofErr w:type="spellStart"/>
      <w:r w:rsidR="00D01B75" w:rsidRPr="009B2A8C">
        <w:rPr>
          <w:sz w:val="24"/>
          <w:szCs w:val="24"/>
          <w:lang w:val="en-ID"/>
        </w:rPr>
        <w:t>urutan</w:t>
      </w:r>
      <w:proofErr w:type="spellEnd"/>
      <w:r w:rsidR="00D01B75" w:rsidRPr="009B2A8C">
        <w:rPr>
          <w:sz w:val="24"/>
          <w:szCs w:val="24"/>
          <w:lang w:val="en-ID"/>
        </w:rPr>
        <w:t xml:space="preserve"> </w:t>
      </w:r>
      <w:proofErr w:type="spellStart"/>
      <w:r w:rsidR="00D01B75" w:rsidRPr="009B2A8C">
        <w:rPr>
          <w:sz w:val="24"/>
          <w:szCs w:val="24"/>
          <w:lang w:val="en-ID"/>
        </w:rPr>
        <w:t>pekerjaannya</w:t>
      </w:r>
      <w:proofErr w:type="spellEnd"/>
      <w:r w:rsidR="00D01B75" w:rsidRPr="009B2A8C">
        <w:rPr>
          <w:sz w:val="24"/>
          <w:szCs w:val="24"/>
          <w:lang w:val="en-ID"/>
        </w:rPr>
        <w:t xml:space="preserve"> </w:t>
      </w:r>
      <w:proofErr w:type="spellStart"/>
      <w:r w:rsidR="00D01B75" w:rsidRPr="009B2A8C">
        <w:rPr>
          <w:sz w:val="24"/>
          <w:szCs w:val="24"/>
          <w:lang w:val="en-ID"/>
        </w:rPr>
        <w:t>atau</w:t>
      </w:r>
      <w:proofErr w:type="spellEnd"/>
      <w:r w:rsidR="00D01B75" w:rsidRPr="009B2A8C">
        <w:rPr>
          <w:sz w:val="24"/>
          <w:szCs w:val="24"/>
          <w:lang w:val="en-ID"/>
        </w:rPr>
        <w:t xml:space="preserve"> </w:t>
      </w:r>
      <w:proofErr w:type="spellStart"/>
      <w:r w:rsidR="00D01B75" w:rsidRPr="009B2A8C">
        <w:rPr>
          <w:sz w:val="24"/>
          <w:szCs w:val="24"/>
          <w:lang w:val="en-ID"/>
        </w:rPr>
        <w:t>kurang</w:t>
      </w:r>
      <w:proofErr w:type="spellEnd"/>
      <w:r w:rsidR="00D01B75" w:rsidRPr="009B2A8C">
        <w:rPr>
          <w:sz w:val="24"/>
          <w:szCs w:val="24"/>
          <w:lang w:val="en-ID"/>
        </w:rPr>
        <w:t xml:space="preserve"> </w:t>
      </w:r>
      <w:proofErr w:type="spellStart"/>
      <w:r w:rsidR="00D01B75" w:rsidRPr="009B2A8C">
        <w:rPr>
          <w:sz w:val="24"/>
          <w:szCs w:val="24"/>
          <w:lang w:val="en-ID"/>
        </w:rPr>
        <w:t>konsisten</w:t>
      </w:r>
      <w:proofErr w:type="spellEnd"/>
      <w:r w:rsidR="00D01B75" w:rsidRPr="009B2A8C">
        <w:rPr>
          <w:sz w:val="24"/>
          <w:szCs w:val="24"/>
          <w:lang w:val="en-ID"/>
        </w:rPr>
        <w:t xml:space="preserve"> </w:t>
      </w:r>
      <w:proofErr w:type="spellStart"/>
      <w:r w:rsidR="00D01B75" w:rsidRPr="009B2A8C">
        <w:rPr>
          <w:sz w:val="24"/>
          <w:szCs w:val="24"/>
          <w:lang w:val="en-ID"/>
        </w:rPr>
        <w:t>dalam</w:t>
      </w:r>
      <w:proofErr w:type="spellEnd"/>
      <w:r w:rsidR="00D01B75" w:rsidRPr="009B2A8C">
        <w:rPr>
          <w:sz w:val="24"/>
          <w:szCs w:val="24"/>
          <w:lang w:val="en-ID"/>
        </w:rPr>
        <w:t xml:space="preserve"> </w:t>
      </w:r>
      <w:proofErr w:type="spellStart"/>
      <w:r w:rsidR="00D01B75" w:rsidRPr="009B2A8C">
        <w:rPr>
          <w:sz w:val="24"/>
          <w:szCs w:val="24"/>
          <w:lang w:val="en-ID"/>
        </w:rPr>
        <w:t>pelaporan</w:t>
      </w:r>
      <w:proofErr w:type="spellEnd"/>
      <w:r w:rsidR="00D01B75" w:rsidRPr="009B2A8C">
        <w:rPr>
          <w:sz w:val="24"/>
          <w:szCs w:val="24"/>
          <w:lang w:val="en-ID"/>
        </w:rPr>
        <w:t xml:space="preserve"> </w:t>
      </w:r>
      <w:proofErr w:type="spellStart"/>
      <w:r w:rsidR="00D01B75" w:rsidRPr="009B2A8C">
        <w:rPr>
          <w:sz w:val="24"/>
          <w:szCs w:val="24"/>
          <w:lang w:val="en-ID"/>
        </w:rPr>
        <w:t>hasil</w:t>
      </w:r>
      <w:proofErr w:type="spellEnd"/>
      <w:r w:rsidR="00D01B75" w:rsidRPr="009B2A8C">
        <w:rPr>
          <w:sz w:val="24"/>
          <w:szCs w:val="24"/>
          <w:lang w:val="en-ID"/>
        </w:rPr>
        <w:t xml:space="preserve"> </w:t>
      </w:r>
      <w:proofErr w:type="spellStart"/>
      <w:r w:rsidR="00D01B75" w:rsidRPr="009B2A8C">
        <w:rPr>
          <w:sz w:val="24"/>
          <w:szCs w:val="24"/>
          <w:lang w:val="en-ID"/>
        </w:rPr>
        <w:t>kerja</w:t>
      </w:r>
      <w:proofErr w:type="spellEnd"/>
      <w:r w:rsidR="00D01B75" w:rsidRPr="009B2A8C">
        <w:rPr>
          <w:sz w:val="24"/>
          <w:szCs w:val="24"/>
          <w:lang w:val="en-ID"/>
        </w:rPr>
        <w:t xml:space="preserve">. </w:t>
      </w:r>
      <w:proofErr w:type="spellStart"/>
      <w:r w:rsidR="00D01B75" w:rsidRPr="009B2A8C">
        <w:rPr>
          <w:sz w:val="24"/>
          <w:szCs w:val="24"/>
          <w:lang w:val="en-ID"/>
        </w:rPr>
        <w:t>Secara</w:t>
      </w:r>
      <w:proofErr w:type="spellEnd"/>
      <w:r w:rsidR="00D01B75" w:rsidRPr="009B2A8C">
        <w:rPr>
          <w:sz w:val="24"/>
          <w:szCs w:val="24"/>
          <w:lang w:val="en-ID"/>
        </w:rPr>
        <w:t xml:space="preserve"> </w:t>
      </w:r>
      <w:proofErr w:type="spellStart"/>
      <w:r w:rsidR="00D01B75" w:rsidRPr="009B2A8C">
        <w:rPr>
          <w:sz w:val="24"/>
          <w:szCs w:val="24"/>
          <w:lang w:val="en-ID"/>
        </w:rPr>
        <w:t>keseluruhan</w:t>
      </w:r>
      <w:proofErr w:type="spellEnd"/>
      <w:r w:rsidR="00D01B75" w:rsidRPr="009B2A8C">
        <w:rPr>
          <w:sz w:val="24"/>
          <w:szCs w:val="24"/>
          <w:lang w:val="en-ID"/>
        </w:rPr>
        <w:t xml:space="preserve">, </w:t>
      </w:r>
      <w:proofErr w:type="spellStart"/>
      <w:r w:rsidR="00D01B75" w:rsidRPr="009B2A8C">
        <w:rPr>
          <w:sz w:val="24"/>
          <w:szCs w:val="24"/>
          <w:lang w:val="en-ID"/>
        </w:rPr>
        <w:t>mayoritas</w:t>
      </w:r>
      <w:proofErr w:type="spellEnd"/>
      <w:r w:rsidR="00D01B75" w:rsidRPr="009B2A8C">
        <w:rPr>
          <w:sz w:val="24"/>
          <w:szCs w:val="24"/>
          <w:lang w:val="en-ID"/>
        </w:rPr>
        <w:t xml:space="preserve"> </w:t>
      </w:r>
      <w:proofErr w:type="spellStart"/>
      <w:r w:rsidR="00D01B75" w:rsidRPr="009B2A8C">
        <w:rPr>
          <w:sz w:val="24"/>
          <w:szCs w:val="24"/>
          <w:lang w:val="en-ID"/>
        </w:rPr>
        <w:t>responden</w:t>
      </w:r>
      <w:proofErr w:type="spellEnd"/>
      <w:r w:rsidR="00D01B75" w:rsidRPr="009B2A8C">
        <w:rPr>
          <w:sz w:val="24"/>
          <w:szCs w:val="24"/>
          <w:lang w:val="en-ID"/>
        </w:rPr>
        <w:t xml:space="preserve"> </w:t>
      </w:r>
      <w:proofErr w:type="spellStart"/>
      <w:r w:rsidR="00D01B75" w:rsidRPr="009B2A8C">
        <w:rPr>
          <w:sz w:val="24"/>
          <w:szCs w:val="24"/>
          <w:lang w:val="en-ID"/>
        </w:rPr>
        <w:t>memberikan</w:t>
      </w:r>
      <w:proofErr w:type="spellEnd"/>
      <w:r w:rsidR="00D01B75" w:rsidRPr="009B2A8C">
        <w:rPr>
          <w:sz w:val="24"/>
          <w:szCs w:val="24"/>
          <w:lang w:val="en-ID"/>
        </w:rPr>
        <w:t xml:space="preserve"> </w:t>
      </w:r>
      <w:proofErr w:type="spellStart"/>
      <w:r w:rsidR="00D01B75" w:rsidRPr="009B2A8C">
        <w:rPr>
          <w:sz w:val="24"/>
          <w:szCs w:val="24"/>
          <w:lang w:val="en-ID"/>
        </w:rPr>
        <w:t>jawaban</w:t>
      </w:r>
      <w:proofErr w:type="spellEnd"/>
      <w:r w:rsidR="00D01B75" w:rsidRPr="009B2A8C">
        <w:rPr>
          <w:sz w:val="24"/>
          <w:szCs w:val="24"/>
          <w:lang w:val="en-ID"/>
        </w:rPr>
        <w:t xml:space="preserve"> </w:t>
      </w:r>
      <w:proofErr w:type="spellStart"/>
      <w:r w:rsidR="00D01B75" w:rsidRPr="009B2A8C">
        <w:rPr>
          <w:sz w:val="24"/>
          <w:szCs w:val="24"/>
          <w:lang w:val="en-ID"/>
        </w:rPr>
        <w:t>Setuju</w:t>
      </w:r>
      <w:proofErr w:type="spellEnd"/>
      <w:r w:rsidR="00D01B75" w:rsidRPr="009B2A8C">
        <w:rPr>
          <w:sz w:val="24"/>
          <w:szCs w:val="24"/>
          <w:lang w:val="en-ID"/>
        </w:rPr>
        <w:t xml:space="preserve"> </w:t>
      </w:r>
      <w:proofErr w:type="spellStart"/>
      <w:r w:rsidR="00D01B75" w:rsidRPr="009B2A8C">
        <w:rPr>
          <w:sz w:val="24"/>
          <w:szCs w:val="24"/>
          <w:lang w:val="en-ID"/>
        </w:rPr>
        <w:t>hingga</w:t>
      </w:r>
      <w:proofErr w:type="spellEnd"/>
      <w:r w:rsidR="00D01B75" w:rsidRPr="009B2A8C">
        <w:rPr>
          <w:sz w:val="24"/>
          <w:szCs w:val="24"/>
          <w:lang w:val="en-ID"/>
        </w:rPr>
        <w:t xml:space="preserve"> Sangat </w:t>
      </w:r>
      <w:proofErr w:type="spellStart"/>
      <w:r w:rsidR="00D01B75" w:rsidRPr="009B2A8C">
        <w:rPr>
          <w:sz w:val="24"/>
          <w:szCs w:val="24"/>
          <w:lang w:val="en-ID"/>
        </w:rPr>
        <w:t>Setuju</w:t>
      </w:r>
      <w:proofErr w:type="spellEnd"/>
      <w:r w:rsidR="00D01B75" w:rsidRPr="009B2A8C">
        <w:rPr>
          <w:sz w:val="24"/>
          <w:szCs w:val="24"/>
          <w:lang w:val="en-ID"/>
        </w:rPr>
        <w:t xml:space="preserve"> </w:t>
      </w:r>
      <w:proofErr w:type="spellStart"/>
      <w:r w:rsidR="00D01B75" w:rsidRPr="009B2A8C">
        <w:rPr>
          <w:sz w:val="24"/>
          <w:szCs w:val="24"/>
          <w:lang w:val="en-ID"/>
        </w:rPr>
        <w:t>terhadap</w:t>
      </w:r>
      <w:proofErr w:type="spellEnd"/>
      <w:r w:rsidR="00D01B75" w:rsidRPr="009B2A8C">
        <w:rPr>
          <w:sz w:val="24"/>
          <w:szCs w:val="24"/>
          <w:lang w:val="en-ID"/>
        </w:rPr>
        <w:t xml:space="preserve"> </w:t>
      </w:r>
      <w:proofErr w:type="spellStart"/>
      <w:r w:rsidR="00D01B75" w:rsidRPr="009B2A8C">
        <w:rPr>
          <w:sz w:val="24"/>
          <w:szCs w:val="24"/>
          <w:lang w:val="en-ID"/>
        </w:rPr>
        <w:t>seluruh</w:t>
      </w:r>
      <w:proofErr w:type="spellEnd"/>
      <w:r w:rsidR="00D01B75" w:rsidRPr="009B2A8C">
        <w:rPr>
          <w:sz w:val="24"/>
          <w:szCs w:val="24"/>
          <w:lang w:val="en-ID"/>
        </w:rPr>
        <w:t xml:space="preserve"> </w:t>
      </w:r>
      <w:proofErr w:type="spellStart"/>
      <w:r w:rsidR="00D01B75" w:rsidRPr="009B2A8C">
        <w:rPr>
          <w:sz w:val="24"/>
          <w:szCs w:val="24"/>
          <w:lang w:val="en-ID"/>
        </w:rPr>
        <w:t>pernyataan</w:t>
      </w:r>
      <w:proofErr w:type="spellEnd"/>
      <w:r w:rsidR="00D01B75" w:rsidRPr="009B2A8C">
        <w:rPr>
          <w:sz w:val="24"/>
          <w:szCs w:val="24"/>
          <w:lang w:val="en-ID"/>
        </w:rPr>
        <w:t xml:space="preserve"> </w:t>
      </w:r>
      <w:proofErr w:type="spellStart"/>
      <w:r w:rsidR="00D01B75" w:rsidRPr="009B2A8C">
        <w:rPr>
          <w:sz w:val="24"/>
          <w:szCs w:val="24"/>
          <w:lang w:val="en-ID"/>
        </w:rPr>
        <w:t>mengenai</w:t>
      </w:r>
      <w:proofErr w:type="spellEnd"/>
      <w:r w:rsidR="00D01B75" w:rsidRPr="009B2A8C">
        <w:rPr>
          <w:sz w:val="24"/>
          <w:szCs w:val="24"/>
          <w:lang w:val="en-ID"/>
        </w:rPr>
        <w:t xml:space="preserve"> </w:t>
      </w:r>
      <w:proofErr w:type="spellStart"/>
      <w:r w:rsidR="00D01B75" w:rsidRPr="009B2A8C">
        <w:rPr>
          <w:sz w:val="24"/>
          <w:szCs w:val="24"/>
          <w:lang w:val="en-ID"/>
        </w:rPr>
        <w:t>fleksibilitas</w:t>
      </w:r>
      <w:proofErr w:type="spellEnd"/>
      <w:r w:rsidR="00D01B75" w:rsidRPr="009B2A8C">
        <w:rPr>
          <w:sz w:val="24"/>
          <w:szCs w:val="24"/>
          <w:lang w:val="en-ID"/>
        </w:rPr>
        <w:t xml:space="preserve"> </w:t>
      </w:r>
      <w:proofErr w:type="spellStart"/>
      <w:r w:rsidR="00D01B75" w:rsidRPr="009B2A8C">
        <w:rPr>
          <w:sz w:val="24"/>
          <w:szCs w:val="24"/>
          <w:lang w:val="en-ID"/>
        </w:rPr>
        <w:t>kerja</w:t>
      </w:r>
      <w:proofErr w:type="spellEnd"/>
      <w:r w:rsidR="00D01B75" w:rsidRPr="009B2A8C">
        <w:rPr>
          <w:sz w:val="24"/>
          <w:szCs w:val="24"/>
          <w:lang w:val="en-ID"/>
        </w:rPr>
        <w:t xml:space="preserve">, </w:t>
      </w:r>
      <w:proofErr w:type="spellStart"/>
      <w:r w:rsidR="00D01B75" w:rsidRPr="009B2A8C">
        <w:rPr>
          <w:sz w:val="24"/>
          <w:szCs w:val="24"/>
          <w:lang w:val="en-ID"/>
        </w:rPr>
        <w:t>baik</w:t>
      </w:r>
      <w:proofErr w:type="spellEnd"/>
      <w:r w:rsidR="00D01B75" w:rsidRPr="009B2A8C">
        <w:rPr>
          <w:sz w:val="24"/>
          <w:szCs w:val="24"/>
          <w:lang w:val="en-ID"/>
        </w:rPr>
        <w:t xml:space="preserve"> </w:t>
      </w:r>
      <w:proofErr w:type="spellStart"/>
      <w:r w:rsidR="00D01B75" w:rsidRPr="009B2A8C">
        <w:rPr>
          <w:sz w:val="24"/>
          <w:szCs w:val="24"/>
          <w:lang w:val="en-ID"/>
        </w:rPr>
        <w:t>dari</w:t>
      </w:r>
      <w:proofErr w:type="spellEnd"/>
      <w:r w:rsidR="00D01B75" w:rsidRPr="009B2A8C">
        <w:rPr>
          <w:sz w:val="24"/>
          <w:szCs w:val="24"/>
          <w:lang w:val="en-ID"/>
        </w:rPr>
        <w:t xml:space="preserve"> </w:t>
      </w:r>
      <w:proofErr w:type="spellStart"/>
      <w:r w:rsidR="00D01B75" w:rsidRPr="009B2A8C">
        <w:rPr>
          <w:sz w:val="24"/>
          <w:szCs w:val="24"/>
          <w:lang w:val="en-ID"/>
        </w:rPr>
        <w:t>aspek</w:t>
      </w:r>
      <w:proofErr w:type="spellEnd"/>
      <w:r w:rsidR="00D01B75" w:rsidRPr="009B2A8C">
        <w:rPr>
          <w:sz w:val="24"/>
          <w:szCs w:val="24"/>
          <w:lang w:val="en-ID"/>
        </w:rPr>
        <w:t xml:space="preserve"> </w:t>
      </w:r>
      <w:proofErr w:type="spellStart"/>
      <w:r w:rsidR="00D01B75" w:rsidRPr="009B2A8C">
        <w:rPr>
          <w:sz w:val="24"/>
          <w:szCs w:val="24"/>
          <w:lang w:val="en-ID"/>
        </w:rPr>
        <w:t>fleksibilitas</w:t>
      </w:r>
      <w:proofErr w:type="spellEnd"/>
      <w:r w:rsidR="00D01B75" w:rsidRPr="009B2A8C">
        <w:rPr>
          <w:sz w:val="24"/>
          <w:szCs w:val="24"/>
          <w:lang w:val="en-ID"/>
        </w:rPr>
        <w:t xml:space="preserve"> </w:t>
      </w:r>
      <w:proofErr w:type="spellStart"/>
      <w:r w:rsidR="00D01B75" w:rsidRPr="009B2A8C">
        <w:rPr>
          <w:sz w:val="24"/>
          <w:szCs w:val="24"/>
          <w:lang w:val="en-ID"/>
        </w:rPr>
        <w:t>waktu</w:t>
      </w:r>
      <w:proofErr w:type="spellEnd"/>
      <w:r w:rsidR="00D01B75" w:rsidRPr="009B2A8C">
        <w:rPr>
          <w:sz w:val="24"/>
          <w:szCs w:val="24"/>
          <w:lang w:val="en-ID"/>
        </w:rPr>
        <w:t xml:space="preserve">, </w:t>
      </w:r>
      <w:proofErr w:type="spellStart"/>
      <w:r w:rsidR="00D01B75" w:rsidRPr="009B2A8C">
        <w:rPr>
          <w:sz w:val="24"/>
          <w:szCs w:val="24"/>
          <w:lang w:val="en-ID"/>
        </w:rPr>
        <w:t>fleksibilitas</w:t>
      </w:r>
      <w:proofErr w:type="spellEnd"/>
      <w:r w:rsidR="00D01B75" w:rsidRPr="009B2A8C">
        <w:rPr>
          <w:sz w:val="24"/>
          <w:szCs w:val="24"/>
          <w:lang w:val="en-ID"/>
        </w:rPr>
        <w:t xml:space="preserve"> </w:t>
      </w:r>
      <w:proofErr w:type="spellStart"/>
      <w:r w:rsidR="00D01B75" w:rsidRPr="009B2A8C">
        <w:rPr>
          <w:sz w:val="24"/>
          <w:szCs w:val="24"/>
          <w:lang w:val="en-ID"/>
        </w:rPr>
        <w:t>lokasi</w:t>
      </w:r>
      <w:proofErr w:type="spellEnd"/>
      <w:r w:rsidR="00D01B75" w:rsidRPr="009B2A8C">
        <w:rPr>
          <w:sz w:val="24"/>
          <w:szCs w:val="24"/>
          <w:lang w:val="en-ID"/>
        </w:rPr>
        <w:t xml:space="preserve">, </w:t>
      </w:r>
      <w:proofErr w:type="spellStart"/>
      <w:r w:rsidR="00D01B75" w:rsidRPr="009B2A8C">
        <w:rPr>
          <w:sz w:val="24"/>
          <w:szCs w:val="24"/>
          <w:lang w:val="en-ID"/>
        </w:rPr>
        <w:t>fleksibilitas</w:t>
      </w:r>
      <w:proofErr w:type="spellEnd"/>
      <w:r w:rsidR="00D01B75" w:rsidRPr="009B2A8C">
        <w:rPr>
          <w:sz w:val="24"/>
          <w:szCs w:val="24"/>
          <w:lang w:val="en-ID"/>
        </w:rPr>
        <w:t xml:space="preserve"> </w:t>
      </w:r>
      <w:proofErr w:type="spellStart"/>
      <w:r w:rsidR="00D01B75" w:rsidRPr="009B2A8C">
        <w:rPr>
          <w:sz w:val="24"/>
          <w:szCs w:val="24"/>
          <w:lang w:val="en-ID"/>
        </w:rPr>
        <w:t>metode</w:t>
      </w:r>
      <w:proofErr w:type="spellEnd"/>
      <w:r w:rsidR="00D01B75" w:rsidRPr="009B2A8C">
        <w:rPr>
          <w:sz w:val="24"/>
          <w:szCs w:val="24"/>
          <w:lang w:val="en-ID"/>
        </w:rPr>
        <w:t xml:space="preserve"> </w:t>
      </w:r>
      <w:proofErr w:type="spellStart"/>
      <w:r w:rsidR="00D01B75" w:rsidRPr="009B2A8C">
        <w:rPr>
          <w:sz w:val="24"/>
          <w:szCs w:val="24"/>
          <w:lang w:val="en-ID"/>
        </w:rPr>
        <w:t>kerja</w:t>
      </w:r>
      <w:proofErr w:type="spellEnd"/>
      <w:r w:rsidR="00D01B75" w:rsidRPr="009B2A8C">
        <w:rPr>
          <w:sz w:val="24"/>
          <w:szCs w:val="24"/>
          <w:lang w:val="en-ID"/>
        </w:rPr>
        <w:t xml:space="preserve">, </w:t>
      </w:r>
      <w:proofErr w:type="spellStart"/>
      <w:r w:rsidR="00D01B75" w:rsidRPr="009B2A8C">
        <w:rPr>
          <w:sz w:val="24"/>
          <w:szCs w:val="24"/>
          <w:lang w:val="en-ID"/>
        </w:rPr>
        <w:t>maupun</w:t>
      </w:r>
      <w:proofErr w:type="spellEnd"/>
      <w:r w:rsidR="00D01B75" w:rsidRPr="009B2A8C">
        <w:rPr>
          <w:sz w:val="24"/>
          <w:szCs w:val="24"/>
          <w:lang w:val="en-ID"/>
        </w:rPr>
        <w:t xml:space="preserve"> </w:t>
      </w:r>
      <w:proofErr w:type="spellStart"/>
      <w:r w:rsidR="00D01B75" w:rsidRPr="009B2A8C">
        <w:rPr>
          <w:sz w:val="24"/>
          <w:szCs w:val="24"/>
          <w:lang w:val="en-ID"/>
        </w:rPr>
        <w:t>sistem</w:t>
      </w:r>
      <w:proofErr w:type="spellEnd"/>
      <w:r w:rsidR="00D01B75" w:rsidRPr="009B2A8C">
        <w:rPr>
          <w:sz w:val="24"/>
          <w:szCs w:val="24"/>
          <w:lang w:val="en-ID"/>
        </w:rPr>
        <w:t xml:space="preserve"> </w:t>
      </w:r>
      <w:proofErr w:type="spellStart"/>
      <w:r w:rsidR="00D01B75" w:rsidRPr="009B2A8C">
        <w:rPr>
          <w:sz w:val="24"/>
          <w:szCs w:val="24"/>
          <w:lang w:val="en-ID"/>
        </w:rPr>
        <w:t>pelaporan</w:t>
      </w:r>
      <w:proofErr w:type="spellEnd"/>
      <w:r w:rsidR="00D01B75" w:rsidRPr="009B2A8C">
        <w:rPr>
          <w:sz w:val="24"/>
          <w:szCs w:val="24"/>
          <w:lang w:val="en-ID"/>
        </w:rPr>
        <w:t xml:space="preserve"> dan </w:t>
      </w:r>
      <w:proofErr w:type="spellStart"/>
      <w:r w:rsidR="00D01B75" w:rsidRPr="009B2A8C">
        <w:rPr>
          <w:sz w:val="24"/>
          <w:szCs w:val="24"/>
          <w:lang w:val="en-ID"/>
        </w:rPr>
        <w:t>evaluasi</w:t>
      </w:r>
      <w:proofErr w:type="spellEnd"/>
      <w:r w:rsidR="00D01B75" w:rsidRPr="009B2A8C">
        <w:rPr>
          <w:sz w:val="24"/>
          <w:szCs w:val="24"/>
          <w:lang w:val="en-ID"/>
        </w:rPr>
        <w:t xml:space="preserve"> </w:t>
      </w:r>
      <w:proofErr w:type="spellStart"/>
      <w:r w:rsidR="00D01B75" w:rsidRPr="009B2A8C">
        <w:rPr>
          <w:sz w:val="24"/>
          <w:szCs w:val="24"/>
          <w:lang w:val="en-ID"/>
        </w:rPr>
        <w:t>berbasis</w:t>
      </w:r>
      <w:proofErr w:type="spellEnd"/>
      <w:r w:rsidR="00D01B75" w:rsidRPr="009B2A8C">
        <w:rPr>
          <w:sz w:val="24"/>
          <w:szCs w:val="24"/>
          <w:lang w:val="en-ID"/>
        </w:rPr>
        <w:t xml:space="preserve"> </w:t>
      </w:r>
      <w:proofErr w:type="spellStart"/>
      <w:r w:rsidR="00D01B75" w:rsidRPr="009B2A8C">
        <w:rPr>
          <w:sz w:val="24"/>
          <w:szCs w:val="24"/>
          <w:lang w:val="en-ID"/>
        </w:rPr>
        <w:t>hasil</w:t>
      </w:r>
      <w:proofErr w:type="spellEnd"/>
      <w:r w:rsidR="00D01B75" w:rsidRPr="009B2A8C">
        <w:rPr>
          <w:sz w:val="24"/>
          <w:szCs w:val="24"/>
          <w:lang w:val="en-ID"/>
        </w:rPr>
        <w:t xml:space="preserve"> (output). Dengan </w:t>
      </w:r>
      <w:proofErr w:type="spellStart"/>
      <w:r w:rsidR="00D01B75" w:rsidRPr="009B2A8C">
        <w:rPr>
          <w:sz w:val="24"/>
          <w:szCs w:val="24"/>
          <w:lang w:val="en-ID"/>
        </w:rPr>
        <w:t>nilai</w:t>
      </w:r>
      <w:proofErr w:type="spellEnd"/>
      <w:r w:rsidR="00D01B75" w:rsidRPr="009B2A8C">
        <w:rPr>
          <w:sz w:val="24"/>
          <w:szCs w:val="24"/>
          <w:lang w:val="en-ID"/>
        </w:rPr>
        <w:t xml:space="preserve"> rata-rata </w:t>
      </w:r>
      <w:proofErr w:type="spellStart"/>
      <w:r w:rsidR="00D01B75" w:rsidRPr="009B2A8C">
        <w:rPr>
          <w:sz w:val="24"/>
          <w:szCs w:val="24"/>
          <w:lang w:val="en-ID"/>
        </w:rPr>
        <w:t>keseluruhan</w:t>
      </w:r>
      <w:proofErr w:type="spellEnd"/>
      <w:r w:rsidR="00D01B75" w:rsidRPr="009B2A8C">
        <w:rPr>
          <w:sz w:val="24"/>
          <w:szCs w:val="24"/>
          <w:lang w:val="en-ID"/>
        </w:rPr>
        <w:t xml:space="preserve"> </w:t>
      </w:r>
      <w:proofErr w:type="spellStart"/>
      <w:r w:rsidR="00D01B75" w:rsidRPr="009B2A8C">
        <w:rPr>
          <w:sz w:val="24"/>
          <w:szCs w:val="24"/>
          <w:lang w:val="en-ID"/>
        </w:rPr>
        <w:t>sebesar</w:t>
      </w:r>
      <w:proofErr w:type="spellEnd"/>
      <w:r w:rsidR="00D01B75" w:rsidRPr="009B2A8C">
        <w:rPr>
          <w:sz w:val="24"/>
          <w:szCs w:val="24"/>
          <w:lang w:val="en-ID"/>
        </w:rPr>
        <w:t xml:space="preserve"> 4,557 (</w:t>
      </w:r>
      <w:proofErr w:type="spellStart"/>
      <w:r w:rsidR="00D01B75" w:rsidRPr="009B2A8C">
        <w:rPr>
          <w:sz w:val="24"/>
          <w:szCs w:val="24"/>
          <w:lang w:val="en-ID"/>
        </w:rPr>
        <w:t>kategori</w:t>
      </w:r>
      <w:proofErr w:type="spellEnd"/>
      <w:r w:rsidR="00D01B75" w:rsidRPr="009B2A8C">
        <w:rPr>
          <w:sz w:val="24"/>
          <w:szCs w:val="24"/>
          <w:lang w:val="en-ID"/>
        </w:rPr>
        <w:t xml:space="preserve"> Sangat Tinggi), </w:t>
      </w:r>
      <w:proofErr w:type="spellStart"/>
      <w:r w:rsidR="00D01B75" w:rsidRPr="009B2A8C">
        <w:rPr>
          <w:sz w:val="24"/>
          <w:szCs w:val="24"/>
          <w:lang w:val="en-ID"/>
        </w:rPr>
        <w:t>dapat</w:t>
      </w:r>
      <w:proofErr w:type="spellEnd"/>
      <w:r w:rsidR="00D01B75" w:rsidRPr="009B2A8C">
        <w:rPr>
          <w:sz w:val="24"/>
          <w:szCs w:val="24"/>
          <w:lang w:val="en-ID"/>
        </w:rPr>
        <w:t xml:space="preserve"> </w:t>
      </w:r>
      <w:proofErr w:type="spellStart"/>
      <w:r w:rsidR="00D01B75" w:rsidRPr="009B2A8C">
        <w:rPr>
          <w:sz w:val="24"/>
          <w:szCs w:val="24"/>
          <w:lang w:val="en-ID"/>
        </w:rPr>
        <w:t>disimpulkan</w:t>
      </w:r>
      <w:proofErr w:type="spellEnd"/>
      <w:r w:rsidR="00D01B75" w:rsidRPr="009B2A8C">
        <w:rPr>
          <w:sz w:val="24"/>
          <w:szCs w:val="24"/>
          <w:lang w:val="en-ID"/>
        </w:rPr>
        <w:t xml:space="preserve"> </w:t>
      </w:r>
      <w:proofErr w:type="spellStart"/>
      <w:r w:rsidR="00D01B75" w:rsidRPr="009B2A8C">
        <w:rPr>
          <w:sz w:val="24"/>
          <w:szCs w:val="24"/>
          <w:lang w:val="en-ID"/>
        </w:rPr>
        <w:t>bahwa</w:t>
      </w:r>
      <w:proofErr w:type="spellEnd"/>
      <w:r w:rsidR="00D01B75" w:rsidRPr="009B2A8C">
        <w:rPr>
          <w:sz w:val="24"/>
          <w:szCs w:val="24"/>
          <w:lang w:val="en-ID"/>
        </w:rPr>
        <w:t xml:space="preserve"> </w:t>
      </w:r>
      <w:proofErr w:type="spellStart"/>
      <w:r w:rsidR="00D01B75" w:rsidRPr="009B2A8C">
        <w:rPr>
          <w:sz w:val="24"/>
          <w:szCs w:val="24"/>
          <w:lang w:val="en-ID"/>
        </w:rPr>
        <w:t>pegawai</w:t>
      </w:r>
      <w:proofErr w:type="spellEnd"/>
      <w:r w:rsidR="00D01B75" w:rsidRPr="009B2A8C">
        <w:rPr>
          <w:sz w:val="24"/>
          <w:szCs w:val="24"/>
          <w:lang w:val="en-ID"/>
        </w:rPr>
        <w:t xml:space="preserve"> KPPN KPH </w:t>
      </w:r>
      <w:proofErr w:type="spellStart"/>
      <w:r w:rsidR="00D01B75" w:rsidRPr="009B2A8C">
        <w:rPr>
          <w:sz w:val="24"/>
          <w:szCs w:val="24"/>
          <w:lang w:val="en-ID"/>
        </w:rPr>
        <w:t>mempersepsikan</w:t>
      </w:r>
      <w:proofErr w:type="spellEnd"/>
      <w:r w:rsidR="00D01B75" w:rsidRPr="009B2A8C">
        <w:rPr>
          <w:sz w:val="24"/>
          <w:szCs w:val="24"/>
          <w:lang w:val="en-ID"/>
        </w:rPr>
        <w:t xml:space="preserve"> </w:t>
      </w:r>
      <w:proofErr w:type="spellStart"/>
      <w:r w:rsidR="00D01B75" w:rsidRPr="009B2A8C">
        <w:rPr>
          <w:sz w:val="24"/>
          <w:szCs w:val="24"/>
          <w:lang w:val="en-ID"/>
        </w:rPr>
        <w:t>penerapan</w:t>
      </w:r>
      <w:proofErr w:type="spellEnd"/>
      <w:r w:rsidR="00D01B75" w:rsidRPr="009B2A8C">
        <w:rPr>
          <w:sz w:val="24"/>
          <w:szCs w:val="24"/>
          <w:lang w:val="en-ID"/>
        </w:rPr>
        <w:t xml:space="preserve"> </w:t>
      </w:r>
      <w:proofErr w:type="spellStart"/>
      <w:r w:rsidR="00D01B75" w:rsidRPr="009B2A8C">
        <w:rPr>
          <w:sz w:val="24"/>
          <w:szCs w:val="24"/>
          <w:lang w:val="en-ID"/>
        </w:rPr>
        <w:t>skema</w:t>
      </w:r>
      <w:proofErr w:type="spellEnd"/>
      <w:r w:rsidR="00D01B75" w:rsidRPr="009B2A8C">
        <w:rPr>
          <w:sz w:val="24"/>
          <w:szCs w:val="24"/>
          <w:lang w:val="en-ID"/>
        </w:rPr>
        <w:t xml:space="preserve"> </w:t>
      </w:r>
      <w:proofErr w:type="spellStart"/>
      <w:r w:rsidR="00D01B75" w:rsidRPr="009B2A8C">
        <w:rPr>
          <w:sz w:val="24"/>
          <w:szCs w:val="24"/>
          <w:lang w:val="en-ID"/>
        </w:rPr>
        <w:t>kerja</w:t>
      </w:r>
      <w:proofErr w:type="spellEnd"/>
      <w:r w:rsidR="00D01B75" w:rsidRPr="009B2A8C">
        <w:rPr>
          <w:sz w:val="24"/>
          <w:szCs w:val="24"/>
          <w:lang w:val="en-ID"/>
        </w:rPr>
        <w:t xml:space="preserve"> </w:t>
      </w:r>
      <w:proofErr w:type="spellStart"/>
      <w:r w:rsidR="00D01B75" w:rsidRPr="009B2A8C">
        <w:rPr>
          <w:sz w:val="24"/>
          <w:szCs w:val="24"/>
          <w:lang w:val="en-ID"/>
        </w:rPr>
        <w:t>fleksibel</w:t>
      </w:r>
      <w:proofErr w:type="spellEnd"/>
      <w:r w:rsidR="00D01B75" w:rsidRPr="009B2A8C">
        <w:rPr>
          <w:sz w:val="24"/>
          <w:szCs w:val="24"/>
          <w:lang w:val="en-ID"/>
        </w:rPr>
        <w:t xml:space="preserve"> di </w:t>
      </w:r>
      <w:proofErr w:type="spellStart"/>
      <w:r w:rsidR="00D01B75" w:rsidRPr="009B2A8C">
        <w:rPr>
          <w:sz w:val="24"/>
          <w:szCs w:val="24"/>
          <w:lang w:val="en-ID"/>
        </w:rPr>
        <w:t>instansinya</w:t>
      </w:r>
      <w:proofErr w:type="spellEnd"/>
      <w:r w:rsidR="00D01B75" w:rsidRPr="009B2A8C">
        <w:rPr>
          <w:sz w:val="24"/>
          <w:szCs w:val="24"/>
          <w:lang w:val="en-ID"/>
        </w:rPr>
        <w:t xml:space="preserve"> </w:t>
      </w:r>
      <w:proofErr w:type="spellStart"/>
      <w:r w:rsidR="00D01B75" w:rsidRPr="009B2A8C">
        <w:rPr>
          <w:sz w:val="24"/>
          <w:szCs w:val="24"/>
          <w:lang w:val="en-ID"/>
        </w:rPr>
        <w:t>sudah</w:t>
      </w:r>
      <w:proofErr w:type="spellEnd"/>
      <w:r w:rsidR="00D01B75" w:rsidRPr="009B2A8C">
        <w:rPr>
          <w:sz w:val="24"/>
          <w:szCs w:val="24"/>
          <w:lang w:val="en-ID"/>
        </w:rPr>
        <w:t xml:space="preserve"> </w:t>
      </w:r>
      <w:proofErr w:type="spellStart"/>
      <w:r w:rsidR="00D01B75" w:rsidRPr="009B2A8C">
        <w:rPr>
          <w:sz w:val="24"/>
          <w:szCs w:val="24"/>
          <w:lang w:val="en-ID"/>
        </w:rPr>
        <w:t>berjalan</w:t>
      </w:r>
      <w:proofErr w:type="spellEnd"/>
      <w:r w:rsidR="00D01B75" w:rsidRPr="009B2A8C">
        <w:rPr>
          <w:sz w:val="24"/>
          <w:szCs w:val="24"/>
          <w:lang w:val="en-ID"/>
        </w:rPr>
        <w:t xml:space="preserve"> sangat </w:t>
      </w:r>
      <w:proofErr w:type="spellStart"/>
      <w:r w:rsidR="00D01B75" w:rsidRPr="009B2A8C">
        <w:rPr>
          <w:sz w:val="24"/>
          <w:szCs w:val="24"/>
          <w:lang w:val="en-ID"/>
        </w:rPr>
        <w:t>baik</w:t>
      </w:r>
      <w:proofErr w:type="spellEnd"/>
      <w:r w:rsidR="00D01B75" w:rsidRPr="009B2A8C">
        <w:rPr>
          <w:sz w:val="24"/>
          <w:szCs w:val="24"/>
          <w:lang w:val="en-ID"/>
        </w:rPr>
        <w:t xml:space="preserve">. </w:t>
      </w:r>
      <w:proofErr w:type="spellStart"/>
      <w:r w:rsidR="00D01B75" w:rsidRPr="009B2A8C">
        <w:rPr>
          <w:sz w:val="24"/>
          <w:szCs w:val="24"/>
          <w:lang w:val="en-ID"/>
        </w:rPr>
        <w:t>Pegawai</w:t>
      </w:r>
      <w:proofErr w:type="spellEnd"/>
      <w:r w:rsidR="00D01B75" w:rsidRPr="009B2A8C">
        <w:rPr>
          <w:sz w:val="24"/>
          <w:szCs w:val="24"/>
          <w:lang w:val="en-ID"/>
        </w:rPr>
        <w:t xml:space="preserve"> </w:t>
      </w:r>
      <w:proofErr w:type="spellStart"/>
      <w:r w:rsidR="00D01B75" w:rsidRPr="009B2A8C">
        <w:rPr>
          <w:sz w:val="24"/>
          <w:szCs w:val="24"/>
          <w:lang w:val="en-ID"/>
        </w:rPr>
        <w:t>merasa</w:t>
      </w:r>
      <w:proofErr w:type="spellEnd"/>
      <w:r w:rsidR="00D01B75" w:rsidRPr="009B2A8C">
        <w:rPr>
          <w:sz w:val="24"/>
          <w:szCs w:val="24"/>
          <w:lang w:val="en-ID"/>
        </w:rPr>
        <w:t xml:space="preserve"> </w:t>
      </w:r>
      <w:proofErr w:type="spellStart"/>
      <w:r w:rsidR="00D01B75" w:rsidRPr="009B2A8C">
        <w:rPr>
          <w:sz w:val="24"/>
          <w:szCs w:val="24"/>
          <w:lang w:val="en-ID"/>
        </w:rPr>
        <w:t>memiliki</w:t>
      </w:r>
      <w:proofErr w:type="spellEnd"/>
      <w:r w:rsidR="00D01B75" w:rsidRPr="009B2A8C">
        <w:rPr>
          <w:sz w:val="24"/>
          <w:szCs w:val="24"/>
          <w:lang w:val="en-ID"/>
        </w:rPr>
        <w:t xml:space="preserve"> </w:t>
      </w:r>
      <w:proofErr w:type="spellStart"/>
      <w:r w:rsidR="00D01B75" w:rsidRPr="009B2A8C">
        <w:rPr>
          <w:sz w:val="24"/>
          <w:szCs w:val="24"/>
          <w:lang w:val="en-ID"/>
        </w:rPr>
        <w:t>keleluasaan</w:t>
      </w:r>
      <w:proofErr w:type="spellEnd"/>
      <w:r w:rsidR="00D01B75" w:rsidRPr="009B2A8C">
        <w:rPr>
          <w:sz w:val="24"/>
          <w:szCs w:val="24"/>
          <w:lang w:val="en-ID"/>
        </w:rPr>
        <w:t xml:space="preserve"> yang </w:t>
      </w:r>
      <w:proofErr w:type="spellStart"/>
      <w:r w:rsidR="00D01B75" w:rsidRPr="009B2A8C">
        <w:rPr>
          <w:sz w:val="24"/>
          <w:szCs w:val="24"/>
          <w:lang w:val="en-ID"/>
        </w:rPr>
        <w:t>tinggi</w:t>
      </w:r>
      <w:proofErr w:type="spellEnd"/>
      <w:r w:rsidR="00D01B75" w:rsidRPr="009B2A8C">
        <w:rPr>
          <w:sz w:val="24"/>
          <w:szCs w:val="24"/>
          <w:lang w:val="en-ID"/>
        </w:rPr>
        <w:t xml:space="preserve"> </w:t>
      </w:r>
      <w:proofErr w:type="spellStart"/>
      <w:r w:rsidR="00D01B75" w:rsidRPr="009B2A8C">
        <w:rPr>
          <w:sz w:val="24"/>
          <w:szCs w:val="24"/>
          <w:lang w:val="en-ID"/>
        </w:rPr>
        <w:t>dalam</w:t>
      </w:r>
      <w:proofErr w:type="spellEnd"/>
      <w:r w:rsidR="00D01B75" w:rsidRPr="009B2A8C">
        <w:rPr>
          <w:sz w:val="24"/>
          <w:szCs w:val="24"/>
          <w:lang w:val="en-ID"/>
        </w:rPr>
        <w:t xml:space="preserve"> </w:t>
      </w:r>
      <w:proofErr w:type="spellStart"/>
      <w:r w:rsidR="00D01B75" w:rsidRPr="009B2A8C">
        <w:rPr>
          <w:sz w:val="24"/>
          <w:szCs w:val="24"/>
          <w:lang w:val="en-ID"/>
        </w:rPr>
        <w:t>mengatur</w:t>
      </w:r>
      <w:proofErr w:type="spellEnd"/>
      <w:r w:rsidR="00D01B75" w:rsidRPr="009B2A8C">
        <w:rPr>
          <w:sz w:val="24"/>
          <w:szCs w:val="24"/>
          <w:lang w:val="en-ID"/>
        </w:rPr>
        <w:t xml:space="preserve"> </w:t>
      </w:r>
      <w:proofErr w:type="spellStart"/>
      <w:r w:rsidR="00D01B75" w:rsidRPr="009B2A8C">
        <w:rPr>
          <w:sz w:val="24"/>
          <w:szCs w:val="24"/>
          <w:lang w:val="en-ID"/>
        </w:rPr>
        <w:t>waktu</w:t>
      </w:r>
      <w:proofErr w:type="spellEnd"/>
      <w:r w:rsidR="00D01B75" w:rsidRPr="009B2A8C">
        <w:rPr>
          <w:sz w:val="24"/>
          <w:szCs w:val="24"/>
          <w:lang w:val="en-ID"/>
        </w:rPr>
        <w:t xml:space="preserve">, </w:t>
      </w:r>
      <w:proofErr w:type="spellStart"/>
      <w:r w:rsidR="00D01B75" w:rsidRPr="009B2A8C">
        <w:rPr>
          <w:sz w:val="24"/>
          <w:szCs w:val="24"/>
          <w:lang w:val="en-ID"/>
        </w:rPr>
        <w:t>lokasi</w:t>
      </w:r>
      <w:proofErr w:type="spellEnd"/>
      <w:r w:rsidR="00D01B75" w:rsidRPr="009B2A8C">
        <w:rPr>
          <w:sz w:val="24"/>
          <w:szCs w:val="24"/>
          <w:lang w:val="en-ID"/>
        </w:rPr>
        <w:t xml:space="preserve">, dan </w:t>
      </w:r>
      <w:proofErr w:type="spellStart"/>
      <w:r w:rsidR="00D01B75" w:rsidRPr="009B2A8C">
        <w:rPr>
          <w:sz w:val="24"/>
          <w:szCs w:val="24"/>
          <w:lang w:val="en-ID"/>
        </w:rPr>
        <w:t>metode</w:t>
      </w:r>
      <w:proofErr w:type="spellEnd"/>
      <w:r w:rsidR="00D01B75" w:rsidRPr="009B2A8C">
        <w:rPr>
          <w:sz w:val="24"/>
          <w:szCs w:val="24"/>
          <w:lang w:val="en-ID"/>
        </w:rPr>
        <w:t xml:space="preserve"> </w:t>
      </w:r>
      <w:proofErr w:type="spellStart"/>
      <w:r w:rsidR="00D01B75" w:rsidRPr="009B2A8C">
        <w:rPr>
          <w:sz w:val="24"/>
          <w:szCs w:val="24"/>
          <w:lang w:val="en-ID"/>
        </w:rPr>
        <w:t>kerja</w:t>
      </w:r>
      <w:proofErr w:type="spellEnd"/>
      <w:r w:rsidR="00D01B75" w:rsidRPr="009B2A8C">
        <w:rPr>
          <w:sz w:val="24"/>
          <w:szCs w:val="24"/>
          <w:lang w:val="en-ID"/>
        </w:rPr>
        <w:t xml:space="preserve">, </w:t>
      </w:r>
      <w:proofErr w:type="spellStart"/>
      <w:r w:rsidR="00D01B75" w:rsidRPr="009B2A8C">
        <w:rPr>
          <w:sz w:val="24"/>
          <w:szCs w:val="24"/>
          <w:lang w:val="en-ID"/>
        </w:rPr>
        <w:t>didukung</w:t>
      </w:r>
      <w:proofErr w:type="spellEnd"/>
      <w:r w:rsidR="00D01B75" w:rsidRPr="009B2A8C">
        <w:rPr>
          <w:sz w:val="24"/>
          <w:szCs w:val="24"/>
          <w:lang w:val="en-ID"/>
        </w:rPr>
        <w:t xml:space="preserve"> oleh </w:t>
      </w:r>
      <w:proofErr w:type="spellStart"/>
      <w:r w:rsidR="00D01B75" w:rsidRPr="009B2A8C">
        <w:rPr>
          <w:sz w:val="24"/>
          <w:szCs w:val="24"/>
          <w:lang w:val="en-ID"/>
        </w:rPr>
        <w:t>sistem</w:t>
      </w:r>
      <w:proofErr w:type="spellEnd"/>
      <w:r w:rsidR="00D01B75" w:rsidRPr="009B2A8C">
        <w:rPr>
          <w:sz w:val="24"/>
          <w:szCs w:val="24"/>
          <w:lang w:val="en-ID"/>
        </w:rPr>
        <w:t xml:space="preserve"> </w:t>
      </w:r>
      <w:proofErr w:type="spellStart"/>
      <w:r w:rsidR="00D01B75" w:rsidRPr="009B2A8C">
        <w:rPr>
          <w:sz w:val="24"/>
          <w:szCs w:val="24"/>
          <w:lang w:val="en-ID"/>
        </w:rPr>
        <w:t>aplikasi</w:t>
      </w:r>
      <w:proofErr w:type="spellEnd"/>
      <w:r w:rsidR="00D01B75" w:rsidRPr="009B2A8C">
        <w:rPr>
          <w:sz w:val="24"/>
          <w:szCs w:val="24"/>
          <w:lang w:val="en-ID"/>
        </w:rPr>
        <w:t xml:space="preserve"> </w:t>
      </w:r>
      <w:proofErr w:type="spellStart"/>
      <w:r w:rsidR="00D01B75" w:rsidRPr="009B2A8C">
        <w:rPr>
          <w:sz w:val="24"/>
          <w:szCs w:val="24"/>
          <w:lang w:val="en-ID"/>
        </w:rPr>
        <w:t>kerja</w:t>
      </w:r>
      <w:proofErr w:type="spellEnd"/>
      <w:r w:rsidR="00D01B75" w:rsidRPr="009B2A8C">
        <w:rPr>
          <w:sz w:val="24"/>
          <w:szCs w:val="24"/>
          <w:lang w:val="en-ID"/>
        </w:rPr>
        <w:t xml:space="preserve"> yang </w:t>
      </w:r>
      <w:proofErr w:type="spellStart"/>
      <w:r w:rsidR="00D01B75" w:rsidRPr="009B2A8C">
        <w:rPr>
          <w:sz w:val="24"/>
          <w:szCs w:val="24"/>
          <w:lang w:val="en-ID"/>
        </w:rPr>
        <w:t>memadai</w:t>
      </w:r>
      <w:proofErr w:type="spellEnd"/>
      <w:r w:rsidR="00D01B75" w:rsidRPr="009B2A8C">
        <w:rPr>
          <w:sz w:val="24"/>
          <w:szCs w:val="24"/>
          <w:lang w:val="en-ID"/>
        </w:rPr>
        <w:t xml:space="preserve"> </w:t>
      </w:r>
      <w:proofErr w:type="spellStart"/>
      <w:r w:rsidR="00D01B75" w:rsidRPr="009B2A8C">
        <w:rPr>
          <w:sz w:val="24"/>
          <w:szCs w:val="24"/>
          <w:lang w:val="en-ID"/>
        </w:rPr>
        <w:t>serta</w:t>
      </w:r>
      <w:proofErr w:type="spellEnd"/>
      <w:r w:rsidR="00D01B75" w:rsidRPr="009B2A8C">
        <w:rPr>
          <w:sz w:val="24"/>
          <w:szCs w:val="24"/>
          <w:lang w:val="en-ID"/>
        </w:rPr>
        <w:t xml:space="preserve"> </w:t>
      </w:r>
      <w:proofErr w:type="spellStart"/>
      <w:r w:rsidR="00D01B75" w:rsidRPr="009B2A8C">
        <w:rPr>
          <w:sz w:val="24"/>
          <w:szCs w:val="24"/>
          <w:lang w:val="en-ID"/>
        </w:rPr>
        <w:t>mekanisme</w:t>
      </w:r>
      <w:proofErr w:type="spellEnd"/>
      <w:r w:rsidR="00D01B75" w:rsidRPr="009B2A8C">
        <w:rPr>
          <w:sz w:val="24"/>
          <w:szCs w:val="24"/>
          <w:lang w:val="en-ID"/>
        </w:rPr>
        <w:t xml:space="preserve"> </w:t>
      </w:r>
      <w:proofErr w:type="spellStart"/>
      <w:r w:rsidR="00D01B75" w:rsidRPr="009B2A8C">
        <w:rPr>
          <w:sz w:val="24"/>
          <w:szCs w:val="24"/>
          <w:lang w:val="en-ID"/>
        </w:rPr>
        <w:t>evaluasi</w:t>
      </w:r>
      <w:proofErr w:type="spellEnd"/>
      <w:r w:rsidR="00D01B75" w:rsidRPr="009B2A8C">
        <w:rPr>
          <w:sz w:val="24"/>
          <w:szCs w:val="24"/>
          <w:lang w:val="en-ID"/>
        </w:rPr>
        <w:t xml:space="preserve"> yang </w:t>
      </w:r>
      <w:proofErr w:type="spellStart"/>
      <w:r w:rsidR="00D01B75" w:rsidRPr="009B2A8C">
        <w:rPr>
          <w:sz w:val="24"/>
          <w:szCs w:val="24"/>
          <w:lang w:val="en-ID"/>
        </w:rPr>
        <w:t>berorientasi</w:t>
      </w:r>
      <w:proofErr w:type="spellEnd"/>
      <w:r w:rsidR="00D01B75" w:rsidRPr="009B2A8C">
        <w:rPr>
          <w:sz w:val="24"/>
          <w:szCs w:val="24"/>
          <w:lang w:val="en-ID"/>
        </w:rPr>
        <w:t xml:space="preserve"> pada </w:t>
      </w:r>
      <w:proofErr w:type="spellStart"/>
      <w:r w:rsidR="00D01B75" w:rsidRPr="009B2A8C">
        <w:rPr>
          <w:sz w:val="24"/>
          <w:szCs w:val="24"/>
          <w:lang w:val="en-ID"/>
        </w:rPr>
        <w:t>hasil</w:t>
      </w:r>
      <w:proofErr w:type="spellEnd"/>
      <w:r w:rsidR="00D01B75" w:rsidRPr="009B2A8C">
        <w:rPr>
          <w:sz w:val="24"/>
          <w:szCs w:val="24"/>
          <w:lang w:val="en-ID"/>
        </w:rPr>
        <w:t xml:space="preserve"> </w:t>
      </w:r>
      <w:proofErr w:type="spellStart"/>
      <w:r w:rsidR="00D01B75" w:rsidRPr="009B2A8C">
        <w:rPr>
          <w:sz w:val="24"/>
          <w:szCs w:val="24"/>
          <w:lang w:val="en-ID"/>
        </w:rPr>
        <w:t>kerja</w:t>
      </w:r>
      <w:proofErr w:type="spellEnd"/>
      <w:r w:rsidR="00D01B75" w:rsidRPr="009B2A8C">
        <w:rPr>
          <w:sz w:val="24"/>
          <w:szCs w:val="24"/>
          <w:lang w:val="en-ID"/>
        </w:rPr>
        <w:t xml:space="preserve"> (</w:t>
      </w:r>
      <w:r w:rsidR="00D01B75" w:rsidRPr="006F14AE">
        <w:rPr>
          <w:i/>
          <w:iCs/>
          <w:sz w:val="24"/>
          <w:szCs w:val="24"/>
          <w:lang w:val="en-ID"/>
        </w:rPr>
        <w:t>output</w:t>
      </w:r>
      <w:r w:rsidR="00D01B75" w:rsidRPr="009B2A8C">
        <w:rPr>
          <w:sz w:val="24"/>
          <w:szCs w:val="24"/>
          <w:lang w:val="en-ID"/>
        </w:rPr>
        <w:t xml:space="preserve">) </w:t>
      </w:r>
      <w:proofErr w:type="spellStart"/>
      <w:r w:rsidR="00D01B75" w:rsidRPr="009B2A8C">
        <w:rPr>
          <w:sz w:val="24"/>
          <w:szCs w:val="24"/>
          <w:lang w:val="en-ID"/>
        </w:rPr>
        <w:t>dibandingkan</w:t>
      </w:r>
      <w:proofErr w:type="spellEnd"/>
      <w:r w:rsidR="00D01B75" w:rsidRPr="009B2A8C">
        <w:rPr>
          <w:sz w:val="24"/>
          <w:szCs w:val="24"/>
          <w:lang w:val="en-ID"/>
        </w:rPr>
        <w:t xml:space="preserve"> </w:t>
      </w:r>
      <w:proofErr w:type="spellStart"/>
      <w:r w:rsidR="00D01B75" w:rsidRPr="009B2A8C">
        <w:rPr>
          <w:sz w:val="24"/>
          <w:szCs w:val="24"/>
          <w:lang w:val="en-ID"/>
        </w:rPr>
        <w:t>sekadar</w:t>
      </w:r>
      <w:proofErr w:type="spellEnd"/>
      <w:r w:rsidR="00D01B75" w:rsidRPr="009B2A8C">
        <w:rPr>
          <w:sz w:val="24"/>
          <w:szCs w:val="24"/>
          <w:lang w:val="en-ID"/>
        </w:rPr>
        <w:t xml:space="preserve"> </w:t>
      </w:r>
      <w:proofErr w:type="spellStart"/>
      <w:r w:rsidR="00D01B75" w:rsidRPr="009B2A8C">
        <w:rPr>
          <w:sz w:val="24"/>
          <w:szCs w:val="24"/>
          <w:lang w:val="en-ID"/>
        </w:rPr>
        <w:t>kehadiran</w:t>
      </w:r>
      <w:proofErr w:type="spellEnd"/>
      <w:r w:rsidR="00D01B75" w:rsidRPr="009B2A8C">
        <w:rPr>
          <w:sz w:val="24"/>
          <w:szCs w:val="24"/>
          <w:lang w:val="en-ID"/>
        </w:rPr>
        <w:t xml:space="preserve"> </w:t>
      </w:r>
      <w:proofErr w:type="spellStart"/>
      <w:r w:rsidR="00D01B75" w:rsidRPr="009B2A8C">
        <w:rPr>
          <w:sz w:val="24"/>
          <w:szCs w:val="24"/>
          <w:lang w:val="en-ID"/>
        </w:rPr>
        <w:t>fisik</w:t>
      </w:r>
      <w:proofErr w:type="spellEnd"/>
      <w:r w:rsidR="00D01B75" w:rsidRPr="009B2A8C">
        <w:rPr>
          <w:sz w:val="24"/>
          <w:szCs w:val="24"/>
          <w:lang w:val="en-ID"/>
        </w:rPr>
        <w:t>.</w:t>
      </w:r>
    </w:p>
    <w:p w14:paraId="597467AE" w14:textId="130B8BB4" w:rsidR="00764ABE" w:rsidRDefault="00764ABE" w:rsidP="00764ABE">
      <w:pPr>
        <w:jc w:val="center"/>
        <w:rPr>
          <w:b/>
          <w:bCs/>
          <w:i/>
          <w:iCs/>
          <w:sz w:val="24"/>
          <w:szCs w:val="24"/>
          <w:lang w:val="en-ID"/>
        </w:rPr>
      </w:pPr>
      <w:r w:rsidRPr="009B2A8C">
        <w:rPr>
          <w:b/>
          <w:bCs/>
          <w:sz w:val="24"/>
          <w:szCs w:val="24"/>
          <w:lang w:val="en-ID"/>
        </w:rPr>
        <w:t>Tabel 4.</w:t>
      </w:r>
      <w:r w:rsidR="00DC563F">
        <w:rPr>
          <w:b/>
          <w:bCs/>
          <w:sz w:val="24"/>
          <w:szCs w:val="24"/>
          <w:lang w:val="en-ID"/>
        </w:rPr>
        <w:t>2</w:t>
      </w:r>
      <w:r w:rsidRPr="009B2A8C">
        <w:rPr>
          <w:b/>
          <w:bCs/>
          <w:sz w:val="24"/>
          <w:szCs w:val="24"/>
          <w:lang w:val="en-ID"/>
        </w:rPr>
        <w:t xml:space="preserve"> </w:t>
      </w:r>
      <w:proofErr w:type="spellStart"/>
      <w:r w:rsidRPr="009B2A8C">
        <w:rPr>
          <w:b/>
          <w:bCs/>
          <w:sz w:val="24"/>
          <w:szCs w:val="24"/>
          <w:lang w:val="en-ID"/>
        </w:rPr>
        <w:t>Pendapat</w:t>
      </w:r>
      <w:proofErr w:type="spellEnd"/>
      <w:r w:rsidRPr="009B2A8C">
        <w:rPr>
          <w:b/>
          <w:bCs/>
          <w:sz w:val="24"/>
          <w:szCs w:val="24"/>
          <w:lang w:val="en-ID"/>
        </w:rPr>
        <w:t xml:space="preserve"> </w:t>
      </w:r>
      <w:proofErr w:type="spellStart"/>
      <w:r w:rsidRPr="009B2A8C">
        <w:rPr>
          <w:b/>
          <w:bCs/>
          <w:sz w:val="24"/>
          <w:szCs w:val="24"/>
          <w:lang w:val="en-ID"/>
        </w:rPr>
        <w:t>Responden</w:t>
      </w:r>
      <w:proofErr w:type="spellEnd"/>
      <w:r w:rsidRPr="009B2A8C">
        <w:rPr>
          <w:b/>
          <w:bCs/>
          <w:sz w:val="24"/>
          <w:szCs w:val="24"/>
          <w:lang w:val="en-ID"/>
        </w:rPr>
        <w:t xml:space="preserve"> </w:t>
      </w:r>
      <w:proofErr w:type="spellStart"/>
      <w:r w:rsidRPr="009B2A8C">
        <w:rPr>
          <w:b/>
          <w:bCs/>
          <w:sz w:val="24"/>
          <w:szCs w:val="24"/>
          <w:lang w:val="en-ID"/>
        </w:rPr>
        <w:t>tentang</w:t>
      </w:r>
      <w:proofErr w:type="spellEnd"/>
      <w:r w:rsidRPr="009B2A8C">
        <w:rPr>
          <w:b/>
          <w:bCs/>
          <w:sz w:val="24"/>
          <w:szCs w:val="24"/>
          <w:lang w:val="en-ID"/>
        </w:rPr>
        <w:t xml:space="preserve"> </w:t>
      </w:r>
      <w:r w:rsidR="00273E10" w:rsidRPr="00273E10">
        <w:rPr>
          <w:b/>
          <w:bCs/>
          <w:i/>
          <w:iCs/>
          <w:sz w:val="24"/>
          <w:szCs w:val="24"/>
          <w:lang w:val="en-ID"/>
        </w:rPr>
        <w:t>Job Enrichment</w:t>
      </w:r>
    </w:p>
    <w:tbl>
      <w:tblPr>
        <w:tblW w:w="7441" w:type="dxa"/>
        <w:tblInd w:w="704" w:type="dxa"/>
        <w:tblLook w:val="04A0" w:firstRow="1" w:lastRow="0" w:firstColumn="1" w:lastColumn="0" w:noHBand="0" w:noVBand="1"/>
      </w:tblPr>
      <w:tblGrid>
        <w:gridCol w:w="3133"/>
        <w:gridCol w:w="644"/>
        <w:gridCol w:w="546"/>
        <w:gridCol w:w="486"/>
        <w:gridCol w:w="531"/>
        <w:gridCol w:w="543"/>
        <w:gridCol w:w="764"/>
        <w:gridCol w:w="794"/>
      </w:tblGrid>
      <w:tr w:rsidR="004F3CB5" w:rsidRPr="004F3CB5" w14:paraId="362FB57C" w14:textId="77777777" w:rsidTr="004F3CB5">
        <w:trPr>
          <w:trHeight w:val="308"/>
        </w:trPr>
        <w:tc>
          <w:tcPr>
            <w:tcW w:w="3133" w:type="dxa"/>
            <w:vMerge w:val="restart"/>
            <w:tcBorders>
              <w:top w:val="single" w:sz="4" w:space="0" w:color="auto"/>
              <w:left w:val="single" w:sz="4" w:space="0" w:color="auto"/>
              <w:bottom w:val="single" w:sz="4" w:space="0" w:color="auto"/>
              <w:right w:val="single" w:sz="4" w:space="0" w:color="auto"/>
            </w:tcBorders>
            <w:noWrap/>
            <w:vAlign w:val="center"/>
            <w:hideMark/>
          </w:tcPr>
          <w:p w14:paraId="1558AFEA" w14:textId="77777777" w:rsidR="004F3CB5" w:rsidRPr="004F3CB5" w:rsidRDefault="004F3CB5" w:rsidP="004F3CB5">
            <w:pPr>
              <w:spacing w:line="240" w:lineRule="auto"/>
              <w:ind w:firstLine="0"/>
              <w:jc w:val="center"/>
              <w:rPr>
                <w:b/>
                <w:bCs/>
                <w:color w:val="000000"/>
                <w:sz w:val="24"/>
                <w:szCs w:val="24"/>
                <w:lang w:val="en-ID"/>
              </w:rPr>
            </w:pPr>
            <w:r w:rsidRPr="004F3CB5">
              <w:rPr>
                <w:b/>
                <w:bCs/>
                <w:color w:val="000000"/>
                <w:sz w:val="24"/>
                <w:szCs w:val="24"/>
                <w:lang w:val="en-ID"/>
              </w:rPr>
              <w:t>VARIABEL Z</w:t>
            </w:r>
          </w:p>
        </w:tc>
        <w:tc>
          <w:tcPr>
            <w:tcW w:w="2750" w:type="dxa"/>
            <w:gridSpan w:val="5"/>
            <w:tcBorders>
              <w:top w:val="single" w:sz="4" w:space="0" w:color="auto"/>
              <w:left w:val="nil"/>
              <w:bottom w:val="single" w:sz="4" w:space="0" w:color="auto"/>
              <w:right w:val="single" w:sz="4" w:space="0" w:color="auto"/>
            </w:tcBorders>
            <w:noWrap/>
            <w:vAlign w:val="bottom"/>
            <w:hideMark/>
          </w:tcPr>
          <w:p w14:paraId="06615923" w14:textId="77777777" w:rsidR="004F3CB5" w:rsidRPr="004F3CB5" w:rsidRDefault="004F3CB5" w:rsidP="004F3CB5">
            <w:pPr>
              <w:spacing w:line="240" w:lineRule="auto"/>
              <w:ind w:firstLine="0"/>
              <w:jc w:val="center"/>
              <w:rPr>
                <w:color w:val="000000"/>
                <w:sz w:val="24"/>
                <w:szCs w:val="24"/>
                <w:lang w:val="en-ID"/>
              </w:rPr>
            </w:pPr>
            <w:r w:rsidRPr="004F3CB5">
              <w:rPr>
                <w:color w:val="000000"/>
                <w:sz w:val="24"/>
                <w:szCs w:val="24"/>
                <w:lang w:val="en-ID"/>
              </w:rPr>
              <w:t>PENILAIAN</w:t>
            </w:r>
          </w:p>
        </w:tc>
        <w:tc>
          <w:tcPr>
            <w:tcW w:w="764" w:type="dxa"/>
            <w:vMerge w:val="restart"/>
            <w:tcBorders>
              <w:top w:val="single" w:sz="4" w:space="0" w:color="auto"/>
              <w:left w:val="single" w:sz="4" w:space="0" w:color="auto"/>
              <w:bottom w:val="single" w:sz="4" w:space="0" w:color="auto"/>
              <w:right w:val="single" w:sz="4" w:space="0" w:color="auto"/>
            </w:tcBorders>
            <w:vAlign w:val="center"/>
            <w:hideMark/>
          </w:tcPr>
          <w:p w14:paraId="5FA53EDF" w14:textId="77777777" w:rsidR="004F3CB5" w:rsidRPr="004F3CB5" w:rsidRDefault="004F3CB5" w:rsidP="004F3CB5">
            <w:pPr>
              <w:spacing w:line="240" w:lineRule="auto"/>
              <w:ind w:firstLine="0"/>
              <w:jc w:val="center"/>
              <w:rPr>
                <w:b/>
                <w:bCs/>
                <w:color w:val="000000"/>
                <w:sz w:val="24"/>
                <w:szCs w:val="24"/>
                <w:lang w:val="en-ID"/>
              </w:rPr>
            </w:pPr>
            <w:r w:rsidRPr="004F3CB5">
              <w:rPr>
                <w:b/>
                <w:bCs/>
                <w:color w:val="000000"/>
                <w:sz w:val="24"/>
                <w:szCs w:val="24"/>
                <w:lang w:val="en-ID"/>
              </w:rPr>
              <w:t>Total</w:t>
            </w:r>
          </w:p>
        </w:tc>
        <w:tc>
          <w:tcPr>
            <w:tcW w:w="794" w:type="dxa"/>
            <w:vMerge w:val="restart"/>
            <w:tcBorders>
              <w:top w:val="single" w:sz="4" w:space="0" w:color="auto"/>
              <w:left w:val="single" w:sz="4" w:space="0" w:color="auto"/>
              <w:bottom w:val="single" w:sz="4" w:space="0" w:color="000000"/>
              <w:right w:val="single" w:sz="4" w:space="0" w:color="auto"/>
            </w:tcBorders>
            <w:vAlign w:val="center"/>
            <w:hideMark/>
          </w:tcPr>
          <w:p w14:paraId="6169E2D3" w14:textId="77777777" w:rsidR="004F3CB5" w:rsidRPr="004F3CB5" w:rsidRDefault="004F3CB5" w:rsidP="004F3CB5">
            <w:pPr>
              <w:spacing w:line="240" w:lineRule="auto"/>
              <w:ind w:firstLine="0"/>
              <w:jc w:val="center"/>
              <w:rPr>
                <w:b/>
                <w:bCs/>
                <w:color w:val="000000"/>
                <w:sz w:val="24"/>
                <w:szCs w:val="24"/>
                <w:lang w:val="en-ID"/>
              </w:rPr>
            </w:pPr>
            <w:r w:rsidRPr="004F3CB5">
              <w:rPr>
                <w:b/>
                <w:bCs/>
                <w:color w:val="000000"/>
                <w:sz w:val="24"/>
                <w:szCs w:val="24"/>
                <w:lang w:val="en-ID"/>
              </w:rPr>
              <w:t xml:space="preserve"> Rata-Rata </w:t>
            </w:r>
          </w:p>
        </w:tc>
      </w:tr>
      <w:tr w:rsidR="004F3CB5" w:rsidRPr="004F3CB5" w14:paraId="4C99F11F" w14:textId="77777777" w:rsidTr="004F3CB5">
        <w:trPr>
          <w:trHeight w:val="635"/>
        </w:trPr>
        <w:tc>
          <w:tcPr>
            <w:tcW w:w="3133" w:type="dxa"/>
            <w:vMerge/>
            <w:tcBorders>
              <w:top w:val="single" w:sz="4" w:space="0" w:color="auto"/>
              <w:left w:val="single" w:sz="4" w:space="0" w:color="auto"/>
              <w:bottom w:val="single" w:sz="4" w:space="0" w:color="auto"/>
              <w:right w:val="single" w:sz="4" w:space="0" w:color="auto"/>
            </w:tcBorders>
            <w:vAlign w:val="center"/>
            <w:hideMark/>
          </w:tcPr>
          <w:p w14:paraId="5F52210C" w14:textId="77777777" w:rsidR="004F3CB5" w:rsidRPr="004F3CB5" w:rsidRDefault="004F3CB5" w:rsidP="004F3CB5">
            <w:pPr>
              <w:spacing w:line="240" w:lineRule="auto"/>
              <w:ind w:firstLine="0"/>
              <w:jc w:val="left"/>
              <w:rPr>
                <w:b/>
                <w:bCs/>
                <w:color w:val="000000"/>
                <w:sz w:val="24"/>
                <w:szCs w:val="24"/>
                <w:lang w:val="en-ID"/>
              </w:rPr>
            </w:pPr>
          </w:p>
        </w:tc>
        <w:tc>
          <w:tcPr>
            <w:tcW w:w="644" w:type="dxa"/>
            <w:tcBorders>
              <w:top w:val="nil"/>
              <w:left w:val="nil"/>
              <w:bottom w:val="single" w:sz="4" w:space="0" w:color="auto"/>
              <w:right w:val="single" w:sz="4" w:space="0" w:color="auto"/>
            </w:tcBorders>
            <w:vAlign w:val="center"/>
            <w:hideMark/>
          </w:tcPr>
          <w:p w14:paraId="6CCAC2BE" w14:textId="77777777" w:rsidR="004F3CB5" w:rsidRPr="004F3CB5" w:rsidRDefault="004F3CB5" w:rsidP="004F3CB5">
            <w:pPr>
              <w:spacing w:line="240" w:lineRule="auto"/>
              <w:ind w:firstLine="0"/>
              <w:jc w:val="center"/>
              <w:rPr>
                <w:b/>
                <w:bCs/>
                <w:color w:val="1F1F1F"/>
                <w:sz w:val="24"/>
                <w:szCs w:val="24"/>
                <w:lang w:val="en-ID"/>
              </w:rPr>
            </w:pPr>
            <w:r w:rsidRPr="004F3CB5">
              <w:rPr>
                <w:b/>
                <w:bCs/>
                <w:color w:val="1F1F1F"/>
                <w:sz w:val="24"/>
                <w:szCs w:val="24"/>
                <w:lang w:val="en-ID"/>
              </w:rPr>
              <w:t xml:space="preserve">STS </w:t>
            </w:r>
          </w:p>
        </w:tc>
        <w:tc>
          <w:tcPr>
            <w:tcW w:w="546" w:type="dxa"/>
            <w:tcBorders>
              <w:top w:val="nil"/>
              <w:left w:val="nil"/>
              <w:bottom w:val="single" w:sz="4" w:space="0" w:color="auto"/>
              <w:right w:val="single" w:sz="4" w:space="0" w:color="auto"/>
            </w:tcBorders>
            <w:vAlign w:val="center"/>
            <w:hideMark/>
          </w:tcPr>
          <w:p w14:paraId="399DD6C1" w14:textId="77777777" w:rsidR="004F3CB5" w:rsidRPr="004F3CB5" w:rsidRDefault="004F3CB5" w:rsidP="004F3CB5">
            <w:pPr>
              <w:spacing w:line="240" w:lineRule="auto"/>
              <w:ind w:firstLine="0"/>
              <w:jc w:val="center"/>
              <w:rPr>
                <w:b/>
                <w:bCs/>
                <w:color w:val="1F1F1F"/>
                <w:sz w:val="24"/>
                <w:szCs w:val="24"/>
                <w:lang w:val="en-ID"/>
              </w:rPr>
            </w:pPr>
            <w:r w:rsidRPr="004F3CB5">
              <w:rPr>
                <w:b/>
                <w:bCs/>
                <w:color w:val="1F1F1F"/>
                <w:sz w:val="24"/>
                <w:szCs w:val="24"/>
                <w:lang w:val="en-ID"/>
              </w:rPr>
              <w:t>TS</w:t>
            </w:r>
          </w:p>
        </w:tc>
        <w:tc>
          <w:tcPr>
            <w:tcW w:w="486" w:type="dxa"/>
            <w:tcBorders>
              <w:top w:val="nil"/>
              <w:left w:val="nil"/>
              <w:bottom w:val="single" w:sz="4" w:space="0" w:color="auto"/>
              <w:right w:val="single" w:sz="4" w:space="0" w:color="auto"/>
            </w:tcBorders>
            <w:vAlign w:val="center"/>
            <w:hideMark/>
          </w:tcPr>
          <w:p w14:paraId="77447AF5" w14:textId="77777777" w:rsidR="004F3CB5" w:rsidRPr="004F3CB5" w:rsidRDefault="004F3CB5" w:rsidP="004F3CB5">
            <w:pPr>
              <w:spacing w:line="240" w:lineRule="auto"/>
              <w:ind w:firstLine="0"/>
              <w:jc w:val="center"/>
              <w:rPr>
                <w:b/>
                <w:bCs/>
                <w:color w:val="1F1F1F"/>
                <w:sz w:val="24"/>
                <w:szCs w:val="24"/>
                <w:lang w:val="en-ID"/>
              </w:rPr>
            </w:pPr>
            <w:r w:rsidRPr="004F3CB5">
              <w:rPr>
                <w:b/>
                <w:bCs/>
                <w:color w:val="1F1F1F"/>
                <w:sz w:val="24"/>
                <w:szCs w:val="24"/>
                <w:lang w:val="en-ID"/>
              </w:rPr>
              <w:t>N</w:t>
            </w:r>
          </w:p>
        </w:tc>
        <w:tc>
          <w:tcPr>
            <w:tcW w:w="531" w:type="dxa"/>
            <w:tcBorders>
              <w:top w:val="nil"/>
              <w:left w:val="nil"/>
              <w:bottom w:val="single" w:sz="4" w:space="0" w:color="auto"/>
              <w:right w:val="single" w:sz="4" w:space="0" w:color="auto"/>
            </w:tcBorders>
            <w:vAlign w:val="center"/>
            <w:hideMark/>
          </w:tcPr>
          <w:p w14:paraId="192E08D6" w14:textId="77777777" w:rsidR="004F3CB5" w:rsidRPr="004F3CB5" w:rsidRDefault="004F3CB5" w:rsidP="004F3CB5">
            <w:pPr>
              <w:spacing w:line="240" w:lineRule="auto"/>
              <w:ind w:firstLine="0"/>
              <w:jc w:val="center"/>
              <w:rPr>
                <w:b/>
                <w:bCs/>
                <w:color w:val="1F1F1F"/>
                <w:sz w:val="24"/>
                <w:szCs w:val="24"/>
                <w:lang w:val="en-ID"/>
              </w:rPr>
            </w:pPr>
            <w:r w:rsidRPr="004F3CB5">
              <w:rPr>
                <w:b/>
                <w:bCs/>
                <w:color w:val="1F1F1F"/>
                <w:sz w:val="24"/>
                <w:szCs w:val="24"/>
                <w:lang w:val="en-ID"/>
              </w:rPr>
              <w:t>S</w:t>
            </w:r>
          </w:p>
        </w:tc>
        <w:tc>
          <w:tcPr>
            <w:tcW w:w="543" w:type="dxa"/>
            <w:tcBorders>
              <w:top w:val="nil"/>
              <w:left w:val="nil"/>
              <w:bottom w:val="single" w:sz="4" w:space="0" w:color="auto"/>
              <w:right w:val="single" w:sz="4" w:space="0" w:color="auto"/>
            </w:tcBorders>
            <w:vAlign w:val="center"/>
            <w:hideMark/>
          </w:tcPr>
          <w:p w14:paraId="1615A893" w14:textId="77777777" w:rsidR="004F3CB5" w:rsidRPr="004F3CB5" w:rsidRDefault="004F3CB5" w:rsidP="004F3CB5">
            <w:pPr>
              <w:spacing w:line="240" w:lineRule="auto"/>
              <w:ind w:firstLine="0"/>
              <w:jc w:val="center"/>
              <w:rPr>
                <w:b/>
                <w:bCs/>
                <w:color w:val="1F1F1F"/>
                <w:sz w:val="24"/>
                <w:szCs w:val="24"/>
                <w:lang w:val="en-ID"/>
              </w:rPr>
            </w:pPr>
            <w:r w:rsidRPr="004F3CB5">
              <w:rPr>
                <w:b/>
                <w:bCs/>
                <w:color w:val="1F1F1F"/>
                <w:sz w:val="24"/>
                <w:szCs w:val="24"/>
                <w:lang w:val="en-ID"/>
              </w:rPr>
              <w:t>SS</w:t>
            </w:r>
          </w:p>
        </w:tc>
        <w:tc>
          <w:tcPr>
            <w:tcW w:w="764" w:type="dxa"/>
            <w:vMerge/>
            <w:tcBorders>
              <w:top w:val="single" w:sz="4" w:space="0" w:color="auto"/>
              <w:left w:val="single" w:sz="4" w:space="0" w:color="auto"/>
              <w:bottom w:val="single" w:sz="4" w:space="0" w:color="auto"/>
              <w:right w:val="single" w:sz="4" w:space="0" w:color="auto"/>
            </w:tcBorders>
            <w:vAlign w:val="center"/>
            <w:hideMark/>
          </w:tcPr>
          <w:p w14:paraId="57F0D708" w14:textId="77777777" w:rsidR="004F3CB5" w:rsidRPr="004F3CB5" w:rsidRDefault="004F3CB5" w:rsidP="004F3CB5">
            <w:pPr>
              <w:spacing w:line="240" w:lineRule="auto"/>
              <w:ind w:firstLine="0"/>
              <w:jc w:val="left"/>
              <w:rPr>
                <w:b/>
                <w:bCs/>
                <w:color w:val="000000"/>
                <w:sz w:val="24"/>
                <w:szCs w:val="24"/>
                <w:lang w:val="en-ID"/>
              </w:rPr>
            </w:pPr>
          </w:p>
        </w:tc>
        <w:tc>
          <w:tcPr>
            <w:tcW w:w="794" w:type="dxa"/>
            <w:vMerge/>
            <w:tcBorders>
              <w:top w:val="single" w:sz="4" w:space="0" w:color="auto"/>
              <w:left w:val="single" w:sz="4" w:space="0" w:color="auto"/>
              <w:bottom w:val="single" w:sz="4" w:space="0" w:color="000000"/>
              <w:right w:val="single" w:sz="4" w:space="0" w:color="auto"/>
            </w:tcBorders>
            <w:vAlign w:val="center"/>
            <w:hideMark/>
          </w:tcPr>
          <w:p w14:paraId="4D76409F" w14:textId="77777777" w:rsidR="004F3CB5" w:rsidRPr="004F3CB5" w:rsidRDefault="004F3CB5" w:rsidP="004F3CB5">
            <w:pPr>
              <w:spacing w:line="240" w:lineRule="auto"/>
              <w:ind w:firstLine="0"/>
              <w:jc w:val="left"/>
              <w:rPr>
                <w:b/>
                <w:bCs/>
                <w:color w:val="000000"/>
                <w:sz w:val="24"/>
                <w:szCs w:val="24"/>
                <w:lang w:val="en-ID"/>
              </w:rPr>
            </w:pPr>
          </w:p>
        </w:tc>
      </w:tr>
      <w:tr w:rsidR="004F3CB5" w:rsidRPr="004F3CB5" w14:paraId="42D63316" w14:textId="77777777" w:rsidTr="004F3CB5">
        <w:trPr>
          <w:trHeight w:val="737"/>
        </w:trPr>
        <w:tc>
          <w:tcPr>
            <w:tcW w:w="3133" w:type="dxa"/>
            <w:tcBorders>
              <w:top w:val="nil"/>
              <w:left w:val="single" w:sz="4" w:space="0" w:color="auto"/>
              <w:bottom w:val="single" w:sz="4" w:space="0" w:color="auto"/>
              <w:right w:val="single" w:sz="4" w:space="0" w:color="auto"/>
            </w:tcBorders>
            <w:hideMark/>
          </w:tcPr>
          <w:p w14:paraId="48C4188A" w14:textId="77777777" w:rsidR="004F3CB5" w:rsidRPr="004F3CB5" w:rsidRDefault="004F3CB5" w:rsidP="00B84801">
            <w:pPr>
              <w:spacing w:line="240" w:lineRule="auto"/>
              <w:ind w:firstLine="0"/>
              <w:jc w:val="left"/>
              <w:rPr>
                <w:color w:val="000000"/>
                <w:sz w:val="24"/>
                <w:szCs w:val="24"/>
                <w:lang w:val="en-ID"/>
              </w:rPr>
            </w:pPr>
            <w:proofErr w:type="spellStart"/>
            <w:r w:rsidRPr="004F3CB5">
              <w:rPr>
                <w:color w:val="000000"/>
                <w:sz w:val="24"/>
                <w:szCs w:val="24"/>
                <w:lang w:val="en-ID"/>
              </w:rPr>
              <w:t>Pekerjaan</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menuntut</w:t>
            </w:r>
            <w:proofErr w:type="spellEnd"/>
            <w:r w:rsidRPr="004F3CB5">
              <w:rPr>
                <w:color w:val="000000"/>
                <w:sz w:val="24"/>
                <w:szCs w:val="24"/>
                <w:lang w:val="en-ID"/>
              </w:rPr>
              <w:t xml:space="preserve"> </w:t>
            </w:r>
            <w:proofErr w:type="spellStart"/>
            <w:r w:rsidRPr="004F3CB5">
              <w:rPr>
                <w:color w:val="000000"/>
                <w:sz w:val="24"/>
                <w:szCs w:val="24"/>
                <w:lang w:val="en-ID"/>
              </w:rPr>
              <w:t>penggunaan</w:t>
            </w:r>
            <w:proofErr w:type="spellEnd"/>
            <w:r w:rsidRPr="004F3CB5">
              <w:rPr>
                <w:color w:val="000000"/>
                <w:sz w:val="24"/>
                <w:szCs w:val="24"/>
                <w:lang w:val="en-ID"/>
              </w:rPr>
              <w:t xml:space="preserve"> </w:t>
            </w:r>
            <w:proofErr w:type="spellStart"/>
            <w:r w:rsidRPr="004F3CB5">
              <w:rPr>
                <w:color w:val="000000"/>
                <w:sz w:val="24"/>
                <w:szCs w:val="24"/>
                <w:lang w:val="en-ID"/>
              </w:rPr>
              <w:t>berbagai</w:t>
            </w:r>
            <w:proofErr w:type="spellEnd"/>
            <w:r w:rsidRPr="004F3CB5">
              <w:rPr>
                <w:color w:val="000000"/>
                <w:sz w:val="24"/>
                <w:szCs w:val="24"/>
                <w:lang w:val="en-ID"/>
              </w:rPr>
              <w:t xml:space="preserve"> </w:t>
            </w:r>
            <w:proofErr w:type="spellStart"/>
            <w:r w:rsidRPr="004F3CB5">
              <w:rPr>
                <w:color w:val="000000"/>
                <w:sz w:val="24"/>
                <w:szCs w:val="24"/>
                <w:lang w:val="en-ID"/>
              </w:rPr>
              <w:t>keterampilan</w:t>
            </w:r>
            <w:proofErr w:type="spellEnd"/>
            <w:r w:rsidRPr="004F3CB5">
              <w:rPr>
                <w:color w:val="000000"/>
                <w:sz w:val="24"/>
                <w:szCs w:val="24"/>
                <w:lang w:val="en-ID"/>
              </w:rPr>
              <w:t xml:space="preserve"> yang </w:t>
            </w:r>
            <w:proofErr w:type="spellStart"/>
            <w:r w:rsidRPr="004F3CB5">
              <w:rPr>
                <w:color w:val="000000"/>
                <w:sz w:val="24"/>
                <w:szCs w:val="24"/>
                <w:lang w:val="en-ID"/>
              </w:rPr>
              <w:t>berbeda</w:t>
            </w:r>
            <w:proofErr w:type="spellEnd"/>
            <w:r w:rsidRPr="004F3CB5">
              <w:rPr>
                <w:color w:val="000000"/>
                <w:sz w:val="24"/>
                <w:szCs w:val="24"/>
                <w:lang w:val="en-ID"/>
              </w:rPr>
              <w:t xml:space="preserve">, </w:t>
            </w:r>
            <w:proofErr w:type="spellStart"/>
            <w:r w:rsidRPr="004F3CB5">
              <w:rPr>
                <w:color w:val="000000"/>
                <w:sz w:val="24"/>
                <w:szCs w:val="24"/>
                <w:lang w:val="en-ID"/>
              </w:rPr>
              <w:t>tidak</w:t>
            </w:r>
            <w:proofErr w:type="spellEnd"/>
            <w:r w:rsidRPr="004F3CB5">
              <w:rPr>
                <w:color w:val="000000"/>
                <w:sz w:val="24"/>
                <w:szCs w:val="24"/>
                <w:lang w:val="en-ID"/>
              </w:rPr>
              <w:t xml:space="preserve"> </w:t>
            </w:r>
            <w:proofErr w:type="spellStart"/>
            <w:r w:rsidRPr="004F3CB5">
              <w:rPr>
                <w:color w:val="000000"/>
                <w:sz w:val="24"/>
                <w:szCs w:val="24"/>
                <w:lang w:val="en-ID"/>
              </w:rPr>
              <w:t>hanya</w:t>
            </w:r>
            <w:proofErr w:type="spellEnd"/>
            <w:r w:rsidRPr="004F3CB5">
              <w:rPr>
                <w:color w:val="000000"/>
                <w:sz w:val="24"/>
                <w:szCs w:val="24"/>
                <w:lang w:val="en-ID"/>
              </w:rPr>
              <w:t xml:space="preserve"> </w:t>
            </w:r>
            <w:proofErr w:type="spellStart"/>
            <w:r w:rsidRPr="004F3CB5">
              <w:rPr>
                <w:color w:val="000000"/>
                <w:sz w:val="24"/>
                <w:szCs w:val="24"/>
                <w:lang w:val="en-ID"/>
              </w:rPr>
              <w:t>satu</w:t>
            </w:r>
            <w:proofErr w:type="spellEnd"/>
            <w:r w:rsidRPr="004F3CB5">
              <w:rPr>
                <w:color w:val="000000"/>
                <w:sz w:val="24"/>
                <w:szCs w:val="24"/>
                <w:lang w:val="en-ID"/>
              </w:rPr>
              <w:t xml:space="preserve"> </w:t>
            </w:r>
            <w:proofErr w:type="spellStart"/>
            <w:r w:rsidRPr="004F3CB5">
              <w:rPr>
                <w:color w:val="000000"/>
                <w:sz w:val="24"/>
                <w:szCs w:val="24"/>
                <w:lang w:val="en-ID"/>
              </w:rPr>
              <w:t>jenis</w:t>
            </w:r>
            <w:proofErr w:type="spellEnd"/>
            <w:r w:rsidRPr="004F3CB5">
              <w:rPr>
                <w:color w:val="000000"/>
                <w:sz w:val="24"/>
                <w:szCs w:val="24"/>
                <w:lang w:val="en-ID"/>
              </w:rPr>
              <w:t xml:space="preserve"> </w:t>
            </w:r>
            <w:proofErr w:type="spellStart"/>
            <w:r w:rsidRPr="004F3CB5">
              <w:rPr>
                <w:color w:val="000000"/>
                <w:sz w:val="24"/>
                <w:szCs w:val="24"/>
                <w:lang w:val="en-ID"/>
              </w:rPr>
              <w:t>keterampilan</w:t>
            </w:r>
            <w:proofErr w:type="spellEnd"/>
            <w:r w:rsidRPr="004F3CB5">
              <w:rPr>
                <w:color w:val="000000"/>
                <w:sz w:val="24"/>
                <w:szCs w:val="24"/>
                <w:lang w:val="en-ID"/>
              </w:rPr>
              <w:t xml:space="preserve"> </w:t>
            </w:r>
            <w:proofErr w:type="spellStart"/>
            <w:r w:rsidRPr="004F3CB5">
              <w:rPr>
                <w:color w:val="000000"/>
                <w:sz w:val="24"/>
                <w:szCs w:val="24"/>
                <w:lang w:val="en-ID"/>
              </w:rPr>
              <w:t>saja</w:t>
            </w:r>
            <w:proofErr w:type="spellEnd"/>
            <w:r w:rsidRPr="004F3CB5">
              <w:rPr>
                <w:color w:val="000000"/>
                <w:sz w:val="24"/>
                <w:szCs w:val="24"/>
                <w:lang w:val="en-ID"/>
              </w:rPr>
              <w:t>.</w:t>
            </w:r>
          </w:p>
        </w:tc>
        <w:tc>
          <w:tcPr>
            <w:tcW w:w="644" w:type="dxa"/>
            <w:tcBorders>
              <w:top w:val="nil"/>
              <w:left w:val="nil"/>
              <w:bottom w:val="single" w:sz="4" w:space="0" w:color="auto"/>
              <w:right w:val="single" w:sz="4" w:space="0" w:color="auto"/>
            </w:tcBorders>
            <w:hideMark/>
          </w:tcPr>
          <w:p w14:paraId="25EE3DA7"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46" w:type="dxa"/>
            <w:tcBorders>
              <w:top w:val="nil"/>
              <w:left w:val="nil"/>
              <w:bottom w:val="single" w:sz="4" w:space="0" w:color="auto"/>
              <w:right w:val="single" w:sz="4" w:space="0" w:color="auto"/>
            </w:tcBorders>
            <w:hideMark/>
          </w:tcPr>
          <w:p w14:paraId="3FBFE923"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w:t>
            </w:r>
          </w:p>
        </w:tc>
        <w:tc>
          <w:tcPr>
            <w:tcW w:w="486" w:type="dxa"/>
            <w:tcBorders>
              <w:top w:val="nil"/>
              <w:left w:val="nil"/>
              <w:bottom w:val="single" w:sz="4" w:space="0" w:color="auto"/>
              <w:right w:val="single" w:sz="4" w:space="0" w:color="auto"/>
            </w:tcBorders>
            <w:hideMark/>
          </w:tcPr>
          <w:p w14:paraId="405FC9C4"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1</w:t>
            </w:r>
          </w:p>
        </w:tc>
        <w:tc>
          <w:tcPr>
            <w:tcW w:w="531" w:type="dxa"/>
            <w:tcBorders>
              <w:top w:val="nil"/>
              <w:left w:val="nil"/>
              <w:bottom w:val="single" w:sz="4" w:space="0" w:color="auto"/>
              <w:right w:val="single" w:sz="4" w:space="0" w:color="auto"/>
            </w:tcBorders>
            <w:hideMark/>
          </w:tcPr>
          <w:p w14:paraId="35CC4D2E"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13</w:t>
            </w:r>
          </w:p>
        </w:tc>
        <w:tc>
          <w:tcPr>
            <w:tcW w:w="543" w:type="dxa"/>
            <w:tcBorders>
              <w:top w:val="nil"/>
              <w:left w:val="nil"/>
              <w:bottom w:val="single" w:sz="4" w:space="0" w:color="auto"/>
              <w:right w:val="single" w:sz="4" w:space="0" w:color="auto"/>
            </w:tcBorders>
            <w:hideMark/>
          </w:tcPr>
          <w:p w14:paraId="79B9A38A"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17</w:t>
            </w:r>
          </w:p>
        </w:tc>
        <w:tc>
          <w:tcPr>
            <w:tcW w:w="764" w:type="dxa"/>
            <w:tcBorders>
              <w:top w:val="nil"/>
              <w:left w:val="nil"/>
              <w:bottom w:val="single" w:sz="4" w:space="0" w:color="auto"/>
              <w:right w:val="single" w:sz="4" w:space="0" w:color="auto"/>
            </w:tcBorders>
            <w:hideMark/>
          </w:tcPr>
          <w:p w14:paraId="61C3F06C"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33</w:t>
            </w:r>
          </w:p>
        </w:tc>
        <w:tc>
          <w:tcPr>
            <w:tcW w:w="794" w:type="dxa"/>
            <w:tcBorders>
              <w:top w:val="nil"/>
              <w:left w:val="nil"/>
              <w:bottom w:val="single" w:sz="4" w:space="0" w:color="auto"/>
              <w:right w:val="single" w:sz="4" w:space="0" w:color="auto"/>
            </w:tcBorders>
            <w:vAlign w:val="center"/>
            <w:hideMark/>
          </w:tcPr>
          <w:p w14:paraId="34EB52DA"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 xml:space="preserve">      4,364 </w:t>
            </w:r>
          </w:p>
        </w:tc>
      </w:tr>
      <w:tr w:rsidR="004F3CB5" w:rsidRPr="004F3CB5" w14:paraId="28827948" w14:textId="77777777" w:rsidTr="004F3CB5">
        <w:trPr>
          <w:trHeight w:val="737"/>
        </w:trPr>
        <w:tc>
          <w:tcPr>
            <w:tcW w:w="3133" w:type="dxa"/>
            <w:tcBorders>
              <w:top w:val="nil"/>
              <w:left w:val="single" w:sz="4" w:space="0" w:color="auto"/>
              <w:bottom w:val="single" w:sz="4" w:space="0" w:color="auto"/>
              <w:right w:val="single" w:sz="4" w:space="0" w:color="auto"/>
            </w:tcBorders>
            <w:hideMark/>
          </w:tcPr>
          <w:p w14:paraId="2E72AE2E" w14:textId="77777777" w:rsidR="004F3CB5" w:rsidRPr="004F3CB5" w:rsidRDefault="004F3CB5" w:rsidP="00B84801">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memiliki</w:t>
            </w:r>
            <w:proofErr w:type="spellEnd"/>
            <w:r w:rsidRPr="004F3CB5">
              <w:rPr>
                <w:color w:val="000000"/>
                <w:sz w:val="24"/>
                <w:szCs w:val="24"/>
                <w:lang w:val="en-ID"/>
              </w:rPr>
              <w:t xml:space="preserve"> </w:t>
            </w:r>
            <w:proofErr w:type="spellStart"/>
            <w:r w:rsidRPr="004F3CB5">
              <w:rPr>
                <w:color w:val="000000"/>
                <w:sz w:val="24"/>
                <w:szCs w:val="24"/>
                <w:lang w:val="en-ID"/>
              </w:rPr>
              <w:t>kesempatan</w:t>
            </w:r>
            <w:proofErr w:type="spellEnd"/>
            <w:r w:rsidRPr="004F3CB5">
              <w:rPr>
                <w:color w:val="000000"/>
                <w:sz w:val="24"/>
                <w:szCs w:val="24"/>
                <w:lang w:val="en-ID"/>
              </w:rPr>
              <w:t xml:space="preserve"> </w:t>
            </w:r>
            <w:proofErr w:type="spellStart"/>
            <w:r w:rsidRPr="004F3CB5">
              <w:rPr>
                <w:color w:val="000000"/>
                <w:sz w:val="24"/>
                <w:szCs w:val="24"/>
                <w:lang w:val="en-ID"/>
              </w:rPr>
              <w:t>mempelajari</w:t>
            </w:r>
            <w:proofErr w:type="spellEnd"/>
            <w:r w:rsidRPr="004F3CB5">
              <w:rPr>
                <w:color w:val="000000"/>
                <w:sz w:val="24"/>
                <w:szCs w:val="24"/>
                <w:lang w:val="en-ID"/>
              </w:rPr>
              <w:t xml:space="preserve"> </w:t>
            </w:r>
            <w:proofErr w:type="spellStart"/>
            <w:r w:rsidRPr="004F3CB5">
              <w:rPr>
                <w:color w:val="000000"/>
                <w:sz w:val="24"/>
                <w:szCs w:val="24"/>
                <w:lang w:val="en-ID"/>
              </w:rPr>
              <w:t>hal</w:t>
            </w:r>
            <w:proofErr w:type="spellEnd"/>
            <w:r w:rsidRPr="004F3CB5">
              <w:rPr>
                <w:color w:val="000000"/>
                <w:sz w:val="24"/>
                <w:szCs w:val="24"/>
                <w:lang w:val="en-ID"/>
              </w:rPr>
              <w:t xml:space="preserve"> </w:t>
            </w:r>
            <w:proofErr w:type="spellStart"/>
            <w:r w:rsidRPr="004F3CB5">
              <w:rPr>
                <w:color w:val="000000"/>
                <w:sz w:val="24"/>
                <w:szCs w:val="24"/>
                <w:lang w:val="en-ID"/>
              </w:rPr>
              <w:t>baru</w:t>
            </w:r>
            <w:proofErr w:type="spellEnd"/>
            <w:r w:rsidRPr="004F3CB5">
              <w:rPr>
                <w:color w:val="000000"/>
                <w:sz w:val="24"/>
                <w:szCs w:val="24"/>
                <w:lang w:val="en-ID"/>
              </w:rPr>
              <w:t xml:space="preserve"> </w:t>
            </w:r>
            <w:proofErr w:type="spellStart"/>
            <w:r w:rsidRPr="004F3CB5">
              <w:rPr>
                <w:color w:val="000000"/>
                <w:sz w:val="24"/>
                <w:szCs w:val="24"/>
                <w:lang w:val="en-ID"/>
              </w:rPr>
              <w:t>dalam</w:t>
            </w:r>
            <w:proofErr w:type="spellEnd"/>
            <w:r w:rsidRPr="004F3CB5">
              <w:rPr>
                <w:color w:val="000000"/>
                <w:sz w:val="24"/>
                <w:szCs w:val="24"/>
                <w:lang w:val="en-ID"/>
              </w:rPr>
              <w:t xml:space="preserve"> </w:t>
            </w:r>
            <w:proofErr w:type="spellStart"/>
            <w:r w:rsidRPr="004F3CB5">
              <w:rPr>
                <w:color w:val="000000"/>
                <w:sz w:val="24"/>
                <w:szCs w:val="24"/>
                <w:lang w:val="en-ID"/>
              </w:rPr>
              <w:t>menjalankan</w:t>
            </w:r>
            <w:proofErr w:type="spellEnd"/>
            <w:r w:rsidRPr="004F3CB5">
              <w:rPr>
                <w:color w:val="000000"/>
                <w:sz w:val="24"/>
                <w:szCs w:val="24"/>
                <w:lang w:val="en-ID"/>
              </w:rPr>
              <w:t xml:space="preserve"> </w:t>
            </w:r>
            <w:proofErr w:type="spellStart"/>
            <w:r w:rsidRPr="004F3CB5">
              <w:rPr>
                <w:color w:val="000000"/>
                <w:sz w:val="24"/>
                <w:szCs w:val="24"/>
                <w:lang w:val="en-ID"/>
              </w:rPr>
              <w:t>tugas</w:t>
            </w:r>
            <w:proofErr w:type="spellEnd"/>
            <w:r w:rsidRPr="004F3CB5">
              <w:rPr>
                <w:color w:val="000000"/>
                <w:sz w:val="24"/>
                <w:szCs w:val="24"/>
                <w:lang w:val="en-ID"/>
              </w:rPr>
              <w:t xml:space="preserve"> </w:t>
            </w:r>
            <w:proofErr w:type="spellStart"/>
            <w:r w:rsidRPr="004F3CB5">
              <w:rPr>
                <w:color w:val="000000"/>
                <w:sz w:val="24"/>
                <w:szCs w:val="24"/>
                <w:lang w:val="en-ID"/>
              </w:rPr>
              <w:t>sehari-hari</w:t>
            </w:r>
            <w:proofErr w:type="spellEnd"/>
            <w:r w:rsidRPr="004F3CB5">
              <w:rPr>
                <w:color w:val="000000"/>
                <w:sz w:val="24"/>
                <w:szCs w:val="24"/>
                <w:lang w:val="en-ID"/>
              </w:rPr>
              <w:t>.</w:t>
            </w:r>
          </w:p>
        </w:tc>
        <w:tc>
          <w:tcPr>
            <w:tcW w:w="644" w:type="dxa"/>
            <w:tcBorders>
              <w:top w:val="nil"/>
              <w:left w:val="nil"/>
              <w:bottom w:val="single" w:sz="4" w:space="0" w:color="auto"/>
              <w:right w:val="single" w:sz="4" w:space="0" w:color="auto"/>
            </w:tcBorders>
            <w:hideMark/>
          </w:tcPr>
          <w:p w14:paraId="0090F6BA"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1</w:t>
            </w:r>
          </w:p>
        </w:tc>
        <w:tc>
          <w:tcPr>
            <w:tcW w:w="546" w:type="dxa"/>
            <w:tcBorders>
              <w:top w:val="nil"/>
              <w:left w:val="nil"/>
              <w:bottom w:val="single" w:sz="4" w:space="0" w:color="auto"/>
              <w:right w:val="single" w:sz="4" w:space="0" w:color="auto"/>
            </w:tcBorders>
            <w:hideMark/>
          </w:tcPr>
          <w:p w14:paraId="5455F325"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486" w:type="dxa"/>
            <w:tcBorders>
              <w:top w:val="nil"/>
              <w:left w:val="nil"/>
              <w:bottom w:val="single" w:sz="4" w:space="0" w:color="auto"/>
              <w:right w:val="single" w:sz="4" w:space="0" w:color="auto"/>
            </w:tcBorders>
            <w:hideMark/>
          </w:tcPr>
          <w:p w14:paraId="005DA76A"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w:t>
            </w:r>
          </w:p>
        </w:tc>
        <w:tc>
          <w:tcPr>
            <w:tcW w:w="531" w:type="dxa"/>
            <w:tcBorders>
              <w:top w:val="nil"/>
              <w:left w:val="nil"/>
              <w:bottom w:val="single" w:sz="4" w:space="0" w:color="auto"/>
              <w:right w:val="single" w:sz="4" w:space="0" w:color="auto"/>
            </w:tcBorders>
            <w:hideMark/>
          </w:tcPr>
          <w:p w14:paraId="23EC4BB3"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6</w:t>
            </w:r>
          </w:p>
        </w:tc>
        <w:tc>
          <w:tcPr>
            <w:tcW w:w="543" w:type="dxa"/>
            <w:tcBorders>
              <w:top w:val="nil"/>
              <w:left w:val="nil"/>
              <w:bottom w:val="single" w:sz="4" w:space="0" w:color="auto"/>
              <w:right w:val="single" w:sz="4" w:space="0" w:color="auto"/>
            </w:tcBorders>
            <w:hideMark/>
          </w:tcPr>
          <w:p w14:paraId="3B20E2BA"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23</w:t>
            </w:r>
          </w:p>
        </w:tc>
        <w:tc>
          <w:tcPr>
            <w:tcW w:w="764" w:type="dxa"/>
            <w:tcBorders>
              <w:top w:val="nil"/>
              <w:left w:val="nil"/>
              <w:bottom w:val="single" w:sz="4" w:space="0" w:color="auto"/>
              <w:right w:val="single" w:sz="4" w:space="0" w:color="auto"/>
            </w:tcBorders>
            <w:hideMark/>
          </w:tcPr>
          <w:p w14:paraId="77A6D37B"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33</w:t>
            </w:r>
          </w:p>
        </w:tc>
        <w:tc>
          <w:tcPr>
            <w:tcW w:w="794" w:type="dxa"/>
            <w:tcBorders>
              <w:top w:val="nil"/>
              <w:left w:val="nil"/>
              <w:bottom w:val="single" w:sz="4" w:space="0" w:color="auto"/>
              <w:right w:val="single" w:sz="4" w:space="0" w:color="auto"/>
            </w:tcBorders>
            <w:vAlign w:val="center"/>
            <w:hideMark/>
          </w:tcPr>
          <w:p w14:paraId="560C14B0"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 xml:space="preserve">      4,515 </w:t>
            </w:r>
          </w:p>
        </w:tc>
      </w:tr>
      <w:tr w:rsidR="004F3CB5" w:rsidRPr="004F3CB5" w14:paraId="14CCFA52" w14:textId="77777777" w:rsidTr="004F3CB5">
        <w:trPr>
          <w:trHeight w:val="737"/>
        </w:trPr>
        <w:tc>
          <w:tcPr>
            <w:tcW w:w="3133" w:type="dxa"/>
            <w:tcBorders>
              <w:top w:val="nil"/>
              <w:left w:val="single" w:sz="4" w:space="0" w:color="auto"/>
              <w:bottom w:val="single" w:sz="4" w:space="0" w:color="auto"/>
              <w:right w:val="single" w:sz="4" w:space="0" w:color="auto"/>
            </w:tcBorders>
            <w:hideMark/>
          </w:tcPr>
          <w:p w14:paraId="307394BA" w14:textId="77777777" w:rsidR="004F3CB5" w:rsidRPr="004F3CB5" w:rsidRDefault="004F3CB5" w:rsidP="00B84801">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dapat</w:t>
            </w:r>
            <w:proofErr w:type="spellEnd"/>
            <w:r w:rsidRPr="004F3CB5">
              <w:rPr>
                <w:color w:val="000000"/>
                <w:sz w:val="24"/>
                <w:szCs w:val="24"/>
                <w:lang w:val="en-ID"/>
              </w:rPr>
              <w:t xml:space="preserve"> </w:t>
            </w:r>
            <w:proofErr w:type="spellStart"/>
            <w:r w:rsidRPr="004F3CB5">
              <w:rPr>
                <w:color w:val="000000"/>
                <w:sz w:val="24"/>
                <w:szCs w:val="24"/>
                <w:lang w:val="en-ID"/>
              </w:rPr>
              <w:t>menyelesaikan</w:t>
            </w:r>
            <w:proofErr w:type="spellEnd"/>
            <w:r w:rsidRPr="004F3CB5">
              <w:rPr>
                <w:color w:val="000000"/>
                <w:sz w:val="24"/>
                <w:szCs w:val="24"/>
                <w:lang w:val="en-ID"/>
              </w:rPr>
              <w:t xml:space="preserve"> </w:t>
            </w:r>
            <w:proofErr w:type="spellStart"/>
            <w:r w:rsidRPr="004F3CB5">
              <w:rPr>
                <w:color w:val="000000"/>
                <w:sz w:val="24"/>
                <w:szCs w:val="24"/>
                <w:lang w:val="en-ID"/>
              </w:rPr>
              <w:t>suatu</w:t>
            </w:r>
            <w:proofErr w:type="spellEnd"/>
            <w:r w:rsidRPr="004F3CB5">
              <w:rPr>
                <w:color w:val="000000"/>
                <w:sz w:val="24"/>
                <w:szCs w:val="24"/>
                <w:lang w:val="en-ID"/>
              </w:rPr>
              <w:t xml:space="preserve"> </w:t>
            </w:r>
            <w:proofErr w:type="spellStart"/>
            <w:r w:rsidRPr="004F3CB5">
              <w:rPr>
                <w:color w:val="000000"/>
                <w:sz w:val="24"/>
                <w:szCs w:val="24"/>
                <w:lang w:val="en-ID"/>
              </w:rPr>
              <w:t>pekerjaan</w:t>
            </w:r>
            <w:proofErr w:type="spellEnd"/>
            <w:r w:rsidRPr="004F3CB5">
              <w:rPr>
                <w:color w:val="000000"/>
                <w:sz w:val="24"/>
                <w:szCs w:val="24"/>
                <w:lang w:val="en-ID"/>
              </w:rPr>
              <w:t xml:space="preserve"> </w:t>
            </w:r>
            <w:proofErr w:type="spellStart"/>
            <w:r w:rsidRPr="004F3CB5">
              <w:rPr>
                <w:color w:val="000000"/>
                <w:sz w:val="24"/>
                <w:szCs w:val="24"/>
                <w:lang w:val="en-ID"/>
              </w:rPr>
              <w:t>secara</w:t>
            </w:r>
            <w:proofErr w:type="spellEnd"/>
            <w:r w:rsidRPr="004F3CB5">
              <w:rPr>
                <w:color w:val="000000"/>
                <w:sz w:val="24"/>
                <w:szCs w:val="24"/>
                <w:lang w:val="en-ID"/>
              </w:rPr>
              <w:t xml:space="preserve"> </w:t>
            </w:r>
            <w:proofErr w:type="spellStart"/>
            <w:r w:rsidRPr="004F3CB5">
              <w:rPr>
                <w:color w:val="000000"/>
                <w:sz w:val="24"/>
                <w:szCs w:val="24"/>
                <w:lang w:val="en-ID"/>
              </w:rPr>
              <w:t>utuh</w:t>
            </w:r>
            <w:proofErr w:type="spellEnd"/>
            <w:r w:rsidRPr="004F3CB5">
              <w:rPr>
                <w:color w:val="000000"/>
                <w:sz w:val="24"/>
                <w:szCs w:val="24"/>
                <w:lang w:val="en-ID"/>
              </w:rPr>
              <w:t xml:space="preserve"> </w:t>
            </w:r>
            <w:proofErr w:type="spellStart"/>
            <w:r w:rsidRPr="004F3CB5">
              <w:rPr>
                <w:color w:val="000000"/>
                <w:sz w:val="24"/>
                <w:szCs w:val="24"/>
                <w:lang w:val="en-ID"/>
              </w:rPr>
              <w:t>dari</w:t>
            </w:r>
            <w:proofErr w:type="spellEnd"/>
            <w:r w:rsidRPr="004F3CB5">
              <w:rPr>
                <w:color w:val="000000"/>
                <w:sz w:val="24"/>
                <w:szCs w:val="24"/>
                <w:lang w:val="en-ID"/>
              </w:rPr>
              <w:t xml:space="preserve"> </w:t>
            </w:r>
            <w:proofErr w:type="spellStart"/>
            <w:r w:rsidRPr="004F3CB5">
              <w:rPr>
                <w:color w:val="000000"/>
                <w:sz w:val="24"/>
                <w:szCs w:val="24"/>
                <w:lang w:val="en-ID"/>
              </w:rPr>
              <w:t>awal</w:t>
            </w:r>
            <w:proofErr w:type="spellEnd"/>
            <w:r w:rsidRPr="004F3CB5">
              <w:rPr>
                <w:color w:val="000000"/>
                <w:sz w:val="24"/>
                <w:szCs w:val="24"/>
                <w:lang w:val="en-ID"/>
              </w:rPr>
              <w:t xml:space="preserve"> </w:t>
            </w:r>
            <w:proofErr w:type="spellStart"/>
            <w:r w:rsidRPr="004F3CB5">
              <w:rPr>
                <w:color w:val="000000"/>
                <w:sz w:val="24"/>
                <w:szCs w:val="24"/>
                <w:lang w:val="en-ID"/>
              </w:rPr>
              <w:t>hingga</w:t>
            </w:r>
            <w:proofErr w:type="spellEnd"/>
            <w:r w:rsidRPr="004F3CB5">
              <w:rPr>
                <w:color w:val="000000"/>
                <w:sz w:val="24"/>
                <w:szCs w:val="24"/>
                <w:lang w:val="en-ID"/>
              </w:rPr>
              <w:t xml:space="preserve"> </w:t>
            </w:r>
            <w:proofErr w:type="spellStart"/>
            <w:r w:rsidRPr="004F3CB5">
              <w:rPr>
                <w:color w:val="000000"/>
                <w:sz w:val="24"/>
                <w:szCs w:val="24"/>
                <w:lang w:val="en-ID"/>
              </w:rPr>
              <w:t>akhir</w:t>
            </w:r>
            <w:proofErr w:type="spellEnd"/>
            <w:r w:rsidRPr="004F3CB5">
              <w:rPr>
                <w:color w:val="000000"/>
                <w:sz w:val="24"/>
                <w:szCs w:val="24"/>
                <w:lang w:val="en-ID"/>
              </w:rPr>
              <w:t xml:space="preserve">, </w:t>
            </w:r>
            <w:proofErr w:type="spellStart"/>
            <w:r w:rsidRPr="004F3CB5">
              <w:rPr>
                <w:color w:val="000000"/>
                <w:sz w:val="24"/>
                <w:szCs w:val="24"/>
                <w:lang w:val="en-ID"/>
              </w:rPr>
              <w:t>bukan</w:t>
            </w:r>
            <w:proofErr w:type="spellEnd"/>
            <w:r w:rsidRPr="004F3CB5">
              <w:rPr>
                <w:color w:val="000000"/>
                <w:sz w:val="24"/>
                <w:szCs w:val="24"/>
                <w:lang w:val="en-ID"/>
              </w:rPr>
              <w:t xml:space="preserve"> </w:t>
            </w:r>
            <w:proofErr w:type="spellStart"/>
            <w:r w:rsidRPr="004F3CB5">
              <w:rPr>
                <w:color w:val="000000"/>
                <w:sz w:val="24"/>
                <w:szCs w:val="24"/>
                <w:lang w:val="en-ID"/>
              </w:rPr>
              <w:t>hanya</w:t>
            </w:r>
            <w:proofErr w:type="spellEnd"/>
            <w:r w:rsidRPr="004F3CB5">
              <w:rPr>
                <w:color w:val="000000"/>
                <w:sz w:val="24"/>
                <w:szCs w:val="24"/>
                <w:lang w:val="en-ID"/>
              </w:rPr>
              <w:t xml:space="preserve"> </w:t>
            </w:r>
            <w:proofErr w:type="spellStart"/>
            <w:r w:rsidRPr="004F3CB5">
              <w:rPr>
                <w:color w:val="000000"/>
                <w:sz w:val="24"/>
                <w:szCs w:val="24"/>
                <w:lang w:val="en-ID"/>
              </w:rPr>
              <w:t>sebagian</w:t>
            </w:r>
            <w:proofErr w:type="spellEnd"/>
            <w:r w:rsidRPr="004F3CB5">
              <w:rPr>
                <w:color w:val="000000"/>
                <w:sz w:val="24"/>
                <w:szCs w:val="24"/>
                <w:lang w:val="en-ID"/>
              </w:rPr>
              <w:t xml:space="preserve"> </w:t>
            </w:r>
            <w:proofErr w:type="spellStart"/>
            <w:r w:rsidRPr="004F3CB5">
              <w:rPr>
                <w:color w:val="000000"/>
                <w:sz w:val="24"/>
                <w:szCs w:val="24"/>
                <w:lang w:val="en-ID"/>
              </w:rPr>
              <w:t>kecil</w:t>
            </w:r>
            <w:proofErr w:type="spellEnd"/>
            <w:r w:rsidRPr="004F3CB5">
              <w:rPr>
                <w:color w:val="000000"/>
                <w:sz w:val="24"/>
                <w:szCs w:val="24"/>
                <w:lang w:val="en-ID"/>
              </w:rPr>
              <w:t xml:space="preserve"> </w:t>
            </w:r>
            <w:proofErr w:type="spellStart"/>
            <w:r w:rsidRPr="004F3CB5">
              <w:rPr>
                <w:color w:val="000000"/>
                <w:sz w:val="24"/>
                <w:szCs w:val="24"/>
                <w:lang w:val="en-ID"/>
              </w:rPr>
              <w:t>saja</w:t>
            </w:r>
            <w:proofErr w:type="spellEnd"/>
            <w:r w:rsidRPr="004F3CB5">
              <w:rPr>
                <w:color w:val="000000"/>
                <w:sz w:val="24"/>
                <w:szCs w:val="24"/>
                <w:lang w:val="en-ID"/>
              </w:rPr>
              <w:t>.</w:t>
            </w:r>
          </w:p>
        </w:tc>
        <w:tc>
          <w:tcPr>
            <w:tcW w:w="644" w:type="dxa"/>
            <w:tcBorders>
              <w:top w:val="nil"/>
              <w:left w:val="nil"/>
              <w:bottom w:val="single" w:sz="4" w:space="0" w:color="auto"/>
              <w:right w:val="single" w:sz="4" w:space="0" w:color="auto"/>
            </w:tcBorders>
            <w:hideMark/>
          </w:tcPr>
          <w:p w14:paraId="5D1D67AE"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46" w:type="dxa"/>
            <w:tcBorders>
              <w:top w:val="nil"/>
              <w:left w:val="nil"/>
              <w:bottom w:val="single" w:sz="4" w:space="0" w:color="auto"/>
              <w:right w:val="single" w:sz="4" w:space="0" w:color="auto"/>
            </w:tcBorders>
            <w:hideMark/>
          </w:tcPr>
          <w:p w14:paraId="4C1F5C52"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486" w:type="dxa"/>
            <w:tcBorders>
              <w:top w:val="nil"/>
              <w:left w:val="nil"/>
              <w:bottom w:val="single" w:sz="4" w:space="0" w:color="auto"/>
              <w:right w:val="single" w:sz="4" w:space="0" w:color="auto"/>
            </w:tcBorders>
            <w:hideMark/>
          </w:tcPr>
          <w:p w14:paraId="6A259505"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w:t>
            </w:r>
          </w:p>
        </w:tc>
        <w:tc>
          <w:tcPr>
            <w:tcW w:w="531" w:type="dxa"/>
            <w:tcBorders>
              <w:top w:val="nil"/>
              <w:left w:val="nil"/>
              <w:bottom w:val="single" w:sz="4" w:space="0" w:color="auto"/>
              <w:right w:val="single" w:sz="4" w:space="0" w:color="auto"/>
            </w:tcBorders>
            <w:hideMark/>
          </w:tcPr>
          <w:p w14:paraId="3ED2DBD9"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7</w:t>
            </w:r>
          </w:p>
        </w:tc>
        <w:tc>
          <w:tcPr>
            <w:tcW w:w="543" w:type="dxa"/>
            <w:tcBorders>
              <w:top w:val="nil"/>
              <w:left w:val="nil"/>
              <w:bottom w:val="single" w:sz="4" w:space="0" w:color="auto"/>
              <w:right w:val="single" w:sz="4" w:space="0" w:color="auto"/>
            </w:tcBorders>
            <w:hideMark/>
          </w:tcPr>
          <w:p w14:paraId="3A48F76A"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24</w:t>
            </w:r>
          </w:p>
        </w:tc>
        <w:tc>
          <w:tcPr>
            <w:tcW w:w="764" w:type="dxa"/>
            <w:tcBorders>
              <w:top w:val="nil"/>
              <w:left w:val="nil"/>
              <w:bottom w:val="single" w:sz="4" w:space="0" w:color="auto"/>
              <w:right w:val="single" w:sz="4" w:space="0" w:color="auto"/>
            </w:tcBorders>
            <w:hideMark/>
          </w:tcPr>
          <w:p w14:paraId="1C486059"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33</w:t>
            </w:r>
          </w:p>
        </w:tc>
        <w:tc>
          <w:tcPr>
            <w:tcW w:w="794" w:type="dxa"/>
            <w:tcBorders>
              <w:top w:val="nil"/>
              <w:left w:val="nil"/>
              <w:bottom w:val="single" w:sz="4" w:space="0" w:color="auto"/>
              <w:right w:val="single" w:sz="4" w:space="0" w:color="auto"/>
            </w:tcBorders>
            <w:vAlign w:val="center"/>
            <w:hideMark/>
          </w:tcPr>
          <w:p w14:paraId="1FA4EAB6"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 xml:space="preserve">      4,667 </w:t>
            </w:r>
          </w:p>
        </w:tc>
      </w:tr>
      <w:tr w:rsidR="004F3CB5" w:rsidRPr="004F3CB5" w14:paraId="0386D9D1" w14:textId="77777777" w:rsidTr="004F3CB5">
        <w:trPr>
          <w:trHeight w:val="737"/>
        </w:trPr>
        <w:tc>
          <w:tcPr>
            <w:tcW w:w="3133" w:type="dxa"/>
            <w:tcBorders>
              <w:top w:val="nil"/>
              <w:left w:val="single" w:sz="4" w:space="0" w:color="auto"/>
              <w:bottom w:val="single" w:sz="4" w:space="0" w:color="auto"/>
              <w:right w:val="single" w:sz="4" w:space="0" w:color="auto"/>
            </w:tcBorders>
            <w:hideMark/>
          </w:tcPr>
          <w:p w14:paraId="16ABEA18" w14:textId="77777777" w:rsidR="004F3CB5" w:rsidRPr="004F3CB5" w:rsidRDefault="004F3CB5" w:rsidP="00B84801">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dapat</w:t>
            </w:r>
            <w:proofErr w:type="spellEnd"/>
            <w:r w:rsidRPr="004F3CB5">
              <w:rPr>
                <w:color w:val="000000"/>
                <w:sz w:val="24"/>
                <w:szCs w:val="24"/>
                <w:lang w:val="en-ID"/>
              </w:rPr>
              <w:t xml:space="preserve"> </w:t>
            </w:r>
            <w:proofErr w:type="spellStart"/>
            <w:r w:rsidRPr="004F3CB5">
              <w:rPr>
                <w:color w:val="000000"/>
                <w:sz w:val="24"/>
                <w:szCs w:val="24"/>
                <w:lang w:val="en-ID"/>
              </w:rPr>
              <w:t>melihat</w:t>
            </w:r>
            <w:proofErr w:type="spellEnd"/>
            <w:r w:rsidRPr="004F3CB5">
              <w:rPr>
                <w:color w:val="000000"/>
                <w:sz w:val="24"/>
                <w:szCs w:val="24"/>
                <w:lang w:val="en-ID"/>
              </w:rPr>
              <w:t xml:space="preserve"> </w:t>
            </w:r>
            <w:proofErr w:type="spellStart"/>
            <w:r w:rsidRPr="004F3CB5">
              <w:rPr>
                <w:color w:val="000000"/>
                <w:sz w:val="24"/>
                <w:szCs w:val="24"/>
                <w:lang w:val="en-ID"/>
              </w:rPr>
              <w:t>dengan</w:t>
            </w:r>
            <w:proofErr w:type="spellEnd"/>
            <w:r w:rsidRPr="004F3CB5">
              <w:rPr>
                <w:color w:val="000000"/>
                <w:sz w:val="24"/>
                <w:szCs w:val="24"/>
                <w:lang w:val="en-ID"/>
              </w:rPr>
              <w:t xml:space="preserve"> </w:t>
            </w:r>
            <w:proofErr w:type="spellStart"/>
            <w:r w:rsidRPr="004F3CB5">
              <w:rPr>
                <w:color w:val="000000"/>
                <w:sz w:val="24"/>
                <w:szCs w:val="24"/>
                <w:lang w:val="en-ID"/>
              </w:rPr>
              <w:t>jelas</w:t>
            </w:r>
            <w:proofErr w:type="spellEnd"/>
            <w:r w:rsidRPr="004F3CB5">
              <w:rPr>
                <w:color w:val="000000"/>
                <w:sz w:val="24"/>
                <w:szCs w:val="24"/>
                <w:lang w:val="en-ID"/>
              </w:rPr>
              <w:t xml:space="preserve"> </w:t>
            </w:r>
            <w:proofErr w:type="spellStart"/>
            <w:r w:rsidRPr="004F3CB5">
              <w:rPr>
                <w:color w:val="000000"/>
                <w:sz w:val="24"/>
                <w:szCs w:val="24"/>
                <w:lang w:val="en-ID"/>
              </w:rPr>
              <w:t>hasil</w:t>
            </w:r>
            <w:proofErr w:type="spellEnd"/>
            <w:r w:rsidRPr="004F3CB5">
              <w:rPr>
                <w:color w:val="000000"/>
                <w:sz w:val="24"/>
                <w:szCs w:val="24"/>
                <w:lang w:val="en-ID"/>
              </w:rPr>
              <w:t xml:space="preserve"> </w:t>
            </w:r>
            <w:proofErr w:type="spellStart"/>
            <w:r w:rsidRPr="004F3CB5">
              <w:rPr>
                <w:color w:val="000000"/>
                <w:sz w:val="24"/>
                <w:szCs w:val="24"/>
                <w:lang w:val="en-ID"/>
              </w:rPr>
              <w:t>akhir</w:t>
            </w:r>
            <w:proofErr w:type="spellEnd"/>
            <w:r w:rsidRPr="004F3CB5">
              <w:rPr>
                <w:color w:val="000000"/>
                <w:sz w:val="24"/>
                <w:szCs w:val="24"/>
                <w:lang w:val="en-ID"/>
              </w:rPr>
              <w:t xml:space="preserve"> </w:t>
            </w:r>
            <w:proofErr w:type="spellStart"/>
            <w:r w:rsidRPr="004F3CB5">
              <w:rPr>
                <w:color w:val="000000"/>
                <w:sz w:val="24"/>
                <w:szCs w:val="24"/>
                <w:lang w:val="en-ID"/>
              </w:rPr>
              <w:t>dari</w:t>
            </w:r>
            <w:proofErr w:type="spellEnd"/>
            <w:r w:rsidRPr="004F3CB5">
              <w:rPr>
                <w:color w:val="000000"/>
                <w:sz w:val="24"/>
                <w:szCs w:val="24"/>
                <w:lang w:val="en-ID"/>
              </w:rPr>
              <w:t xml:space="preserve"> </w:t>
            </w:r>
            <w:proofErr w:type="spellStart"/>
            <w:r w:rsidRPr="004F3CB5">
              <w:rPr>
                <w:color w:val="000000"/>
                <w:sz w:val="24"/>
                <w:szCs w:val="24"/>
                <w:lang w:val="en-ID"/>
              </w:rPr>
              <w:t>pekerjaan</w:t>
            </w:r>
            <w:proofErr w:type="spellEnd"/>
            <w:r w:rsidRPr="004F3CB5">
              <w:rPr>
                <w:color w:val="000000"/>
                <w:sz w:val="24"/>
                <w:szCs w:val="24"/>
                <w:lang w:val="en-ID"/>
              </w:rPr>
              <w:t xml:space="preserve"> yang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kerjakan</w:t>
            </w:r>
            <w:proofErr w:type="spellEnd"/>
          </w:p>
        </w:tc>
        <w:tc>
          <w:tcPr>
            <w:tcW w:w="644" w:type="dxa"/>
            <w:tcBorders>
              <w:top w:val="nil"/>
              <w:left w:val="nil"/>
              <w:bottom w:val="single" w:sz="4" w:space="0" w:color="auto"/>
              <w:right w:val="single" w:sz="4" w:space="0" w:color="auto"/>
            </w:tcBorders>
            <w:hideMark/>
          </w:tcPr>
          <w:p w14:paraId="5C404713"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46" w:type="dxa"/>
            <w:tcBorders>
              <w:top w:val="nil"/>
              <w:left w:val="nil"/>
              <w:bottom w:val="single" w:sz="4" w:space="0" w:color="auto"/>
              <w:right w:val="single" w:sz="4" w:space="0" w:color="auto"/>
            </w:tcBorders>
            <w:hideMark/>
          </w:tcPr>
          <w:p w14:paraId="28F39220"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1</w:t>
            </w:r>
          </w:p>
        </w:tc>
        <w:tc>
          <w:tcPr>
            <w:tcW w:w="486" w:type="dxa"/>
            <w:tcBorders>
              <w:top w:val="nil"/>
              <w:left w:val="nil"/>
              <w:bottom w:val="single" w:sz="4" w:space="0" w:color="auto"/>
              <w:right w:val="single" w:sz="4" w:space="0" w:color="auto"/>
            </w:tcBorders>
            <w:hideMark/>
          </w:tcPr>
          <w:p w14:paraId="23399085"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31" w:type="dxa"/>
            <w:tcBorders>
              <w:top w:val="nil"/>
              <w:left w:val="nil"/>
              <w:bottom w:val="single" w:sz="4" w:space="0" w:color="auto"/>
              <w:right w:val="single" w:sz="4" w:space="0" w:color="auto"/>
            </w:tcBorders>
            <w:hideMark/>
          </w:tcPr>
          <w:p w14:paraId="726A0F50"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8</w:t>
            </w:r>
          </w:p>
        </w:tc>
        <w:tc>
          <w:tcPr>
            <w:tcW w:w="543" w:type="dxa"/>
            <w:tcBorders>
              <w:top w:val="nil"/>
              <w:left w:val="nil"/>
              <w:bottom w:val="single" w:sz="4" w:space="0" w:color="auto"/>
              <w:right w:val="single" w:sz="4" w:space="0" w:color="auto"/>
            </w:tcBorders>
            <w:hideMark/>
          </w:tcPr>
          <w:p w14:paraId="69DA5776"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24</w:t>
            </w:r>
          </w:p>
        </w:tc>
        <w:tc>
          <w:tcPr>
            <w:tcW w:w="764" w:type="dxa"/>
            <w:tcBorders>
              <w:top w:val="nil"/>
              <w:left w:val="nil"/>
              <w:bottom w:val="single" w:sz="4" w:space="0" w:color="auto"/>
              <w:right w:val="single" w:sz="4" w:space="0" w:color="auto"/>
            </w:tcBorders>
            <w:hideMark/>
          </w:tcPr>
          <w:p w14:paraId="785A3D2E"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33</w:t>
            </w:r>
          </w:p>
        </w:tc>
        <w:tc>
          <w:tcPr>
            <w:tcW w:w="794" w:type="dxa"/>
            <w:tcBorders>
              <w:top w:val="nil"/>
              <w:left w:val="nil"/>
              <w:bottom w:val="single" w:sz="4" w:space="0" w:color="auto"/>
              <w:right w:val="single" w:sz="4" w:space="0" w:color="auto"/>
            </w:tcBorders>
            <w:vAlign w:val="center"/>
            <w:hideMark/>
          </w:tcPr>
          <w:p w14:paraId="38E9FC75"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 xml:space="preserve">      4,667 </w:t>
            </w:r>
          </w:p>
        </w:tc>
      </w:tr>
      <w:tr w:rsidR="004F3CB5" w:rsidRPr="004F3CB5" w14:paraId="3B0C1B62" w14:textId="77777777" w:rsidTr="004F3CB5">
        <w:trPr>
          <w:trHeight w:val="737"/>
        </w:trPr>
        <w:tc>
          <w:tcPr>
            <w:tcW w:w="3133" w:type="dxa"/>
            <w:tcBorders>
              <w:top w:val="nil"/>
              <w:left w:val="single" w:sz="4" w:space="0" w:color="auto"/>
              <w:bottom w:val="single" w:sz="4" w:space="0" w:color="auto"/>
              <w:right w:val="single" w:sz="4" w:space="0" w:color="auto"/>
            </w:tcBorders>
            <w:hideMark/>
          </w:tcPr>
          <w:p w14:paraId="675EDB13" w14:textId="77777777" w:rsidR="004F3CB5" w:rsidRPr="004F3CB5" w:rsidRDefault="004F3CB5" w:rsidP="00B84801">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menyadari</w:t>
            </w:r>
            <w:proofErr w:type="spellEnd"/>
            <w:r w:rsidRPr="004F3CB5">
              <w:rPr>
                <w:color w:val="000000"/>
                <w:sz w:val="24"/>
                <w:szCs w:val="24"/>
                <w:lang w:val="en-ID"/>
              </w:rPr>
              <w:t xml:space="preserve"> </w:t>
            </w:r>
            <w:proofErr w:type="spellStart"/>
            <w:r w:rsidRPr="004F3CB5">
              <w:rPr>
                <w:color w:val="000000"/>
                <w:sz w:val="24"/>
                <w:szCs w:val="24"/>
                <w:lang w:val="en-ID"/>
              </w:rPr>
              <w:t>bahwa</w:t>
            </w:r>
            <w:proofErr w:type="spellEnd"/>
            <w:r w:rsidRPr="004F3CB5">
              <w:rPr>
                <w:color w:val="000000"/>
                <w:sz w:val="24"/>
                <w:szCs w:val="24"/>
                <w:lang w:val="en-ID"/>
              </w:rPr>
              <w:t xml:space="preserve"> </w:t>
            </w:r>
            <w:proofErr w:type="spellStart"/>
            <w:r w:rsidRPr="004F3CB5">
              <w:rPr>
                <w:color w:val="000000"/>
                <w:sz w:val="24"/>
                <w:szCs w:val="24"/>
                <w:lang w:val="en-ID"/>
              </w:rPr>
              <w:t>pekerjaan</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berdampak</w:t>
            </w:r>
            <w:proofErr w:type="spellEnd"/>
            <w:r w:rsidRPr="004F3CB5">
              <w:rPr>
                <w:color w:val="000000"/>
                <w:sz w:val="24"/>
                <w:szCs w:val="24"/>
                <w:lang w:val="en-ID"/>
              </w:rPr>
              <w:t xml:space="preserve"> </w:t>
            </w:r>
            <w:proofErr w:type="spellStart"/>
            <w:r w:rsidRPr="004F3CB5">
              <w:rPr>
                <w:color w:val="000000"/>
                <w:sz w:val="24"/>
                <w:szCs w:val="24"/>
                <w:lang w:val="en-ID"/>
              </w:rPr>
              <w:t>penting</w:t>
            </w:r>
            <w:proofErr w:type="spellEnd"/>
            <w:r w:rsidRPr="004F3CB5">
              <w:rPr>
                <w:color w:val="000000"/>
                <w:sz w:val="24"/>
                <w:szCs w:val="24"/>
                <w:lang w:val="en-ID"/>
              </w:rPr>
              <w:t xml:space="preserve"> </w:t>
            </w:r>
            <w:proofErr w:type="spellStart"/>
            <w:r w:rsidRPr="004F3CB5">
              <w:rPr>
                <w:color w:val="000000"/>
                <w:sz w:val="24"/>
                <w:szCs w:val="24"/>
                <w:lang w:val="en-ID"/>
              </w:rPr>
              <w:t>bagi</w:t>
            </w:r>
            <w:proofErr w:type="spellEnd"/>
            <w:r w:rsidRPr="004F3CB5">
              <w:rPr>
                <w:color w:val="000000"/>
                <w:sz w:val="24"/>
                <w:szCs w:val="24"/>
                <w:lang w:val="en-ID"/>
              </w:rPr>
              <w:t xml:space="preserve"> </w:t>
            </w:r>
            <w:proofErr w:type="spellStart"/>
            <w:r w:rsidRPr="004F3CB5">
              <w:rPr>
                <w:color w:val="000000"/>
                <w:sz w:val="24"/>
                <w:szCs w:val="24"/>
                <w:lang w:val="en-ID"/>
              </w:rPr>
              <w:t>instansi</w:t>
            </w:r>
            <w:proofErr w:type="spellEnd"/>
            <w:r w:rsidRPr="004F3CB5">
              <w:rPr>
                <w:color w:val="000000"/>
                <w:sz w:val="24"/>
                <w:szCs w:val="24"/>
                <w:lang w:val="en-ID"/>
              </w:rPr>
              <w:t xml:space="preserve"> </w:t>
            </w:r>
            <w:proofErr w:type="spellStart"/>
            <w:r w:rsidRPr="004F3CB5">
              <w:rPr>
                <w:color w:val="000000"/>
                <w:sz w:val="24"/>
                <w:szCs w:val="24"/>
                <w:lang w:val="en-ID"/>
              </w:rPr>
              <w:t>maupun</w:t>
            </w:r>
            <w:proofErr w:type="spellEnd"/>
            <w:r w:rsidRPr="004F3CB5">
              <w:rPr>
                <w:color w:val="000000"/>
                <w:sz w:val="24"/>
                <w:szCs w:val="24"/>
                <w:lang w:val="en-ID"/>
              </w:rPr>
              <w:t xml:space="preserve"> </w:t>
            </w:r>
            <w:proofErr w:type="spellStart"/>
            <w:r w:rsidRPr="004F3CB5">
              <w:rPr>
                <w:color w:val="000000"/>
                <w:sz w:val="24"/>
                <w:szCs w:val="24"/>
                <w:lang w:val="en-ID"/>
              </w:rPr>
              <w:t>pihak</w:t>
            </w:r>
            <w:proofErr w:type="spellEnd"/>
            <w:r w:rsidRPr="004F3CB5">
              <w:rPr>
                <w:color w:val="000000"/>
                <w:sz w:val="24"/>
                <w:szCs w:val="24"/>
                <w:lang w:val="en-ID"/>
              </w:rPr>
              <w:t xml:space="preserve"> lain di </w:t>
            </w:r>
            <w:proofErr w:type="spellStart"/>
            <w:r w:rsidRPr="004F3CB5">
              <w:rPr>
                <w:color w:val="000000"/>
                <w:sz w:val="24"/>
                <w:szCs w:val="24"/>
                <w:lang w:val="en-ID"/>
              </w:rPr>
              <w:t>luar</w:t>
            </w:r>
            <w:proofErr w:type="spellEnd"/>
            <w:r w:rsidRPr="004F3CB5">
              <w:rPr>
                <w:color w:val="000000"/>
                <w:sz w:val="24"/>
                <w:szCs w:val="24"/>
                <w:lang w:val="en-ID"/>
              </w:rPr>
              <w:t xml:space="preserve"> </w:t>
            </w:r>
            <w:proofErr w:type="spellStart"/>
            <w:r w:rsidRPr="004F3CB5">
              <w:rPr>
                <w:color w:val="000000"/>
                <w:sz w:val="24"/>
                <w:szCs w:val="24"/>
                <w:lang w:val="en-ID"/>
              </w:rPr>
              <w:t>instansi</w:t>
            </w:r>
            <w:proofErr w:type="spellEnd"/>
            <w:r w:rsidRPr="004F3CB5">
              <w:rPr>
                <w:color w:val="000000"/>
                <w:sz w:val="24"/>
                <w:szCs w:val="24"/>
                <w:lang w:val="en-ID"/>
              </w:rPr>
              <w:t>.</w:t>
            </w:r>
          </w:p>
        </w:tc>
        <w:tc>
          <w:tcPr>
            <w:tcW w:w="644" w:type="dxa"/>
            <w:tcBorders>
              <w:top w:val="nil"/>
              <w:left w:val="nil"/>
              <w:bottom w:val="single" w:sz="4" w:space="0" w:color="auto"/>
              <w:right w:val="single" w:sz="4" w:space="0" w:color="auto"/>
            </w:tcBorders>
            <w:hideMark/>
          </w:tcPr>
          <w:p w14:paraId="3D0751ED"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46" w:type="dxa"/>
            <w:tcBorders>
              <w:top w:val="nil"/>
              <w:left w:val="nil"/>
              <w:bottom w:val="single" w:sz="4" w:space="0" w:color="auto"/>
              <w:right w:val="single" w:sz="4" w:space="0" w:color="auto"/>
            </w:tcBorders>
            <w:hideMark/>
          </w:tcPr>
          <w:p w14:paraId="5CDECBC2"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486" w:type="dxa"/>
            <w:tcBorders>
              <w:top w:val="nil"/>
              <w:left w:val="nil"/>
              <w:bottom w:val="single" w:sz="4" w:space="0" w:color="auto"/>
              <w:right w:val="single" w:sz="4" w:space="0" w:color="auto"/>
            </w:tcBorders>
            <w:hideMark/>
          </w:tcPr>
          <w:p w14:paraId="6A3BC96F"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31" w:type="dxa"/>
            <w:tcBorders>
              <w:top w:val="nil"/>
              <w:left w:val="nil"/>
              <w:bottom w:val="single" w:sz="4" w:space="0" w:color="auto"/>
              <w:right w:val="single" w:sz="4" w:space="0" w:color="auto"/>
            </w:tcBorders>
            <w:hideMark/>
          </w:tcPr>
          <w:p w14:paraId="12ABA01D"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5</w:t>
            </w:r>
          </w:p>
        </w:tc>
        <w:tc>
          <w:tcPr>
            <w:tcW w:w="543" w:type="dxa"/>
            <w:tcBorders>
              <w:top w:val="nil"/>
              <w:left w:val="nil"/>
              <w:bottom w:val="single" w:sz="4" w:space="0" w:color="auto"/>
              <w:right w:val="single" w:sz="4" w:space="0" w:color="auto"/>
            </w:tcBorders>
            <w:hideMark/>
          </w:tcPr>
          <w:p w14:paraId="5D2A2484"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28</w:t>
            </w:r>
          </w:p>
        </w:tc>
        <w:tc>
          <w:tcPr>
            <w:tcW w:w="764" w:type="dxa"/>
            <w:tcBorders>
              <w:top w:val="nil"/>
              <w:left w:val="nil"/>
              <w:bottom w:val="single" w:sz="4" w:space="0" w:color="auto"/>
              <w:right w:val="single" w:sz="4" w:space="0" w:color="auto"/>
            </w:tcBorders>
            <w:hideMark/>
          </w:tcPr>
          <w:p w14:paraId="34C7CDB2"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33</w:t>
            </w:r>
          </w:p>
        </w:tc>
        <w:tc>
          <w:tcPr>
            <w:tcW w:w="794" w:type="dxa"/>
            <w:tcBorders>
              <w:top w:val="nil"/>
              <w:left w:val="nil"/>
              <w:bottom w:val="single" w:sz="4" w:space="0" w:color="auto"/>
              <w:right w:val="single" w:sz="4" w:space="0" w:color="auto"/>
            </w:tcBorders>
            <w:vAlign w:val="center"/>
            <w:hideMark/>
          </w:tcPr>
          <w:p w14:paraId="702AF529"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 xml:space="preserve">      4,848 </w:t>
            </w:r>
          </w:p>
        </w:tc>
      </w:tr>
      <w:tr w:rsidR="004F3CB5" w:rsidRPr="004F3CB5" w14:paraId="411DD1CE" w14:textId="77777777" w:rsidTr="004F3CB5">
        <w:trPr>
          <w:trHeight w:val="737"/>
        </w:trPr>
        <w:tc>
          <w:tcPr>
            <w:tcW w:w="3133" w:type="dxa"/>
            <w:tcBorders>
              <w:top w:val="nil"/>
              <w:left w:val="single" w:sz="4" w:space="0" w:color="auto"/>
              <w:bottom w:val="single" w:sz="4" w:space="0" w:color="auto"/>
              <w:right w:val="single" w:sz="4" w:space="0" w:color="auto"/>
            </w:tcBorders>
            <w:hideMark/>
          </w:tcPr>
          <w:p w14:paraId="5A83513F" w14:textId="77777777" w:rsidR="004F3CB5" w:rsidRPr="004F3CB5" w:rsidRDefault="004F3CB5" w:rsidP="00B84801">
            <w:pPr>
              <w:spacing w:line="240" w:lineRule="auto"/>
              <w:ind w:firstLine="0"/>
              <w:jc w:val="left"/>
              <w:rPr>
                <w:color w:val="000000"/>
                <w:sz w:val="24"/>
                <w:szCs w:val="24"/>
                <w:lang w:val="en-ID"/>
              </w:rPr>
            </w:pPr>
            <w:r w:rsidRPr="004F3CB5">
              <w:rPr>
                <w:color w:val="000000"/>
                <w:sz w:val="24"/>
                <w:szCs w:val="24"/>
                <w:lang w:val="en-ID"/>
              </w:rPr>
              <w:lastRenderedPageBreak/>
              <w:t xml:space="preserve">Saya </w:t>
            </w:r>
            <w:proofErr w:type="spellStart"/>
            <w:r w:rsidRPr="004F3CB5">
              <w:rPr>
                <w:color w:val="000000"/>
                <w:sz w:val="24"/>
                <w:szCs w:val="24"/>
                <w:lang w:val="en-ID"/>
              </w:rPr>
              <w:t>merasa</w:t>
            </w:r>
            <w:proofErr w:type="spellEnd"/>
            <w:r w:rsidRPr="004F3CB5">
              <w:rPr>
                <w:color w:val="000000"/>
                <w:sz w:val="24"/>
                <w:szCs w:val="24"/>
                <w:lang w:val="en-ID"/>
              </w:rPr>
              <w:t xml:space="preserve"> </w:t>
            </w:r>
            <w:proofErr w:type="spellStart"/>
            <w:r w:rsidRPr="004F3CB5">
              <w:rPr>
                <w:color w:val="000000"/>
                <w:sz w:val="24"/>
                <w:szCs w:val="24"/>
                <w:lang w:val="en-ID"/>
              </w:rPr>
              <w:t>pekerjaan</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berkontribusi</w:t>
            </w:r>
            <w:proofErr w:type="spellEnd"/>
            <w:r w:rsidRPr="004F3CB5">
              <w:rPr>
                <w:color w:val="000000"/>
                <w:sz w:val="24"/>
                <w:szCs w:val="24"/>
                <w:lang w:val="en-ID"/>
              </w:rPr>
              <w:t xml:space="preserve"> </w:t>
            </w:r>
            <w:proofErr w:type="spellStart"/>
            <w:r w:rsidRPr="004F3CB5">
              <w:rPr>
                <w:color w:val="000000"/>
                <w:sz w:val="24"/>
                <w:szCs w:val="24"/>
                <w:lang w:val="en-ID"/>
              </w:rPr>
              <w:t>terhadap</w:t>
            </w:r>
            <w:proofErr w:type="spellEnd"/>
            <w:r w:rsidRPr="004F3CB5">
              <w:rPr>
                <w:color w:val="000000"/>
                <w:sz w:val="24"/>
                <w:szCs w:val="24"/>
                <w:lang w:val="en-ID"/>
              </w:rPr>
              <w:t xml:space="preserve"> </w:t>
            </w:r>
            <w:proofErr w:type="spellStart"/>
            <w:r w:rsidRPr="004F3CB5">
              <w:rPr>
                <w:color w:val="000000"/>
                <w:sz w:val="24"/>
                <w:szCs w:val="24"/>
                <w:lang w:val="en-ID"/>
              </w:rPr>
              <w:t>pembangunan</w:t>
            </w:r>
            <w:proofErr w:type="spellEnd"/>
            <w:r w:rsidRPr="004F3CB5">
              <w:rPr>
                <w:color w:val="000000"/>
                <w:sz w:val="24"/>
                <w:szCs w:val="24"/>
                <w:lang w:val="en-ID"/>
              </w:rPr>
              <w:t xml:space="preserve"> </w:t>
            </w:r>
            <w:proofErr w:type="spellStart"/>
            <w:r w:rsidRPr="004F3CB5">
              <w:rPr>
                <w:color w:val="000000"/>
                <w:sz w:val="24"/>
                <w:szCs w:val="24"/>
                <w:lang w:val="en-ID"/>
              </w:rPr>
              <w:t>melalui</w:t>
            </w:r>
            <w:proofErr w:type="spellEnd"/>
            <w:r w:rsidRPr="004F3CB5">
              <w:rPr>
                <w:color w:val="000000"/>
                <w:sz w:val="24"/>
                <w:szCs w:val="24"/>
                <w:lang w:val="en-ID"/>
              </w:rPr>
              <w:t xml:space="preserve"> </w:t>
            </w:r>
            <w:proofErr w:type="spellStart"/>
            <w:r w:rsidRPr="004F3CB5">
              <w:rPr>
                <w:color w:val="000000"/>
                <w:sz w:val="24"/>
                <w:szCs w:val="24"/>
                <w:lang w:val="en-ID"/>
              </w:rPr>
              <w:t>penyaluran</w:t>
            </w:r>
            <w:proofErr w:type="spellEnd"/>
            <w:r w:rsidRPr="004F3CB5">
              <w:rPr>
                <w:color w:val="000000"/>
                <w:sz w:val="24"/>
                <w:szCs w:val="24"/>
                <w:lang w:val="en-ID"/>
              </w:rPr>
              <w:t xml:space="preserve"> dana PHLN.</w:t>
            </w:r>
          </w:p>
        </w:tc>
        <w:tc>
          <w:tcPr>
            <w:tcW w:w="644" w:type="dxa"/>
            <w:tcBorders>
              <w:top w:val="nil"/>
              <w:left w:val="nil"/>
              <w:bottom w:val="single" w:sz="4" w:space="0" w:color="auto"/>
              <w:right w:val="single" w:sz="4" w:space="0" w:color="auto"/>
            </w:tcBorders>
            <w:hideMark/>
          </w:tcPr>
          <w:p w14:paraId="7AD0C522"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1</w:t>
            </w:r>
          </w:p>
        </w:tc>
        <w:tc>
          <w:tcPr>
            <w:tcW w:w="546" w:type="dxa"/>
            <w:tcBorders>
              <w:top w:val="nil"/>
              <w:left w:val="nil"/>
              <w:bottom w:val="single" w:sz="4" w:space="0" w:color="auto"/>
              <w:right w:val="single" w:sz="4" w:space="0" w:color="auto"/>
            </w:tcBorders>
            <w:hideMark/>
          </w:tcPr>
          <w:p w14:paraId="3627B518"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486" w:type="dxa"/>
            <w:tcBorders>
              <w:top w:val="nil"/>
              <w:left w:val="nil"/>
              <w:bottom w:val="single" w:sz="4" w:space="0" w:color="auto"/>
              <w:right w:val="single" w:sz="4" w:space="0" w:color="auto"/>
            </w:tcBorders>
            <w:hideMark/>
          </w:tcPr>
          <w:p w14:paraId="2C5B2A6B"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31" w:type="dxa"/>
            <w:tcBorders>
              <w:top w:val="nil"/>
              <w:left w:val="nil"/>
              <w:bottom w:val="single" w:sz="4" w:space="0" w:color="auto"/>
              <w:right w:val="single" w:sz="4" w:space="0" w:color="auto"/>
            </w:tcBorders>
            <w:hideMark/>
          </w:tcPr>
          <w:p w14:paraId="40771666"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7</w:t>
            </w:r>
          </w:p>
        </w:tc>
        <w:tc>
          <w:tcPr>
            <w:tcW w:w="543" w:type="dxa"/>
            <w:tcBorders>
              <w:top w:val="nil"/>
              <w:left w:val="nil"/>
              <w:bottom w:val="single" w:sz="4" w:space="0" w:color="auto"/>
              <w:right w:val="single" w:sz="4" w:space="0" w:color="auto"/>
            </w:tcBorders>
            <w:hideMark/>
          </w:tcPr>
          <w:p w14:paraId="33A3247E"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25</w:t>
            </w:r>
          </w:p>
        </w:tc>
        <w:tc>
          <w:tcPr>
            <w:tcW w:w="764" w:type="dxa"/>
            <w:tcBorders>
              <w:top w:val="nil"/>
              <w:left w:val="nil"/>
              <w:bottom w:val="single" w:sz="4" w:space="0" w:color="auto"/>
              <w:right w:val="single" w:sz="4" w:space="0" w:color="auto"/>
            </w:tcBorders>
            <w:hideMark/>
          </w:tcPr>
          <w:p w14:paraId="14BBBCA9"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33</w:t>
            </w:r>
          </w:p>
        </w:tc>
        <w:tc>
          <w:tcPr>
            <w:tcW w:w="794" w:type="dxa"/>
            <w:tcBorders>
              <w:top w:val="nil"/>
              <w:left w:val="nil"/>
              <w:bottom w:val="single" w:sz="4" w:space="0" w:color="auto"/>
              <w:right w:val="single" w:sz="4" w:space="0" w:color="auto"/>
            </w:tcBorders>
            <w:vAlign w:val="center"/>
            <w:hideMark/>
          </w:tcPr>
          <w:p w14:paraId="01414C6E"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 xml:space="preserve">      4,667 </w:t>
            </w:r>
          </w:p>
        </w:tc>
      </w:tr>
      <w:tr w:rsidR="004F3CB5" w:rsidRPr="004F3CB5" w14:paraId="309E7F03" w14:textId="77777777" w:rsidTr="004F3CB5">
        <w:trPr>
          <w:trHeight w:val="737"/>
        </w:trPr>
        <w:tc>
          <w:tcPr>
            <w:tcW w:w="3133" w:type="dxa"/>
            <w:tcBorders>
              <w:top w:val="nil"/>
              <w:left w:val="single" w:sz="4" w:space="0" w:color="auto"/>
              <w:bottom w:val="single" w:sz="4" w:space="0" w:color="auto"/>
              <w:right w:val="single" w:sz="4" w:space="0" w:color="auto"/>
            </w:tcBorders>
            <w:hideMark/>
          </w:tcPr>
          <w:p w14:paraId="3006AE5E" w14:textId="77777777" w:rsidR="004F3CB5" w:rsidRPr="004F3CB5" w:rsidRDefault="004F3CB5" w:rsidP="00B84801">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memiliki</w:t>
            </w:r>
            <w:proofErr w:type="spellEnd"/>
            <w:r w:rsidRPr="004F3CB5">
              <w:rPr>
                <w:color w:val="000000"/>
                <w:sz w:val="24"/>
                <w:szCs w:val="24"/>
                <w:lang w:val="en-ID"/>
              </w:rPr>
              <w:t xml:space="preserve"> </w:t>
            </w:r>
            <w:proofErr w:type="spellStart"/>
            <w:r w:rsidRPr="004F3CB5">
              <w:rPr>
                <w:color w:val="000000"/>
                <w:sz w:val="24"/>
                <w:szCs w:val="24"/>
                <w:lang w:val="en-ID"/>
              </w:rPr>
              <w:t>kebebasan</w:t>
            </w:r>
            <w:proofErr w:type="spellEnd"/>
            <w:r w:rsidRPr="004F3CB5">
              <w:rPr>
                <w:color w:val="000000"/>
                <w:sz w:val="24"/>
                <w:szCs w:val="24"/>
                <w:lang w:val="en-ID"/>
              </w:rPr>
              <w:t xml:space="preserve"> </w:t>
            </w:r>
            <w:proofErr w:type="spellStart"/>
            <w:r w:rsidRPr="004F3CB5">
              <w:rPr>
                <w:color w:val="000000"/>
                <w:sz w:val="24"/>
                <w:szCs w:val="24"/>
                <w:lang w:val="en-ID"/>
              </w:rPr>
              <w:t>dalam</w:t>
            </w:r>
            <w:proofErr w:type="spellEnd"/>
            <w:r w:rsidRPr="004F3CB5">
              <w:rPr>
                <w:color w:val="000000"/>
                <w:sz w:val="24"/>
                <w:szCs w:val="24"/>
                <w:lang w:val="en-ID"/>
              </w:rPr>
              <w:t xml:space="preserve"> </w:t>
            </w:r>
            <w:proofErr w:type="spellStart"/>
            <w:r w:rsidRPr="004F3CB5">
              <w:rPr>
                <w:color w:val="000000"/>
                <w:sz w:val="24"/>
                <w:szCs w:val="24"/>
                <w:lang w:val="en-ID"/>
              </w:rPr>
              <w:t>merencanakan</w:t>
            </w:r>
            <w:proofErr w:type="spellEnd"/>
            <w:r w:rsidRPr="004F3CB5">
              <w:rPr>
                <w:color w:val="000000"/>
                <w:sz w:val="24"/>
                <w:szCs w:val="24"/>
                <w:lang w:val="en-ID"/>
              </w:rPr>
              <w:t xml:space="preserve"> dan </w:t>
            </w:r>
            <w:proofErr w:type="spellStart"/>
            <w:r w:rsidRPr="004F3CB5">
              <w:rPr>
                <w:color w:val="000000"/>
                <w:sz w:val="24"/>
                <w:szCs w:val="24"/>
                <w:lang w:val="en-ID"/>
              </w:rPr>
              <w:t>menentukan</w:t>
            </w:r>
            <w:proofErr w:type="spellEnd"/>
            <w:r w:rsidRPr="004F3CB5">
              <w:rPr>
                <w:color w:val="000000"/>
                <w:sz w:val="24"/>
                <w:szCs w:val="24"/>
                <w:lang w:val="en-ID"/>
              </w:rPr>
              <w:t xml:space="preserve"> </w:t>
            </w:r>
            <w:proofErr w:type="spellStart"/>
            <w:r w:rsidRPr="004F3CB5">
              <w:rPr>
                <w:color w:val="000000"/>
                <w:sz w:val="24"/>
                <w:szCs w:val="24"/>
                <w:lang w:val="en-ID"/>
              </w:rPr>
              <w:t>cara</w:t>
            </w:r>
            <w:proofErr w:type="spellEnd"/>
            <w:r w:rsidRPr="004F3CB5">
              <w:rPr>
                <w:color w:val="000000"/>
                <w:sz w:val="24"/>
                <w:szCs w:val="24"/>
                <w:lang w:val="en-ID"/>
              </w:rPr>
              <w:t xml:space="preserve"> </w:t>
            </w:r>
            <w:proofErr w:type="spellStart"/>
            <w:r w:rsidRPr="004F3CB5">
              <w:rPr>
                <w:color w:val="000000"/>
                <w:sz w:val="24"/>
                <w:szCs w:val="24"/>
                <w:lang w:val="en-ID"/>
              </w:rPr>
              <w:t>menyelesaikan</w:t>
            </w:r>
            <w:proofErr w:type="spellEnd"/>
            <w:r w:rsidRPr="004F3CB5">
              <w:rPr>
                <w:color w:val="000000"/>
                <w:sz w:val="24"/>
                <w:szCs w:val="24"/>
                <w:lang w:val="en-ID"/>
              </w:rPr>
              <w:t xml:space="preserve"> </w:t>
            </w:r>
            <w:proofErr w:type="spellStart"/>
            <w:r w:rsidRPr="004F3CB5">
              <w:rPr>
                <w:color w:val="000000"/>
                <w:sz w:val="24"/>
                <w:szCs w:val="24"/>
                <w:lang w:val="en-ID"/>
              </w:rPr>
              <w:t>pekerjaan</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w:t>
            </w:r>
          </w:p>
        </w:tc>
        <w:tc>
          <w:tcPr>
            <w:tcW w:w="644" w:type="dxa"/>
            <w:tcBorders>
              <w:top w:val="nil"/>
              <w:left w:val="nil"/>
              <w:bottom w:val="single" w:sz="4" w:space="0" w:color="auto"/>
              <w:right w:val="single" w:sz="4" w:space="0" w:color="auto"/>
            </w:tcBorders>
            <w:hideMark/>
          </w:tcPr>
          <w:p w14:paraId="0B5C2BFC"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46" w:type="dxa"/>
            <w:tcBorders>
              <w:top w:val="nil"/>
              <w:left w:val="nil"/>
              <w:bottom w:val="single" w:sz="4" w:space="0" w:color="auto"/>
              <w:right w:val="single" w:sz="4" w:space="0" w:color="auto"/>
            </w:tcBorders>
            <w:hideMark/>
          </w:tcPr>
          <w:p w14:paraId="6A10223C"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486" w:type="dxa"/>
            <w:tcBorders>
              <w:top w:val="nil"/>
              <w:left w:val="nil"/>
              <w:bottom w:val="single" w:sz="4" w:space="0" w:color="auto"/>
              <w:right w:val="single" w:sz="4" w:space="0" w:color="auto"/>
            </w:tcBorders>
            <w:hideMark/>
          </w:tcPr>
          <w:p w14:paraId="07FE40C6"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1</w:t>
            </w:r>
          </w:p>
        </w:tc>
        <w:tc>
          <w:tcPr>
            <w:tcW w:w="531" w:type="dxa"/>
            <w:tcBorders>
              <w:top w:val="nil"/>
              <w:left w:val="nil"/>
              <w:bottom w:val="single" w:sz="4" w:space="0" w:color="auto"/>
              <w:right w:val="single" w:sz="4" w:space="0" w:color="auto"/>
            </w:tcBorders>
            <w:hideMark/>
          </w:tcPr>
          <w:p w14:paraId="4007B1C3"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7</w:t>
            </w:r>
          </w:p>
        </w:tc>
        <w:tc>
          <w:tcPr>
            <w:tcW w:w="543" w:type="dxa"/>
            <w:tcBorders>
              <w:top w:val="nil"/>
              <w:left w:val="nil"/>
              <w:bottom w:val="single" w:sz="4" w:space="0" w:color="auto"/>
              <w:right w:val="single" w:sz="4" w:space="0" w:color="auto"/>
            </w:tcBorders>
            <w:hideMark/>
          </w:tcPr>
          <w:p w14:paraId="023B6AC6"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25</w:t>
            </w:r>
          </w:p>
        </w:tc>
        <w:tc>
          <w:tcPr>
            <w:tcW w:w="764" w:type="dxa"/>
            <w:tcBorders>
              <w:top w:val="nil"/>
              <w:left w:val="nil"/>
              <w:bottom w:val="single" w:sz="4" w:space="0" w:color="auto"/>
              <w:right w:val="single" w:sz="4" w:space="0" w:color="auto"/>
            </w:tcBorders>
            <w:hideMark/>
          </w:tcPr>
          <w:p w14:paraId="3C7BD4BE"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33</w:t>
            </w:r>
          </w:p>
        </w:tc>
        <w:tc>
          <w:tcPr>
            <w:tcW w:w="794" w:type="dxa"/>
            <w:tcBorders>
              <w:top w:val="nil"/>
              <w:left w:val="nil"/>
              <w:bottom w:val="single" w:sz="4" w:space="0" w:color="auto"/>
              <w:right w:val="single" w:sz="4" w:space="0" w:color="auto"/>
            </w:tcBorders>
            <w:vAlign w:val="center"/>
            <w:hideMark/>
          </w:tcPr>
          <w:p w14:paraId="759D5A4F"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 xml:space="preserve">      4,727 </w:t>
            </w:r>
          </w:p>
        </w:tc>
      </w:tr>
      <w:tr w:rsidR="004F3CB5" w:rsidRPr="004F3CB5" w14:paraId="29511CCB" w14:textId="77777777" w:rsidTr="004F3CB5">
        <w:trPr>
          <w:trHeight w:val="737"/>
        </w:trPr>
        <w:tc>
          <w:tcPr>
            <w:tcW w:w="3133" w:type="dxa"/>
            <w:tcBorders>
              <w:top w:val="nil"/>
              <w:left w:val="single" w:sz="4" w:space="0" w:color="auto"/>
              <w:bottom w:val="single" w:sz="4" w:space="0" w:color="auto"/>
              <w:right w:val="single" w:sz="4" w:space="0" w:color="auto"/>
            </w:tcBorders>
            <w:hideMark/>
          </w:tcPr>
          <w:p w14:paraId="4B7B68BC" w14:textId="77777777" w:rsidR="004F3CB5" w:rsidRPr="004F3CB5" w:rsidRDefault="004F3CB5" w:rsidP="00B84801">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dilibatkan</w:t>
            </w:r>
            <w:proofErr w:type="spellEnd"/>
            <w:r w:rsidRPr="004F3CB5">
              <w:rPr>
                <w:color w:val="000000"/>
                <w:sz w:val="24"/>
                <w:szCs w:val="24"/>
                <w:lang w:val="en-ID"/>
              </w:rPr>
              <w:t xml:space="preserve"> </w:t>
            </w:r>
            <w:proofErr w:type="spellStart"/>
            <w:r w:rsidRPr="004F3CB5">
              <w:rPr>
                <w:color w:val="000000"/>
                <w:sz w:val="24"/>
                <w:szCs w:val="24"/>
                <w:lang w:val="en-ID"/>
              </w:rPr>
              <w:t>dalam</w:t>
            </w:r>
            <w:proofErr w:type="spellEnd"/>
            <w:r w:rsidRPr="004F3CB5">
              <w:rPr>
                <w:color w:val="000000"/>
                <w:sz w:val="24"/>
                <w:szCs w:val="24"/>
                <w:lang w:val="en-ID"/>
              </w:rPr>
              <w:t xml:space="preserve"> </w:t>
            </w:r>
            <w:proofErr w:type="spellStart"/>
            <w:r w:rsidRPr="004F3CB5">
              <w:rPr>
                <w:color w:val="000000"/>
                <w:sz w:val="24"/>
                <w:szCs w:val="24"/>
                <w:lang w:val="en-ID"/>
              </w:rPr>
              <w:t>pengambilan</w:t>
            </w:r>
            <w:proofErr w:type="spellEnd"/>
            <w:r w:rsidRPr="004F3CB5">
              <w:rPr>
                <w:color w:val="000000"/>
                <w:sz w:val="24"/>
                <w:szCs w:val="24"/>
                <w:lang w:val="en-ID"/>
              </w:rPr>
              <w:t xml:space="preserve"> </w:t>
            </w:r>
            <w:proofErr w:type="spellStart"/>
            <w:r w:rsidRPr="004F3CB5">
              <w:rPr>
                <w:color w:val="000000"/>
                <w:sz w:val="24"/>
                <w:szCs w:val="24"/>
                <w:lang w:val="en-ID"/>
              </w:rPr>
              <w:t>keputusan</w:t>
            </w:r>
            <w:proofErr w:type="spellEnd"/>
            <w:r w:rsidRPr="004F3CB5">
              <w:rPr>
                <w:color w:val="000000"/>
                <w:sz w:val="24"/>
                <w:szCs w:val="24"/>
                <w:lang w:val="en-ID"/>
              </w:rPr>
              <w:t xml:space="preserve"> </w:t>
            </w:r>
            <w:proofErr w:type="spellStart"/>
            <w:r w:rsidRPr="004F3CB5">
              <w:rPr>
                <w:color w:val="000000"/>
                <w:sz w:val="24"/>
                <w:szCs w:val="24"/>
                <w:lang w:val="en-ID"/>
              </w:rPr>
              <w:t>terkait</w:t>
            </w:r>
            <w:proofErr w:type="spellEnd"/>
            <w:r w:rsidRPr="004F3CB5">
              <w:rPr>
                <w:color w:val="000000"/>
                <w:sz w:val="24"/>
                <w:szCs w:val="24"/>
                <w:lang w:val="en-ID"/>
              </w:rPr>
              <w:t xml:space="preserve"> </w:t>
            </w:r>
            <w:proofErr w:type="spellStart"/>
            <w:r w:rsidRPr="004F3CB5">
              <w:rPr>
                <w:color w:val="000000"/>
                <w:sz w:val="24"/>
                <w:szCs w:val="24"/>
                <w:lang w:val="en-ID"/>
              </w:rPr>
              <w:t>pekerjaan</w:t>
            </w:r>
            <w:proofErr w:type="spellEnd"/>
            <w:r w:rsidRPr="004F3CB5">
              <w:rPr>
                <w:color w:val="000000"/>
                <w:sz w:val="24"/>
                <w:szCs w:val="24"/>
                <w:lang w:val="en-ID"/>
              </w:rPr>
              <w:t xml:space="preserve"> yang </w:t>
            </w:r>
            <w:proofErr w:type="spellStart"/>
            <w:r w:rsidRPr="004F3CB5">
              <w:rPr>
                <w:color w:val="000000"/>
                <w:sz w:val="24"/>
                <w:szCs w:val="24"/>
                <w:lang w:val="en-ID"/>
              </w:rPr>
              <w:t>menjadi</w:t>
            </w:r>
            <w:proofErr w:type="spellEnd"/>
            <w:r w:rsidRPr="004F3CB5">
              <w:rPr>
                <w:color w:val="000000"/>
                <w:sz w:val="24"/>
                <w:szCs w:val="24"/>
                <w:lang w:val="en-ID"/>
              </w:rPr>
              <w:t xml:space="preserve"> </w:t>
            </w:r>
            <w:proofErr w:type="spellStart"/>
            <w:r w:rsidRPr="004F3CB5">
              <w:rPr>
                <w:color w:val="000000"/>
                <w:sz w:val="24"/>
                <w:szCs w:val="24"/>
                <w:lang w:val="en-ID"/>
              </w:rPr>
              <w:t>tanggung</w:t>
            </w:r>
            <w:proofErr w:type="spellEnd"/>
            <w:r w:rsidRPr="004F3CB5">
              <w:rPr>
                <w:color w:val="000000"/>
                <w:sz w:val="24"/>
                <w:szCs w:val="24"/>
                <w:lang w:val="en-ID"/>
              </w:rPr>
              <w:t xml:space="preserve"> </w:t>
            </w:r>
            <w:proofErr w:type="spellStart"/>
            <w:r w:rsidRPr="004F3CB5">
              <w:rPr>
                <w:color w:val="000000"/>
                <w:sz w:val="24"/>
                <w:szCs w:val="24"/>
                <w:lang w:val="en-ID"/>
              </w:rPr>
              <w:t>jawab</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w:t>
            </w:r>
          </w:p>
        </w:tc>
        <w:tc>
          <w:tcPr>
            <w:tcW w:w="644" w:type="dxa"/>
            <w:tcBorders>
              <w:top w:val="nil"/>
              <w:left w:val="nil"/>
              <w:bottom w:val="single" w:sz="4" w:space="0" w:color="auto"/>
              <w:right w:val="single" w:sz="4" w:space="0" w:color="auto"/>
            </w:tcBorders>
            <w:hideMark/>
          </w:tcPr>
          <w:p w14:paraId="586DDB8C"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46" w:type="dxa"/>
            <w:tcBorders>
              <w:top w:val="nil"/>
              <w:left w:val="nil"/>
              <w:bottom w:val="single" w:sz="4" w:space="0" w:color="auto"/>
              <w:right w:val="single" w:sz="4" w:space="0" w:color="auto"/>
            </w:tcBorders>
            <w:hideMark/>
          </w:tcPr>
          <w:p w14:paraId="098C6F3E"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486" w:type="dxa"/>
            <w:tcBorders>
              <w:top w:val="nil"/>
              <w:left w:val="nil"/>
              <w:bottom w:val="single" w:sz="4" w:space="0" w:color="auto"/>
              <w:right w:val="single" w:sz="4" w:space="0" w:color="auto"/>
            </w:tcBorders>
            <w:hideMark/>
          </w:tcPr>
          <w:p w14:paraId="6B9447C8"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w:t>
            </w:r>
          </w:p>
        </w:tc>
        <w:tc>
          <w:tcPr>
            <w:tcW w:w="531" w:type="dxa"/>
            <w:tcBorders>
              <w:top w:val="nil"/>
              <w:left w:val="nil"/>
              <w:bottom w:val="single" w:sz="4" w:space="0" w:color="auto"/>
              <w:right w:val="single" w:sz="4" w:space="0" w:color="auto"/>
            </w:tcBorders>
            <w:hideMark/>
          </w:tcPr>
          <w:p w14:paraId="3292AE94"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w:t>
            </w:r>
          </w:p>
        </w:tc>
        <w:tc>
          <w:tcPr>
            <w:tcW w:w="543" w:type="dxa"/>
            <w:tcBorders>
              <w:top w:val="nil"/>
              <w:left w:val="nil"/>
              <w:bottom w:val="single" w:sz="4" w:space="0" w:color="auto"/>
              <w:right w:val="single" w:sz="4" w:space="0" w:color="auto"/>
            </w:tcBorders>
            <w:hideMark/>
          </w:tcPr>
          <w:p w14:paraId="40404566"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28</w:t>
            </w:r>
          </w:p>
        </w:tc>
        <w:tc>
          <w:tcPr>
            <w:tcW w:w="764" w:type="dxa"/>
            <w:tcBorders>
              <w:top w:val="nil"/>
              <w:left w:val="nil"/>
              <w:bottom w:val="single" w:sz="4" w:space="0" w:color="auto"/>
              <w:right w:val="single" w:sz="4" w:space="0" w:color="auto"/>
            </w:tcBorders>
            <w:hideMark/>
          </w:tcPr>
          <w:p w14:paraId="7CB32787"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33</w:t>
            </w:r>
          </w:p>
        </w:tc>
        <w:tc>
          <w:tcPr>
            <w:tcW w:w="794" w:type="dxa"/>
            <w:tcBorders>
              <w:top w:val="nil"/>
              <w:left w:val="nil"/>
              <w:bottom w:val="single" w:sz="4" w:space="0" w:color="auto"/>
              <w:right w:val="single" w:sz="4" w:space="0" w:color="auto"/>
            </w:tcBorders>
            <w:vAlign w:val="center"/>
            <w:hideMark/>
          </w:tcPr>
          <w:p w14:paraId="00005F35"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 xml:space="preserve">      4,788 </w:t>
            </w:r>
          </w:p>
        </w:tc>
      </w:tr>
      <w:tr w:rsidR="004F3CB5" w:rsidRPr="004F3CB5" w14:paraId="2E886F6D" w14:textId="77777777" w:rsidTr="004F3CB5">
        <w:trPr>
          <w:trHeight w:val="737"/>
        </w:trPr>
        <w:tc>
          <w:tcPr>
            <w:tcW w:w="3133" w:type="dxa"/>
            <w:tcBorders>
              <w:top w:val="nil"/>
              <w:left w:val="single" w:sz="4" w:space="0" w:color="auto"/>
              <w:bottom w:val="single" w:sz="4" w:space="0" w:color="auto"/>
              <w:right w:val="single" w:sz="4" w:space="0" w:color="auto"/>
            </w:tcBorders>
            <w:hideMark/>
          </w:tcPr>
          <w:p w14:paraId="27CA557D" w14:textId="77777777" w:rsidR="004F3CB5" w:rsidRPr="004F3CB5" w:rsidRDefault="004F3CB5" w:rsidP="00B84801">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memperoleh</w:t>
            </w:r>
            <w:proofErr w:type="spellEnd"/>
            <w:r w:rsidRPr="004F3CB5">
              <w:rPr>
                <w:color w:val="000000"/>
                <w:sz w:val="24"/>
                <w:szCs w:val="24"/>
                <w:lang w:val="en-ID"/>
              </w:rPr>
              <w:t xml:space="preserve"> </w:t>
            </w:r>
            <w:proofErr w:type="spellStart"/>
            <w:r w:rsidRPr="004F3CB5">
              <w:rPr>
                <w:color w:val="000000"/>
                <w:sz w:val="24"/>
                <w:szCs w:val="24"/>
                <w:lang w:val="en-ID"/>
              </w:rPr>
              <w:t>umpan</w:t>
            </w:r>
            <w:proofErr w:type="spellEnd"/>
            <w:r w:rsidRPr="004F3CB5">
              <w:rPr>
                <w:color w:val="000000"/>
                <w:sz w:val="24"/>
                <w:szCs w:val="24"/>
                <w:lang w:val="en-ID"/>
              </w:rPr>
              <w:t xml:space="preserve"> </w:t>
            </w:r>
            <w:proofErr w:type="spellStart"/>
            <w:r w:rsidRPr="004F3CB5">
              <w:rPr>
                <w:color w:val="000000"/>
                <w:sz w:val="24"/>
                <w:szCs w:val="24"/>
                <w:lang w:val="en-ID"/>
              </w:rPr>
              <w:t>balik</w:t>
            </w:r>
            <w:proofErr w:type="spellEnd"/>
            <w:r w:rsidRPr="004F3CB5">
              <w:rPr>
                <w:color w:val="000000"/>
                <w:sz w:val="24"/>
                <w:szCs w:val="24"/>
                <w:lang w:val="en-ID"/>
              </w:rPr>
              <w:t xml:space="preserve"> yang </w:t>
            </w:r>
            <w:proofErr w:type="spellStart"/>
            <w:r w:rsidRPr="004F3CB5">
              <w:rPr>
                <w:color w:val="000000"/>
                <w:sz w:val="24"/>
                <w:szCs w:val="24"/>
                <w:lang w:val="en-ID"/>
              </w:rPr>
              <w:t>jelas</w:t>
            </w:r>
            <w:proofErr w:type="spellEnd"/>
            <w:r w:rsidRPr="004F3CB5">
              <w:rPr>
                <w:color w:val="000000"/>
                <w:sz w:val="24"/>
                <w:szCs w:val="24"/>
                <w:lang w:val="en-ID"/>
              </w:rPr>
              <w:t xml:space="preserve"> </w:t>
            </w:r>
            <w:proofErr w:type="spellStart"/>
            <w:r w:rsidRPr="004F3CB5">
              <w:rPr>
                <w:color w:val="000000"/>
                <w:sz w:val="24"/>
                <w:szCs w:val="24"/>
                <w:lang w:val="en-ID"/>
              </w:rPr>
              <w:t>mengenai</w:t>
            </w:r>
            <w:proofErr w:type="spellEnd"/>
            <w:r w:rsidRPr="004F3CB5">
              <w:rPr>
                <w:color w:val="000000"/>
                <w:sz w:val="24"/>
                <w:szCs w:val="24"/>
                <w:lang w:val="en-ID"/>
              </w:rPr>
              <w:t xml:space="preserve"> </w:t>
            </w:r>
            <w:proofErr w:type="spellStart"/>
            <w:r w:rsidRPr="004F3CB5">
              <w:rPr>
                <w:color w:val="000000"/>
                <w:sz w:val="24"/>
                <w:szCs w:val="24"/>
                <w:lang w:val="en-ID"/>
              </w:rPr>
              <w:t>hasil</w:t>
            </w:r>
            <w:proofErr w:type="spellEnd"/>
            <w:r w:rsidRPr="004F3CB5">
              <w:rPr>
                <w:color w:val="000000"/>
                <w:sz w:val="24"/>
                <w:szCs w:val="24"/>
                <w:lang w:val="en-ID"/>
              </w:rPr>
              <w:t xml:space="preserve"> </w:t>
            </w:r>
            <w:proofErr w:type="spellStart"/>
            <w:r w:rsidRPr="004F3CB5">
              <w:rPr>
                <w:color w:val="000000"/>
                <w:sz w:val="24"/>
                <w:szCs w:val="24"/>
                <w:lang w:val="en-ID"/>
              </w:rPr>
              <w:t>kerja</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baik</w:t>
            </w:r>
            <w:proofErr w:type="spellEnd"/>
            <w:r w:rsidRPr="004F3CB5">
              <w:rPr>
                <w:color w:val="000000"/>
                <w:sz w:val="24"/>
                <w:szCs w:val="24"/>
                <w:lang w:val="en-ID"/>
              </w:rPr>
              <w:t xml:space="preserve"> </w:t>
            </w:r>
            <w:proofErr w:type="spellStart"/>
            <w:r w:rsidRPr="004F3CB5">
              <w:rPr>
                <w:color w:val="000000"/>
                <w:sz w:val="24"/>
                <w:szCs w:val="24"/>
                <w:lang w:val="en-ID"/>
              </w:rPr>
              <w:t>dari</w:t>
            </w:r>
            <w:proofErr w:type="spellEnd"/>
            <w:r w:rsidRPr="004F3CB5">
              <w:rPr>
                <w:color w:val="000000"/>
                <w:sz w:val="24"/>
                <w:szCs w:val="24"/>
                <w:lang w:val="en-ID"/>
              </w:rPr>
              <w:t xml:space="preserve"> </w:t>
            </w:r>
            <w:proofErr w:type="spellStart"/>
            <w:r w:rsidRPr="004F3CB5">
              <w:rPr>
                <w:color w:val="000000"/>
                <w:sz w:val="24"/>
                <w:szCs w:val="24"/>
                <w:lang w:val="en-ID"/>
              </w:rPr>
              <w:t>sistem</w:t>
            </w:r>
            <w:proofErr w:type="spellEnd"/>
            <w:r w:rsidRPr="004F3CB5">
              <w:rPr>
                <w:color w:val="000000"/>
                <w:sz w:val="24"/>
                <w:szCs w:val="24"/>
                <w:lang w:val="en-ID"/>
              </w:rPr>
              <w:t xml:space="preserve"> </w:t>
            </w:r>
            <w:proofErr w:type="spellStart"/>
            <w:r w:rsidRPr="004F3CB5">
              <w:rPr>
                <w:color w:val="000000"/>
                <w:sz w:val="24"/>
                <w:szCs w:val="24"/>
                <w:lang w:val="en-ID"/>
              </w:rPr>
              <w:t>maupun</w:t>
            </w:r>
            <w:proofErr w:type="spellEnd"/>
            <w:r w:rsidRPr="004F3CB5">
              <w:rPr>
                <w:color w:val="000000"/>
                <w:sz w:val="24"/>
                <w:szCs w:val="24"/>
                <w:lang w:val="en-ID"/>
              </w:rPr>
              <w:t xml:space="preserve"> </w:t>
            </w:r>
            <w:proofErr w:type="spellStart"/>
            <w:r w:rsidRPr="004F3CB5">
              <w:rPr>
                <w:color w:val="000000"/>
                <w:sz w:val="24"/>
                <w:szCs w:val="24"/>
                <w:lang w:val="en-ID"/>
              </w:rPr>
              <w:t>atasan</w:t>
            </w:r>
            <w:proofErr w:type="spellEnd"/>
            <w:r w:rsidRPr="004F3CB5">
              <w:rPr>
                <w:color w:val="000000"/>
                <w:sz w:val="24"/>
                <w:szCs w:val="24"/>
                <w:lang w:val="en-ID"/>
              </w:rPr>
              <w:t>.</w:t>
            </w:r>
          </w:p>
        </w:tc>
        <w:tc>
          <w:tcPr>
            <w:tcW w:w="644" w:type="dxa"/>
            <w:tcBorders>
              <w:top w:val="nil"/>
              <w:left w:val="nil"/>
              <w:bottom w:val="single" w:sz="4" w:space="0" w:color="auto"/>
              <w:right w:val="single" w:sz="4" w:space="0" w:color="auto"/>
            </w:tcBorders>
            <w:hideMark/>
          </w:tcPr>
          <w:p w14:paraId="183E7773"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46" w:type="dxa"/>
            <w:tcBorders>
              <w:top w:val="nil"/>
              <w:left w:val="nil"/>
              <w:bottom w:val="single" w:sz="4" w:space="0" w:color="auto"/>
              <w:right w:val="single" w:sz="4" w:space="0" w:color="auto"/>
            </w:tcBorders>
            <w:hideMark/>
          </w:tcPr>
          <w:p w14:paraId="2F7944DB"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486" w:type="dxa"/>
            <w:tcBorders>
              <w:top w:val="nil"/>
              <w:left w:val="nil"/>
              <w:bottom w:val="single" w:sz="4" w:space="0" w:color="auto"/>
              <w:right w:val="single" w:sz="4" w:space="0" w:color="auto"/>
            </w:tcBorders>
            <w:hideMark/>
          </w:tcPr>
          <w:p w14:paraId="5A534360"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31" w:type="dxa"/>
            <w:tcBorders>
              <w:top w:val="nil"/>
              <w:left w:val="nil"/>
              <w:bottom w:val="single" w:sz="4" w:space="0" w:color="auto"/>
              <w:right w:val="single" w:sz="4" w:space="0" w:color="auto"/>
            </w:tcBorders>
            <w:hideMark/>
          </w:tcPr>
          <w:p w14:paraId="474C8E18"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6</w:t>
            </w:r>
          </w:p>
        </w:tc>
        <w:tc>
          <w:tcPr>
            <w:tcW w:w="543" w:type="dxa"/>
            <w:tcBorders>
              <w:top w:val="nil"/>
              <w:left w:val="nil"/>
              <w:bottom w:val="single" w:sz="4" w:space="0" w:color="auto"/>
              <w:right w:val="single" w:sz="4" w:space="0" w:color="auto"/>
            </w:tcBorders>
            <w:hideMark/>
          </w:tcPr>
          <w:p w14:paraId="5EF40EDA"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27</w:t>
            </w:r>
          </w:p>
        </w:tc>
        <w:tc>
          <w:tcPr>
            <w:tcW w:w="764" w:type="dxa"/>
            <w:tcBorders>
              <w:top w:val="nil"/>
              <w:left w:val="nil"/>
              <w:bottom w:val="single" w:sz="4" w:space="0" w:color="auto"/>
              <w:right w:val="single" w:sz="4" w:space="0" w:color="auto"/>
            </w:tcBorders>
            <w:hideMark/>
          </w:tcPr>
          <w:p w14:paraId="53EA9CC2"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33</w:t>
            </w:r>
          </w:p>
        </w:tc>
        <w:tc>
          <w:tcPr>
            <w:tcW w:w="794" w:type="dxa"/>
            <w:tcBorders>
              <w:top w:val="nil"/>
              <w:left w:val="nil"/>
              <w:bottom w:val="single" w:sz="4" w:space="0" w:color="auto"/>
              <w:right w:val="single" w:sz="4" w:space="0" w:color="auto"/>
            </w:tcBorders>
            <w:vAlign w:val="center"/>
            <w:hideMark/>
          </w:tcPr>
          <w:p w14:paraId="6A8C96F7"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 xml:space="preserve">      4,818 </w:t>
            </w:r>
          </w:p>
        </w:tc>
      </w:tr>
      <w:tr w:rsidR="004F3CB5" w:rsidRPr="004F3CB5" w14:paraId="0EE29334" w14:textId="77777777" w:rsidTr="004F3CB5">
        <w:trPr>
          <w:trHeight w:val="737"/>
        </w:trPr>
        <w:tc>
          <w:tcPr>
            <w:tcW w:w="3133" w:type="dxa"/>
            <w:tcBorders>
              <w:top w:val="nil"/>
              <w:left w:val="single" w:sz="4" w:space="0" w:color="auto"/>
              <w:bottom w:val="single" w:sz="4" w:space="0" w:color="auto"/>
              <w:right w:val="single" w:sz="4" w:space="0" w:color="auto"/>
            </w:tcBorders>
            <w:hideMark/>
          </w:tcPr>
          <w:p w14:paraId="43277F71" w14:textId="77777777" w:rsidR="004F3CB5" w:rsidRPr="004F3CB5" w:rsidRDefault="004F3CB5" w:rsidP="00B84801">
            <w:pPr>
              <w:spacing w:line="240" w:lineRule="auto"/>
              <w:ind w:firstLine="0"/>
              <w:jc w:val="left"/>
              <w:rPr>
                <w:color w:val="000000"/>
                <w:sz w:val="24"/>
                <w:szCs w:val="24"/>
                <w:lang w:val="en-ID"/>
              </w:rPr>
            </w:pPr>
            <w:r w:rsidRPr="004F3CB5">
              <w:rPr>
                <w:color w:val="000000"/>
                <w:sz w:val="24"/>
                <w:szCs w:val="24"/>
                <w:lang w:val="en-ID"/>
              </w:rPr>
              <w:t xml:space="preserve">Saya </w:t>
            </w:r>
            <w:proofErr w:type="spellStart"/>
            <w:r w:rsidRPr="004F3CB5">
              <w:rPr>
                <w:color w:val="000000"/>
                <w:sz w:val="24"/>
                <w:szCs w:val="24"/>
                <w:lang w:val="en-ID"/>
              </w:rPr>
              <w:t>dapat</w:t>
            </w:r>
            <w:proofErr w:type="spellEnd"/>
            <w:r w:rsidRPr="004F3CB5">
              <w:rPr>
                <w:color w:val="000000"/>
                <w:sz w:val="24"/>
                <w:szCs w:val="24"/>
                <w:lang w:val="en-ID"/>
              </w:rPr>
              <w:t xml:space="preserve"> </w:t>
            </w:r>
            <w:proofErr w:type="spellStart"/>
            <w:r w:rsidRPr="004F3CB5">
              <w:rPr>
                <w:color w:val="000000"/>
                <w:sz w:val="24"/>
                <w:szCs w:val="24"/>
                <w:lang w:val="en-ID"/>
              </w:rPr>
              <w:t>mengetahui</w:t>
            </w:r>
            <w:proofErr w:type="spellEnd"/>
            <w:r w:rsidRPr="004F3CB5">
              <w:rPr>
                <w:color w:val="000000"/>
                <w:sz w:val="24"/>
                <w:szCs w:val="24"/>
                <w:lang w:val="en-ID"/>
              </w:rPr>
              <w:t xml:space="preserve"> </w:t>
            </w:r>
            <w:proofErr w:type="spellStart"/>
            <w:r w:rsidRPr="004F3CB5">
              <w:rPr>
                <w:color w:val="000000"/>
                <w:sz w:val="24"/>
                <w:szCs w:val="24"/>
                <w:lang w:val="en-ID"/>
              </w:rPr>
              <w:t>sendiri</w:t>
            </w:r>
            <w:proofErr w:type="spellEnd"/>
            <w:r w:rsidRPr="004F3CB5">
              <w:rPr>
                <w:color w:val="000000"/>
                <w:sz w:val="24"/>
                <w:szCs w:val="24"/>
                <w:lang w:val="en-ID"/>
              </w:rPr>
              <w:t xml:space="preserve"> </w:t>
            </w:r>
            <w:proofErr w:type="spellStart"/>
            <w:r w:rsidRPr="004F3CB5">
              <w:rPr>
                <w:color w:val="000000"/>
                <w:sz w:val="24"/>
                <w:szCs w:val="24"/>
                <w:lang w:val="en-ID"/>
              </w:rPr>
              <w:t>seberapa</w:t>
            </w:r>
            <w:proofErr w:type="spellEnd"/>
            <w:r w:rsidRPr="004F3CB5">
              <w:rPr>
                <w:color w:val="000000"/>
                <w:sz w:val="24"/>
                <w:szCs w:val="24"/>
                <w:lang w:val="en-ID"/>
              </w:rPr>
              <w:t xml:space="preserve"> </w:t>
            </w:r>
            <w:proofErr w:type="spellStart"/>
            <w:r w:rsidRPr="004F3CB5">
              <w:rPr>
                <w:color w:val="000000"/>
                <w:sz w:val="24"/>
                <w:szCs w:val="24"/>
                <w:lang w:val="en-ID"/>
              </w:rPr>
              <w:t>baik</w:t>
            </w:r>
            <w:proofErr w:type="spellEnd"/>
            <w:r w:rsidRPr="004F3CB5">
              <w:rPr>
                <w:color w:val="000000"/>
                <w:sz w:val="24"/>
                <w:szCs w:val="24"/>
                <w:lang w:val="en-ID"/>
              </w:rPr>
              <w:t xml:space="preserve"> </w:t>
            </w:r>
            <w:proofErr w:type="spellStart"/>
            <w:r w:rsidRPr="004F3CB5">
              <w:rPr>
                <w:color w:val="000000"/>
                <w:sz w:val="24"/>
                <w:szCs w:val="24"/>
                <w:lang w:val="en-ID"/>
              </w:rPr>
              <w:t>hasil</w:t>
            </w:r>
            <w:proofErr w:type="spellEnd"/>
            <w:r w:rsidRPr="004F3CB5">
              <w:rPr>
                <w:color w:val="000000"/>
                <w:sz w:val="24"/>
                <w:szCs w:val="24"/>
                <w:lang w:val="en-ID"/>
              </w:rPr>
              <w:t xml:space="preserve"> </w:t>
            </w:r>
            <w:proofErr w:type="spellStart"/>
            <w:r w:rsidRPr="004F3CB5">
              <w:rPr>
                <w:color w:val="000000"/>
                <w:sz w:val="24"/>
                <w:szCs w:val="24"/>
                <w:lang w:val="en-ID"/>
              </w:rPr>
              <w:t>kerja</w:t>
            </w:r>
            <w:proofErr w:type="spellEnd"/>
            <w:r w:rsidRPr="004F3CB5">
              <w:rPr>
                <w:color w:val="000000"/>
                <w:sz w:val="24"/>
                <w:szCs w:val="24"/>
                <w:lang w:val="en-ID"/>
              </w:rPr>
              <w:t xml:space="preserve"> </w:t>
            </w:r>
            <w:proofErr w:type="spellStart"/>
            <w:r w:rsidRPr="004F3CB5">
              <w:rPr>
                <w:color w:val="000000"/>
                <w:sz w:val="24"/>
                <w:szCs w:val="24"/>
                <w:lang w:val="en-ID"/>
              </w:rPr>
              <w:t>saya</w:t>
            </w:r>
            <w:proofErr w:type="spellEnd"/>
            <w:r w:rsidRPr="004F3CB5">
              <w:rPr>
                <w:color w:val="000000"/>
                <w:sz w:val="24"/>
                <w:szCs w:val="24"/>
                <w:lang w:val="en-ID"/>
              </w:rPr>
              <w:t xml:space="preserve"> </w:t>
            </w:r>
            <w:proofErr w:type="spellStart"/>
            <w:r w:rsidRPr="004F3CB5">
              <w:rPr>
                <w:color w:val="000000"/>
                <w:sz w:val="24"/>
                <w:szCs w:val="24"/>
                <w:lang w:val="en-ID"/>
              </w:rPr>
              <w:t>tanpa</w:t>
            </w:r>
            <w:proofErr w:type="spellEnd"/>
            <w:r w:rsidRPr="004F3CB5">
              <w:rPr>
                <w:color w:val="000000"/>
                <w:sz w:val="24"/>
                <w:szCs w:val="24"/>
                <w:lang w:val="en-ID"/>
              </w:rPr>
              <w:t xml:space="preserve"> </w:t>
            </w:r>
            <w:proofErr w:type="spellStart"/>
            <w:r w:rsidRPr="004F3CB5">
              <w:rPr>
                <w:color w:val="000000"/>
                <w:sz w:val="24"/>
                <w:szCs w:val="24"/>
                <w:lang w:val="en-ID"/>
              </w:rPr>
              <w:t>harus</w:t>
            </w:r>
            <w:proofErr w:type="spellEnd"/>
            <w:r w:rsidRPr="004F3CB5">
              <w:rPr>
                <w:color w:val="000000"/>
                <w:sz w:val="24"/>
                <w:szCs w:val="24"/>
                <w:lang w:val="en-ID"/>
              </w:rPr>
              <w:t xml:space="preserve"> </w:t>
            </w:r>
            <w:proofErr w:type="spellStart"/>
            <w:r w:rsidRPr="004F3CB5">
              <w:rPr>
                <w:color w:val="000000"/>
                <w:sz w:val="24"/>
                <w:szCs w:val="24"/>
                <w:lang w:val="en-ID"/>
              </w:rPr>
              <w:t>selalu</w:t>
            </w:r>
            <w:proofErr w:type="spellEnd"/>
            <w:r w:rsidRPr="004F3CB5">
              <w:rPr>
                <w:color w:val="000000"/>
                <w:sz w:val="24"/>
                <w:szCs w:val="24"/>
                <w:lang w:val="en-ID"/>
              </w:rPr>
              <w:t xml:space="preserve"> </w:t>
            </w:r>
            <w:proofErr w:type="spellStart"/>
            <w:r w:rsidRPr="004F3CB5">
              <w:rPr>
                <w:color w:val="000000"/>
                <w:sz w:val="24"/>
                <w:szCs w:val="24"/>
                <w:lang w:val="en-ID"/>
              </w:rPr>
              <w:t>menunggu</w:t>
            </w:r>
            <w:proofErr w:type="spellEnd"/>
            <w:r w:rsidRPr="004F3CB5">
              <w:rPr>
                <w:color w:val="000000"/>
                <w:sz w:val="24"/>
                <w:szCs w:val="24"/>
                <w:lang w:val="en-ID"/>
              </w:rPr>
              <w:t xml:space="preserve"> </w:t>
            </w:r>
            <w:proofErr w:type="spellStart"/>
            <w:r w:rsidRPr="004F3CB5">
              <w:rPr>
                <w:color w:val="000000"/>
                <w:sz w:val="24"/>
                <w:szCs w:val="24"/>
                <w:lang w:val="en-ID"/>
              </w:rPr>
              <w:t>penilaian</w:t>
            </w:r>
            <w:proofErr w:type="spellEnd"/>
            <w:r w:rsidRPr="004F3CB5">
              <w:rPr>
                <w:color w:val="000000"/>
                <w:sz w:val="24"/>
                <w:szCs w:val="24"/>
                <w:lang w:val="en-ID"/>
              </w:rPr>
              <w:t xml:space="preserve"> </w:t>
            </w:r>
            <w:proofErr w:type="spellStart"/>
            <w:r w:rsidRPr="004F3CB5">
              <w:rPr>
                <w:color w:val="000000"/>
                <w:sz w:val="24"/>
                <w:szCs w:val="24"/>
                <w:lang w:val="en-ID"/>
              </w:rPr>
              <w:t>atasan</w:t>
            </w:r>
            <w:proofErr w:type="spellEnd"/>
            <w:r w:rsidRPr="004F3CB5">
              <w:rPr>
                <w:color w:val="000000"/>
                <w:sz w:val="24"/>
                <w:szCs w:val="24"/>
                <w:lang w:val="en-ID"/>
              </w:rPr>
              <w:t>.</w:t>
            </w:r>
          </w:p>
        </w:tc>
        <w:tc>
          <w:tcPr>
            <w:tcW w:w="644" w:type="dxa"/>
            <w:tcBorders>
              <w:top w:val="nil"/>
              <w:left w:val="nil"/>
              <w:bottom w:val="single" w:sz="4" w:space="0" w:color="auto"/>
              <w:right w:val="single" w:sz="4" w:space="0" w:color="auto"/>
            </w:tcBorders>
            <w:hideMark/>
          </w:tcPr>
          <w:p w14:paraId="5D50D988"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46" w:type="dxa"/>
            <w:tcBorders>
              <w:top w:val="nil"/>
              <w:left w:val="nil"/>
              <w:bottom w:val="single" w:sz="4" w:space="0" w:color="auto"/>
              <w:right w:val="single" w:sz="4" w:space="0" w:color="auto"/>
            </w:tcBorders>
            <w:hideMark/>
          </w:tcPr>
          <w:p w14:paraId="01B61B30"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486" w:type="dxa"/>
            <w:tcBorders>
              <w:top w:val="nil"/>
              <w:left w:val="nil"/>
              <w:bottom w:val="single" w:sz="4" w:space="0" w:color="auto"/>
              <w:right w:val="single" w:sz="4" w:space="0" w:color="auto"/>
            </w:tcBorders>
            <w:hideMark/>
          </w:tcPr>
          <w:p w14:paraId="423DBFAD"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0</w:t>
            </w:r>
          </w:p>
        </w:tc>
        <w:tc>
          <w:tcPr>
            <w:tcW w:w="531" w:type="dxa"/>
            <w:tcBorders>
              <w:top w:val="nil"/>
              <w:left w:val="nil"/>
              <w:bottom w:val="single" w:sz="4" w:space="0" w:color="auto"/>
              <w:right w:val="single" w:sz="4" w:space="0" w:color="auto"/>
            </w:tcBorders>
            <w:hideMark/>
          </w:tcPr>
          <w:p w14:paraId="55EF3560"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6</w:t>
            </w:r>
          </w:p>
        </w:tc>
        <w:tc>
          <w:tcPr>
            <w:tcW w:w="543" w:type="dxa"/>
            <w:tcBorders>
              <w:top w:val="nil"/>
              <w:left w:val="nil"/>
              <w:bottom w:val="single" w:sz="4" w:space="0" w:color="auto"/>
              <w:right w:val="single" w:sz="4" w:space="0" w:color="auto"/>
            </w:tcBorders>
            <w:hideMark/>
          </w:tcPr>
          <w:p w14:paraId="54DF9970"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27</w:t>
            </w:r>
          </w:p>
        </w:tc>
        <w:tc>
          <w:tcPr>
            <w:tcW w:w="764" w:type="dxa"/>
            <w:tcBorders>
              <w:top w:val="nil"/>
              <w:left w:val="nil"/>
              <w:bottom w:val="single" w:sz="4" w:space="0" w:color="auto"/>
              <w:right w:val="single" w:sz="4" w:space="0" w:color="auto"/>
            </w:tcBorders>
            <w:hideMark/>
          </w:tcPr>
          <w:p w14:paraId="210E374E"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33</w:t>
            </w:r>
          </w:p>
        </w:tc>
        <w:tc>
          <w:tcPr>
            <w:tcW w:w="794" w:type="dxa"/>
            <w:tcBorders>
              <w:top w:val="nil"/>
              <w:left w:val="nil"/>
              <w:bottom w:val="single" w:sz="4" w:space="0" w:color="auto"/>
              <w:right w:val="single" w:sz="4" w:space="0" w:color="auto"/>
            </w:tcBorders>
            <w:vAlign w:val="center"/>
            <w:hideMark/>
          </w:tcPr>
          <w:p w14:paraId="396C681A" w14:textId="77777777" w:rsidR="004F3CB5" w:rsidRPr="004F3CB5" w:rsidRDefault="004F3CB5" w:rsidP="00B84801">
            <w:pPr>
              <w:spacing w:line="240" w:lineRule="auto"/>
              <w:ind w:firstLine="0"/>
              <w:jc w:val="center"/>
              <w:rPr>
                <w:color w:val="000000"/>
                <w:sz w:val="24"/>
                <w:szCs w:val="24"/>
                <w:lang w:val="en-ID"/>
              </w:rPr>
            </w:pPr>
            <w:r w:rsidRPr="004F3CB5">
              <w:rPr>
                <w:color w:val="000000"/>
                <w:sz w:val="24"/>
                <w:szCs w:val="24"/>
                <w:lang w:val="en-ID"/>
              </w:rPr>
              <w:t xml:space="preserve">      4,818 </w:t>
            </w:r>
          </w:p>
        </w:tc>
      </w:tr>
    </w:tbl>
    <w:p w14:paraId="339FC2EF" w14:textId="77777777" w:rsidR="00B84801" w:rsidRDefault="00FF2A67" w:rsidP="00B84801">
      <w:pPr>
        <w:rPr>
          <w:sz w:val="24"/>
          <w:szCs w:val="24"/>
          <w:lang w:val="en-ID"/>
        </w:rPr>
      </w:pPr>
      <w:proofErr w:type="spellStart"/>
      <w:r w:rsidRPr="009B2A8C">
        <w:rPr>
          <w:sz w:val="24"/>
          <w:szCs w:val="24"/>
          <w:lang w:val="en-ID"/>
        </w:rPr>
        <w:t>Sumber</w:t>
      </w:r>
      <w:proofErr w:type="spellEnd"/>
      <w:r w:rsidRPr="009B2A8C">
        <w:rPr>
          <w:sz w:val="24"/>
          <w:szCs w:val="24"/>
          <w:lang w:val="en-ID"/>
        </w:rPr>
        <w:t xml:space="preserve"> : data </w:t>
      </w:r>
      <w:proofErr w:type="spellStart"/>
      <w:r w:rsidRPr="009B2A8C">
        <w:rPr>
          <w:sz w:val="24"/>
          <w:szCs w:val="24"/>
          <w:lang w:val="en-ID"/>
        </w:rPr>
        <w:t>diolah</w:t>
      </w:r>
      <w:proofErr w:type="spellEnd"/>
      <w:r w:rsidRPr="009B2A8C">
        <w:rPr>
          <w:sz w:val="24"/>
          <w:szCs w:val="24"/>
          <w:lang w:val="en-ID"/>
        </w:rPr>
        <w:t xml:space="preserve"> peneliti,2026</w:t>
      </w:r>
    </w:p>
    <w:p w14:paraId="4932D0C7" w14:textId="1F637B44" w:rsidR="00FF2A67" w:rsidRPr="009B2A8C" w:rsidRDefault="00AC5671" w:rsidP="00B84801">
      <w:pPr>
        <w:ind w:left="720" w:firstLine="720"/>
        <w:rPr>
          <w:sz w:val="24"/>
          <w:szCs w:val="24"/>
          <w:lang w:val="en-ID"/>
        </w:rPr>
      </w:pPr>
      <w:proofErr w:type="spellStart"/>
      <w:r w:rsidRPr="009B2A8C">
        <w:rPr>
          <w:sz w:val="24"/>
          <w:szCs w:val="24"/>
          <w:lang w:val="en-ID"/>
        </w:rPr>
        <w:t>Berdasarkan</w:t>
      </w:r>
      <w:proofErr w:type="spellEnd"/>
      <w:r w:rsidRPr="009B2A8C">
        <w:rPr>
          <w:sz w:val="24"/>
          <w:szCs w:val="24"/>
          <w:lang w:val="en-ID"/>
        </w:rPr>
        <w:t xml:space="preserve"> Tabel 4.2 di </w:t>
      </w:r>
      <w:proofErr w:type="spellStart"/>
      <w:r w:rsidRPr="009B2A8C">
        <w:rPr>
          <w:sz w:val="24"/>
          <w:szCs w:val="24"/>
          <w:lang w:val="en-ID"/>
        </w:rPr>
        <w:t>atas</w:t>
      </w:r>
      <w:proofErr w:type="spellEnd"/>
      <w:r w:rsidRPr="009B2A8C">
        <w:rPr>
          <w:sz w:val="24"/>
          <w:szCs w:val="24"/>
          <w:lang w:val="en-ID"/>
        </w:rPr>
        <w:t xml:space="preserve">, </w:t>
      </w:r>
      <w:proofErr w:type="spellStart"/>
      <w:r w:rsidR="00E806B8" w:rsidRPr="009B2A8C">
        <w:rPr>
          <w:sz w:val="24"/>
          <w:szCs w:val="24"/>
          <w:lang w:val="en-ID"/>
        </w:rPr>
        <w:t>variabel</w:t>
      </w:r>
      <w:proofErr w:type="spellEnd"/>
      <w:r w:rsidR="00E806B8" w:rsidRPr="009B2A8C">
        <w:rPr>
          <w:sz w:val="24"/>
          <w:szCs w:val="24"/>
          <w:lang w:val="en-ID"/>
        </w:rPr>
        <w:t xml:space="preserve"> Z</w:t>
      </w:r>
      <w:r w:rsidRPr="009B2A8C">
        <w:rPr>
          <w:sz w:val="24"/>
          <w:szCs w:val="24"/>
          <w:lang w:val="en-ID"/>
        </w:rPr>
        <w:t xml:space="preserve"> </w:t>
      </w:r>
      <w:proofErr w:type="spellStart"/>
      <w:r w:rsidRPr="009B2A8C">
        <w:rPr>
          <w:sz w:val="24"/>
          <w:szCs w:val="24"/>
          <w:lang w:val="en-ID"/>
        </w:rPr>
        <w:t>memperoleh</w:t>
      </w:r>
      <w:proofErr w:type="spellEnd"/>
      <w:r w:rsidRPr="009B2A8C">
        <w:rPr>
          <w:sz w:val="24"/>
          <w:szCs w:val="24"/>
          <w:lang w:val="en-ID"/>
        </w:rPr>
        <w:t xml:space="preserve"> </w:t>
      </w:r>
      <w:proofErr w:type="spellStart"/>
      <w:r w:rsidRPr="009B2A8C">
        <w:rPr>
          <w:sz w:val="24"/>
          <w:szCs w:val="24"/>
          <w:lang w:val="en-ID"/>
        </w:rPr>
        <w:t>nilai</w:t>
      </w:r>
      <w:proofErr w:type="spellEnd"/>
      <w:r w:rsidRPr="009B2A8C">
        <w:rPr>
          <w:sz w:val="24"/>
          <w:szCs w:val="24"/>
          <w:lang w:val="en-ID"/>
        </w:rPr>
        <w:t xml:space="preserve"> rata-rata </w:t>
      </w:r>
      <w:proofErr w:type="spellStart"/>
      <w:r w:rsidRPr="009B2A8C">
        <w:rPr>
          <w:sz w:val="24"/>
          <w:szCs w:val="24"/>
          <w:lang w:val="en-ID"/>
        </w:rPr>
        <w:t>tertinggi</w:t>
      </w:r>
      <w:proofErr w:type="spellEnd"/>
      <w:r w:rsidRPr="009B2A8C">
        <w:rPr>
          <w:sz w:val="24"/>
          <w:szCs w:val="24"/>
          <w:lang w:val="en-ID"/>
        </w:rPr>
        <w:t xml:space="preserve"> di </w:t>
      </w:r>
      <w:proofErr w:type="spellStart"/>
      <w:r w:rsidRPr="009B2A8C">
        <w:rPr>
          <w:sz w:val="24"/>
          <w:szCs w:val="24"/>
          <w:lang w:val="en-ID"/>
        </w:rPr>
        <w:t>antara</w:t>
      </w:r>
      <w:proofErr w:type="spellEnd"/>
      <w:r w:rsidRPr="009B2A8C">
        <w:rPr>
          <w:sz w:val="24"/>
          <w:szCs w:val="24"/>
          <w:lang w:val="en-ID"/>
        </w:rPr>
        <w:t xml:space="preserve"> </w:t>
      </w:r>
      <w:proofErr w:type="spellStart"/>
      <w:r w:rsidRPr="009B2A8C">
        <w:rPr>
          <w:sz w:val="24"/>
          <w:szCs w:val="24"/>
          <w:lang w:val="en-ID"/>
        </w:rPr>
        <w:t>ketiga</w:t>
      </w:r>
      <w:proofErr w:type="spellEnd"/>
      <w:r w:rsidRPr="009B2A8C">
        <w:rPr>
          <w:sz w:val="24"/>
          <w:szCs w:val="24"/>
          <w:lang w:val="en-ID"/>
        </w:rPr>
        <w:t xml:space="preserve"> </w:t>
      </w:r>
      <w:proofErr w:type="spellStart"/>
      <w:r w:rsidRPr="009B2A8C">
        <w:rPr>
          <w:sz w:val="24"/>
          <w:szCs w:val="24"/>
          <w:lang w:val="en-ID"/>
        </w:rPr>
        <w:t>variabel</w:t>
      </w:r>
      <w:proofErr w:type="spellEnd"/>
      <w:r w:rsidRPr="009B2A8C">
        <w:rPr>
          <w:sz w:val="24"/>
          <w:szCs w:val="24"/>
          <w:lang w:val="en-ID"/>
        </w:rPr>
        <w:t xml:space="preserve"> </w:t>
      </w:r>
      <w:proofErr w:type="spellStart"/>
      <w:r w:rsidRPr="009B2A8C">
        <w:rPr>
          <w:sz w:val="24"/>
          <w:szCs w:val="24"/>
          <w:lang w:val="en-ID"/>
        </w:rPr>
        <w:t>penelitian</w:t>
      </w:r>
      <w:proofErr w:type="spellEnd"/>
      <w:r w:rsidRPr="009B2A8C">
        <w:rPr>
          <w:sz w:val="24"/>
          <w:szCs w:val="24"/>
          <w:lang w:val="en-ID"/>
        </w:rPr>
        <w:t xml:space="preserve"> </w:t>
      </w:r>
      <w:proofErr w:type="spellStart"/>
      <w:r w:rsidRPr="009B2A8C">
        <w:rPr>
          <w:sz w:val="24"/>
          <w:szCs w:val="24"/>
          <w:lang w:val="en-ID"/>
        </w:rPr>
        <w:t>ini</w:t>
      </w:r>
      <w:proofErr w:type="spellEnd"/>
      <w:r w:rsidRPr="009B2A8C">
        <w:rPr>
          <w:sz w:val="24"/>
          <w:szCs w:val="24"/>
          <w:lang w:val="en-ID"/>
        </w:rPr>
        <w:t xml:space="preserve">. Item </w:t>
      </w:r>
      <w:proofErr w:type="spellStart"/>
      <w:r w:rsidRPr="009B2A8C">
        <w:rPr>
          <w:sz w:val="24"/>
          <w:szCs w:val="24"/>
          <w:lang w:val="en-ID"/>
        </w:rPr>
        <w:t>dengan</w:t>
      </w:r>
      <w:proofErr w:type="spellEnd"/>
      <w:r w:rsidRPr="009B2A8C">
        <w:rPr>
          <w:sz w:val="24"/>
          <w:szCs w:val="24"/>
          <w:lang w:val="en-ID"/>
        </w:rPr>
        <w:t xml:space="preserve"> </w:t>
      </w:r>
      <w:proofErr w:type="spellStart"/>
      <w:r w:rsidRPr="009B2A8C">
        <w:rPr>
          <w:sz w:val="24"/>
          <w:szCs w:val="24"/>
          <w:lang w:val="en-ID"/>
        </w:rPr>
        <w:t>skor</w:t>
      </w:r>
      <w:proofErr w:type="spellEnd"/>
      <w:r w:rsidRPr="009B2A8C">
        <w:rPr>
          <w:sz w:val="24"/>
          <w:szCs w:val="24"/>
          <w:lang w:val="en-ID"/>
        </w:rPr>
        <w:t xml:space="preserve"> </w:t>
      </w:r>
      <w:proofErr w:type="spellStart"/>
      <w:r w:rsidRPr="009B2A8C">
        <w:rPr>
          <w:sz w:val="24"/>
          <w:szCs w:val="24"/>
          <w:lang w:val="en-ID"/>
        </w:rPr>
        <w:t>tertinggi</w:t>
      </w:r>
      <w:proofErr w:type="spellEnd"/>
      <w:r w:rsidRPr="009B2A8C">
        <w:rPr>
          <w:sz w:val="24"/>
          <w:szCs w:val="24"/>
          <w:lang w:val="en-ID"/>
        </w:rPr>
        <w:t xml:space="preserve"> </w:t>
      </w:r>
      <w:proofErr w:type="spellStart"/>
      <w:r w:rsidRPr="009B2A8C">
        <w:rPr>
          <w:sz w:val="24"/>
          <w:szCs w:val="24"/>
          <w:lang w:val="en-ID"/>
        </w:rPr>
        <w:t>adalah</w:t>
      </w:r>
      <w:proofErr w:type="spellEnd"/>
      <w:r w:rsidRPr="009B2A8C">
        <w:rPr>
          <w:sz w:val="24"/>
          <w:szCs w:val="24"/>
          <w:lang w:val="en-ID"/>
        </w:rPr>
        <w:t xml:space="preserve"> item ke-5 </w:t>
      </w:r>
      <w:proofErr w:type="spellStart"/>
      <w:r w:rsidRPr="009B2A8C">
        <w:rPr>
          <w:sz w:val="24"/>
          <w:szCs w:val="24"/>
          <w:lang w:val="en-ID"/>
        </w:rPr>
        <w:t>mengenai</w:t>
      </w:r>
      <w:proofErr w:type="spellEnd"/>
      <w:r w:rsidRPr="009B2A8C">
        <w:rPr>
          <w:sz w:val="24"/>
          <w:szCs w:val="24"/>
          <w:lang w:val="en-ID"/>
        </w:rPr>
        <w:t xml:space="preserve"> </w:t>
      </w:r>
      <w:proofErr w:type="spellStart"/>
      <w:r w:rsidRPr="009B2A8C">
        <w:rPr>
          <w:sz w:val="24"/>
          <w:szCs w:val="24"/>
          <w:lang w:val="en-ID"/>
        </w:rPr>
        <w:t>kesadaran</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w:t>
      </w:r>
      <w:proofErr w:type="spellStart"/>
      <w:r w:rsidRPr="009B2A8C">
        <w:rPr>
          <w:sz w:val="24"/>
          <w:szCs w:val="24"/>
          <w:lang w:val="en-ID"/>
        </w:rPr>
        <w:t>bahwa</w:t>
      </w:r>
      <w:proofErr w:type="spellEnd"/>
      <w:r w:rsidRPr="009B2A8C">
        <w:rPr>
          <w:sz w:val="24"/>
          <w:szCs w:val="24"/>
          <w:lang w:val="en-ID"/>
        </w:rPr>
        <w:t xml:space="preserve"> </w:t>
      </w:r>
      <w:proofErr w:type="spellStart"/>
      <w:r w:rsidRPr="009B2A8C">
        <w:rPr>
          <w:sz w:val="24"/>
          <w:szCs w:val="24"/>
          <w:lang w:val="en-ID"/>
        </w:rPr>
        <w:t>pekerjaannya</w:t>
      </w:r>
      <w:proofErr w:type="spellEnd"/>
      <w:r w:rsidRPr="009B2A8C">
        <w:rPr>
          <w:sz w:val="24"/>
          <w:szCs w:val="24"/>
          <w:lang w:val="en-ID"/>
        </w:rPr>
        <w:t xml:space="preserve"> </w:t>
      </w:r>
      <w:proofErr w:type="spellStart"/>
      <w:r w:rsidRPr="009B2A8C">
        <w:rPr>
          <w:sz w:val="24"/>
          <w:szCs w:val="24"/>
          <w:lang w:val="en-ID"/>
        </w:rPr>
        <w:t>berdampak</w:t>
      </w:r>
      <w:proofErr w:type="spellEnd"/>
      <w:r w:rsidRPr="009B2A8C">
        <w:rPr>
          <w:sz w:val="24"/>
          <w:szCs w:val="24"/>
          <w:lang w:val="en-ID"/>
        </w:rPr>
        <w:t xml:space="preserve"> </w:t>
      </w:r>
      <w:proofErr w:type="spellStart"/>
      <w:r w:rsidRPr="009B2A8C">
        <w:rPr>
          <w:sz w:val="24"/>
          <w:szCs w:val="24"/>
          <w:lang w:val="en-ID"/>
        </w:rPr>
        <w:t>penting</w:t>
      </w:r>
      <w:proofErr w:type="spellEnd"/>
      <w:r w:rsidRPr="009B2A8C">
        <w:rPr>
          <w:sz w:val="24"/>
          <w:szCs w:val="24"/>
          <w:lang w:val="en-ID"/>
        </w:rPr>
        <w:t xml:space="preserve"> </w:t>
      </w:r>
      <w:proofErr w:type="spellStart"/>
      <w:r w:rsidRPr="009B2A8C">
        <w:rPr>
          <w:sz w:val="24"/>
          <w:szCs w:val="24"/>
          <w:lang w:val="en-ID"/>
        </w:rPr>
        <w:t>bagi</w:t>
      </w:r>
      <w:proofErr w:type="spellEnd"/>
      <w:r w:rsidRPr="009B2A8C">
        <w:rPr>
          <w:sz w:val="24"/>
          <w:szCs w:val="24"/>
          <w:lang w:val="en-ID"/>
        </w:rPr>
        <w:t xml:space="preserve"> </w:t>
      </w:r>
      <w:proofErr w:type="spellStart"/>
      <w:r w:rsidRPr="009B2A8C">
        <w:rPr>
          <w:sz w:val="24"/>
          <w:szCs w:val="24"/>
          <w:lang w:val="en-ID"/>
        </w:rPr>
        <w:t>instansi</w:t>
      </w:r>
      <w:proofErr w:type="spellEnd"/>
      <w:r w:rsidRPr="009B2A8C">
        <w:rPr>
          <w:sz w:val="24"/>
          <w:szCs w:val="24"/>
          <w:lang w:val="en-ID"/>
        </w:rPr>
        <w:t xml:space="preserve"> </w:t>
      </w:r>
      <w:proofErr w:type="spellStart"/>
      <w:r w:rsidRPr="009B2A8C">
        <w:rPr>
          <w:sz w:val="24"/>
          <w:szCs w:val="24"/>
          <w:lang w:val="en-ID"/>
        </w:rPr>
        <w:t>maupun</w:t>
      </w:r>
      <w:proofErr w:type="spellEnd"/>
      <w:r w:rsidRPr="009B2A8C">
        <w:rPr>
          <w:sz w:val="24"/>
          <w:szCs w:val="24"/>
          <w:lang w:val="en-ID"/>
        </w:rPr>
        <w:t xml:space="preserve"> </w:t>
      </w:r>
      <w:proofErr w:type="spellStart"/>
      <w:r w:rsidRPr="009B2A8C">
        <w:rPr>
          <w:sz w:val="24"/>
          <w:szCs w:val="24"/>
          <w:lang w:val="en-ID"/>
        </w:rPr>
        <w:t>pihak</w:t>
      </w:r>
      <w:proofErr w:type="spellEnd"/>
      <w:r w:rsidRPr="009B2A8C">
        <w:rPr>
          <w:sz w:val="24"/>
          <w:szCs w:val="24"/>
          <w:lang w:val="en-ID"/>
        </w:rPr>
        <w:t xml:space="preserve"> lain (rata-rata 4,848) </w:t>
      </w:r>
      <w:proofErr w:type="spellStart"/>
      <w:r w:rsidRPr="009B2A8C">
        <w:rPr>
          <w:sz w:val="24"/>
          <w:szCs w:val="24"/>
          <w:lang w:val="en-ID"/>
        </w:rPr>
        <w:t>dengan</w:t>
      </w:r>
      <w:proofErr w:type="spellEnd"/>
      <w:r w:rsidRPr="009B2A8C">
        <w:rPr>
          <w:sz w:val="24"/>
          <w:szCs w:val="24"/>
          <w:lang w:val="en-ID"/>
        </w:rPr>
        <w:t xml:space="preserve"> 100% </w:t>
      </w:r>
      <w:proofErr w:type="spellStart"/>
      <w:r w:rsidRPr="009B2A8C">
        <w:rPr>
          <w:sz w:val="24"/>
          <w:szCs w:val="24"/>
          <w:lang w:val="en-ID"/>
        </w:rPr>
        <w:t>responden</w:t>
      </w:r>
      <w:proofErr w:type="spellEnd"/>
      <w:r w:rsidRPr="009B2A8C">
        <w:rPr>
          <w:sz w:val="24"/>
          <w:szCs w:val="24"/>
          <w:lang w:val="en-ID"/>
        </w:rPr>
        <w:t xml:space="preserve"> </w:t>
      </w:r>
      <w:proofErr w:type="spellStart"/>
      <w:r w:rsidRPr="009B2A8C">
        <w:rPr>
          <w:sz w:val="24"/>
          <w:szCs w:val="24"/>
          <w:lang w:val="en-ID"/>
        </w:rPr>
        <w:t>menjawab</w:t>
      </w:r>
      <w:proofErr w:type="spellEnd"/>
      <w:r w:rsidRPr="009B2A8C">
        <w:rPr>
          <w:sz w:val="24"/>
          <w:szCs w:val="24"/>
          <w:lang w:val="en-ID"/>
        </w:rPr>
        <w:t xml:space="preserve"> </w:t>
      </w:r>
      <w:proofErr w:type="spellStart"/>
      <w:r w:rsidRPr="009B2A8C">
        <w:rPr>
          <w:sz w:val="24"/>
          <w:szCs w:val="24"/>
          <w:lang w:val="en-ID"/>
        </w:rPr>
        <w:t>Setuju</w:t>
      </w:r>
      <w:proofErr w:type="spellEnd"/>
      <w:r w:rsidRPr="009B2A8C">
        <w:rPr>
          <w:sz w:val="24"/>
          <w:szCs w:val="24"/>
          <w:lang w:val="en-ID"/>
        </w:rPr>
        <w:t xml:space="preserve">/Sangat </w:t>
      </w:r>
      <w:proofErr w:type="spellStart"/>
      <w:r w:rsidRPr="009B2A8C">
        <w:rPr>
          <w:sz w:val="24"/>
          <w:szCs w:val="24"/>
          <w:lang w:val="en-ID"/>
        </w:rPr>
        <w:t>Setuju</w:t>
      </w:r>
      <w:proofErr w:type="spellEnd"/>
      <w:r w:rsidRPr="009B2A8C">
        <w:rPr>
          <w:sz w:val="24"/>
          <w:szCs w:val="24"/>
          <w:lang w:val="en-ID"/>
        </w:rPr>
        <w:t xml:space="preserve">. </w:t>
      </w:r>
      <w:proofErr w:type="spellStart"/>
      <w:r w:rsidRPr="009B2A8C">
        <w:rPr>
          <w:sz w:val="24"/>
          <w:szCs w:val="24"/>
          <w:lang w:val="en-ID"/>
        </w:rPr>
        <w:t>Diikuti</w:t>
      </w:r>
      <w:proofErr w:type="spellEnd"/>
      <w:r w:rsidRPr="009B2A8C">
        <w:rPr>
          <w:sz w:val="24"/>
          <w:szCs w:val="24"/>
          <w:lang w:val="en-ID"/>
        </w:rPr>
        <w:t xml:space="preserve"> oleh </w:t>
      </w:r>
      <w:proofErr w:type="spellStart"/>
      <w:r w:rsidRPr="009B2A8C">
        <w:rPr>
          <w:sz w:val="24"/>
          <w:szCs w:val="24"/>
          <w:lang w:val="en-ID"/>
        </w:rPr>
        <w:t>skor</w:t>
      </w:r>
      <w:proofErr w:type="spellEnd"/>
      <w:r w:rsidRPr="009B2A8C">
        <w:rPr>
          <w:sz w:val="24"/>
          <w:szCs w:val="24"/>
          <w:lang w:val="en-ID"/>
        </w:rPr>
        <w:t xml:space="preserve"> item ke-9 dan ke-10 </w:t>
      </w:r>
      <w:proofErr w:type="spellStart"/>
      <w:r w:rsidRPr="009B2A8C">
        <w:rPr>
          <w:sz w:val="24"/>
          <w:szCs w:val="24"/>
          <w:lang w:val="en-ID"/>
        </w:rPr>
        <w:t>mengenai</w:t>
      </w:r>
      <w:proofErr w:type="spellEnd"/>
      <w:r w:rsidRPr="009B2A8C">
        <w:rPr>
          <w:sz w:val="24"/>
          <w:szCs w:val="24"/>
          <w:lang w:val="en-ID"/>
        </w:rPr>
        <w:t xml:space="preserve"> </w:t>
      </w:r>
      <w:proofErr w:type="spellStart"/>
      <w:r w:rsidRPr="009B2A8C">
        <w:rPr>
          <w:sz w:val="24"/>
          <w:szCs w:val="24"/>
          <w:lang w:val="en-ID"/>
        </w:rPr>
        <w:t>umpan</w:t>
      </w:r>
      <w:proofErr w:type="spellEnd"/>
      <w:r w:rsidRPr="009B2A8C">
        <w:rPr>
          <w:sz w:val="24"/>
          <w:szCs w:val="24"/>
          <w:lang w:val="en-ID"/>
        </w:rPr>
        <w:t xml:space="preserve"> </w:t>
      </w:r>
      <w:proofErr w:type="spellStart"/>
      <w:r w:rsidRPr="009B2A8C">
        <w:rPr>
          <w:sz w:val="24"/>
          <w:szCs w:val="24"/>
          <w:lang w:val="en-ID"/>
        </w:rPr>
        <w:t>balik</w:t>
      </w:r>
      <w:proofErr w:type="spellEnd"/>
      <w:r w:rsidRPr="009B2A8C">
        <w:rPr>
          <w:sz w:val="24"/>
          <w:szCs w:val="24"/>
          <w:lang w:val="en-ID"/>
        </w:rPr>
        <w:t xml:space="preserve"> </w:t>
      </w:r>
      <w:proofErr w:type="spellStart"/>
      <w:r w:rsidRPr="009B2A8C">
        <w:rPr>
          <w:sz w:val="24"/>
          <w:szCs w:val="24"/>
          <w:lang w:val="en-ID"/>
        </w:rPr>
        <w:t>pekerjaan</w:t>
      </w:r>
      <w:proofErr w:type="spellEnd"/>
      <w:r w:rsidRPr="009B2A8C">
        <w:rPr>
          <w:sz w:val="24"/>
          <w:szCs w:val="24"/>
          <w:lang w:val="en-ID"/>
        </w:rPr>
        <w:t xml:space="preserve"> yang </w:t>
      </w:r>
      <w:proofErr w:type="spellStart"/>
      <w:r w:rsidRPr="009B2A8C">
        <w:rPr>
          <w:sz w:val="24"/>
          <w:szCs w:val="24"/>
          <w:lang w:val="en-ID"/>
        </w:rPr>
        <w:t>jelas</w:t>
      </w:r>
      <w:proofErr w:type="spellEnd"/>
      <w:r w:rsidRPr="009B2A8C">
        <w:rPr>
          <w:sz w:val="24"/>
          <w:szCs w:val="24"/>
          <w:lang w:val="en-ID"/>
        </w:rPr>
        <w:t xml:space="preserve"> </w:t>
      </w:r>
      <w:proofErr w:type="spellStart"/>
      <w:r w:rsidRPr="009B2A8C">
        <w:rPr>
          <w:sz w:val="24"/>
          <w:szCs w:val="24"/>
          <w:lang w:val="en-ID"/>
        </w:rPr>
        <w:t>dengan</w:t>
      </w:r>
      <w:proofErr w:type="spellEnd"/>
      <w:r w:rsidRPr="009B2A8C">
        <w:rPr>
          <w:sz w:val="24"/>
          <w:szCs w:val="24"/>
          <w:lang w:val="en-ID"/>
        </w:rPr>
        <w:t xml:space="preserve"> masing-masing 4,818. Skor </w:t>
      </w:r>
      <w:proofErr w:type="spellStart"/>
      <w:r w:rsidRPr="009B2A8C">
        <w:rPr>
          <w:sz w:val="24"/>
          <w:szCs w:val="24"/>
          <w:lang w:val="en-ID"/>
        </w:rPr>
        <w:t>terendah</w:t>
      </w:r>
      <w:proofErr w:type="spellEnd"/>
      <w:r w:rsidRPr="009B2A8C">
        <w:rPr>
          <w:sz w:val="24"/>
          <w:szCs w:val="24"/>
          <w:lang w:val="en-ID"/>
        </w:rPr>
        <w:t xml:space="preserve"> </w:t>
      </w:r>
      <w:proofErr w:type="spellStart"/>
      <w:r w:rsidRPr="009B2A8C">
        <w:rPr>
          <w:sz w:val="24"/>
          <w:szCs w:val="24"/>
          <w:lang w:val="en-ID"/>
        </w:rPr>
        <w:t>terdapat</w:t>
      </w:r>
      <w:proofErr w:type="spellEnd"/>
      <w:r w:rsidRPr="009B2A8C">
        <w:rPr>
          <w:sz w:val="24"/>
          <w:szCs w:val="24"/>
          <w:lang w:val="en-ID"/>
        </w:rPr>
        <w:t xml:space="preserve"> pada item ke-1 </w:t>
      </w:r>
      <w:proofErr w:type="spellStart"/>
      <w:r w:rsidRPr="009B2A8C">
        <w:rPr>
          <w:sz w:val="24"/>
          <w:szCs w:val="24"/>
          <w:lang w:val="en-ID"/>
        </w:rPr>
        <w:t>mengenai</w:t>
      </w:r>
      <w:proofErr w:type="spellEnd"/>
      <w:r w:rsidRPr="009B2A8C">
        <w:rPr>
          <w:sz w:val="24"/>
          <w:szCs w:val="24"/>
          <w:lang w:val="en-ID"/>
        </w:rPr>
        <w:t xml:space="preserve"> </w:t>
      </w:r>
      <w:proofErr w:type="spellStart"/>
      <w:r w:rsidRPr="009B2A8C">
        <w:rPr>
          <w:sz w:val="24"/>
          <w:szCs w:val="24"/>
          <w:lang w:val="en-ID"/>
        </w:rPr>
        <w:t>variasi</w:t>
      </w:r>
      <w:proofErr w:type="spellEnd"/>
      <w:r w:rsidRPr="009B2A8C">
        <w:rPr>
          <w:sz w:val="24"/>
          <w:szCs w:val="24"/>
          <w:lang w:val="en-ID"/>
        </w:rPr>
        <w:t xml:space="preserve"> </w:t>
      </w:r>
      <w:proofErr w:type="spellStart"/>
      <w:r w:rsidRPr="009B2A8C">
        <w:rPr>
          <w:sz w:val="24"/>
          <w:szCs w:val="24"/>
          <w:lang w:val="en-ID"/>
        </w:rPr>
        <w:t>keterampilan</w:t>
      </w:r>
      <w:proofErr w:type="spellEnd"/>
      <w:r w:rsidRPr="009B2A8C">
        <w:rPr>
          <w:sz w:val="24"/>
          <w:szCs w:val="24"/>
          <w:lang w:val="en-ID"/>
        </w:rPr>
        <w:t xml:space="preserve"> </w:t>
      </w:r>
      <w:proofErr w:type="spellStart"/>
      <w:r w:rsidRPr="009B2A8C">
        <w:rPr>
          <w:sz w:val="24"/>
          <w:szCs w:val="24"/>
          <w:lang w:val="en-ID"/>
        </w:rPr>
        <w:t>dalam</w:t>
      </w:r>
      <w:proofErr w:type="spellEnd"/>
      <w:r w:rsidRPr="009B2A8C">
        <w:rPr>
          <w:sz w:val="24"/>
          <w:szCs w:val="24"/>
          <w:lang w:val="en-ID"/>
        </w:rPr>
        <w:t xml:space="preserve"> </w:t>
      </w:r>
      <w:proofErr w:type="spellStart"/>
      <w:r w:rsidRPr="009B2A8C">
        <w:rPr>
          <w:sz w:val="24"/>
          <w:szCs w:val="24"/>
          <w:lang w:val="en-ID"/>
        </w:rPr>
        <w:t>pekerjaan</w:t>
      </w:r>
      <w:proofErr w:type="spellEnd"/>
      <w:r w:rsidRPr="009B2A8C">
        <w:rPr>
          <w:sz w:val="24"/>
          <w:szCs w:val="24"/>
          <w:lang w:val="en-ID"/>
        </w:rPr>
        <w:t xml:space="preserve"> (rata-rata 4,364), </w:t>
      </w:r>
      <w:proofErr w:type="spellStart"/>
      <w:r w:rsidRPr="009B2A8C">
        <w:rPr>
          <w:sz w:val="24"/>
          <w:szCs w:val="24"/>
          <w:lang w:val="en-ID"/>
        </w:rPr>
        <w:t>meskipun</w:t>
      </w:r>
      <w:proofErr w:type="spellEnd"/>
      <w:r w:rsidRPr="009B2A8C">
        <w:rPr>
          <w:sz w:val="24"/>
          <w:szCs w:val="24"/>
          <w:lang w:val="en-ID"/>
        </w:rPr>
        <w:t xml:space="preserve"> </w:t>
      </w:r>
      <w:proofErr w:type="spellStart"/>
      <w:r w:rsidRPr="009B2A8C">
        <w:rPr>
          <w:sz w:val="24"/>
          <w:szCs w:val="24"/>
          <w:lang w:val="en-ID"/>
        </w:rPr>
        <w:t>tetap</w:t>
      </w:r>
      <w:proofErr w:type="spellEnd"/>
      <w:r w:rsidRPr="009B2A8C">
        <w:rPr>
          <w:sz w:val="24"/>
          <w:szCs w:val="24"/>
          <w:lang w:val="en-ID"/>
        </w:rPr>
        <w:t xml:space="preserve"> </w:t>
      </w:r>
      <w:proofErr w:type="spellStart"/>
      <w:r w:rsidRPr="009B2A8C">
        <w:rPr>
          <w:sz w:val="24"/>
          <w:szCs w:val="24"/>
          <w:lang w:val="en-ID"/>
        </w:rPr>
        <w:t>berada</w:t>
      </w:r>
      <w:proofErr w:type="spellEnd"/>
      <w:r w:rsidRPr="009B2A8C">
        <w:rPr>
          <w:sz w:val="24"/>
          <w:szCs w:val="24"/>
          <w:lang w:val="en-ID"/>
        </w:rPr>
        <w:t xml:space="preserve"> pada </w:t>
      </w:r>
      <w:proofErr w:type="spellStart"/>
      <w:r w:rsidRPr="009B2A8C">
        <w:rPr>
          <w:sz w:val="24"/>
          <w:szCs w:val="24"/>
          <w:lang w:val="en-ID"/>
        </w:rPr>
        <w:t>kategori</w:t>
      </w:r>
      <w:proofErr w:type="spellEnd"/>
      <w:r w:rsidRPr="009B2A8C">
        <w:rPr>
          <w:sz w:val="24"/>
          <w:szCs w:val="24"/>
          <w:lang w:val="en-ID"/>
        </w:rPr>
        <w:t xml:space="preserve"> Sangat Tinggi. Pada item </w:t>
      </w:r>
      <w:proofErr w:type="spellStart"/>
      <w:r w:rsidRPr="009B2A8C">
        <w:rPr>
          <w:sz w:val="24"/>
          <w:szCs w:val="24"/>
          <w:lang w:val="en-ID"/>
        </w:rPr>
        <w:t>ini</w:t>
      </w:r>
      <w:proofErr w:type="spellEnd"/>
      <w:r w:rsidRPr="009B2A8C">
        <w:rPr>
          <w:sz w:val="24"/>
          <w:szCs w:val="24"/>
          <w:lang w:val="en-ID"/>
        </w:rPr>
        <w:t xml:space="preserve"> </w:t>
      </w:r>
      <w:proofErr w:type="spellStart"/>
      <w:r w:rsidRPr="009B2A8C">
        <w:rPr>
          <w:sz w:val="24"/>
          <w:szCs w:val="24"/>
          <w:lang w:val="en-ID"/>
        </w:rPr>
        <w:t>tercatat</w:t>
      </w:r>
      <w:proofErr w:type="spellEnd"/>
      <w:r w:rsidRPr="009B2A8C">
        <w:rPr>
          <w:sz w:val="24"/>
          <w:szCs w:val="24"/>
          <w:lang w:val="en-ID"/>
        </w:rPr>
        <w:t xml:space="preserve"> 6% </w:t>
      </w:r>
      <w:proofErr w:type="spellStart"/>
      <w:r w:rsidRPr="009B2A8C">
        <w:rPr>
          <w:sz w:val="24"/>
          <w:szCs w:val="24"/>
          <w:lang w:val="en-ID"/>
        </w:rPr>
        <w:t>responden</w:t>
      </w:r>
      <w:proofErr w:type="spellEnd"/>
      <w:r w:rsidRPr="009B2A8C">
        <w:rPr>
          <w:sz w:val="24"/>
          <w:szCs w:val="24"/>
          <w:lang w:val="en-ID"/>
        </w:rPr>
        <w:t xml:space="preserve"> </w:t>
      </w:r>
      <w:proofErr w:type="spellStart"/>
      <w:r w:rsidRPr="009B2A8C">
        <w:rPr>
          <w:sz w:val="24"/>
          <w:szCs w:val="24"/>
          <w:lang w:val="en-ID"/>
        </w:rPr>
        <w:t>menyatakan</w:t>
      </w:r>
      <w:proofErr w:type="spellEnd"/>
      <w:r w:rsidRPr="009B2A8C">
        <w:rPr>
          <w:sz w:val="24"/>
          <w:szCs w:val="24"/>
          <w:lang w:val="en-ID"/>
        </w:rPr>
        <w:t xml:space="preserve"> Tidak </w:t>
      </w:r>
      <w:proofErr w:type="spellStart"/>
      <w:r w:rsidRPr="009B2A8C">
        <w:rPr>
          <w:sz w:val="24"/>
          <w:szCs w:val="24"/>
          <w:lang w:val="en-ID"/>
        </w:rPr>
        <w:t>Setuju</w:t>
      </w:r>
      <w:proofErr w:type="spellEnd"/>
      <w:r w:rsidRPr="009B2A8C">
        <w:rPr>
          <w:sz w:val="24"/>
          <w:szCs w:val="24"/>
          <w:lang w:val="en-ID"/>
        </w:rPr>
        <w:t xml:space="preserve">, yang </w:t>
      </w:r>
      <w:proofErr w:type="spellStart"/>
      <w:r w:rsidRPr="009B2A8C">
        <w:rPr>
          <w:sz w:val="24"/>
          <w:szCs w:val="24"/>
          <w:lang w:val="en-ID"/>
        </w:rPr>
        <w:t>mengindikasikan</w:t>
      </w:r>
      <w:proofErr w:type="spellEnd"/>
      <w:r w:rsidRPr="009B2A8C">
        <w:rPr>
          <w:sz w:val="24"/>
          <w:szCs w:val="24"/>
          <w:lang w:val="en-ID"/>
        </w:rPr>
        <w:t xml:space="preserve"> </w:t>
      </w:r>
      <w:proofErr w:type="spellStart"/>
      <w:r w:rsidRPr="009B2A8C">
        <w:rPr>
          <w:sz w:val="24"/>
          <w:szCs w:val="24"/>
          <w:lang w:val="en-ID"/>
        </w:rPr>
        <w:t>bahwa</w:t>
      </w:r>
      <w:proofErr w:type="spellEnd"/>
      <w:r w:rsidRPr="009B2A8C">
        <w:rPr>
          <w:sz w:val="24"/>
          <w:szCs w:val="24"/>
          <w:lang w:val="en-ID"/>
        </w:rPr>
        <w:t xml:space="preserve"> </w:t>
      </w:r>
      <w:proofErr w:type="spellStart"/>
      <w:r w:rsidRPr="009B2A8C">
        <w:rPr>
          <w:sz w:val="24"/>
          <w:szCs w:val="24"/>
          <w:lang w:val="en-ID"/>
        </w:rPr>
        <w:t>sebagian</w:t>
      </w:r>
      <w:proofErr w:type="spellEnd"/>
      <w:r w:rsidRPr="009B2A8C">
        <w:rPr>
          <w:sz w:val="24"/>
          <w:szCs w:val="24"/>
          <w:lang w:val="en-ID"/>
        </w:rPr>
        <w:t xml:space="preserve"> </w:t>
      </w:r>
      <w:proofErr w:type="spellStart"/>
      <w:r w:rsidRPr="009B2A8C">
        <w:rPr>
          <w:sz w:val="24"/>
          <w:szCs w:val="24"/>
          <w:lang w:val="en-ID"/>
        </w:rPr>
        <w:t>kecil</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w:t>
      </w:r>
      <w:proofErr w:type="spellStart"/>
      <w:r w:rsidRPr="009B2A8C">
        <w:rPr>
          <w:sz w:val="24"/>
          <w:szCs w:val="24"/>
          <w:lang w:val="en-ID"/>
        </w:rPr>
        <w:t>merasa</w:t>
      </w:r>
      <w:proofErr w:type="spellEnd"/>
      <w:r w:rsidRPr="009B2A8C">
        <w:rPr>
          <w:sz w:val="24"/>
          <w:szCs w:val="24"/>
          <w:lang w:val="en-ID"/>
        </w:rPr>
        <w:t xml:space="preserve"> </w:t>
      </w:r>
      <w:proofErr w:type="spellStart"/>
      <w:r w:rsidRPr="009B2A8C">
        <w:rPr>
          <w:sz w:val="24"/>
          <w:szCs w:val="24"/>
          <w:lang w:val="en-ID"/>
        </w:rPr>
        <w:t>pekerjaannya</w:t>
      </w:r>
      <w:proofErr w:type="spellEnd"/>
      <w:r w:rsidRPr="009B2A8C">
        <w:rPr>
          <w:sz w:val="24"/>
          <w:szCs w:val="24"/>
          <w:lang w:val="en-ID"/>
        </w:rPr>
        <w:t xml:space="preserve"> </w:t>
      </w:r>
      <w:proofErr w:type="spellStart"/>
      <w:r w:rsidRPr="009B2A8C">
        <w:rPr>
          <w:sz w:val="24"/>
          <w:szCs w:val="24"/>
          <w:lang w:val="en-ID"/>
        </w:rPr>
        <w:t>masih</w:t>
      </w:r>
      <w:proofErr w:type="spellEnd"/>
      <w:r w:rsidRPr="009B2A8C">
        <w:rPr>
          <w:sz w:val="24"/>
          <w:szCs w:val="24"/>
          <w:lang w:val="en-ID"/>
        </w:rPr>
        <w:t xml:space="preserve"> </w:t>
      </w:r>
      <w:proofErr w:type="spellStart"/>
      <w:r w:rsidRPr="009B2A8C">
        <w:rPr>
          <w:sz w:val="24"/>
          <w:szCs w:val="24"/>
          <w:lang w:val="en-ID"/>
        </w:rPr>
        <w:t>relatif</w:t>
      </w:r>
      <w:proofErr w:type="spellEnd"/>
      <w:r w:rsidRPr="009B2A8C">
        <w:rPr>
          <w:sz w:val="24"/>
          <w:szCs w:val="24"/>
          <w:lang w:val="en-ID"/>
        </w:rPr>
        <w:t xml:space="preserve"> </w:t>
      </w:r>
      <w:proofErr w:type="spellStart"/>
      <w:r w:rsidRPr="009B2A8C">
        <w:rPr>
          <w:sz w:val="24"/>
          <w:szCs w:val="24"/>
          <w:lang w:val="en-ID"/>
        </w:rPr>
        <w:t>monoton</w:t>
      </w:r>
      <w:proofErr w:type="spellEnd"/>
      <w:r w:rsidRPr="009B2A8C">
        <w:rPr>
          <w:sz w:val="24"/>
          <w:szCs w:val="24"/>
          <w:lang w:val="en-ID"/>
        </w:rPr>
        <w:t xml:space="preserve"> </w:t>
      </w:r>
      <w:proofErr w:type="spellStart"/>
      <w:r w:rsidRPr="009B2A8C">
        <w:rPr>
          <w:sz w:val="24"/>
          <w:szCs w:val="24"/>
          <w:lang w:val="en-ID"/>
        </w:rPr>
        <w:t>atau</w:t>
      </w:r>
      <w:proofErr w:type="spellEnd"/>
      <w:r w:rsidRPr="009B2A8C">
        <w:rPr>
          <w:sz w:val="24"/>
          <w:szCs w:val="24"/>
          <w:lang w:val="en-ID"/>
        </w:rPr>
        <w:t xml:space="preserve"> </w:t>
      </w:r>
      <w:proofErr w:type="spellStart"/>
      <w:r w:rsidRPr="009B2A8C">
        <w:rPr>
          <w:sz w:val="24"/>
          <w:szCs w:val="24"/>
          <w:lang w:val="en-ID"/>
        </w:rPr>
        <w:t>kurang</w:t>
      </w:r>
      <w:proofErr w:type="spellEnd"/>
      <w:r w:rsidRPr="009B2A8C">
        <w:rPr>
          <w:sz w:val="24"/>
          <w:szCs w:val="24"/>
          <w:lang w:val="en-ID"/>
        </w:rPr>
        <w:t xml:space="preserve"> </w:t>
      </w:r>
      <w:proofErr w:type="spellStart"/>
      <w:r w:rsidRPr="009B2A8C">
        <w:rPr>
          <w:sz w:val="24"/>
          <w:szCs w:val="24"/>
          <w:lang w:val="en-ID"/>
        </w:rPr>
        <w:t>bervariasi</w:t>
      </w:r>
      <w:proofErr w:type="spellEnd"/>
      <w:r w:rsidRPr="009B2A8C">
        <w:rPr>
          <w:sz w:val="24"/>
          <w:szCs w:val="24"/>
          <w:lang w:val="en-ID"/>
        </w:rPr>
        <w:t xml:space="preserve"> </w:t>
      </w:r>
      <w:proofErr w:type="spellStart"/>
      <w:r w:rsidRPr="009B2A8C">
        <w:rPr>
          <w:sz w:val="24"/>
          <w:szCs w:val="24"/>
          <w:lang w:val="en-ID"/>
        </w:rPr>
        <w:t>dari</w:t>
      </w:r>
      <w:proofErr w:type="spellEnd"/>
      <w:r w:rsidRPr="009B2A8C">
        <w:rPr>
          <w:sz w:val="24"/>
          <w:szCs w:val="24"/>
          <w:lang w:val="en-ID"/>
        </w:rPr>
        <w:t xml:space="preserve"> </w:t>
      </w:r>
      <w:proofErr w:type="spellStart"/>
      <w:r w:rsidRPr="009B2A8C">
        <w:rPr>
          <w:sz w:val="24"/>
          <w:szCs w:val="24"/>
          <w:lang w:val="en-ID"/>
        </w:rPr>
        <w:t>sisi</w:t>
      </w:r>
      <w:proofErr w:type="spellEnd"/>
      <w:r w:rsidRPr="009B2A8C">
        <w:rPr>
          <w:sz w:val="24"/>
          <w:szCs w:val="24"/>
          <w:lang w:val="en-ID"/>
        </w:rPr>
        <w:t xml:space="preserve"> </w:t>
      </w:r>
      <w:proofErr w:type="spellStart"/>
      <w:r w:rsidRPr="009B2A8C">
        <w:rPr>
          <w:sz w:val="24"/>
          <w:szCs w:val="24"/>
          <w:lang w:val="en-ID"/>
        </w:rPr>
        <w:t>keterampilan</w:t>
      </w:r>
      <w:proofErr w:type="spellEnd"/>
      <w:r w:rsidRPr="009B2A8C">
        <w:rPr>
          <w:sz w:val="24"/>
          <w:szCs w:val="24"/>
          <w:lang w:val="en-ID"/>
        </w:rPr>
        <w:t xml:space="preserve"> yang </w:t>
      </w:r>
      <w:proofErr w:type="spellStart"/>
      <w:r w:rsidRPr="009B2A8C">
        <w:rPr>
          <w:sz w:val="24"/>
          <w:szCs w:val="24"/>
          <w:lang w:val="en-ID"/>
        </w:rPr>
        <w:t>digunakan</w:t>
      </w:r>
      <w:proofErr w:type="spellEnd"/>
      <w:r w:rsidRPr="009B2A8C">
        <w:rPr>
          <w:sz w:val="24"/>
          <w:szCs w:val="24"/>
          <w:lang w:val="en-ID"/>
        </w:rPr>
        <w:t xml:space="preserve"> </w:t>
      </w:r>
      <w:proofErr w:type="spellStart"/>
      <w:r w:rsidRPr="009B2A8C">
        <w:rPr>
          <w:sz w:val="24"/>
          <w:szCs w:val="24"/>
          <w:lang w:val="en-ID"/>
        </w:rPr>
        <w:t>dibandingkan</w:t>
      </w:r>
      <w:proofErr w:type="spellEnd"/>
      <w:r w:rsidRPr="009B2A8C">
        <w:rPr>
          <w:sz w:val="24"/>
          <w:szCs w:val="24"/>
          <w:lang w:val="en-ID"/>
        </w:rPr>
        <w:t xml:space="preserve"> </w:t>
      </w:r>
      <w:proofErr w:type="spellStart"/>
      <w:r w:rsidRPr="009B2A8C">
        <w:rPr>
          <w:sz w:val="24"/>
          <w:szCs w:val="24"/>
          <w:lang w:val="en-ID"/>
        </w:rPr>
        <w:t>dimensi</w:t>
      </w:r>
      <w:proofErr w:type="spellEnd"/>
      <w:r w:rsidRPr="009B2A8C">
        <w:rPr>
          <w:sz w:val="24"/>
          <w:szCs w:val="24"/>
          <w:lang w:val="en-ID"/>
        </w:rPr>
        <w:t xml:space="preserve"> </w:t>
      </w:r>
      <w:proofErr w:type="spellStart"/>
      <w:r w:rsidRPr="009B2A8C">
        <w:rPr>
          <w:sz w:val="24"/>
          <w:szCs w:val="24"/>
          <w:lang w:val="en-ID"/>
        </w:rPr>
        <w:t>karakteristik</w:t>
      </w:r>
      <w:proofErr w:type="spellEnd"/>
      <w:r w:rsidRPr="009B2A8C">
        <w:rPr>
          <w:sz w:val="24"/>
          <w:szCs w:val="24"/>
          <w:lang w:val="en-ID"/>
        </w:rPr>
        <w:t xml:space="preserve"> </w:t>
      </w:r>
      <w:proofErr w:type="spellStart"/>
      <w:r w:rsidRPr="009B2A8C">
        <w:rPr>
          <w:sz w:val="24"/>
          <w:szCs w:val="24"/>
          <w:lang w:val="en-ID"/>
        </w:rPr>
        <w:t>pekerjaan</w:t>
      </w:r>
      <w:proofErr w:type="spellEnd"/>
      <w:r w:rsidRPr="009B2A8C">
        <w:rPr>
          <w:sz w:val="24"/>
          <w:szCs w:val="24"/>
          <w:lang w:val="en-ID"/>
        </w:rPr>
        <w:t xml:space="preserve"> </w:t>
      </w:r>
      <w:proofErr w:type="spellStart"/>
      <w:r w:rsidRPr="009B2A8C">
        <w:rPr>
          <w:sz w:val="24"/>
          <w:szCs w:val="24"/>
          <w:lang w:val="en-ID"/>
        </w:rPr>
        <w:t>lainnya</w:t>
      </w:r>
      <w:proofErr w:type="spellEnd"/>
      <w:r w:rsidRPr="009B2A8C">
        <w:rPr>
          <w:sz w:val="24"/>
          <w:szCs w:val="24"/>
          <w:lang w:val="en-ID"/>
        </w:rPr>
        <w:t xml:space="preserve">. </w:t>
      </w:r>
      <w:proofErr w:type="spellStart"/>
      <w:r w:rsidRPr="009B2A8C">
        <w:rPr>
          <w:sz w:val="24"/>
          <w:szCs w:val="24"/>
          <w:lang w:val="en-ID"/>
        </w:rPr>
        <w:t>Secara</w:t>
      </w:r>
      <w:proofErr w:type="spellEnd"/>
      <w:r w:rsidRPr="009B2A8C">
        <w:rPr>
          <w:sz w:val="24"/>
          <w:szCs w:val="24"/>
          <w:lang w:val="en-ID"/>
        </w:rPr>
        <w:t xml:space="preserve"> </w:t>
      </w:r>
      <w:proofErr w:type="spellStart"/>
      <w:r w:rsidRPr="009B2A8C">
        <w:rPr>
          <w:sz w:val="24"/>
          <w:szCs w:val="24"/>
          <w:lang w:val="en-ID"/>
        </w:rPr>
        <w:t>keseluruhan</w:t>
      </w:r>
      <w:proofErr w:type="spellEnd"/>
      <w:r w:rsidRPr="009B2A8C">
        <w:rPr>
          <w:sz w:val="24"/>
          <w:szCs w:val="24"/>
          <w:lang w:val="en-ID"/>
        </w:rPr>
        <w:t xml:space="preserve">, </w:t>
      </w:r>
      <w:proofErr w:type="spellStart"/>
      <w:r w:rsidRPr="009B2A8C">
        <w:rPr>
          <w:sz w:val="24"/>
          <w:szCs w:val="24"/>
          <w:lang w:val="en-ID"/>
        </w:rPr>
        <w:t>indikator-indikator</w:t>
      </w:r>
      <w:proofErr w:type="spellEnd"/>
      <w:r w:rsidRPr="009B2A8C">
        <w:rPr>
          <w:sz w:val="24"/>
          <w:szCs w:val="24"/>
          <w:lang w:val="en-ID"/>
        </w:rPr>
        <w:t xml:space="preserve"> yang </w:t>
      </w:r>
      <w:proofErr w:type="spellStart"/>
      <w:r w:rsidRPr="009B2A8C">
        <w:rPr>
          <w:sz w:val="24"/>
          <w:szCs w:val="24"/>
          <w:lang w:val="en-ID"/>
        </w:rPr>
        <w:t>berkaitan</w:t>
      </w:r>
      <w:proofErr w:type="spellEnd"/>
      <w:r w:rsidRPr="009B2A8C">
        <w:rPr>
          <w:sz w:val="24"/>
          <w:szCs w:val="24"/>
          <w:lang w:val="en-ID"/>
        </w:rPr>
        <w:t xml:space="preserve"> </w:t>
      </w:r>
      <w:proofErr w:type="spellStart"/>
      <w:r w:rsidRPr="009B2A8C">
        <w:rPr>
          <w:sz w:val="24"/>
          <w:szCs w:val="24"/>
          <w:lang w:val="en-ID"/>
        </w:rPr>
        <w:t>dengan</w:t>
      </w:r>
      <w:proofErr w:type="spellEnd"/>
      <w:r w:rsidRPr="009B2A8C">
        <w:rPr>
          <w:sz w:val="24"/>
          <w:szCs w:val="24"/>
          <w:lang w:val="en-ID"/>
        </w:rPr>
        <w:t xml:space="preserve"> </w:t>
      </w:r>
      <w:r w:rsidRPr="006F14AE">
        <w:rPr>
          <w:i/>
          <w:iCs/>
          <w:sz w:val="24"/>
          <w:szCs w:val="24"/>
          <w:lang w:val="en-ID"/>
        </w:rPr>
        <w:t>task significance</w:t>
      </w:r>
      <w:r w:rsidRPr="009B2A8C">
        <w:rPr>
          <w:sz w:val="24"/>
          <w:szCs w:val="24"/>
          <w:lang w:val="en-ID"/>
        </w:rPr>
        <w:t xml:space="preserve"> (</w:t>
      </w:r>
      <w:proofErr w:type="spellStart"/>
      <w:r w:rsidRPr="009B2A8C">
        <w:rPr>
          <w:sz w:val="24"/>
          <w:szCs w:val="24"/>
          <w:lang w:val="en-ID"/>
        </w:rPr>
        <w:t>signifikansi</w:t>
      </w:r>
      <w:proofErr w:type="spellEnd"/>
      <w:r w:rsidRPr="009B2A8C">
        <w:rPr>
          <w:sz w:val="24"/>
          <w:szCs w:val="24"/>
          <w:lang w:val="en-ID"/>
        </w:rPr>
        <w:t xml:space="preserve"> </w:t>
      </w:r>
      <w:proofErr w:type="spellStart"/>
      <w:r w:rsidRPr="009B2A8C">
        <w:rPr>
          <w:sz w:val="24"/>
          <w:szCs w:val="24"/>
          <w:lang w:val="en-ID"/>
        </w:rPr>
        <w:t>tugas</w:t>
      </w:r>
      <w:proofErr w:type="spellEnd"/>
      <w:r w:rsidRPr="009B2A8C">
        <w:rPr>
          <w:sz w:val="24"/>
          <w:szCs w:val="24"/>
          <w:lang w:val="en-ID"/>
        </w:rPr>
        <w:t xml:space="preserve">) dan </w:t>
      </w:r>
      <w:r w:rsidRPr="006F14AE">
        <w:rPr>
          <w:i/>
          <w:iCs/>
          <w:sz w:val="24"/>
          <w:szCs w:val="24"/>
          <w:lang w:val="en-ID"/>
        </w:rPr>
        <w:t>feedback</w:t>
      </w:r>
      <w:r w:rsidRPr="009B2A8C">
        <w:rPr>
          <w:sz w:val="24"/>
          <w:szCs w:val="24"/>
          <w:lang w:val="en-ID"/>
        </w:rPr>
        <w:t xml:space="preserve"> (</w:t>
      </w:r>
      <w:proofErr w:type="spellStart"/>
      <w:r w:rsidRPr="009B2A8C">
        <w:rPr>
          <w:sz w:val="24"/>
          <w:szCs w:val="24"/>
          <w:lang w:val="en-ID"/>
        </w:rPr>
        <w:t>umpan</w:t>
      </w:r>
      <w:proofErr w:type="spellEnd"/>
      <w:r w:rsidRPr="009B2A8C">
        <w:rPr>
          <w:sz w:val="24"/>
          <w:szCs w:val="24"/>
          <w:lang w:val="en-ID"/>
        </w:rPr>
        <w:t xml:space="preserve"> </w:t>
      </w:r>
      <w:proofErr w:type="spellStart"/>
      <w:r w:rsidRPr="009B2A8C">
        <w:rPr>
          <w:sz w:val="24"/>
          <w:szCs w:val="24"/>
          <w:lang w:val="en-ID"/>
        </w:rPr>
        <w:t>balik</w:t>
      </w:r>
      <w:proofErr w:type="spellEnd"/>
      <w:r w:rsidRPr="009B2A8C">
        <w:rPr>
          <w:sz w:val="24"/>
          <w:szCs w:val="24"/>
          <w:lang w:val="en-ID"/>
        </w:rPr>
        <w:t xml:space="preserve">) </w:t>
      </w:r>
      <w:proofErr w:type="spellStart"/>
      <w:r w:rsidRPr="009B2A8C">
        <w:rPr>
          <w:sz w:val="24"/>
          <w:szCs w:val="24"/>
          <w:lang w:val="en-ID"/>
        </w:rPr>
        <w:t>menunjukkan</w:t>
      </w:r>
      <w:proofErr w:type="spellEnd"/>
      <w:r w:rsidRPr="009B2A8C">
        <w:rPr>
          <w:sz w:val="24"/>
          <w:szCs w:val="24"/>
          <w:lang w:val="en-ID"/>
        </w:rPr>
        <w:t xml:space="preserve"> </w:t>
      </w:r>
      <w:proofErr w:type="spellStart"/>
      <w:r w:rsidRPr="009B2A8C">
        <w:rPr>
          <w:sz w:val="24"/>
          <w:szCs w:val="24"/>
          <w:lang w:val="en-ID"/>
        </w:rPr>
        <w:t>skor</w:t>
      </w:r>
      <w:proofErr w:type="spellEnd"/>
      <w:r w:rsidRPr="009B2A8C">
        <w:rPr>
          <w:sz w:val="24"/>
          <w:szCs w:val="24"/>
          <w:lang w:val="en-ID"/>
        </w:rPr>
        <w:t xml:space="preserve"> </w:t>
      </w:r>
      <w:proofErr w:type="spellStart"/>
      <w:r w:rsidRPr="009B2A8C">
        <w:rPr>
          <w:sz w:val="24"/>
          <w:szCs w:val="24"/>
          <w:lang w:val="en-ID"/>
        </w:rPr>
        <w:t>tertinggi</w:t>
      </w:r>
      <w:proofErr w:type="spellEnd"/>
      <w:r w:rsidRPr="009B2A8C">
        <w:rPr>
          <w:sz w:val="24"/>
          <w:szCs w:val="24"/>
          <w:lang w:val="en-ID"/>
        </w:rPr>
        <w:t xml:space="preserve">, </w:t>
      </w:r>
      <w:proofErr w:type="spellStart"/>
      <w:r w:rsidRPr="009B2A8C">
        <w:rPr>
          <w:sz w:val="24"/>
          <w:szCs w:val="24"/>
          <w:lang w:val="en-ID"/>
        </w:rPr>
        <w:t>sedangkan</w:t>
      </w:r>
      <w:proofErr w:type="spellEnd"/>
      <w:r w:rsidRPr="009B2A8C">
        <w:rPr>
          <w:sz w:val="24"/>
          <w:szCs w:val="24"/>
          <w:lang w:val="en-ID"/>
        </w:rPr>
        <w:t xml:space="preserve"> </w:t>
      </w:r>
      <w:proofErr w:type="spellStart"/>
      <w:r w:rsidRPr="009B2A8C">
        <w:rPr>
          <w:sz w:val="24"/>
          <w:szCs w:val="24"/>
          <w:lang w:val="en-ID"/>
        </w:rPr>
        <w:t>indikator</w:t>
      </w:r>
      <w:proofErr w:type="spellEnd"/>
      <w:r w:rsidRPr="009B2A8C">
        <w:rPr>
          <w:sz w:val="24"/>
          <w:szCs w:val="24"/>
          <w:lang w:val="en-ID"/>
        </w:rPr>
        <w:t xml:space="preserve"> </w:t>
      </w:r>
      <w:r w:rsidRPr="006F14AE">
        <w:rPr>
          <w:i/>
          <w:iCs/>
          <w:sz w:val="24"/>
          <w:szCs w:val="24"/>
          <w:lang w:val="en-ID"/>
        </w:rPr>
        <w:t>skill variety</w:t>
      </w:r>
      <w:r w:rsidRPr="009B2A8C">
        <w:rPr>
          <w:sz w:val="24"/>
          <w:szCs w:val="24"/>
          <w:lang w:val="en-ID"/>
        </w:rPr>
        <w:t xml:space="preserve"> (</w:t>
      </w:r>
      <w:proofErr w:type="spellStart"/>
      <w:r w:rsidRPr="009B2A8C">
        <w:rPr>
          <w:sz w:val="24"/>
          <w:szCs w:val="24"/>
          <w:lang w:val="en-ID"/>
        </w:rPr>
        <w:t>variasi</w:t>
      </w:r>
      <w:proofErr w:type="spellEnd"/>
      <w:r w:rsidRPr="009B2A8C">
        <w:rPr>
          <w:sz w:val="24"/>
          <w:szCs w:val="24"/>
          <w:lang w:val="en-ID"/>
        </w:rPr>
        <w:t xml:space="preserve"> </w:t>
      </w:r>
      <w:proofErr w:type="spellStart"/>
      <w:r w:rsidRPr="009B2A8C">
        <w:rPr>
          <w:sz w:val="24"/>
          <w:szCs w:val="24"/>
          <w:lang w:val="en-ID"/>
        </w:rPr>
        <w:t>keterampilan</w:t>
      </w:r>
      <w:proofErr w:type="spellEnd"/>
      <w:r w:rsidRPr="009B2A8C">
        <w:rPr>
          <w:sz w:val="24"/>
          <w:szCs w:val="24"/>
          <w:lang w:val="en-ID"/>
        </w:rPr>
        <w:t xml:space="preserve">) </w:t>
      </w:r>
      <w:proofErr w:type="spellStart"/>
      <w:r w:rsidRPr="009B2A8C">
        <w:rPr>
          <w:sz w:val="24"/>
          <w:szCs w:val="24"/>
          <w:lang w:val="en-ID"/>
        </w:rPr>
        <w:t>menunjukkan</w:t>
      </w:r>
      <w:proofErr w:type="spellEnd"/>
      <w:r w:rsidRPr="009B2A8C">
        <w:rPr>
          <w:sz w:val="24"/>
          <w:szCs w:val="24"/>
          <w:lang w:val="en-ID"/>
        </w:rPr>
        <w:t xml:space="preserve"> </w:t>
      </w:r>
      <w:proofErr w:type="spellStart"/>
      <w:r w:rsidRPr="009B2A8C">
        <w:rPr>
          <w:sz w:val="24"/>
          <w:szCs w:val="24"/>
          <w:lang w:val="en-ID"/>
        </w:rPr>
        <w:t>skor</w:t>
      </w:r>
      <w:proofErr w:type="spellEnd"/>
      <w:r w:rsidRPr="009B2A8C">
        <w:rPr>
          <w:sz w:val="24"/>
          <w:szCs w:val="24"/>
          <w:lang w:val="en-ID"/>
        </w:rPr>
        <w:t xml:space="preserve"> </w:t>
      </w:r>
      <w:proofErr w:type="spellStart"/>
      <w:r w:rsidRPr="009B2A8C">
        <w:rPr>
          <w:sz w:val="24"/>
          <w:szCs w:val="24"/>
          <w:lang w:val="en-ID"/>
        </w:rPr>
        <w:t>relatif</w:t>
      </w:r>
      <w:proofErr w:type="spellEnd"/>
      <w:r w:rsidRPr="009B2A8C">
        <w:rPr>
          <w:sz w:val="24"/>
          <w:szCs w:val="24"/>
          <w:lang w:val="en-ID"/>
        </w:rPr>
        <w:t xml:space="preserve"> </w:t>
      </w:r>
      <w:proofErr w:type="spellStart"/>
      <w:r w:rsidRPr="009B2A8C">
        <w:rPr>
          <w:sz w:val="24"/>
          <w:szCs w:val="24"/>
          <w:lang w:val="en-ID"/>
        </w:rPr>
        <w:t>terendah</w:t>
      </w:r>
      <w:proofErr w:type="spellEnd"/>
      <w:r w:rsidRPr="009B2A8C">
        <w:rPr>
          <w:sz w:val="24"/>
          <w:szCs w:val="24"/>
          <w:lang w:val="en-ID"/>
        </w:rPr>
        <w:t xml:space="preserve"> </w:t>
      </w:r>
      <w:proofErr w:type="spellStart"/>
      <w:r w:rsidRPr="009B2A8C">
        <w:rPr>
          <w:sz w:val="24"/>
          <w:szCs w:val="24"/>
          <w:lang w:val="en-ID"/>
        </w:rPr>
        <w:t>dibandingkan</w:t>
      </w:r>
      <w:proofErr w:type="spellEnd"/>
      <w:r w:rsidRPr="009B2A8C">
        <w:rPr>
          <w:sz w:val="24"/>
          <w:szCs w:val="24"/>
          <w:lang w:val="en-ID"/>
        </w:rPr>
        <w:t xml:space="preserve"> </w:t>
      </w:r>
      <w:proofErr w:type="spellStart"/>
      <w:r w:rsidRPr="009B2A8C">
        <w:rPr>
          <w:sz w:val="24"/>
          <w:szCs w:val="24"/>
          <w:lang w:val="en-ID"/>
        </w:rPr>
        <w:t>indikator</w:t>
      </w:r>
      <w:proofErr w:type="spellEnd"/>
      <w:r w:rsidRPr="009B2A8C">
        <w:rPr>
          <w:sz w:val="24"/>
          <w:szCs w:val="24"/>
          <w:lang w:val="en-ID"/>
        </w:rPr>
        <w:t xml:space="preserve"> lain pada </w:t>
      </w:r>
      <w:proofErr w:type="spellStart"/>
      <w:r w:rsidRPr="009B2A8C">
        <w:rPr>
          <w:sz w:val="24"/>
          <w:szCs w:val="24"/>
          <w:lang w:val="en-ID"/>
        </w:rPr>
        <w:lastRenderedPageBreak/>
        <w:t>variabel</w:t>
      </w:r>
      <w:proofErr w:type="spellEnd"/>
      <w:r w:rsidRPr="009B2A8C">
        <w:rPr>
          <w:sz w:val="24"/>
          <w:szCs w:val="24"/>
          <w:lang w:val="en-ID"/>
        </w:rPr>
        <w:t xml:space="preserve"> yang </w:t>
      </w:r>
      <w:proofErr w:type="spellStart"/>
      <w:r w:rsidRPr="009B2A8C">
        <w:rPr>
          <w:sz w:val="24"/>
          <w:szCs w:val="24"/>
          <w:lang w:val="en-ID"/>
        </w:rPr>
        <w:t>sama</w:t>
      </w:r>
      <w:proofErr w:type="spellEnd"/>
      <w:r w:rsidR="00E806B8" w:rsidRPr="009B2A8C">
        <w:rPr>
          <w:sz w:val="24"/>
          <w:szCs w:val="24"/>
          <w:lang w:val="en-ID"/>
        </w:rPr>
        <w:t xml:space="preserve">. </w:t>
      </w:r>
      <w:r w:rsidRPr="009B2A8C">
        <w:rPr>
          <w:sz w:val="24"/>
          <w:szCs w:val="24"/>
          <w:lang w:val="en-ID"/>
        </w:rPr>
        <w:t xml:space="preserve">Dengan </w:t>
      </w:r>
      <w:proofErr w:type="spellStart"/>
      <w:r w:rsidRPr="009B2A8C">
        <w:rPr>
          <w:sz w:val="24"/>
          <w:szCs w:val="24"/>
          <w:lang w:val="en-ID"/>
        </w:rPr>
        <w:t>nilai</w:t>
      </w:r>
      <w:proofErr w:type="spellEnd"/>
      <w:r w:rsidRPr="009B2A8C">
        <w:rPr>
          <w:sz w:val="24"/>
          <w:szCs w:val="24"/>
          <w:lang w:val="en-ID"/>
        </w:rPr>
        <w:t xml:space="preserve"> rata-rata </w:t>
      </w:r>
      <w:proofErr w:type="spellStart"/>
      <w:r w:rsidRPr="009B2A8C">
        <w:rPr>
          <w:sz w:val="24"/>
          <w:szCs w:val="24"/>
          <w:lang w:val="en-ID"/>
        </w:rPr>
        <w:t>keseluruhan</w:t>
      </w:r>
      <w:proofErr w:type="spellEnd"/>
      <w:r w:rsidRPr="009B2A8C">
        <w:rPr>
          <w:sz w:val="24"/>
          <w:szCs w:val="24"/>
          <w:lang w:val="en-ID"/>
        </w:rPr>
        <w:t xml:space="preserve"> </w:t>
      </w:r>
      <w:proofErr w:type="spellStart"/>
      <w:r w:rsidRPr="009B2A8C">
        <w:rPr>
          <w:sz w:val="24"/>
          <w:szCs w:val="24"/>
          <w:lang w:val="en-ID"/>
        </w:rPr>
        <w:t>sebesar</w:t>
      </w:r>
      <w:proofErr w:type="spellEnd"/>
      <w:r w:rsidRPr="009B2A8C">
        <w:rPr>
          <w:sz w:val="24"/>
          <w:szCs w:val="24"/>
          <w:lang w:val="en-ID"/>
        </w:rPr>
        <w:t xml:space="preserve"> 4,688 (</w:t>
      </w:r>
      <w:proofErr w:type="spellStart"/>
      <w:r w:rsidRPr="009B2A8C">
        <w:rPr>
          <w:sz w:val="24"/>
          <w:szCs w:val="24"/>
          <w:lang w:val="en-ID"/>
        </w:rPr>
        <w:t>kategori</w:t>
      </w:r>
      <w:proofErr w:type="spellEnd"/>
      <w:r w:rsidRPr="009B2A8C">
        <w:rPr>
          <w:sz w:val="24"/>
          <w:szCs w:val="24"/>
          <w:lang w:val="en-ID"/>
        </w:rPr>
        <w:t xml:space="preserve"> Sangat Tinggi) </w:t>
      </w:r>
      <w:proofErr w:type="spellStart"/>
      <w:r w:rsidRPr="009B2A8C">
        <w:rPr>
          <w:sz w:val="24"/>
          <w:szCs w:val="24"/>
          <w:lang w:val="en-ID"/>
        </w:rPr>
        <w:t>dapat</w:t>
      </w:r>
      <w:proofErr w:type="spellEnd"/>
      <w:r w:rsidRPr="009B2A8C">
        <w:rPr>
          <w:sz w:val="24"/>
          <w:szCs w:val="24"/>
          <w:lang w:val="en-ID"/>
        </w:rPr>
        <w:t xml:space="preserve"> </w:t>
      </w:r>
      <w:proofErr w:type="spellStart"/>
      <w:r w:rsidRPr="009B2A8C">
        <w:rPr>
          <w:sz w:val="24"/>
          <w:szCs w:val="24"/>
          <w:lang w:val="en-ID"/>
        </w:rPr>
        <w:t>disimpulkan</w:t>
      </w:r>
      <w:proofErr w:type="spellEnd"/>
      <w:r w:rsidRPr="009B2A8C">
        <w:rPr>
          <w:sz w:val="24"/>
          <w:szCs w:val="24"/>
          <w:lang w:val="en-ID"/>
        </w:rPr>
        <w:t xml:space="preserve"> </w:t>
      </w:r>
      <w:proofErr w:type="spellStart"/>
      <w:r w:rsidRPr="009B2A8C">
        <w:rPr>
          <w:sz w:val="24"/>
          <w:szCs w:val="24"/>
          <w:lang w:val="en-ID"/>
        </w:rPr>
        <w:t>bahwa</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KPPN KPH </w:t>
      </w:r>
      <w:proofErr w:type="spellStart"/>
      <w:r w:rsidRPr="009B2A8C">
        <w:rPr>
          <w:sz w:val="24"/>
          <w:szCs w:val="24"/>
          <w:lang w:val="en-ID"/>
        </w:rPr>
        <w:t>memandang</w:t>
      </w:r>
      <w:proofErr w:type="spellEnd"/>
      <w:r w:rsidRPr="009B2A8C">
        <w:rPr>
          <w:sz w:val="24"/>
          <w:szCs w:val="24"/>
          <w:lang w:val="en-ID"/>
        </w:rPr>
        <w:t xml:space="preserve"> </w:t>
      </w:r>
      <w:proofErr w:type="spellStart"/>
      <w:r w:rsidRPr="009B2A8C">
        <w:rPr>
          <w:sz w:val="24"/>
          <w:szCs w:val="24"/>
          <w:lang w:val="en-ID"/>
        </w:rPr>
        <w:t>pekerjaan</w:t>
      </w:r>
      <w:proofErr w:type="spellEnd"/>
      <w:r w:rsidRPr="009B2A8C">
        <w:rPr>
          <w:sz w:val="24"/>
          <w:szCs w:val="24"/>
          <w:lang w:val="en-ID"/>
        </w:rPr>
        <w:t xml:space="preserve"> yang </w:t>
      </w:r>
      <w:proofErr w:type="spellStart"/>
      <w:r w:rsidRPr="009B2A8C">
        <w:rPr>
          <w:sz w:val="24"/>
          <w:szCs w:val="24"/>
          <w:lang w:val="en-ID"/>
        </w:rPr>
        <w:t>mereka</w:t>
      </w:r>
      <w:proofErr w:type="spellEnd"/>
      <w:r w:rsidRPr="009B2A8C">
        <w:rPr>
          <w:sz w:val="24"/>
          <w:szCs w:val="24"/>
          <w:lang w:val="en-ID"/>
        </w:rPr>
        <w:t xml:space="preserve"> </w:t>
      </w:r>
      <w:proofErr w:type="spellStart"/>
      <w:r w:rsidRPr="009B2A8C">
        <w:rPr>
          <w:sz w:val="24"/>
          <w:szCs w:val="24"/>
          <w:lang w:val="en-ID"/>
        </w:rPr>
        <w:t>jalankan</w:t>
      </w:r>
      <w:proofErr w:type="spellEnd"/>
      <w:r w:rsidRPr="009B2A8C">
        <w:rPr>
          <w:sz w:val="24"/>
          <w:szCs w:val="24"/>
          <w:lang w:val="en-ID"/>
        </w:rPr>
        <w:t xml:space="preserve"> </w:t>
      </w:r>
      <w:proofErr w:type="spellStart"/>
      <w:r w:rsidRPr="009B2A8C">
        <w:rPr>
          <w:sz w:val="24"/>
          <w:szCs w:val="24"/>
          <w:lang w:val="en-ID"/>
        </w:rPr>
        <w:t>memiliki</w:t>
      </w:r>
      <w:proofErr w:type="spellEnd"/>
      <w:r w:rsidRPr="009B2A8C">
        <w:rPr>
          <w:sz w:val="24"/>
          <w:szCs w:val="24"/>
          <w:lang w:val="en-ID"/>
        </w:rPr>
        <w:t xml:space="preserve"> </w:t>
      </w:r>
      <w:proofErr w:type="spellStart"/>
      <w:r w:rsidRPr="009B2A8C">
        <w:rPr>
          <w:sz w:val="24"/>
          <w:szCs w:val="24"/>
          <w:lang w:val="en-ID"/>
        </w:rPr>
        <w:t>karakteristik</w:t>
      </w:r>
      <w:proofErr w:type="spellEnd"/>
      <w:r w:rsidRPr="009B2A8C">
        <w:rPr>
          <w:sz w:val="24"/>
          <w:szCs w:val="24"/>
          <w:lang w:val="en-ID"/>
        </w:rPr>
        <w:t xml:space="preserve"> yang sangat </w:t>
      </w:r>
      <w:proofErr w:type="spellStart"/>
      <w:r w:rsidRPr="009B2A8C">
        <w:rPr>
          <w:sz w:val="24"/>
          <w:szCs w:val="24"/>
          <w:lang w:val="en-ID"/>
        </w:rPr>
        <w:t>baik</w:t>
      </w:r>
      <w:proofErr w:type="spellEnd"/>
      <w:r w:rsidRPr="009B2A8C">
        <w:rPr>
          <w:sz w:val="24"/>
          <w:szCs w:val="24"/>
          <w:lang w:val="en-ID"/>
        </w:rPr>
        <w:t xml:space="preserve">, </w:t>
      </w:r>
      <w:proofErr w:type="spellStart"/>
      <w:r w:rsidRPr="009B2A8C">
        <w:rPr>
          <w:sz w:val="24"/>
          <w:szCs w:val="24"/>
          <w:lang w:val="en-ID"/>
        </w:rPr>
        <w:t>khususnya</w:t>
      </w:r>
      <w:proofErr w:type="spellEnd"/>
      <w:r w:rsidRPr="009B2A8C">
        <w:rPr>
          <w:sz w:val="24"/>
          <w:szCs w:val="24"/>
          <w:lang w:val="en-ID"/>
        </w:rPr>
        <w:t xml:space="preserve"> </w:t>
      </w:r>
      <w:proofErr w:type="spellStart"/>
      <w:r w:rsidRPr="009B2A8C">
        <w:rPr>
          <w:sz w:val="24"/>
          <w:szCs w:val="24"/>
          <w:lang w:val="en-ID"/>
        </w:rPr>
        <w:t>dari</w:t>
      </w:r>
      <w:proofErr w:type="spellEnd"/>
      <w:r w:rsidRPr="009B2A8C">
        <w:rPr>
          <w:sz w:val="24"/>
          <w:szCs w:val="24"/>
          <w:lang w:val="en-ID"/>
        </w:rPr>
        <w:t xml:space="preserve"> </w:t>
      </w:r>
      <w:proofErr w:type="spellStart"/>
      <w:r w:rsidRPr="009B2A8C">
        <w:rPr>
          <w:sz w:val="24"/>
          <w:szCs w:val="24"/>
          <w:lang w:val="en-ID"/>
        </w:rPr>
        <w:t>sisi</w:t>
      </w:r>
      <w:proofErr w:type="spellEnd"/>
      <w:r w:rsidRPr="009B2A8C">
        <w:rPr>
          <w:sz w:val="24"/>
          <w:szCs w:val="24"/>
          <w:lang w:val="en-ID"/>
        </w:rPr>
        <w:t xml:space="preserve"> </w:t>
      </w:r>
      <w:proofErr w:type="spellStart"/>
      <w:r w:rsidRPr="009B2A8C">
        <w:rPr>
          <w:sz w:val="24"/>
          <w:szCs w:val="24"/>
          <w:lang w:val="en-ID"/>
        </w:rPr>
        <w:t>kebermaknaan</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r w:rsidRPr="006F14AE">
        <w:rPr>
          <w:i/>
          <w:iCs/>
          <w:sz w:val="24"/>
          <w:szCs w:val="24"/>
          <w:lang w:val="en-ID"/>
        </w:rPr>
        <w:t>task significance</w:t>
      </w:r>
      <w:r w:rsidRPr="009B2A8C">
        <w:rPr>
          <w:sz w:val="24"/>
          <w:szCs w:val="24"/>
          <w:lang w:val="en-ID"/>
        </w:rPr>
        <w:t xml:space="preserve">), </w:t>
      </w:r>
      <w:proofErr w:type="spellStart"/>
      <w:r w:rsidRPr="009B2A8C">
        <w:rPr>
          <w:sz w:val="24"/>
          <w:szCs w:val="24"/>
          <w:lang w:val="en-ID"/>
        </w:rPr>
        <w:t>otonomi</w:t>
      </w:r>
      <w:proofErr w:type="spellEnd"/>
      <w:r w:rsidRPr="009B2A8C">
        <w:rPr>
          <w:sz w:val="24"/>
          <w:szCs w:val="24"/>
          <w:lang w:val="en-ID"/>
        </w:rPr>
        <w:t xml:space="preserve">, dan </w:t>
      </w:r>
      <w:proofErr w:type="spellStart"/>
      <w:r w:rsidRPr="009B2A8C">
        <w:rPr>
          <w:sz w:val="24"/>
          <w:szCs w:val="24"/>
          <w:lang w:val="en-ID"/>
        </w:rPr>
        <w:t>umpan</w:t>
      </w:r>
      <w:proofErr w:type="spellEnd"/>
      <w:r w:rsidRPr="009B2A8C">
        <w:rPr>
          <w:sz w:val="24"/>
          <w:szCs w:val="24"/>
          <w:lang w:val="en-ID"/>
        </w:rPr>
        <w:t xml:space="preserve"> </w:t>
      </w:r>
      <w:proofErr w:type="spellStart"/>
      <w:r w:rsidRPr="009B2A8C">
        <w:rPr>
          <w:sz w:val="24"/>
          <w:szCs w:val="24"/>
          <w:lang w:val="en-ID"/>
        </w:rPr>
        <w:t>balik</w:t>
      </w:r>
      <w:proofErr w:type="spellEnd"/>
      <w:r w:rsidRPr="009B2A8C">
        <w:rPr>
          <w:sz w:val="24"/>
          <w:szCs w:val="24"/>
          <w:lang w:val="en-ID"/>
        </w:rPr>
        <w:t xml:space="preserve"> yang </w:t>
      </w:r>
      <w:proofErr w:type="spellStart"/>
      <w:r w:rsidRPr="009B2A8C">
        <w:rPr>
          <w:sz w:val="24"/>
          <w:szCs w:val="24"/>
          <w:lang w:val="en-ID"/>
        </w:rPr>
        <w:t>diterima</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w:t>
      </w:r>
      <w:proofErr w:type="spellStart"/>
      <w:r w:rsidRPr="009B2A8C">
        <w:rPr>
          <w:sz w:val="24"/>
          <w:szCs w:val="24"/>
          <w:lang w:val="en-ID"/>
        </w:rPr>
        <w:t>merasa</w:t>
      </w:r>
      <w:proofErr w:type="spellEnd"/>
      <w:r w:rsidRPr="009B2A8C">
        <w:rPr>
          <w:sz w:val="24"/>
          <w:szCs w:val="24"/>
          <w:lang w:val="en-ID"/>
        </w:rPr>
        <w:t xml:space="preserve"> </w:t>
      </w:r>
      <w:proofErr w:type="spellStart"/>
      <w:r w:rsidRPr="009B2A8C">
        <w:rPr>
          <w:sz w:val="24"/>
          <w:szCs w:val="24"/>
          <w:lang w:val="en-ID"/>
        </w:rPr>
        <w:t>pekerjaannya</w:t>
      </w:r>
      <w:proofErr w:type="spellEnd"/>
      <w:r w:rsidRPr="009B2A8C">
        <w:rPr>
          <w:sz w:val="24"/>
          <w:szCs w:val="24"/>
          <w:lang w:val="en-ID"/>
        </w:rPr>
        <w:t xml:space="preserve"> </w:t>
      </w:r>
      <w:proofErr w:type="spellStart"/>
      <w:r w:rsidRPr="009B2A8C">
        <w:rPr>
          <w:sz w:val="24"/>
          <w:szCs w:val="24"/>
          <w:lang w:val="en-ID"/>
        </w:rPr>
        <w:t>penting</w:t>
      </w:r>
      <w:proofErr w:type="spellEnd"/>
      <w:r w:rsidRPr="009B2A8C">
        <w:rPr>
          <w:sz w:val="24"/>
          <w:szCs w:val="24"/>
          <w:lang w:val="en-ID"/>
        </w:rPr>
        <w:t xml:space="preserve">, </w:t>
      </w:r>
      <w:proofErr w:type="spellStart"/>
      <w:r w:rsidRPr="009B2A8C">
        <w:rPr>
          <w:sz w:val="24"/>
          <w:szCs w:val="24"/>
          <w:lang w:val="en-ID"/>
        </w:rPr>
        <w:t>memiliki</w:t>
      </w:r>
      <w:proofErr w:type="spellEnd"/>
      <w:r w:rsidRPr="009B2A8C">
        <w:rPr>
          <w:sz w:val="24"/>
          <w:szCs w:val="24"/>
          <w:lang w:val="en-ID"/>
        </w:rPr>
        <w:t xml:space="preserve"> </w:t>
      </w:r>
      <w:proofErr w:type="spellStart"/>
      <w:r w:rsidRPr="009B2A8C">
        <w:rPr>
          <w:sz w:val="24"/>
          <w:szCs w:val="24"/>
          <w:lang w:val="en-ID"/>
        </w:rPr>
        <w:t>kejelasan</w:t>
      </w:r>
      <w:proofErr w:type="spellEnd"/>
      <w:r w:rsidRPr="009B2A8C">
        <w:rPr>
          <w:sz w:val="24"/>
          <w:szCs w:val="24"/>
          <w:lang w:val="en-ID"/>
        </w:rPr>
        <w:t xml:space="preserve"> </w:t>
      </w:r>
      <w:proofErr w:type="spellStart"/>
      <w:r w:rsidRPr="009B2A8C">
        <w:rPr>
          <w:sz w:val="24"/>
          <w:szCs w:val="24"/>
          <w:lang w:val="en-ID"/>
        </w:rPr>
        <w:t>hasil</w:t>
      </w:r>
      <w:proofErr w:type="spellEnd"/>
      <w:r w:rsidRPr="009B2A8C">
        <w:rPr>
          <w:sz w:val="24"/>
          <w:szCs w:val="24"/>
          <w:lang w:val="en-ID"/>
        </w:rPr>
        <w:t xml:space="preserve">, </w:t>
      </w:r>
      <w:proofErr w:type="spellStart"/>
      <w:r w:rsidRPr="009B2A8C">
        <w:rPr>
          <w:sz w:val="24"/>
          <w:szCs w:val="24"/>
          <w:lang w:val="en-ID"/>
        </w:rPr>
        <w:t>serta</w:t>
      </w:r>
      <w:proofErr w:type="spellEnd"/>
      <w:r w:rsidRPr="009B2A8C">
        <w:rPr>
          <w:sz w:val="24"/>
          <w:szCs w:val="24"/>
          <w:lang w:val="en-ID"/>
        </w:rPr>
        <w:t xml:space="preserve"> </w:t>
      </w:r>
      <w:proofErr w:type="spellStart"/>
      <w:r w:rsidRPr="009B2A8C">
        <w:rPr>
          <w:sz w:val="24"/>
          <w:szCs w:val="24"/>
          <w:lang w:val="en-ID"/>
        </w:rPr>
        <w:t>didukung</w:t>
      </w:r>
      <w:proofErr w:type="spellEnd"/>
      <w:r w:rsidRPr="009B2A8C">
        <w:rPr>
          <w:sz w:val="24"/>
          <w:szCs w:val="24"/>
          <w:lang w:val="en-ID"/>
        </w:rPr>
        <w:t xml:space="preserve"> oleh </w:t>
      </w:r>
      <w:proofErr w:type="spellStart"/>
      <w:r w:rsidRPr="009B2A8C">
        <w:rPr>
          <w:sz w:val="24"/>
          <w:szCs w:val="24"/>
          <w:lang w:val="en-ID"/>
        </w:rPr>
        <w:t>kebebasan</w:t>
      </w:r>
      <w:proofErr w:type="spellEnd"/>
      <w:r w:rsidRPr="009B2A8C">
        <w:rPr>
          <w:sz w:val="24"/>
          <w:szCs w:val="24"/>
          <w:lang w:val="en-ID"/>
        </w:rPr>
        <w:t xml:space="preserve"> dan </w:t>
      </w:r>
      <w:proofErr w:type="spellStart"/>
      <w:r w:rsidRPr="009B2A8C">
        <w:rPr>
          <w:sz w:val="24"/>
          <w:szCs w:val="24"/>
          <w:lang w:val="en-ID"/>
        </w:rPr>
        <w:t>umpan</w:t>
      </w:r>
      <w:proofErr w:type="spellEnd"/>
      <w:r w:rsidRPr="009B2A8C">
        <w:rPr>
          <w:sz w:val="24"/>
          <w:szCs w:val="24"/>
          <w:lang w:val="en-ID"/>
        </w:rPr>
        <w:t xml:space="preserve"> </w:t>
      </w:r>
      <w:proofErr w:type="spellStart"/>
      <w:r w:rsidRPr="009B2A8C">
        <w:rPr>
          <w:sz w:val="24"/>
          <w:szCs w:val="24"/>
          <w:lang w:val="en-ID"/>
        </w:rPr>
        <w:t>balik</w:t>
      </w:r>
      <w:proofErr w:type="spellEnd"/>
      <w:r w:rsidRPr="009B2A8C">
        <w:rPr>
          <w:sz w:val="24"/>
          <w:szCs w:val="24"/>
          <w:lang w:val="en-ID"/>
        </w:rPr>
        <w:t xml:space="preserve"> yang </w:t>
      </w:r>
      <w:proofErr w:type="spellStart"/>
      <w:r w:rsidRPr="009B2A8C">
        <w:rPr>
          <w:sz w:val="24"/>
          <w:szCs w:val="24"/>
          <w:lang w:val="en-ID"/>
        </w:rPr>
        <w:t>memadai</w:t>
      </w:r>
      <w:proofErr w:type="spellEnd"/>
      <w:r w:rsidRPr="009B2A8C">
        <w:rPr>
          <w:sz w:val="24"/>
          <w:szCs w:val="24"/>
          <w:lang w:val="en-ID"/>
        </w:rPr>
        <w:t xml:space="preserve">, </w:t>
      </w:r>
      <w:proofErr w:type="spellStart"/>
      <w:r w:rsidRPr="009B2A8C">
        <w:rPr>
          <w:sz w:val="24"/>
          <w:szCs w:val="24"/>
          <w:lang w:val="en-ID"/>
        </w:rPr>
        <w:t>meskipun</w:t>
      </w:r>
      <w:proofErr w:type="spellEnd"/>
      <w:r w:rsidRPr="009B2A8C">
        <w:rPr>
          <w:sz w:val="24"/>
          <w:szCs w:val="24"/>
          <w:lang w:val="en-ID"/>
        </w:rPr>
        <w:t xml:space="preserve"> </w:t>
      </w:r>
      <w:proofErr w:type="spellStart"/>
      <w:r w:rsidRPr="009B2A8C">
        <w:rPr>
          <w:sz w:val="24"/>
          <w:szCs w:val="24"/>
          <w:lang w:val="en-ID"/>
        </w:rPr>
        <w:t>aspek</w:t>
      </w:r>
      <w:proofErr w:type="spellEnd"/>
      <w:r w:rsidRPr="009B2A8C">
        <w:rPr>
          <w:sz w:val="24"/>
          <w:szCs w:val="24"/>
          <w:lang w:val="en-ID"/>
        </w:rPr>
        <w:t xml:space="preserve"> </w:t>
      </w:r>
      <w:proofErr w:type="spellStart"/>
      <w:r w:rsidRPr="009B2A8C">
        <w:rPr>
          <w:sz w:val="24"/>
          <w:szCs w:val="24"/>
          <w:lang w:val="en-ID"/>
        </w:rPr>
        <w:t>variasi</w:t>
      </w:r>
      <w:proofErr w:type="spellEnd"/>
      <w:r w:rsidRPr="009B2A8C">
        <w:rPr>
          <w:sz w:val="24"/>
          <w:szCs w:val="24"/>
          <w:lang w:val="en-ID"/>
        </w:rPr>
        <w:t xml:space="preserve"> </w:t>
      </w:r>
      <w:proofErr w:type="spellStart"/>
      <w:r w:rsidRPr="009B2A8C">
        <w:rPr>
          <w:sz w:val="24"/>
          <w:szCs w:val="24"/>
          <w:lang w:val="en-ID"/>
        </w:rPr>
        <w:t>keterampilan</w:t>
      </w:r>
      <w:proofErr w:type="spellEnd"/>
      <w:r w:rsidRPr="009B2A8C">
        <w:rPr>
          <w:sz w:val="24"/>
          <w:szCs w:val="24"/>
          <w:lang w:val="en-ID"/>
        </w:rPr>
        <w:t xml:space="preserve"> (</w:t>
      </w:r>
      <w:r w:rsidRPr="006F14AE">
        <w:rPr>
          <w:i/>
          <w:iCs/>
          <w:sz w:val="24"/>
          <w:szCs w:val="24"/>
          <w:lang w:val="en-ID"/>
        </w:rPr>
        <w:t>skill variety</w:t>
      </w:r>
      <w:r w:rsidRPr="009B2A8C">
        <w:rPr>
          <w:sz w:val="24"/>
          <w:szCs w:val="24"/>
          <w:lang w:val="en-ID"/>
        </w:rPr>
        <w:t xml:space="preserve">) </w:t>
      </w:r>
      <w:proofErr w:type="spellStart"/>
      <w:r w:rsidRPr="009B2A8C">
        <w:rPr>
          <w:sz w:val="24"/>
          <w:szCs w:val="24"/>
          <w:lang w:val="en-ID"/>
        </w:rPr>
        <w:t>relatif</w:t>
      </w:r>
      <w:proofErr w:type="spellEnd"/>
      <w:r w:rsidRPr="009B2A8C">
        <w:rPr>
          <w:sz w:val="24"/>
          <w:szCs w:val="24"/>
          <w:lang w:val="en-ID"/>
        </w:rPr>
        <w:t xml:space="preserve"> </w:t>
      </w:r>
      <w:proofErr w:type="spellStart"/>
      <w:r w:rsidRPr="009B2A8C">
        <w:rPr>
          <w:sz w:val="24"/>
          <w:szCs w:val="24"/>
          <w:lang w:val="en-ID"/>
        </w:rPr>
        <w:t>dapat</w:t>
      </w:r>
      <w:proofErr w:type="spellEnd"/>
      <w:r w:rsidRPr="009B2A8C">
        <w:rPr>
          <w:sz w:val="24"/>
          <w:szCs w:val="24"/>
          <w:lang w:val="en-ID"/>
        </w:rPr>
        <w:t xml:space="preserve"> </w:t>
      </w:r>
      <w:proofErr w:type="spellStart"/>
      <w:r w:rsidRPr="009B2A8C">
        <w:rPr>
          <w:sz w:val="24"/>
          <w:szCs w:val="24"/>
          <w:lang w:val="en-ID"/>
        </w:rPr>
        <w:t>menjadi</w:t>
      </w:r>
      <w:proofErr w:type="spellEnd"/>
      <w:r w:rsidRPr="009B2A8C">
        <w:rPr>
          <w:sz w:val="24"/>
          <w:szCs w:val="24"/>
          <w:lang w:val="en-ID"/>
        </w:rPr>
        <w:t xml:space="preserve"> </w:t>
      </w:r>
      <w:proofErr w:type="spellStart"/>
      <w:r w:rsidRPr="009B2A8C">
        <w:rPr>
          <w:sz w:val="24"/>
          <w:szCs w:val="24"/>
          <w:lang w:val="en-ID"/>
        </w:rPr>
        <w:t>perhatian</w:t>
      </w:r>
      <w:proofErr w:type="spellEnd"/>
      <w:r w:rsidRPr="009B2A8C">
        <w:rPr>
          <w:sz w:val="24"/>
          <w:szCs w:val="24"/>
          <w:lang w:val="en-ID"/>
        </w:rPr>
        <w:t xml:space="preserve"> </w:t>
      </w:r>
      <w:proofErr w:type="spellStart"/>
      <w:r w:rsidRPr="009B2A8C">
        <w:rPr>
          <w:sz w:val="24"/>
          <w:szCs w:val="24"/>
          <w:lang w:val="en-ID"/>
        </w:rPr>
        <w:t>untuk</w:t>
      </w:r>
      <w:proofErr w:type="spellEnd"/>
      <w:r w:rsidRPr="009B2A8C">
        <w:rPr>
          <w:sz w:val="24"/>
          <w:szCs w:val="24"/>
          <w:lang w:val="en-ID"/>
        </w:rPr>
        <w:t xml:space="preserve"> </w:t>
      </w:r>
      <w:proofErr w:type="spellStart"/>
      <w:r w:rsidRPr="009B2A8C">
        <w:rPr>
          <w:sz w:val="24"/>
          <w:szCs w:val="24"/>
          <w:lang w:val="en-ID"/>
        </w:rPr>
        <w:t>ditingkatkan</w:t>
      </w:r>
      <w:proofErr w:type="spellEnd"/>
      <w:r w:rsidRPr="009B2A8C">
        <w:rPr>
          <w:sz w:val="24"/>
          <w:szCs w:val="24"/>
          <w:lang w:val="en-ID"/>
        </w:rPr>
        <w:t xml:space="preserve"> </w:t>
      </w:r>
      <w:proofErr w:type="spellStart"/>
      <w:r w:rsidRPr="009B2A8C">
        <w:rPr>
          <w:sz w:val="24"/>
          <w:szCs w:val="24"/>
          <w:lang w:val="en-ID"/>
        </w:rPr>
        <w:t>lebih</w:t>
      </w:r>
      <w:proofErr w:type="spellEnd"/>
      <w:r w:rsidRPr="009B2A8C">
        <w:rPr>
          <w:sz w:val="24"/>
          <w:szCs w:val="24"/>
          <w:lang w:val="en-ID"/>
        </w:rPr>
        <w:t xml:space="preserve"> </w:t>
      </w:r>
      <w:proofErr w:type="spellStart"/>
      <w:r w:rsidRPr="009B2A8C">
        <w:rPr>
          <w:sz w:val="24"/>
          <w:szCs w:val="24"/>
          <w:lang w:val="en-ID"/>
        </w:rPr>
        <w:t>lanjut</w:t>
      </w:r>
      <w:proofErr w:type="spellEnd"/>
      <w:r w:rsidRPr="009B2A8C">
        <w:rPr>
          <w:sz w:val="24"/>
          <w:szCs w:val="24"/>
          <w:lang w:val="en-ID"/>
        </w:rPr>
        <w:t>.</w:t>
      </w:r>
    </w:p>
    <w:p w14:paraId="11EAAF3F" w14:textId="7C170F41" w:rsidR="00F76BB5" w:rsidRDefault="00F76BB5" w:rsidP="00F76BB5">
      <w:pPr>
        <w:jc w:val="center"/>
        <w:rPr>
          <w:b/>
          <w:bCs/>
          <w:sz w:val="24"/>
          <w:szCs w:val="24"/>
          <w:lang w:val="en-ID"/>
        </w:rPr>
      </w:pPr>
      <w:r w:rsidRPr="009B2A8C">
        <w:rPr>
          <w:b/>
          <w:bCs/>
          <w:sz w:val="24"/>
          <w:szCs w:val="24"/>
          <w:lang w:val="en-ID"/>
        </w:rPr>
        <w:t>Tabel 4.</w:t>
      </w:r>
      <w:r w:rsidR="00DC563F">
        <w:rPr>
          <w:b/>
          <w:bCs/>
          <w:sz w:val="24"/>
          <w:szCs w:val="24"/>
          <w:lang w:val="en-ID"/>
        </w:rPr>
        <w:t>3</w:t>
      </w:r>
      <w:r w:rsidRPr="009B2A8C">
        <w:rPr>
          <w:b/>
          <w:bCs/>
          <w:sz w:val="24"/>
          <w:szCs w:val="24"/>
          <w:lang w:val="en-ID"/>
        </w:rPr>
        <w:t xml:space="preserve"> </w:t>
      </w:r>
      <w:proofErr w:type="spellStart"/>
      <w:r w:rsidRPr="009B2A8C">
        <w:rPr>
          <w:b/>
          <w:bCs/>
          <w:sz w:val="24"/>
          <w:szCs w:val="24"/>
          <w:lang w:val="en-ID"/>
        </w:rPr>
        <w:t>Pendapat</w:t>
      </w:r>
      <w:proofErr w:type="spellEnd"/>
      <w:r w:rsidRPr="009B2A8C">
        <w:rPr>
          <w:b/>
          <w:bCs/>
          <w:sz w:val="24"/>
          <w:szCs w:val="24"/>
          <w:lang w:val="en-ID"/>
        </w:rPr>
        <w:t xml:space="preserve"> </w:t>
      </w:r>
      <w:proofErr w:type="spellStart"/>
      <w:r w:rsidRPr="009B2A8C">
        <w:rPr>
          <w:b/>
          <w:bCs/>
          <w:sz w:val="24"/>
          <w:szCs w:val="24"/>
          <w:lang w:val="en-ID"/>
        </w:rPr>
        <w:t>Responden</w:t>
      </w:r>
      <w:proofErr w:type="spellEnd"/>
      <w:r w:rsidRPr="009B2A8C">
        <w:rPr>
          <w:b/>
          <w:bCs/>
          <w:sz w:val="24"/>
          <w:szCs w:val="24"/>
          <w:lang w:val="en-ID"/>
        </w:rPr>
        <w:t xml:space="preserve"> </w:t>
      </w:r>
      <w:proofErr w:type="spellStart"/>
      <w:r w:rsidRPr="009B2A8C">
        <w:rPr>
          <w:b/>
          <w:bCs/>
          <w:sz w:val="24"/>
          <w:szCs w:val="24"/>
          <w:lang w:val="en-ID"/>
        </w:rPr>
        <w:t>tentang</w:t>
      </w:r>
      <w:proofErr w:type="spellEnd"/>
      <w:r w:rsidRPr="009B2A8C">
        <w:rPr>
          <w:b/>
          <w:bCs/>
          <w:sz w:val="24"/>
          <w:szCs w:val="24"/>
          <w:lang w:val="en-ID"/>
        </w:rPr>
        <w:t xml:space="preserve"> Kinerja </w:t>
      </w:r>
      <w:proofErr w:type="spellStart"/>
      <w:r w:rsidRPr="009B2A8C">
        <w:rPr>
          <w:b/>
          <w:bCs/>
          <w:sz w:val="24"/>
          <w:szCs w:val="24"/>
          <w:lang w:val="en-ID"/>
        </w:rPr>
        <w:t>Pegawai</w:t>
      </w:r>
      <w:proofErr w:type="spellEnd"/>
    </w:p>
    <w:tbl>
      <w:tblPr>
        <w:tblW w:w="7337" w:type="dxa"/>
        <w:tblInd w:w="704" w:type="dxa"/>
        <w:tblLook w:val="04A0" w:firstRow="1" w:lastRow="0" w:firstColumn="1" w:lastColumn="0" w:noHBand="0" w:noVBand="1"/>
      </w:tblPr>
      <w:tblGrid>
        <w:gridCol w:w="3084"/>
        <w:gridCol w:w="644"/>
        <w:gridCol w:w="539"/>
        <w:gridCol w:w="464"/>
        <w:gridCol w:w="519"/>
        <w:gridCol w:w="534"/>
        <w:gridCol w:w="763"/>
        <w:gridCol w:w="790"/>
      </w:tblGrid>
      <w:tr w:rsidR="00B84801" w:rsidRPr="00B84801" w14:paraId="7CEA79B4" w14:textId="77777777" w:rsidTr="00B84801">
        <w:trPr>
          <w:trHeight w:val="314"/>
        </w:trPr>
        <w:tc>
          <w:tcPr>
            <w:tcW w:w="3084" w:type="dxa"/>
            <w:vMerge w:val="restart"/>
            <w:tcBorders>
              <w:top w:val="single" w:sz="4" w:space="0" w:color="auto"/>
              <w:left w:val="single" w:sz="4" w:space="0" w:color="auto"/>
              <w:bottom w:val="single" w:sz="4" w:space="0" w:color="auto"/>
              <w:right w:val="single" w:sz="4" w:space="0" w:color="auto"/>
            </w:tcBorders>
            <w:noWrap/>
            <w:vAlign w:val="center"/>
            <w:hideMark/>
          </w:tcPr>
          <w:p w14:paraId="76359C9B" w14:textId="77777777" w:rsidR="00B84801" w:rsidRPr="00B84801" w:rsidRDefault="00B84801" w:rsidP="00B84801">
            <w:pPr>
              <w:spacing w:line="240" w:lineRule="auto"/>
              <w:ind w:firstLine="0"/>
              <w:jc w:val="center"/>
              <w:rPr>
                <w:b/>
                <w:bCs/>
                <w:color w:val="000000"/>
                <w:sz w:val="24"/>
                <w:szCs w:val="24"/>
                <w:lang w:val="en-ID"/>
              </w:rPr>
            </w:pPr>
            <w:r w:rsidRPr="00B84801">
              <w:rPr>
                <w:b/>
                <w:bCs/>
                <w:color w:val="000000"/>
                <w:sz w:val="24"/>
                <w:szCs w:val="24"/>
                <w:lang w:val="en-ID"/>
              </w:rPr>
              <w:t>VARIABEL Y</w:t>
            </w:r>
          </w:p>
        </w:tc>
        <w:tc>
          <w:tcPr>
            <w:tcW w:w="2700" w:type="dxa"/>
            <w:gridSpan w:val="5"/>
            <w:tcBorders>
              <w:top w:val="single" w:sz="4" w:space="0" w:color="auto"/>
              <w:left w:val="nil"/>
              <w:bottom w:val="single" w:sz="4" w:space="0" w:color="auto"/>
              <w:right w:val="single" w:sz="4" w:space="0" w:color="auto"/>
            </w:tcBorders>
            <w:noWrap/>
            <w:vAlign w:val="bottom"/>
            <w:hideMark/>
          </w:tcPr>
          <w:p w14:paraId="01C5DA27" w14:textId="77777777" w:rsidR="00B84801" w:rsidRPr="00B84801" w:rsidRDefault="00B84801" w:rsidP="00B84801">
            <w:pPr>
              <w:spacing w:line="240" w:lineRule="auto"/>
              <w:ind w:firstLine="0"/>
              <w:jc w:val="center"/>
              <w:rPr>
                <w:color w:val="000000"/>
                <w:sz w:val="24"/>
                <w:szCs w:val="24"/>
                <w:lang w:val="en-ID"/>
              </w:rPr>
            </w:pPr>
            <w:r w:rsidRPr="00B84801">
              <w:rPr>
                <w:color w:val="000000"/>
                <w:sz w:val="24"/>
                <w:szCs w:val="24"/>
                <w:lang w:val="en-ID"/>
              </w:rPr>
              <w:t>PENILAIAN</w:t>
            </w:r>
          </w:p>
        </w:tc>
        <w:tc>
          <w:tcPr>
            <w:tcW w:w="763" w:type="dxa"/>
            <w:vMerge w:val="restart"/>
            <w:tcBorders>
              <w:top w:val="single" w:sz="4" w:space="0" w:color="auto"/>
              <w:left w:val="single" w:sz="4" w:space="0" w:color="auto"/>
              <w:bottom w:val="single" w:sz="4" w:space="0" w:color="auto"/>
              <w:right w:val="single" w:sz="4" w:space="0" w:color="auto"/>
            </w:tcBorders>
            <w:vAlign w:val="center"/>
            <w:hideMark/>
          </w:tcPr>
          <w:p w14:paraId="1E4EB69A" w14:textId="77777777" w:rsidR="00B84801" w:rsidRPr="00B84801" w:rsidRDefault="00B84801" w:rsidP="00B84801">
            <w:pPr>
              <w:spacing w:line="240" w:lineRule="auto"/>
              <w:ind w:firstLine="0"/>
              <w:jc w:val="center"/>
              <w:rPr>
                <w:b/>
                <w:bCs/>
                <w:color w:val="000000"/>
                <w:sz w:val="24"/>
                <w:szCs w:val="24"/>
                <w:lang w:val="en-ID"/>
              </w:rPr>
            </w:pPr>
            <w:r w:rsidRPr="00B84801">
              <w:rPr>
                <w:b/>
                <w:bCs/>
                <w:color w:val="000000"/>
                <w:sz w:val="24"/>
                <w:szCs w:val="24"/>
                <w:lang w:val="en-ID"/>
              </w:rPr>
              <w:t>Total</w:t>
            </w:r>
          </w:p>
        </w:tc>
        <w:tc>
          <w:tcPr>
            <w:tcW w:w="790" w:type="dxa"/>
            <w:vMerge w:val="restart"/>
            <w:tcBorders>
              <w:top w:val="single" w:sz="4" w:space="0" w:color="auto"/>
              <w:left w:val="single" w:sz="4" w:space="0" w:color="auto"/>
              <w:bottom w:val="single" w:sz="4" w:space="0" w:color="000000"/>
              <w:right w:val="single" w:sz="4" w:space="0" w:color="auto"/>
            </w:tcBorders>
            <w:vAlign w:val="center"/>
            <w:hideMark/>
          </w:tcPr>
          <w:p w14:paraId="4CC000C6" w14:textId="77777777" w:rsidR="00B84801" w:rsidRPr="00B84801" w:rsidRDefault="00B84801" w:rsidP="00B84801">
            <w:pPr>
              <w:spacing w:line="240" w:lineRule="auto"/>
              <w:ind w:firstLine="0"/>
              <w:jc w:val="center"/>
              <w:rPr>
                <w:b/>
                <w:bCs/>
                <w:color w:val="000000"/>
                <w:sz w:val="24"/>
                <w:szCs w:val="24"/>
                <w:lang w:val="en-ID"/>
              </w:rPr>
            </w:pPr>
            <w:r w:rsidRPr="00B84801">
              <w:rPr>
                <w:b/>
                <w:bCs/>
                <w:color w:val="000000"/>
                <w:sz w:val="24"/>
                <w:szCs w:val="24"/>
                <w:lang w:val="en-ID"/>
              </w:rPr>
              <w:t xml:space="preserve"> Rata-Rata </w:t>
            </w:r>
          </w:p>
        </w:tc>
      </w:tr>
      <w:tr w:rsidR="00B84801" w:rsidRPr="00B84801" w14:paraId="1A19B254" w14:textId="77777777" w:rsidTr="00B84801">
        <w:trPr>
          <w:trHeight w:val="648"/>
        </w:trPr>
        <w:tc>
          <w:tcPr>
            <w:tcW w:w="3084" w:type="dxa"/>
            <w:vMerge/>
            <w:tcBorders>
              <w:top w:val="single" w:sz="4" w:space="0" w:color="auto"/>
              <w:left w:val="single" w:sz="4" w:space="0" w:color="auto"/>
              <w:bottom w:val="single" w:sz="4" w:space="0" w:color="auto"/>
              <w:right w:val="single" w:sz="4" w:space="0" w:color="auto"/>
            </w:tcBorders>
            <w:vAlign w:val="center"/>
            <w:hideMark/>
          </w:tcPr>
          <w:p w14:paraId="4A4BDD0F" w14:textId="77777777" w:rsidR="00B84801" w:rsidRPr="00B84801" w:rsidRDefault="00B84801" w:rsidP="00B84801">
            <w:pPr>
              <w:spacing w:line="240" w:lineRule="auto"/>
              <w:ind w:firstLine="0"/>
              <w:jc w:val="left"/>
              <w:rPr>
                <w:b/>
                <w:bCs/>
                <w:color w:val="000000"/>
                <w:sz w:val="24"/>
                <w:szCs w:val="24"/>
                <w:lang w:val="en-ID"/>
              </w:rPr>
            </w:pPr>
          </w:p>
        </w:tc>
        <w:tc>
          <w:tcPr>
            <w:tcW w:w="644" w:type="dxa"/>
            <w:tcBorders>
              <w:top w:val="nil"/>
              <w:left w:val="nil"/>
              <w:bottom w:val="single" w:sz="4" w:space="0" w:color="auto"/>
              <w:right w:val="single" w:sz="4" w:space="0" w:color="auto"/>
            </w:tcBorders>
            <w:vAlign w:val="center"/>
            <w:hideMark/>
          </w:tcPr>
          <w:p w14:paraId="5B6C6D3A" w14:textId="77777777" w:rsidR="00B84801" w:rsidRPr="00B84801" w:rsidRDefault="00B84801" w:rsidP="00B84801">
            <w:pPr>
              <w:spacing w:line="240" w:lineRule="auto"/>
              <w:ind w:firstLine="0"/>
              <w:jc w:val="center"/>
              <w:rPr>
                <w:b/>
                <w:bCs/>
                <w:color w:val="1F1F1F"/>
                <w:sz w:val="24"/>
                <w:szCs w:val="24"/>
                <w:lang w:val="en-ID"/>
              </w:rPr>
            </w:pPr>
            <w:r w:rsidRPr="00B84801">
              <w:rPr>
                <w:b/>
                <w:bCs/>
                <w:color w:val="1F1F1F"/>
                <w:sz w:val="24"/>
                <w:szCs w:val="24"/>
                <w:lang w:val="en-ID"/>
              </w:rPr>
              <w:t xml:space="preserve">STS </w:t>
            </w:r>
          </w:p>
        </w:tc>
        <w:tc>
          <w:tcPr>
            <w:tcW w:w="539" w:type="dxa"/>
            <w:tcBorders>
              <w:top w:val="nil"/>
              <w:left w:val="nil"/>
              <w:bottom w:val="single" w:sz="4" w:space="0" w:color="auto"/>
              <w:right w:val="single" w:sz="4" w:space="0" w:color="auto"/>
            </w:tcBorders>
            <w:vAlign w:val="center"/>
            <w:hideMark/>
          </w:tcPr>
          <w:p w14:paraId="69A72FAC" w14:textId="77777777" w:rsidR="00B84801" w:rsidRPr="00B84801" w:rsidRDefault="00B84801" w:rsidP="00B84801">
            <w:pPr>
              <w:spacing w:line="240" w:lineRule="auto"/>
              <w:ind w:firstLine="0"/>
              <w:jc w:val="center"/>
              <w:rPr>
                <w:b/>
                <w:bCs/>
                <w:color w:val="1F1F1F"/>
                <w:sz w:val="24"/>
                <w:szCs w:val="24"/>
                <w:lang w:val="en-ID"/>
              </w:rPr>
            </w:pPr>
            <w:r w:rsidRPr="00B84801">
              <w:rPr>
                <w:b/>
                <w:bCs/>
                <w:color w:val="1F1F1F"/>
                <w:sz w:val="24"/>
                <w:szCs w:val="24"/>
                <w:lang w:val="en-ID"/>
              </w:rPr>
              <w:t>TS</w:t>
            </w:r>
          </w:p>
        </w:tc>
        <w:tc>
          <w:tcPr>
            <w:tcW w:w="464" w:type="dxa"/>
            <w:tcBorders>
              <w:top w:val="nil"/>
              <w:left w:val="nil"/>
              <w:bottom w:val="single" w:sz="4" w:space="0" w:color="auto"/>
              <w:right w:val="single" w:sz="4" w:space="0" w:color="auto"/>
            </w:tcBorders>
            <w:vAlign w:val="center"/>
            <w:hideMark/>
          </w:tcPr>
          <w:p w14:paraId="4DDCBF03" w14:textId="77777777" w:rsidR="00B84801" w:rsidRPr="00B84801" w:rsidRDefault="00B84801" w:rsidP="00B84801">
            <w:pPr>
              <w:spacing w:line="240" w:lineRule="auto"/>
              <w:ind w:firstLine="0"/>
              <w:jc w:val="center"/>
              <w:rPr>
                <w:b/>
                <w:bCs/>
                <w:color w:val="1F1F1F"/>
                <w:sz w:val="24"/>
                <w:szCs w:val="24"/>
                <w:lang w:val="en-ID"/>
              </w:rPr>
            </w:pPr>
            <w:r w:rsidRPr="00B84801">
              <w:rPr>
                <w:b/>
                <w:bCs/>
                <w:color w:val="1F1F1F"/>
                <w:sz w:val="24"/>
                <w:szCs w:val="24"/>
                <w:lang w:val="en-ID"/>
              </w:rPr>
              <w:t>N</w:t>
            </w:r>
          </w:p>
        </w:tc>
        <w:tc>
          <w:tcPr>
            <w:tcW w:w="519" w:type="dxa"/>
            <w:tcBorders>
              <w:top w:val="nil"/>
              <w:left w:val="nil"/>
              <w:bottom w:val="single" w:sz="4" w:space="0" w:color="auto"/>
              <w:right w:val="single" w:sz="4" w:space="0" w:color="auto"/>
            </w:tcBorders>
            <w:vAlign w:val="center"/>
            <w:hideMark/>
          </w:tcPr>
          <w:p w14:paraId="2898B4A7" w14:textId="77777777" w:rsidR="00B84801" w:rsidRPr="00B84801" w:rsidRDefault="00B84801" w:rsidP="00B84801">
            <w:pPr>
              <w:spacing w:line="240" w:lineRule="auto"/>
              <w:ind w:firstLine="0"/>
              <w:jc w:val="center"/>
              <w:rPr>
                <w:b/>
                <w:bCs/>
                <w:color w:val="1F1F1F"/>
                <w:sz w:val="24"/>
                <w:szCs w:val="24"/>
                <w:lang w:val="en-ID"/>
              </w:rPr>
            </w:pPr>
            <w:r w:rsidRPr="00B84801">
              <w:rPr>
                <w:b/>
                <w:bCs/>
                <w:color w:val="1F1F1F"/>
                <w:sz w:val="24"/>
                <w:szCs w:val="24"/>
                <w:lang w:val="en-ID"/>
              </w:rPr>
              <w:t>S</w:t>
            </w:r>
          </w:p>
        </w:tc>
        <w:tc>
          <w:tcPr>
            <w:tcW w:w="534" w:type="dxa"/>
            <w:tcBorders>
              <w:top w:val="nil"/>
              <w:left w:val="nil"/>
              <w:bottom w:val="single" w:sz="4" w:space="0" w:color="auto"/>
              <w:right w:val="single" w:sz="4" w:space="0" w:color="auto"/>
            </w:tcBorders>
            <w:vAlign w:val="center"/>
            <w:hideMark/>
          </w:tcPr>
          <w:p w14:paraId="055726FD" w14:textId="77777777" w:rsidR="00B84801" w:rsidRPr="00B84801" w:rsidRDefault="00B84801" w:rsidP="00B84801">
            <w:pPr>
              <w:spacing w:line="240" w:lineRule="auto"/>
              <w:ind w:firstLine="0"/>
              <w:jc w:val="center"/>
              <w:rPr>
                <w:b/>
                <w:bCs/>
                <w:color w:val="1F1F1F"/>
                <w:sz w:val="24"/>
                <w:szCs w:val="24"/>
                <w:lang w:val="en-ID"/>
              </w:rPr>
            </w:pPr>
            <w:r w:rsidRPr="00B84801">
              <w:rPr>
                <w:b/>
                <w:bCs/>
                <w:color w:val="1F1F1F"/>
                <w:sz w:val="24"/>
                <w:szCs w:val="24"/>
                <w:lang w:val="en-ID"/>
              </w:rPr>
              <w:t>SS</w:t>
            </w:r>
          </w:p>
        </w:tc>
        <w:tc>
          <w:tcPr>
            <w:tcW w:w="763" w:type="dxa"/>
            <w:vMerge/>
            <w:tcBorders>
              <w:top w:val="single" w:sz="4" w:space="0" w:color="auto"/>
              <w:left w:val="single" w:sz="4" w:space="0" w:color="auto"/>
              <w:bottom w:val="single" w:sz="4" w:space="0" w:color="auto"/>
              <w:right w:val="single" w:sz="4" w:space="0" w:color="auto"/>
            </w:tcBorders>
            <w:vAlign w:val="center"/>
            <w:hideMark/>
          </w:tcPr>
          <w:p w14:paraId="7B7F73D9" w14:textId="77777777" w:rsidR="00B84801" w:rsidRPr="00B84801" w:rsidRDefault="00B84801" w:rsidP="00B84801">
            <w:pPr>
              <w:spacing w:line="240" w:lineRule="auto"/>
              <w:ind w:firstLine="0"/>
              <w:jc w:val="left"/>
              <w:rPr>
                <w:b/>
                <w:bCs/>
                <w:color w:val="000000"/>
                <w:sz w:val="24"/>
                <w:szCs w:val="24"/>
                <w:lang w:val="en-ID"/>
              </w:rPr>
            </w:pPr>
          </w:p>
        </w:tc>
        <w:tc>
          <w:tcPr>
            <w:tcW w:w="790" w:type="dxa"/>
            <w:vMerge/>
            <w:tcBorders>
              <w:top w:val="single" w:sz="4" w:space="0" w:color="auto"/>
              <w:left w:val="single" w:sz="4" w:space="0" w:color="auto"/>
              <w:bottom w:val="single" w:sz="4" w:space="0" w:color="000000"/>
              <w:right w:val="single" w:sz="4" w:space="0" w:color="auto"/>
            </w:tcBorders>
            <w:vAlign w:val="center"/>
            <w:hideMark/>
          </w:tcPr>
          <w:p w14:paraId="638C5805" w14:textId="77777777" w:rsidR="00B84801" w:rsidRPr="00B84801" w:rsidRDefault="00B84801" w:rsidP="00B84801">
            <w:pPr>
              <w:spacing w:line="240" w:lineRule="auto"/>
              <w:ind w:firstLine="0"/>
              <w:jc w:val="left"/>
              <w:rPr>
                <w:b/>
                <w:bCs/>
                <w:color w:val="000000"/>
                <w:sz w:val="24"/>
                <w:szCs w:val="24"/>
                <w:lang w:val="en-ID"/>
              </w:rPr>
            </w:pPr>
          </w:p>
        </w:tc>
      </w:tr>
      <w:tr w:rsidR="00B84801" w:rsidRPr="00B84801" w14:paraId="15A67310" w14:textId="77777777" w:rsidTr="006F14AE">
        <w:trPr>
          <w:trHeight w:val="751"/>
        </w:trPr>
        <w:tc>
          <w:tcPr>
            <w:tcW w:w="3084" w:type="dxa"/>
            <w:tcBorders>
              <w:top w:val="nil"/>
              <w:left w:val="single" w:sz="4" w:space="0" w:color="auto"/>
              <w:bottom w:val="single" w:sz="4" w:space="0" w:color="auto"/>
              <w:right w:val="single" w:sz="4" w:space="0" w:color="auto"/>
            </w:tcBorders>
            <w:hideMark/>
          </w:tcPr>
          <w:p w14:paraId="66DAF351" w14:textId="77777777" w:rsidR="00B84801" w:rsidRPr="00B84801" w:rsidRDefault="00B84801" w:rsidP="00B84801">
            <w:pPr>
              <w:spacing w:line="240" w:lineRule="auto"/>
              <w:ind w:firstLine="0"/>
              <w:jc w:val="left"/>
              <w:rPr>
                <w:color w:val="000000"/>
                <w:sz w:val="24"/>
                <w:szCs w:val="24"/>
                <w:lang w:val="en-ID"/>
              </w:rPr>
            </w:pPr>
            <w:r w:rsidRPr="00B84801">
              <w:rPr>
                <w:color w:val="000000"/>
                <w:sz w:val="24"/>
                <w:szCs w:val="24"/>
                <w:lang w:val="en-ID"/>
              </w:rPr>
              <w:t xml:space="preserve">Saya </w:t>
            </w:r>
            <w:proofErr w:type="spellStart"/>
            <w:r w:rsidRPr="00B84801">
              <w:rPr>
                <w:color w:val="000000"/>
                <w:sz w:val="24"/>
                <w:szCs w:val="24"/>
                <w:lang w:val="en-ID"/>
              </w:rPr>
              <w:t>menyelesaikan</w:t>
            </w:r>
            <w:proofErr w:type="spellEnd"/>
            <w:r w:rsidRPr="00B84801">
              <w:rPr>
                <w:color w:val="000000"/>
                <w:sz w:val="24"/>
                <w:szCs w:val="24"/>
                <w:lang w:val="en-ID"/>
              </w:rPr>
              <w:t xml:space="preserve"> </w:t>
            </w:r>
            <w:proofErr w:type="spellStart"/>
            <w:r w:rsidRPr="00B84801">
              <w:rPr>
                <w:color w:val="000000"/>
                <w:sz w:val="24"/>
                <w:szCs w:val="24"/>
                <w:lang w:val="en-ID"/>
              </w:rPr>
              <w:t>pekerjaan</w:t>
            </w:r>
            <w:proofErr w:type="spellEnd"/>
            <w:r w:rsidRPr="00B84801">
              <w:rPr>
                <w:color w:val="000000"/>
                <w:sz w:val="24"/>
                <w:szCs w:val="24"/>
                <w:lang w:val="en-ID"/>
              </w:rPr>
              <w:t xml:space="preserve"> </w:t>
            </w:r>
            <w:proofErr w:type="spellStart"/>
            <w:r w:rsidRPr="00B84801">
              <w:rPr>
                <w:color w:val="000000"/>
                <w:sz w:val="24"/>
                <w:szCs w:val="24"/>
                <w:lang w:val="en-ID"/>
              </w:rPr>
              <w:t>dengan</w:t>
            </w:r>
            <w:proofErr w:type="spellEnd"/>
            <w:r w:rsidRPr="00B84801">
              <w:rPr>
                <w:color w:val="000000"/>
                <w:sz w:val="24"/>
                <w:szCs w:val="24"/>
                <w:lang w:val="en-ID"/>
              </w:rPr>
              <w:t xml:space="preserve"> </w:t>
            </w:r>
            <w:proofErr w:type="spellStart"/>
            <w:r w:rsidRPr="00B84801">
              <w:rPr>
                <w:color w:val="000000"/>
                <w:sz w:val="24"/>
                <w:szCs w:val="24"/>
                <w:lang w:val="en-ID"/>
              </w:rPr>
              <w:t>tingkat</w:t>
            </w:r>
            <w:proofErr w:type="spellEnd"/>
            <w:r w:rsidRPr="00B84801">
              <w:rPr>
                <w:color w:val="000000"/>
                <w:sz w:val="24"/>
                <w:szCs w:val="24"/>
                <w:lang w:val="en-ID"/>
              </w:rPr>
              <w:t xml:space="preserve"> </w:t>
            </w:r>
            <w:proofErr w:type="spellStart"/>
            <w:r w:rsidRPr="00B84801">
              <w:rPr>
                <w:color w:val="000000"/>
                <w:sz w:val="24"/>
                <w:szCs w:val="24"/>
                <w:lang w:val="en-ID"/>
              </w:rPr>
              <w:t>ketelitian</w:t>
            </w:r>
            <w:proofErr w:type="spellEnd"/>
            <w:r w:rsidRPr="00B84801">
              <w:rPr>
                <w:color w:val="000000"/>
                <w:sz w:val="24"/>
                <w:szCs w:val="24"/>
                <w:lang w:val="en-ID"/>
              </w:rPr>
              <w:t xml:space="preserve"> dan </w:t>
            </w:r>
            <w:proofErr w:type="spellStart"/>
            <w:r w:rsidRPr="00B84801">
              <w:rPr>
                <w:color w:val="000000"/>
                <w:sz w:val="24"/>
                <w:szCs w:val="24"/>
                <w:lang w:val="en-ID"/>
              </w:rPr>
              <w:t>akurasi</w:t>
            </w:r>
            <w:proofErr w:type="spellEnd"/>
            <w:r w:rsidRPr="00B84801">
              <w:rPr>
                <w:color w:val="000000"/>
                <w:sz w:val="24"/>
                <w:szCs w:val="24"/>
                <w:lang w:val="en-ID"/>
              </w:rPr>
              <w:t xml:space="preserve"> yang </w:t>
            </w:r>
            <w:proofErr w:type="spellStart"/>
            <w:r w:rsidRPr="00B84801">
              <w:rPr>
                <w:color w:val="000000"/>
                <w:sz w:val="24"/>
                <w:szCs w:val="24"/>
                <w:lang w:val="en-ID"/>
              </w:rPr>
              <w:t>tinggi</w:t>
            </w:r>
            <w:proofErr w:type="spellEnd"/>
            <w:r w:rsidRPr="00B84801">
              <w:rPr>
                <w:color w:val="000000"/>
                <w:sz w:val="24"/>
                <w:szCs w:val="24"/>
                <w:lang w:val="en-ID"/>
              </w:rPr>
              <w:t xml:space="preserve"> (zero error) </w:t>
            </w:r>
            <w:proofErr w:type="spellStart"/>
            <w:r w:rsidRPr="00B84801">
              <w:rPr>
                <w:color w:val="000000"/>
                <w:sz w:val="24"/>
                <w:szCs w:val="24"/>
                <w:lang w:val="en-ID"/>
              </w:rPr>
              <w:t>meskipun</w:t>
            </w:r>
            <w:proofErr w:type="spellEnd"/>
            <w:r w:rsidRPr="00B84801">
              <w:rPr>
                <w:color w:val="000000"/>
                <w:sz w:val="24"/>
                <w:szCs w:val="24"/>
                <w:lang w:val="en-ID"/>
              </w:rPr>
              <w:t xml:space="preserve"> </w:t>
            </w:r>
            <w:proofErr w:type="spellStart"/>
            <w:r w:rsidRPr="00B84801">
              <w:rPr>
                <w:color w:val="000000"/>
                <w:sz w:val="24"/>
                <w:szCs w:val="24"/>
                <w:lang w:val="en-ID"/>
              </w:rPr>
              <w:t>bekerja</w:t>
            </w:r>
            <w:proofErr w:type="spellEnd"/>
            <w:r w:rsidRPr="00B84801">
              <w:rPr>
                <w:color w:val="000000"/>
                <w:sz w:val="24"/>
                <w:szCs w:val="24"/>
                <w:lang w:val="en-ID"/>
              </w:rPr>
              <w:t xml:space="preserve"> </w:t>
            </w:r>
            <w:proofErr w:type="spellStart"/>
            <w:r w:rsidRPr="00B84801">
              <w:rPr>
                <w:color w:val="000000"/>
                <w:sz w:val="24"/>
                <w:szCs w:val="24"/>
                <w:lang w:val="en-ID"/>
              </w:rPr>
              <w:t>secara</w:t>
            </w:r>
            <w:proofErr w:type="spellEnd"/>
            <w:r w:rsidRPr="00B84801">
              <w:rPr>
                <w:color w:val="000000"/>
                <w:sz w:val="24"/>
                <w:szCs w:val="24"/>
                <w:lang w:val="en-ID"/>
              </w:rPr>
              <w:t xml:space="preserve"> </w:t>
            </w:r>
            <w:proofErr w:type="spellStart"/>
            <w:r w:rsidRPr="00B84801">
              <w:rPr>
                <w:color w:val="000000"/>
                <w:sz w:val="24"/>
                <w:szCs w:val="24"/>
                <w:lang w:val="en-ID"/>
              </w:rPr>
              <w:t>fleksibel</w:t>
            </w:r>
            <w:proofErr w:type="spellEnd"/>
            <w:r w:rsidRPr="00B84801">
              <w:rPr>
                <w:color w:val="000000"/>
                <w:sz w:val="24"/>
                <w:szCs w:val="24"/>
                <w:lang w:val="en-ID"/>
              </w:rPr>
              <w:t>.</w:t>
            </w:r>
          </w:p>
        </w:tc>
        <w:tc>
          <w:tcPr>
            <w:tcW w:w="644" w:type="dxa"/>
            <w:tcBorders>
              <w:top w:val="nil"/>
              <w:left w:val="nil"/>
              <w:bottom w:val="single" w:sz="4" w:space="0" w:color="auto"/>
              <w:right w:val="single" w:sz="4" w:space="0" w:color="auto"/>
            </w:tcBorders>
            <w:vAlign w:val="center"/>
            <w:hideMark/>
          </w:tcPr>
          <w:p w14:paraId="78B54A1B"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539" w:type="dxa"/>
            <w:tcBorders>
              <w:top w:val="nil"/>
              <w:left w:val="nil"/>
              <w:bottom w:val="single" w:sz="4" w:space="0" w:color="auto"/>
              <w:right w:val="single" w:sz="4" w:space="0" w:color="auto"/>
            </w:tcBorders>
            <w:vAlign w:val="center"/>
            <w:hideMark/>
          </w:tcPr>
          <w:p w14:paraId="5DE8EC49"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464" w:type="dxa"/>
            <w:tcBorders>
              <w:top w:val="nil"/>
              <w:left w:val="nil"/>
              <w:bottom w:val="single" w:sz="4" w:space="0" w:color="auto"/>
              <w:right w:val="single" w:sz="4" w:space="0" w:color="auto"/>
            </w:tcBorders>
            <w:vAlign w:val="center"/>
            <w:hideMark/>
          </w:tcPr>
          <w:p w14:paraId="4BBD9DBC"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w:t>
            </w:r>
          </w:p>
        </w:tc>
        <w:tc>
          <w:tcPr>
            <w:tcW w:w="519" w:type="dxa"/>
            <w:tcBorders>
              <w:top w:val="nil"/>
              <w:left w:val="nil"/>
              <w:bottom w:val="single" w:sz="4" w:space="0" w:color="auto"/>
              <w:right w:val="single" w:sz="4" w:space="0" w:color="auto"/>
            </w:tcBorders>
            <w:vAlign w:val="center"/>
            <w:hideMark/>
          </w:tcPr>
          <w:p w14:paraId="445920BE"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11</w:t>
            </w:r>
          </w:p>
        </w:tc>
        <w:tc>
          <w:tcPr>
            <w:tcW w:w="534" w:type="dxa"/>
            <w:tcBorders>
              <w:top w:val="nil"/>
              <w:left w:val="nil"/>
              <w:bottom w:val="single" w:sz="4" w:space="0" w:color="auto"/>
              <w:right w:val="single" w:sz="4" w:space="0" w:color="auto"/>
            </w:tcBorders>
            <w:vAlign w:val="center"/>
            <w:hideMark/>
          </w:tcPr>
          <w:p w14:paraId="2A4A04FF"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19</w:t>
            </w:r>
          </w:p>
        </w:tc>
        <w:tc>
          <w:tcPr>
            <w:tcW w:w="763" w:type="dxa"/>
            <w:tcBorders>
              <w:top w:val="nil"/>
              <w:left w:val="nil"/>
              <w:bottom w:val="single" w:sz="4" w:space="0" w:color="auto"/>
              <w:right w:val="single" w:sz="4" w:space="0" w:color="auto"/>
            </w:tcBorders>
            <w:vAlign w:val="center"/>
            <w:hideMark/>
          </w:tcPr>
          <w:p w14:paraId="74AE7AA8"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33</w:t>
            </w:r>
          </w:p>
        </w:tc>
        <w:tc>
          <w:tcPr>
            <w:tcW w:w="790" w:type="dxa"/>
            <w:tcBorders>
              <w:top w:val="nil"/>
              <w:left w:val="nil"/>
              <w:bottom w:val="single" w:sz="4" w:space="0" w:color="auto"/>
              <w:right w:val="single" w:sz="4" w:space="0" w:color="auto"/>
            </w:tcBorders>
            <w:vAlign w:val="center"/>
            <w:hideMark/>
          </w:tcPr>
          <w:p w14:paraId="64A47EEF" w14:textId="5E05D733"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4,455</w:t>
            </w:r>
          </w:p>
        </w:tc>
      </w:tr>
      <w:tr w:rsidR="00B84801" w:rsidRPr="00B84801" w14:paraId="2DD640CA" w14:textId="77777777" w:rsidTr="006F14AE">
        <w:trPr>
          <w:trHeight w:val="751"/>
        </w:trPr>
        <w:tc>
          <w:tcPr>
            <w:tcW w:w="3084" w:type="dxa"/>
            <w:tcBorders>
              <w:top w:val="nil"/>
              <w:left w:val="single" w:sz="4" w:space="0" w:color="auto"/>
              <w:bottom w:val="single" w:sz="4" w:space="0" w:color="auto"/>
              <w:right w:val="single" w:sz="4" w:space="0" w:color="auto"/>
            </w:tcBorders>
            <w:hideMark/>
          </w:tcPr>
          <w:p w14:paraId="2D98F74B" w14:textId="77777777" w:rsidR="00B84801" w:rsidRPr="00B84801" w:rsidRDefault="00B84801" w:rsidP="00B84801">
            <w:pPr>
              <w:spacing w:line="240" w:lineRule="auto"/>
              <w:ind w:firstLine="0"/>
              <w:jc w:val="left"/>
              <w:rPr>
                <w:color w:val="000000"/>
                <w:sz w:val="24"/>
                <w:szCs w:val="24"/>
                <w:lang w:val="en-ID"/>
              </w:rPr>
            </w:pPr>
            <w:r w:rsidRPr="00B84801">
              <w:rPr>
                <w:color w:val="000000"/>
                <w:sz w:val="24"/>
                <w:szCs w:val="24"/>
                <w:lang w:val="en-ID"/>
              </w:rPr>
              <w:t xml:space="preserve">Hasil </w:t>
            </w:r>
            <w:proofErr w:type="spellStart"/>
            <w:r w:rsidRPr="00B84801">
              <w:rPr>
                <w:color w:val="000000"/>
                <w:sz w:val="24"/>
                <w:szCs w:val="24"/>
                <w:lang w:val="en-ID"/>
              </w:rPr>
              <w:t>kerja</w:t>
            </w:r>
            <w:proofErr w:type="spellEnd"/>
            <w:r w:rsidRPr="00B84801">
              <w:rPr>
                <w:color w:val="000000"/>
                <w:sz w:val="24"/>
                <w:szCs w:val="24"/>
                <w:lang w:val="en-ID"/>
              </w:rPr>
              <w:t xml:space="preserve"> </w:t>
            </w:r>
            <w:proofErr w:type="spellStart"/>
            <w:r w:rsidRPr="00B84801">
              <w:rPr>
                <w:color w:val="000000"/>
                <w:sz w:val="24"/>
                <w:szCs w:val="24"/>
                <w:lang w:val="en-ID"/>
              </w:rPr>
              <w:t>saya</w:t>
            </w:r>
            <w:proofErr w:type="spellEnd"/>
            <w:r w:rsidRPr="00B84801">
              <w:rPr>
                <w:color w:val="000000"/>
                <w:sz w:val="24"/>
                <w:szCs w:val="24"/>
                <w:lang w:val="en-ID"/>
              </w:rPr>
              <w:t xml:space="preserve"> </w:t>
            </w:r>
            <w:proofErr w:type="spellStart"/>
            <w:r w:rsidRPr="00B84801">
              <w:rPr>
                <w:color w:val="000000"/>
                <w:sz w:val="24"/>
                <w:szCs w:val="24"/>
                <w:lang w:val="en-ID"/>
              </w:rPr>
              <w:t>sesuai</w:t>
            </w:r>
            <w:proofErr w:type="spellEnd"/>
            <w:r w:rsidRPr="00B84801">
              <w:rPr>
                <w:color w:val="000000"/>
                <w:sz w:val="24"/>
                <w:szCs w:val="24"/>
                <w:lang w:val="en-ID"/>
              </w:rPr>
              <w:t xml:space="preserve"> </w:t>
            </w:r>
            <w:proofErr w:type="spellStart"/>
            <w:r w:rsidRPr="00B84801">
              <w:rPr>
                <w:color w:val="000000"/>
                <w:sz w:val="24"/>
                <w:szCs w:val="24"/>
                <w:lang w:val="en-ID"/>
              </w:rPr>
              <w:t>dengan</w:t>
            </w:r>
            <w:proofErr w:type="spellEnd"/>
            <w:r w:rsidRPr="00B84801">
              <w:rPr>
                <w:color w:val="000000"/>
                <w:sz w:val="24"/>
                <w:szCs w:val="24"/>
                <w:lang w:val="en-ID"/>
              </w:rPr>
              <w:t xml:space="preserve"> </w:t>
            </w:r>
            <w:proofErr w:type="spellStart"/>
            <w:r w:rsidRPr="00B84801">
              <w:rPr>
                <w:color w:val="000000"/>
                <w:sz w:val="24"/>
                <w:szCs w:val="24"/>
                <w:lang w:val="en-ID"/>
              </w:rPr>
              <w:t>standar</w:t>
            </w:r>
            <w:proofErr w:type="spellEnd"/>
            <w:r w:rsidRPr="00B84801">
              <w:rPr>
                <w:color w:val="000000"/>
                <w:sz w:val="24"/>
                <w:szCs w:val="24"/>
                <w:lang w:val="en-ID"/>
              </w:rPr>
              <w:t xml:space="preserve"> </w:t>
            </w:r>
            <w:proofErr w:type="spellStart"/>
            <w:r w:rsidRPr="00B84801">
              <w:rPr>
                <w:color w:val="000000"/>
                <w:sz w:val="24"/>
                <w:szCs w:val="24"/>
                <w:lang w:val="en-ID"/>
              </w:rPr>
              <w:t>mutu</w:t>
            </w:r>
            <w:proofErr w:type="spellEnd"/>
            <w:r w:rsidRPr="00B84801">
              <w:rPr>
                <w:color w:val="000000"/>
                <w:sz w:val="24"/>
                <w:szCs w:val="24"/>
                <w:lang w:val="en-ID"/>
              </w:rPr>
              <w:t xml:space="preserve"> yang </w:t>
            </w:r>
            <w:proofErr w:type="spellStart"/>
            <w:r w:rsidRPr="00B84801">
              <w:rPr>
                <w:color w:val="000000"/>
                <w:sz w:val="24"/>
                <w:szCs w:val="24"/>
                <w:lang w:val="en-ID"/>
              </w:rPr>
              <w:t>ditetapkan</w:t>
            </w:r>
            <w:proofErr w:type="spellEnd"/>
            <w:r w:rsidRPr="00B84801">
              <w:rPr>
                <w:color w:val="000000"/>
                <w:sz w:val="24"/>
                <w:szCs w:val="24"/>
                <w:lang w:val="en-ID"/>
              </w:rPr>
              <w:t xml:space="preserve"> KPPN KPH.</w:t>
            </w:r>
          </w:p>
        </w:tc>
        <w:tc>
          <w:tcPr>
            <w:tcW w:w="644" w:type="dxa"/>
            <w:tcBorders>
              <w:top w:val="nil"/>
              <w:left w:val="nil"/>
              <w:bottom w:val="single" w:sz="4" w:space="0" w:color="auto"/>
              <w:right w:val="single" w:sz="4" w:space="0" w:color="auto"/>
            </w:tcBorders>
            <w:vAlign w:val="center"/>
            <w:hideMark/>
          </w:tcPr>
          <w:p w14:paraId="6053C0DA"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539" w:type="dxa"/>
            <w:tcBorders>
              <w:top w:val="nil"/>
              <w:left w:val="nil"/>
              <w:bottom w:val="single" w:sz="4" w:space="0" w:color="auto"/>
              <w:right w:val="single" w:sz="4" w:space="0" w:color="auto"/>
            </w:tcBorders>
            <w:vAlign w:val="center"/>
            <w:hideMark/>
          </w:tcPr>
          <w:p w14:paraId="081A456A"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464" w:type="dxa"/>
            <w:tcBorders>
              <w:top w:val="nil"/>
              <w:left w:val="nil"/>
              <w:bottom w:val="single" w:sz="4" w:space="0" w:color="auto"/>
              <w:right w:val="single" w:sz="4" w:space="0" w:color="auto"/>
            </w:tcBorders>
            <w:vAlign w:val="center"/>
            <w:hideMark/>
          </w:tcPr>
          <w:p w14:paraId="72E59B4B"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519" w:type="dxa"/>
            <w:tcBorders>
              <w:top w:val="nil"/>
              <w:left w:val="nil"/>
              <w:bottom w:val="single" w:sz="4" w:space="0" w:color="auto"/>
              <w:right w:val="single" w:sz="4" w:space="0" w:color="auto"/>
            </w:tcBorders>
            <w:vAlign w:val="center"/>
            <w:hideMark/>
          </w:tcPr>
          <w:p w14:paraId="6D837764"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8</w:t>
            </w:r>
          </w:p>
        </w:tc>
        <w:tc>
          <w:tcPr>
            <w:tcW w:w="534" w:type="dxa"/>
            <w:tcBorders>
              <w:top w:val="nil"/>
              <w:left w:val="nil"/>
              <w:bottom w:val="single" w:sz="4" w:space="0" w:color="auto"/>
              <w:right w:val="single" w:sz="4" w:space="0" w:color="auto"/>
            </w:tcBorders>
            <w:vAlign w:val="center"/>
            <w:hideMark/>
          </w:tcPr>
          <w:p w14:paraId="67882DCA"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25</w:t>
            </w:r>
          </w:p>
        </w:tc>
        <w:tc>
          <w:tcPr>
            <w:tcW w:w="763" w:type="dxa"/>
            <w:tcBorders>
              <w:top w:val="nil"/>
              <w:left w:val="nil"/>
              <w:bottom w:val="single" w:sz="4" w:space="0" w:color="auto"/>
              <w:right w:val="single" w:sz="4" w:space="0" w:color="auto"/>
            </w:tcBorders>
            <w:vAlign w:val="center"/>
            <w:hideMark/>
          </w:tcPr>
          <w:p w14:paraId="6E517EF6"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33</w:t>
            </w:r>
          </w:p>
        </w:tc>
        <w:tc>
          <w:tcPr>
            <w:tcW w:w="790" w:type="dxa"/>
            <w:tcBorders>
              <w:top w:val="nil"/>
              <w:left w:val="nil"/>
              <w:bottom w:val="single" w:sz="4" w:space="0" w:color="auto"/>
              <w:right w:val="single" w:sz="4" w:space="0" w:color="auto"/>
            </w:tcBorders>
            <w:vAlign w:val="center"/>
            <w:hideMark/>
          </w:tcPr>
          <w:p w14:paraId="4780A8BD" w14:textId="080197C8"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4,758</w:t>
            </w:r>
          </w:p>
        </w:tc>
      </w:tr>
      <w:tr w:rsidR="00B84801" w:rsidRPr="00B84801" w14:paraId="5FD1CC83" w14:textId="77777777" w:rsidTr="006F14AE">
        <w:trPr>
          <w:trHeight w:val="751"/>
        </w:trPr>
        <w:tc>
          <w:tcPr>
            <w:tcW w:w="3084" w:type="dxa"/>
            <w:tcBorders>
              <w:top w:val="nil"/>
              <w:left w:val="single" w:sz="4" w:space="0" w:color="auto"/>
              <w:bottom w:val="single" w:sz="4" w:space="0" w:color="auto"/>
              <w:right w:val="single" w:sz="4" w:space="0" w:color="auto"/>
            </w:tcBorders>
            <w:hideMark/>
          </w:tcPr>
          <w:p w14:paraId="0F804EF7" w14:textId="77777777" w:rsidR="00B84801" w:rsidRPr="00B84801" w:rsidRDefault="00B84801" w:rsidP="00B84801">
            <w:pPr>
              <w:spacing w:line="240" w:lineRule="auto"/>
              <w:ind w:firstLine="0"/>
              <w:jc w:val="left"/>
              <w:rPr>
                <w:color w:val="000000"/>
                <w:sz w:val="24"/>
                <w:szCs w:val="24"/>
                <w:lang w:val="en-ID"/>
              </w:rPr>
            </w:pPr>
            <w:r w:rsidRPr="00B84801">
              <w:rPr>
                <w:color w:val="000000"/>
                <w:sz w:val="24"/>
                <w:szCs w:val="24"/>
                <w:lang w:val="en-ID"/>
              </w:rPr>
              <w:t xml:space="preserve">Saya </w:t>
            </w:r>
            <w:proofErr w:type="spellStart"/>
            <w:r w:rsidRPr="00B84801">
              <w:rPr>
                <w:color w:val="000000"/>
                <w:sz w:val="24"/>
                <w:szCs w:val="24"/>
                <w:lang w:val="en-ID"/>
              </w:rPr>
              <w:t>mampu</w:t>
            </w:r>
            <w:proofErr w:type="spellEnd"/>
            <w:r w:rsidRPr="00B84801">
              <w:rPr>
                <w:color w:val="000000"/>
                <w:sz w:val="24"/>
                <w:szCs w:val="24"/>
                <w:lang w:val="en-ID"/>
              </w:rPr>
              <w:t xml:space="preserve"> </w:t>
            </w:r>
            <w:proofErr w:type="spellStart"/>
            <w:r w:rsidRPr="00B84801">
              <w:rPr>
                <w:color w:val="000000"/>
                <w:sz w:val="24"/>
                <w:szCs w:val="24"/>
                <w:lang w:val="en-ID"/>
              </w:rPr>
              <w:t>menyelesaikan</w:t>
            </w:r>
            <w:proofErr w:type="spellEnd"/>
            <w:r w:rsidRPr="00B84801">
              <w:rPr>
                <w:color w:val="000000"/>
                <w:sz w:val="24"/>
                <w:szCs w:val="24"/>
                <w:lang w:val="en-ID"/>
              </w:rPr>
              <w:t xml:space="preserve"> </w:t>
            </w:r>
            <w:proofErr w:type="spellStart"/>
            <w:r w:rsidRPr="00B84801">
              <w:rPr>
                <w:color w:val="000000"/>
                <w:sz w:val="24"/>
                <w:szCs w:val="24"/>
                <w:lang w:val="en-ID"/>
              </w:rPr>
              <w:t>jumlah</w:t>
            </w:r>
            <w:proofErr w:type="spellEnd"/>
            <w:r w:rsidRPr="00B84801">
              <w:rPr>
                <w:color w:val="000000"/>
                <w:sz w:val="24"/>
                <w:szCs w:val="24"/>
                <w:lang w:val="en-ID"/>
              </w:rPr>
              <w:t xml:space="preserve">/volume </w:t>
            </w:r>
            <w:proofErr w:type="spellStart"/>
            <w:r w:rsidRPr="00B84801">
              <w:rPr>
                <w:color w:val="000000"/>
                <w:sz w:val="24"/>
                <w:szCs w:val="24"/>
                <w:lang w:val="en-ID"/>
              </w:rPr>
              <w:t>pekerjaan</w:t>
            </w:r>
            <w:proofErr w:type="spellEnd"/>
            <w:r w:rsidRPr="00B84801">
              <w:rPr>
                <w:color w:val="000000"/>
                <w:sz w:val="24"/>
                <w:szCs w:val="24"/>
                <w:lang w:val="en-ID"/>
              </w:rPr>
              <w:t xml:space="preserve"> (</w:t>
            </w:r>
            <w:proofErr w:type="spellStart"/>
            <w:r w:rsidRPr="00B84801">
              <w:rPr>
                <w:color w:val="000000"/>
                <w:sz w:val="24"/>
                <w:szCs w:val="24"/>
                <w:lang w:val="en-ID"/>
              </w:rPr>
              <w:t>seperti</w:t>
            </w:r>
            <w:proofErr w:type="spellEnd"/>
            <w:r w:rsidRPr="00B84801">
              <w:rPr>
                <w:color w:val="000000"/>
                <w:sz w:val="24"/>
                <w:szCs w:val="24"/>
                <w:lang w:val="en-ID"/>
              </w:rPr>
              <w:t xml:space="preserve"> SP2D) </w:t>
            </w:r>
            <w:proofErr w:type="spellStart"/>
            <w:r w:rsidRPr="00B84801">
              <w:rPr>
                <w:color w:val="000000"/>
                <w:sz w:val="24"/>
                <w:szCs w:val="24"/>
                <w:lang w:val="en-ID"/>
              </w:rPr>
              <w:t>sesuai</w:t>
            </w:r>
            <w:proofErr w:type="spellEnd"/>
            <w:r w:rsidRPr="00B84801">
              <w:rPr>
                <w:color w:val="000000"/>
                <w:sz w:val="24"/>
                <w:szCs w:val="24"/>
                <w:lang w:val="en-ID"/>
              </w:rPr>
              <w:t xml:space="preserve"> target yang </w:t>
            </w:r>
            <w:proofErr w:type="spellStart"/>
            <w:r w:rsidRPr="00B84801">
              <w:rPr>
                <w:color w:val="000000"/>
                <w:sz w:val="24"/>
                <w:szCs w:val="24"/>
                <w:lang w:val="en-ID"/>
              </w:rPr>
              <w:t>ditetapkan</w:t>
            </w:r>
            <w:proofErr w:type="spellEnd"/>
            <w:r w:rsidRPr="00B84801">
              <w:rPr>
                <w:color w:val="000000"/>
                <w:sz w:val="24"/>
                <w:szCs w:val="24"/>
                <w:lang w:val="en-ID"/>
              </w:rPr>
              <w:t>.</w:t>
            </w:r>
          </w:p>
        </w:tc>
        <w:tc>
          <w:tcPr>
            <w:tcW w:w="644" w:type="dxa"/>
            <w:tcBorders>
              <w:top w:val="nil"/>
              <w:left w:val="nil"/>
              <w:bottom w:val="single" w:sz="4" w:space="0" w:color="auto"/>
              <w:right w:val="single" w:sz="4" w:space="0" w:color="auto"/>
            </w:tcBorders>
            <w:vAlign w:val="center"/>
            <w:hideMark/>
          </w:tcPr>
          <w:p w14:paraId="48621B71"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539" w:type="dxa"/>
            <w:tcBorders>
              <w:top w:val="nil"/>
              <w:left w:val="nil"/>
              <w:bottom w:val="single" w:sz="4" w:space="0" w:color="auto"/>
              <w:right w:val="single" w:sz="4" w:space="0" w:color="auto"/>
            </w:tcBorders>
            <w:vAlign w:val="center"/>
            <w:hideMark/>
          </w:tcPr>
          <w:p w14:paraId="76C3A35A"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464" w:type="dxa"/>
            <w:tcBorders>
              <w:top w:val="nil"/>
              <w:left w:val="nil"/>
              <w:bottom w:val="single" w:sz="4" w:space="0" w:color="auto"/>
              <w:right w:val="single" w:sz="4" w:space="0" w:color="auto"/>
            </w:tcBorders>
            <w:vAlign w:val="center"/>
            <w:hideMark/>
          </w:tcPr>
          <w:p w14:paraId="4A5EA3B6"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519" w:type="dxa"/>
            <w:tcBorders>
              <w:top w:val="nil"/>
              <w:left w:val="nil"/>
              <w:bottom w:val="single" w:sz="4" w:space="0" w:color="auto"/>
              <w:right w:val="single" w:sz="4" w:space="0" w:color="auto"/>
            </w:tcBorders>
            <w:vAlign w:val="center"/>
            <w:hideMark/>
          </w:tcPr>
          <w:p w14:paraId="2BBB6C3D"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5</w:t>
            </w:r>
          </w:p>
        </w:tc>
        <w:tc>
          <w:tcPr>
            <w:tcW w:w="534" w:type="dxa"/>
            <w:tcBorders>
              <w:top w:val="nil"/>
              <w:left w:val="nil"/>
              <w:bottom w:val="single" w:sz="4" w:space="0" w:color="auto"/>
              <w:right w:val="single" w:sz="4" w:space="0" w:color="auto"/>
            </w:tcBorders>
            <w:vAlign w:val="center"/>
            <w:hideMark/>
          </w:tcPr>
          <w:p w14:paraId="503421F2"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28</w:t>
            </w:r>
          </w:p>
        </w:tc>
        <w:tc>
          <w:tcPr>
            <w:tcW w:w="763" w:type="dxa"/>
            <w:tcBorders>
              <w:top w:val="nil"/>
              <w:left w:val="nil"/>
              <w:bottom w:val="single" w:sz="4" w:space="0" w:color="auto"/>
              <w:right w:val="single" w:sz="4" w:space="0" w:color="auto"/>
            </w:tcBorders>
            <w:vAlign w:val="center"/>
            <w:hideMark/>
          </w:tcPr>
          <w:p w14:paraId="7B072D2F"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33</w:t>
            </w:r>
          </w:p>
        </w:tc>
        <w:tc>
          <w:tcPr>
            <w:tcW w:w="790" w:type="dxa"/>
            <w:tcBorders>
              <w:top w:val="nil"/>
              <w:left w:val="nil"/>
              <w:bottom w:val="single" w:sz="4" w:space="0" w:color="auto"/>
              <w:right w:val="single" w:sz="4" w:space="0" w:color="auto"/>
            </w:tcBorders>
            <w:vAlign w:val="center"/>
            <w:hideMark/>
          </w:tcPr>
          <w:p w14:paraId="5D5D4FF8" w14:textId="6CACE25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4,848</w:t>
            </w:r>
          </w:p>
        </w:tc>
      </w:tr>
      <w:tr w:rsidR="00B84801" w:rsidRPr="00B84801" w14:paraId="19ED984C" w14:textId="77777777" w:rsidTr="006F14AE">
        <w:trPr>
          <w:trHeight w:val="751"/>
        </w:trPr>
        <w:tc>
          <w:tcPr>
            <w:tcW w:w="3084" w:type="dxa"/>
            <w:tcBorders>
              <w:top w:val="nil"/>
              <w:left w:val="single" w:sz="4" w:space="0" w:color="auto"/>
              <w:bottom w:val="single" w:sz="4" w:space="0" w:color="auto"/>
              <w:right w:val="single" w:sz="4" w:space="0" w:color="auto"/>
            </w:tcBorders>
            <w:hideMark/>
          </w:tcPr>
          <w:p w14:paraId="0E9F9B41" w14:textId="77777777" w:rsidR="00B84801" w:rsidRPr="00B84801" w:rsidRDefault="00B84801" w:rsidP="00B84801">
            <w:pPr>
              <w:spacing w:line="240" w:lineRule="auto"/>
              <w:ind w:firstLine="0"/>
              <w:jc w:val="left"/>
              <w:rPr>
                <w:color w:val="000000"/>
                <w:sz w:val="24"/>
                <w:szCs w:val="24"/>
                <w:lang w:val="en-ID"/>
              </w:rPr>
            </w:pPr>
            <w:proofErr w:type="spellStart"/>
            <w:r w:rsidRPr="00B84801">
              <w:rPr>
                <w:color w:val="000000"/>
                <w:sz w:val="24"/>
                <w:szCs w:val="24"/>
                <w:lang w:val="en-ID"/>
              </w:rPr>
              <w:t>Kuantitas</w:t>
            </w:r>
            <w:proofErr w:type="spellEnd"/>
            <w:r w:rsidRPr="00B84801">
              <w:rPr>
                <w:color w:val="000000"/>
                <w:sz w:val="24"/>
                <w:szCs w:val="24"/>
                <w:lang w:val="en-ID"/>
              </w:rPr>
              <w:t xml:space="preserve"> </w:t>
            </w:r>
            <w:proofErr w:type="spellStart"/>
            <w:r w:rsidRPr="00B84801">
              <w:rPr>
                <w:color w:val="000000"/>
                <w:sz w:val="24"/>
                <w:szCs w:val="24"/>
                <w:lang w:val="en-ID"/>
              </w:rPr>
              <w:t>pekerjaan</w:t>
            </w:r>
            <w:proofErr w:type="spellEnd"/>
            <w:r w:rsidRPr="00B84801">
              <w:rPr>
                <w:color w:val="000000"/>
                <w:sz w:val="24"/>
                <w:szCs w:val="24"/>
                <w:lang w:val="en-ID"/>
              </w:rPr>
              <w:t xml:space="preserve"> yang </w:t>
            </w:r>
            <w:proofErr w:type="spellStart"/>
            <w:r w:rsidRPr="00B84801">
              <w:rPr>
                <w:color w:val="000000"/>
                <w:sz w:val="24"/>
                <w:szCs w:val="24"/>
                <w:lang w:val="en-ID"/>
              </w:rPr>
              <w:t>saya</w:t>
            </w:r>
            <w:proofErr w:type="spellEnd"/>
            <w:r w:rsidRPr="00B84801">
              <w:rPr>
                <w:color w:val="000000"/>
                <w:sz w:val="24"/>
                <w:szCs w:val="24"/>
                <w:lang w:val="en-ID"/>
              </w:rPr>
              <w:t xml:space="preserve"> </w:t>
            </w:r>
            <w:proofErr w:type="spellStart"/>
            <w:r w:rsidRPr="00B84801">
              <w:rPr>
                <w:color w:val="000000"/>
                <w:sz w:val="24"/>
                <w:szCs w:val="24"/>
                <w:lang w:val="en-ID"/>
              </w:rPr>
              <w:t>selesaikan</w:t>
            </w:r>
            <w:proofErr w:type="spellEnd"/>
            <w:r w:rsidRPr="00B84801">
              <w:rPr>
                <w:color w:val="000000"/>
                <w:sz w:val="24"/>
                <w:szCs w:val="24"/>
                <w:lang w:val="en-ID"/>
              </w:rPr>
              <w:t xml:space="preserve"> </w:t>
            </w:r>
            <w:proofErr w:type="spellStart"/>
            <w:r w:rsidRPr="00B84801">
              <w:rPr>
                <w:color w:val="000000"/>
                <w:sz w:val="24"/>
                <w:szCs w:val="24"/>
                <w:lang w:val="en-ID"/>
              </w:rPr>
              <w:t>tidak</w:t>
            </w:r>
            <w:proofErr w:type="spellEnd"/>
            <w:r w:rsidRPr="00B84801">
              <w:rPr>
                <w:color w:val="000000"/>
                <w:sz w:val="24"/>
                <w:szCs w:val="24"/>
                <w:lang w:val="en-ID"/>
              </w:rPr>
              <w:t xml:space="preserve"> </w:t>
            </w:r>
            <w:proofErr w:type="spellStart"/>
            <w:r w:rsidRPr="00B84801">
              <w:rPr>
                <w:color w:val="000000"/>
                <w:sz w:val="24"/>
                <w:szCs w:val="24"/>
                <w:lang w:val="en-ID"/>
              </w:rPr>
              <w:t>menurun</w:t>
            </w:r>
            <w:proofErr w:type="spellEnd"/>
            <w:r w:rsidRPr="00B84801">
              <w:rPr>
                <w:color w:val="000000"/>
                <w:sz w:val="24"/>
                <w:szCs w:val="24"/>
                <w:lang w:val="en-ID"/>
              </w:rPr>
              <w:t xml:space="preserve"> </w:t>
            </w:r>
            <w:proofErr w:type="spellStart"/>
            <w:r w:rsidRPr="00B84801">
              <w:rPr>
                <w:color w:val="000000"/>
                <w:sz w:val="24"/>
                <w:szCs w:val="24"/>
                <w:lang w:val="en-ID"/>
              </w:rPr>
              <w:t>selama</w:t>
            </w:r>
            <w:proofErr w:type="spellEnd"/>
            <w:r w:rsidRPr="00B84801">
              <w:rPr>
                <w:color w:val="000000"/>
                <w:sz w:val="24"/>
                <w:szCs w:val="24"/>
                <w:lang w:val="en-ID"/>
              </w:rPr>
              <w:t xml:space="preserve"> </w:t>
            </w:r>
            <w:proofErr w:type="spellStart"/>
            <w:r w:rsidRPr="00B84801">
              <w:rPr>
                <w:color w:val="000000"/>
                <w:sz w:val="24"/>
                <w:szCs w:val="24"/>
                <w:lang w:val="en-ID"/>
              </w:rPr>
              <w:t>menjalankan</w:t>
            </w:r>
            <w:proofErr w:type="spellEnd"/>
            <w:r w:rsidRPr="00B84801">
              <w:rPr>
                <w:color w:val="000000"/>
                <w:sz w:val="24"/>
                <w:szCs w:val="24"/>
                <w:lang w:val="en-ID"/>
              </w:rPr>
              <w:t xml:space="preserve"> </w:t>
            </w:r>
            <w:proofErr w:type="spellStart"/>
            <w:r w:rsidRPr="00B84801">
              <w:rPr>
                <w:color w:val="000000"/>
                <w:sz w:val="24"/>
                <w:szCs w:val="24"/>
                <w:lang w:val="en-ID"/>
              </w:rPr>
              <w:t>skema</w:t>
            </w:r>
            <w:proofErr w:type="spellEnd"/>
            <w:r w:rsidRPr="00B84801">
              <w:rPr>
                <w:color w:val="000000"/>
                <w:sz w:val="24"/>
                <w:szCs w:val="24"/>
                <w:lang w:val="en-ID"/>
              </w:rPr>
              <w:t xml:space="preserve"> </w:t>
            </w:r>
            <w:proofErr w:type="spellStart"/>
            <w:r w:rsidRPr="00B84801">
              <w:rPr>
                <w:color w:val="000000"/>
                <w:sz w:val="24"/>
                <w:szCs w:val="24"/>
                <w:lang w:val="en-ID"/>
              </w:rPr>
              <w:t>kerja</w:t>
            </w:r>
            <w:proofErr w:type="spellEnd"/>
            <w:r w:rsidRPr="00B84801">
              <w:rPr>
                <w:color w:val="000000"/>
                <w:sz w:val="24"/>
                <w:szCs w:val="24"/>
                <w:lang w:val="en-ID"/>
              </w:rPr>
              <w:t xml:space="preserve"> </w:t>
            </w:r>
            <w:proofErr w:type="spellStart"/>
            <w:r w:rsidRPr="00B84801">
              <w:rPr>
                <w:color w:val="000000"/>
                <w:sz w:val="24"/>
                <w:szCs w:val="24"/>
                <w:lang w:val="en-ID"/>
              </w:rPr>
              <w:t>fleksibel</w:t>
            </w:r>
            <w:proofErr w:type="spellEnd"/>
            <w:r w:rsidRPr="00B84801">
              <w:rPr>
                <w:color w:val="000000"/>
                <w:sz w:val="24"/>
                <w:szCs w:val="24"/>
                <w:lang w:val="en-ID"/>
              </w:rPr>
              <w:t>.</w:t>
            </w:r>
          </w:p>
        </w:tc>
        <w:tc>
          <w:tcPr>
            <w:tcW w:w="644" w:type="dxa"/>
            <w:tcBorders>
              <w:top w:val="nil"/>
              <w:left w:val="nil"/>
              <w:bottom w:val="single" w:sz="4" w:space="0" w:color="auto"/>
              <w:right w:val="single" w:sz="4" w:space="0" w:color="auto"/>
            </w:tcBorders>
            <w:vAlign w:val="center"/>
            <w:hideMark/>
          </w:tcPr>
          <w:p w14:paraId="1C13C20A"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w:t>
            </w:r>
          </w:p>
        </w:tc>
        <w:tc>
          <w:tcPr>
            <w:tcW w:w="539" w:type="dxa"/>
            <w:tcBorders>
              <w:top w:val="nil"/>
              <w:left w:val="nil"/>
              <w:bottom w:val="single" w:sz="4" w:space="0" w:color="auto"/>
              <w:right w:val="single" w:sz="4" w:space="0" w:color="auto"/>
            </w:tcBorders>
            <w:vAlign w:val="center"/>
            <w:hideMark/>
          </w:tcPr>
          <w:p w14:paraId="3D07C0AA"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464" w:type="dxa"/>
            <w:tcBorders>
              <w:top w:val="nil"/>
              <w:left w:val="nil"/>
              <w:bottom w:val="single" w:sz="4" w:space="0" w:color="auto"/>
              <w:right w:val="single" w:sz="4" w:space="0" w:color="auto"/>
            </w:tcBorders>
            <w:vAlign w:val="center"/>
            <w:hideMark/>
          </w:tcPr>
          <w:p w14:paraId="6D771B16"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519" w:type="dxa"/>
            <w:tcBorders>
              <w:top w:val="nil"/>
              <w:left w:val="nil"/>
              <w:bottom w:val="single" w:sz="4" w:space="0" w:color="auto"/>
              <w:right w:val="single" w:sz="4" w:space="0" w:color="auto"/>
            </w:tcBorders>
            <w:vAlign w:val="center"/>
            <w:hideMark/>
          </w:tcPr>
          <w:p w14:paraId="0D571953"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5</w:t>
            </w:r>
          </w:p>
        </w:tc>
        <w:tc>
          <w:tcPr>
            <w:tcW w:w="534" w:type="dxa"/>
            <w:tcBorders>
              <w:top w:val="nil"/>
              <w:left w:val="nil"/>
              <w:bottom w:val="single" w:sz="4" w:space="0" w:color="auto"/>
              <w:right w:val="single" w:sz="4" w:space="0" w:color="auto"/>
            </w:tcBorders>
            <w:vAlign w:val="center"/>
            <w:hideMark/>
          </w:tcPr>
          <w:p w14:paraId="61734211"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24</w:t>
            </w:r>
          </w:p>
        </w:tc>
        <w:tc>
          <w:tcPr>
            <w:tcW w:w="763" w:type="dxa"/>
            <w:tcBorders>
              <w:top w:val="nil"/>
              <w:left w:val="nil"/>
              <w:bottom w:val="single" w:sz="4" w:space="0" w:color="auto"/>
              <w:right w:val="single" w:sz="4" w:space="0" w:color="auto"/>
            </w:tcBorders>
            <w:vAlign w:val="center"/>
            <w:hideMark/>
          </w:tcPr>
          <w:p w14:paraId="1DBA79DE"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33</w:t>
            </w:r>
          </w:p>
        </w:tc>
        <w:tc>
          <w:tcPr>
            <w:tcW w:w="790" w:type="dxa"/>
            <w:tcBorders>
              <w:top w:val="nil"/>
              <w:left w:val="nil"/>
              <w:bottom w:val="single" w:sz="4" w:space="0" w:color="auto"/>
              <w:right w:val="single" w:sz="4" w:space="0" w:color="auto"/>
            </w:tcBorders>
            <w:vAlign w:val="center"/>
            <w:hideMark/>
          </w:tcPr>
          <w:p w14:paraId="15E1FE83" w14:textId="65DC2A61"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4,455</w:t>
            </w:r>
          </w:p>
        </w:tc>
      </w:tr>
      <w:tr w:rsidR="00B84801" w:rsidRPr="00B84801" w14:paraId="7F37E696" w14:textId="77777777" w:rsidTr="006F14AE">
        <w:trPr>
          <w:trHeight w:val="751"/>
        </w:trPr>
        <w:tc>
          <w:tcPr>
            <w:tcW w:w="3084" w:type="dxa"/>
            <w:tcBorders>
              <w:top w:val="nil"/>
              <w:left w:val="single" w:sz="4" w:space="0" w:color="auto"/>
              <w:bottom w:val="single" w:sz="4" w:space="0" w:color="auto"/>
              <w:right w:val="single" w:sz="4" w:space="0" w:color="auto"/>
            </w:tcBorders>
            <w:hideMark/>
          </w:tcPr>
          <w:p w14:paraId="4AF851A2" w14:textId="5CAFD8D4" w:rsidR="00B84801" w:rsidRPr="00B84801" w:rsidRDefault="00B84801" w:rsidP="00B84801">
            <w:pPr>
              <w:spacing w:line="240" w:lineRule="auto"/>
              <w:ind w:firstLine="0"/>
              <w:jc w:val="left"/>
              <w:rPr>
                <w:color w:val="000000"/>
                <w:sz w:val="24"/>
                <w:szCs w:val="24"/>
                <w:lang w:val="en-ID"/>
              </w:rPr>
            </w:pPr>
            <w:r w:rsidRPr="00B84801">
              <w:rPr>
                <w:color w:val="000000"/>
                <w:sz w:val="24"/>
                <w:szCs w:val="24"/>
                <w:lang w:val="en-ID"/>
              </w:rPr>
              <w:t xml:space="preserve">Saya </w:t>
            </w:r>
            <w:proofErr w:type="spellStart"/>
            <w:r w:rsidRPr="00B84801">
              <w:rPr>
                <w:color w:val="000000"/>
                <w:sz w:val="24"/>
                <w:szCs w:val="24"/>
                <w:lang w:val="en-ID"/>
              </w:rPr>
              <w:t>menyelesaikan</w:t>
            </w:r>
            <w:proofErr w:type="spellEnd"/>
            <w:r w:rsidRPr="00B84801">
              <w:rPr>
                <w:color w:val="000000"/>
                <w:sz w:val="24"/>
                <w:szCs w:val="24"/>
                <w:lang w:val="en-ID"/>
              </w:rPr>
              <w:t xml:space="preserve"> </w:t>
            </w:r>
            <w:proofErr w:type="spellStart"/>
            <w:r w:rsidRPr="00B84801">
              <w:rPr>
                <w:color w:val="000000"/>
                <w:sz w:val="24"/>
                <w:szCs w:val="24"/>
                <w:lang w:val="en-ID"/>
              </w:rPr>
              <w:t>tugas</w:t>
            </w:r>
            <w:proofErr w:type="spellEnd"/>
            <w:r w:rsidRPr="00B84801">
              <w:rPr>
                <w:color w:val="000000"/>
                <w:sz w:val="24"/>
                <w:szCs w:val="24"/>
                <w:lang w:val="en-ID"/>
              </w:rPr>
              <w:t xml:space="preserve"> </w:t>
            </w:r>
            <w:proofErr w:type="spellStart"/>
            <w:r w:rsidRPr="00B84801">
              <w:rPr>
                <w:color w:val="000000"/>
                <w:sz w:val="24"/>
                <w:szCs w:val="24"/>
                <w:lang w:val="en-ID"/>
              </w:rPr>
              <w:t>tepat</w:t>
            </w:r>
            <w:proofErr w:type="spellEnd"/>
            <w:r w:rsidRPr="00B84801">
              <w:rPr>
                <w:color w:val="000000"/>
                <w:sz w:val="24"/>
                <w:szCs w:val="24"/>
                <w:lang w:val="en-ID"/>
              </w:rPr>
              <w:t xml:space="preserve"> </w:t>
            </w:r>
            <w:proofErr w:type="spellStart"/>
            <w:r w:rsidRPr="00B84801">
              <w:rPr>
                <w:color w:val="000000"/>
                <w:sz w:val="24"/>
                <w:szCs w:val="24"/>
                <w:lang w:val="en-ID"/>
              </w:rPr>
              <w:t>waktu</w:t>
            </w:r>
            <w:proofErr w:type="spellEnd"/>
            <w:r w:rsidRPr="00B84801">
              <w:rPr>
                <w:color w:val="000000"/>
                <w:sz w:val="24"/>
                <w:szCs w:val="24"/>
                <w:lang w:val="en-ID"/>
              </w:rPr>
              <w:t xml:space="preserve"> </w:t>
            </w:r>
            <w:proofErr w:type="spellStart"/>
            <w:r w:rsidRPr="00B84801">
              <w:rPr>
                <w:color w:val="000000"/>
                <w:sz w:val="24"/>
                <w:szCs w:val="24"/>
                <w:lang w:val="en-ID"/>
              </w:rPr>
              <w:t>sesuai</w:t>
            </w:r>
            <w:proofErr w:type="spellEnd"/>
            <w:r w:rsidRPr="00B84801">
              <w:rPr>
                <w:color w:val="000000"/>
                <w:sz w:val="24"/>
                <w:szCs w:val="24"/>
                <w:lang w:val="en-ID"/>
              </w:rPr>
              <w:t xml:space="preserve"> </w:t>
            </w:r>
            <w:proofErr w:type="spellStart"/>
            <w:r w:rsidRPr="00B84801">
              <w:rPr>
                <w:color w:val="000000"/>
                <w:sz w:val="24"/>
                <w:szCs w:val="24"/>
                <w:lang w:val="en-ID"/>
              </w:rPr>
              <w:t>dengan</w:t>
            </w:r>
            <w:proofErr w:type="spellEnd"/>
            <w:r w:rsidRPr="00B84801">
              <w:rPr>
                <w:color w:val="000000"/>
                <w:sz w:val="24"/>
                <w:szCs w:val="24"/>
                <w:lang w:val="en-ID"/>
              </w:rPr>
              <w:t xml:space="preserve"> </w:t>
            </w:r>
            <w:r w:rsidR="006F14AE">
              <w:rPr>
                <w:color w:val="000000"/>
                <w:sz w:val="24"/>
                <w:szCs w:val="24"/>
                <w:lang w:val="en-ID"/>
              </w:rPr>
              <w:t>SLA</w:t>
            </w:r>
            <w:r w:rsidRPr="00B84801">
              <w:rPr>
                <w:color w:val="000000"/>
                <w:sz w:val="24"/>
                <w:szCs w:val="24"/>
                <w:lang w:val="en-ID"/>
              </w:rPr>
              <w:t xml:space="preserve"> yang </w:t>
            </w:r>
            <w:proofErr w:type="spellStart"/>
            <w:r w:rsidRPr="00B84801">
              <w:rPr>
                <w:color w:val="000000"/>
                <w:sz w:val="24"/>
                <w:szCs w:val="24"/>
                <w:lang w:val="en-ID"/>
              </w:rPr>
              <w:t>berlaku</w:t>
            </w:r>
            <w:proofErr w:type="spellEnd"/>
          </w:p>
        </w:tc>
        <w:tc>
          <w:tcPr>
            <w:tcW w:w="644" w:type="dxa"/>
            <w:tcBorders>
              <w:top w:val="nil"/>
              <w:left w:val="nil"/>
              <w:bottom w:val="single" w:sz="4" w:space="0" w:color="auto"/>
              <w:right w:val="single" w:sz="4" w:space="0" w:color="auto"/>
            </w:tcBorders>
            <w:vAlign w:val="center"/>
            <w:hideMark/>
          </w:tcPr>
          <w:p w14:paraId="33608C45"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w:t>
            </w:r>
          </w:p>
        </w:tc>
        <w:tc>
          <w:tcPr>
            <w:tcW w:w="539" w:type="dxa"/>
            <w:tcBorders>
              <w:top w:val="nil"/>
              <w:left w:val="nil"/>
              <w:bottom w:val="single" w:sz="4" w:space="0" w:color="auto"/>
              <w:right w:val="single" w:sz="4" w:space="0" w:color="auto"/>
            </w:tcBorders>
            <w:vAlign w:val="center"/>
            <w:hideMark/>
          </w:tcPr>
          <w:p w14:paraId="19F1F36F"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464" w:type="dxa"/>
            <w:tcBorders>
              <w:top w:val="nil"/>
              <w:left w:val="nil"/>
              <w:bottom w:val="single" w:sz="4" w:space="0" w:color="auto"/>
              <w:right w:val="single" w:sz="4" w:space="0" w:color="auto"/>
            </w:tcBorders>
            <w:vAlign w:val="center"/>
            <w:hideMark/>
          </w:tcPr>
          <w:p w14:paraId="72149DEC"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519" w:type="dxa"/>
            <w:tcBorders>
              <w:top w:val="nil"/>
              <w:left w:val="nil"/>
              <w:bottom w:val="single" w:sz="4" w:space="0" w:color="auto"/>
              <w:right w:val="single" w:sz="4" w:space="0" w:color="auto"/>
            </w:tcBorders>
            <w:vAlign w:val="center"/>
            <w:hideMark/>
          </w:tcPr>
          <w:p w14:paraId="1BFB5435"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6</w:t>
            </w:r>
          </w:p>
        </w:tc>
        <w:tc>
          <w:tcPr>
            <w:tcW w:w="534" w:type="dxa"/>
            <w:tcBorders>
              <w:top w:val="nil"/>
              <w:left w:val="nil"/>
              <w:bottom w:val="single" w:sz="4" w:space="0" w:color="auto"/>
              <w:right w:val="single" w:sz="4" w:space="0" w:color="auto"/>
            </w:tcBorders>
            <w:vAlign w:val="center"/>
            <w:hideMark/>
          </w:tcPr>
          <w:p w14:paraId="13DA3745"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24</w:t>
            </w:r>
          </w:p>
        </w:tc>
        <w:tc>
          <w:tcPr>
            <w:tcW w:w="763" w:type="dxa"/>
            <w:tcBorders>
              <w:top w:val="nil"/>
              <w:left w:val="nil"/>
              <w:bottom w:val="single" w:sz="4" w:space="0" w:color="auto"/>
              <w:right w:val="single" w:sz="4" w:space="0" w:color="auto"/>
            </w:tcBorders>
            <w:vAlign w:val="center"/>
            <w:hideMark/>
          </w:tcPr>
          <w:p w14:paraId="35870684"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33</w:t>
            </w:r>
          </w:p>
        </w:tc>
        <w:tc>
          <w:tcPr>
            <w:tcW w:w="790" w:type="dxa"/>
            <w:tcBorders>
              <w:top w:val="nil"/>
              <w:left w:val="nil"/>
              <w:bottom w:val="single" w:sz="4" w:space="0" w:color="auto"/>
              <w:right w:val="single" w:sz="4" w:space="0" w:color="auto"/>
            </w:tcBorders>
            <w:vAlign w:val="center"/>
            <w:hideMark/>
          </w:tcPr>
          <w:p w14:paraId="1811D57D" w14:textId="60151C1E"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4,515</w:t>
            </w:r>
          </w:p>
        </w:tc>
      </w:tr>
      <w:tr w:rsidR="00B84801" w:rsidRPr="00B84801" w14:paraId="10054F91" w14:textId="77777777" w:rsidTr="006F14AE">
        <w:trPr>
          <w:trHeight w:val="751"/>
        </w:trPr>
        <w:tc>
          <w:tcPr>
            <w:tcW w:w="3084" w:type="dxa"/>
            <w:tcBorders>
              <w:top w:val="nil"/>
              <w:left w:val="single" w:sz="4" w:space="0" w:color="auto"/>
              <w:bottom w:val="single" w:sz="4" w:space="0" w:color="auto"/>
              <w:right w:val="single" w:sz="4" w:space="0" w:color="auto"/>
            </w:tcBorders>
            <w:hideMark/>
          </w:tcPr>
          <w:p w14:paraId="1E9601F4" w14:textId="77777777" w:rsidR="00B84801" w:rsidRPr="00B84801" w:rsidRDefault="00B84801" w:rsidP="00B84801">
            <w:pPr>
              <w:spacing w:line="240" w:lineRule="auto"/>
              <w:ind w:firstLine="0"/>
              <w:jc w:val="left"/>
              <w:rPr>
                <w:color w:val="000000"/>
                <w:sz w:val="24"/>
                <w:szCs w:val="24"/>
                <w:lang w:val="en-ID"/>
              </w:rPr>
            </w:pPr>
            <w:r w:rsidRPr="00B84801">
              <w:rPr>
                <w:color w:val="000000"/>
                <w:sz w:val="24"/>
                <w:szCs w:val="24"/>
                <w:lang w:val="en-ID"/>
              </w:rPr>
              <w:t xml:space="preserve">Saya </w:t>
            </w:r>
            <w:proofErr w:type="spellStart"/>
            <w:r w:rsidRPr="00B84801">
              <w:rPr>
                <w:color w:val="000000"/>
                <w:sz w:val="24"/>
                <w:szCs w:val="24"/>
                <w:lang w:val="en-ID"/>
              </w:rPr>
              <w:t>jarang</w:t>
            </w:r>
            <w:proofErr w:type="spellEnd"/>
            <w:r w:rsidRPr="00B84801">
              <w:rPr>
                <w:color w:val="000000"/>
                <w:sz w:val="24"/>
                <w:szCs w:val="24"/>
                <w:lang w:val="en-ID"/>
              </w:rPr>
              <w:t xml:space="preserve"> </w:t>
            </w:r>
            <w:proofErr w:type="spellStart"/>
            <w:r w:rsidRPr="00B84801">
              <w:rPr>
                <w:color w:val="000000"/>
                <w:sz w:val="24"/>
                <w:szCs w:val="24"/>
                <w:lang w:val="en-ID"/>
              </w:rPr>
              <w:t>mengalami</w:t>
            </w:r>
            <w:proofErr w:type="spellEnd"/>
            <w:r w:rsidRPr="00B84801">
              <w:rPr>
                <w:color w:val="000000"/>
                <w:sz w:val="24"/>
                <w:szCs w:val="24"/>
                <w:lang w:val="en-ID"/>
              </w:rPr>
              <w:t xml:space="preserve"> </w:t>
            </w:r>
            <w:proofErr w:type="spellStart"/>
            <w:r w:rsidRPr="00B84801">
              <w:rPr>
                <w:color w:val="000000"/>
                <w:sz w:val="24"/>
                <w:szCs w:val="24"/>
                <w:lang w:val="en-ID"/>
              </w:rPr>
              <w:t>keterlambatan</w:t>
            </w:r>
            <w:proofErr w:type="spellEnd"/>
            <w:r w:rsidRPr="00B84801">
              <w:rPr>
                <w:color w:val="000000"/>
                <w:sz w:val="24"/>
                <w:szCs w:val="24"/>
                <w:lang w:val="en-ID"/>
              </w:rPr>
              <w:t xml:space="preserve"> </w:t>
            </w:r>
            <w:proofErr w:type="spellStart"/>
            <w:r w:rsidRPr="00B84801">
              <w:rPr>
                <w:color w:val="000000"/>
                <w:sz w:val="24"/>
                <w:szCs w:val="24"/>
                <w:lang w:val="en-ID"/>
              </w:rPr>
              <w:t>dalam</w:t>
            </w:r>
            <w:proofErr w:type="spellEnd"/>
            <w:r w:rsidRPr="00B84801">
              <w:rPr>
                <w:color w:val="000000"/>
                <w:sz w:val="24"/>
                <w:szCs w:val="24"/>
                <w:lang w:val="en-ID"/>
              </w:rPr>
              <w:t xml:space="preserve"> </w:t>
            </w:r>
            <w:proofErr w:type="spellStart"/>
            <w:r w:rsidRPr="00B84801">
              <w:rPr>
                <w:color w:val="000000"/>
                <w:sz w:val="24"/>
                <w:szCs w:val="24"/>
                <w:lang w:val="en-ID"/>
              </w:rPr>
              <w:t>menyelesaikan</w:t>
            </w:r>
            <w:proofErr w:type="spellEnd"/>
            <w:r w:rsidRPr="00B84801">
              <w:rPr>
                <w:color w:val="000000"/>
                <w:sz w:val="24"/>
                <w:szCs w:val="24"/>
                <w:lang w:val="en-ID"/>
              </w:rPr>
              <w:t xml:space="preserve"> </w:t>
            </w:r>
            <w:proofErr w:type="spellStart"/>
            <w:r w:rsidRPr="00B84801">
              <w:rPr>
                <w:color w:val="000000"/>
                <w:sz w:val="24"/>
                <w:szCs w:val="24"/>
                <w:lang w:val="en-ID"/>
              </w:rPr>
              <w:t>pekerjaan</w:t>
            </w:r>
            <w:proofErr w:type="spellEnd"/>
            <w:r w:rsidRPr="00B84801">
              <w:rPr>
                <w:color w:val="000000"/>
                <w:sz w:val="24"/>
                <w:szCs w:val="24"/>
                <w:lang w:val="en-ID"/>
              </w:rPr>
              <w:t xml:space="preserve">, </w:t>
            </w:r>
            <w:proofErr w:type="spellStart"/>
            <w:r w:rsidRPr="00B84801">
              <w:rPr>
                <w:color w:val="000000"/>
                <w:sz w:val="24"/>
                <w:szCs w:val="24"/>
                <w:lang w:val="en-ID"/>
              </w:rPr>
              <w:t>baik</w:t>
            </w:r>
            <w:proofErr w:type="spellEnd"/>
            <w:r w:rsidRPr="00B84801">
              <w:rPr>
                <w:color w:val="000000"/>
                <w:sz w:val="24"/>
                <w:szCs w:val="24"/>
                <w:lang w:val="en-ID"/>
              </w:rPr>
              <w:t xml:space="preserve"> </w:t>
            </w:r>
            <w:proofErr w:type="spellStart"/>
            <w:r w:rsidRPr="00B84801">
              <w:rPr>
                <w:color w:val="000000"/>
                <w:sz w:val="24"/>
                <w:szCs w:val="24"/>
                <w:lang w:val="en-ID"/>
              </w:rPr>
              <w:t>saat</w:t>
            </w:r>
            <w:proofErr w:type="spellEnd"/>
            <w:r w:rsidRPr="00B84801">
              <w:rPr>
                <w:color w:val="000000"/>
                <w:sz w:val="24"/>
                <w:szCs w:val="24"/>
                <w:lang w:val="en-ID"/>
              </w:rPr>
              <w:t xml:space="preserve"> WFO </w:t>
            </w:r>
            <w:proofErr w:type="spellStart"/>
            <w:r w:rsidRPr="00B84801">
              <w:rPr>
                <w:color w:val="000000"/>
                <w:sz w:val="24"/>
                <w:szCs w:val="24"/>
                <w:lang w:val="en-ID"/>
              </w:rPr>
              <w:t>maupun</w:t>
            </w:r>
            <w:proofErr w:type="spellEnd"/>
            <w:r w:rsidRPr="00B84801">
              <w:rPr>
                <w:color w:val="000000"/>
                <w:sz w:val="24"/>
                <w:szCs w:val="24"/>
                <w:lang w:val="en-ID"/>
              </w:rPr>
              <w:t xml:space="preserve"> WFH</w:t>
            </w:r>
          </w:p>
        </w:tc>
        <w:tc>
          <w:tcPr>
            <w:tcW w:w="644" w:type="dxa"/>
            <w:tcBorders>
              <w:top w:val="nil"/>
              <w:left w:val="nil"/>
              <w:bottom w:val="single" w:sz="4" w:space="0" w:color="auto"/>
              <w:right w:val="single" w:sz="4" w:space="0" w:color="auto"/>
            </w:tcBorders>
            <w:vAlign w:val="center"/>
            <w:hideMark/>
          </w:tcPr>
          <w:p w14:paraId="7BD5B20C"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539" w:type="dxa"/>
            <w:tcBorders>
              <w:top w:val="nil"/>
              <w:left w:val="nil"/>
              <w:bottom w:val="single" w:sz="4" w:space="0" w:color="auto"/>
              <w:right w:val="single" w:sz="4" w:space="0" w:color="auto"/>
            </w:tcBorders>
            <w:vAlign w:val="center"/>
            <w:hideMark/>
          </w:tcPr>
          <w:p w14:paraId="501C7058"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w:t>
            </w:r>
          </w:p>
        </w:tc>
        <w:tc>
          <w:tcPr>
            <w:tcW w:w="464" w:type="dxa"/>
            <w:tcBorders>
              <w:top w:val="nil"/>
              <w:left w:val="nil"/>
              <w:bottom w:val="single" w:sz="4" w:space="0" w:color="auto"/>
              <w:right w:val="single" w:sz="4" w:space="0" w:color="auto"/>
            </w:tcBorders>
            <w:vAlign w:val="center"/>
            <w:hideMark/>
          </w:tcPr>
          <w:p w14:paraId="6E0EAEB7"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519" w:type="dxa"/>
            <w:tcBorders>
              <w:top w:val="nil"/>
              <w:left w:val="nil"/>
              <w:bottom w:val="single" w:sz="4" w:space="0" w:color="auto"/>
              <w:right w:val="single" w:sz="4" w:space="0" w:color="auto"/>
            </w:tcBorders>
            <w:vAlign w:val="center"/>
            <w:hideMark/>
          </w:tcPr>
          <w:p w14:paraId="44519F03"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3</w:t>
            </w:r>
          </w:p>
        </w:tc>
        <w:tc>
          <w:tcPr>
            <w:tcW w:w="534" w:type="dxa"/>
            <w:tcBorders>
              <w:top w:val="nil"/>
              <w:left w:val="nil"/>
              <w:bottom w:val="single" w:sz="4" w:space="0" w:color="auto"/>
              <w:right w:val="single" w:sz="4" w:space="0" w:color="auto"/>
            </w:tcBorders>
            <w:vAlign w:val="center"/>
            <w:hideMark/>
          </w:tcPr>
          <w:p w14:paraId="0A4E0B96"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26</w:t>
            </w:r>
          </w:p>
        </w:tc>
        <w:tc>
          <w:tcPr>
            <w:tcW w:w="763" w:type="dxa"/>
            <w:tcBorders>
              <w:top w:val="nil"/>
              <w:left w:val="nil"/>
              <w:bottom w:val="single" w:sz="4" w:space="0" w:color="auto"/>
              <w:right w:val="single" w:sz="4" w:space="0" w:color="auto"/>
            </w:tcBorders>
            <w:vAlign w:val="center"/>
            <w:hideMark/>
          </w:tcPr>
          <w:p w14:paraId="6F1F36A2"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33</w:t>
            </w:r>
          </w:p>
        </w:tc>
        <w:tc>
          <w:tcPr>
            <w:tcW w:w="790" w:type="dxa"/>
            <w:tcBorders>
              <w:top w:val="nil"/>
              <w:left w:val="nil"/>
              <w:bottom w:val="single" w:sz="4" w:space="0" w:color="auto"/>
              <w:right w:val="single" w:sz="4" w:space="0" w:color="auto"/>
            </w:tcBorders>
            <w:vAlign w:val="center"/>
            <w:hideMark/>
          </w:tcPr>
          <w:p w14:paraId="1B7FC716" w14:textId="6EA82E1D"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4,545</w:t>
            </w:r>
          </w:p>
        </w:tc>
      </w:tr>
      <w:tr w:rsidR="00B84801" w:rsidRPr="00B84801" w14:paraId="70754198" w14:textId="77777777" w:rsidTr="006F14AE">
        <w:trPr>
          <w:trHeight w:val="751"/>
        </w:trPr>
        <w:tc>
          <w:tcPr>
            <w:tcW w:w="3084" w:type="dxa"/>
            <w:tcBorders>
              <w:top w:val="nil"/>
              <w:left w:val="single" w:sz="4" w:space="0" w:color="auto"/>
              <w:bottom w:val="single" w:sz="4" w:space="0" w:color="auto"/>
              <w:right w:val="single" w:sz="4" w:space="0" w:color="auto"/>
            </w:tcBorders>
            <w:hideMark/>
          </w:tcPr>
          <w:p w14:paraId="36CA2679" w14:textId="77777777" w:rsidR="00B84801" w:rsidRPr="00B84801" w:rsidRDefault="00B84801" w:rsidP="00B84801">
            <w:pPr>
              <w:spacing w:line="240" w:lineRule="auto"/>
              <w:ind w:firstLine="0"/>
              <w:jc w:val="left"/>
              <w:rPr>
                <w:color w:val="000000"/>
                <w:sz w:val="24"/>
                <w:szCs w:val="24"/>
                <w:lang w:val="en-ID"/>
              </w:rPr>
            </w:pPr>
            <w:r w:rsidRPr="00B84801">
              <w:rPr>
                <w:color w:val="000000"/>
                <w:sz w:val="24"/>
                <w:szCs w:val="24"/>
                <w:lang w:val="en-ID"/>
              </w:rPr>
              <w:t xml:space="preserve">Saya </w:t>
            </w:r>
            <w:proofErr w:type="spellStart"/>
            <w:r w:rsidRPr="00B84801">
              <w:rPr>
                <w:color w:val="000000"/>
                <w:sz w:val="24"/>
                <w:szCs w:val="24"/>
                <w:lang w:val="en-ID"/>
              </w:rPr>
              <w:t>memanfaatkan</w:t>
            </w:r>
            <w:proofErr w:type="spellEnd"/>
            <w:r w:rsidRPr="00B84801">
              <w:rPr>
                <w:color w:val="000000"/>
                <w:sz w:val="24"/>
                <w:szCs w:val="24"/>
                <w:lang w:val="en-ID"/>
              </w:rPr>
              <w:t xml:space="preserve"> </w:t>
            </w:r>
            <w:proofErr w:type="spellStart"/>
            <w:r w:rsidRPr="00B84801">
              <w:rPr>
                <w:color w:val="000000"/>
                <w:sz w:val="24"/>
                <w:szCs w:val="24"/>
                <w:lang w:val="en-ID"/>
              </w:rPr>
              <w:t>waktu</w:t>
            </w:r>
            <w:proofErr w:type="spellEnd"/>
            <w:r w:rsidRPr="00B84801">
              <w:rPr>
                <w:color w:val="000000"/>
                <w:sz w:val="24"/>
                <w:szCs w:val="24"/>
                <w:lang w:val="en-ID"/>
              </w:rPr>
              <w:t xml:space="preserve"> dan </w:t>
            </w:r>
            <w:proofErr w:type="spellStart"/>
            <w:r w:rsidRPr="00B84801">
              <w:rPr>
                <w:color w:val="000000"/>
                <w:sz w:val="24"/>
                <w:szCs w:val="24"/>
                <w:lang w:val="en-ID"/>
              </w:rPr>
              <w:t>sumber</w:t>
            </w:r>
            <w:proofErr w:type="spellEnd"/>
            <w:r w:rsidRPr="00B84801">
              <w:rPr>
                <w:color w:val="000000"/>
                <w:sz w:val="24"/>
                <w:szCs w:val="24"/>
                <w:lang w:val="en-ID"/>
              </w:rPr>
              <w:t xml:space="preserve"> </w:t>
            </w:r>
            <w:proofErr w:type="spellStart"/>
            <w:r w:rsidRPr="00B84801">
              <w:rPr>
                <w:color w:val="000000"/>
                <w:sz w:val="24"/>
                <w:szCs w:val="24"/>
                <w:lang w:val="en-ID"/>
              </w:rPr>
              <w:t>daya</w:t>
            </w:r>
            <w:proofErr w:type="spellEnd"/>
            <w:r w:rsidRPr="00B84801">
              <w:rPr>
                <w:color w:val="000000"/>
                <w:sz w:val="24"/>
                <w:szCs w:val="24"/>
                <w:lang w:val="en-ID"/>
              </w:rPr>
              <w:t xml:space="preserve"> </w:t>
            </w:r>
            <w:proofErr w:type="spellStart"/>
            <w:r w:rsidRPr="00B84801">
              <w:rPr>
                <w:color w:val="000000"/>
                <w:sz w:val="24"/>
                <w:szCs w:val="24"/>
                <w:lang w:val="en-ID"/>
              </w:rPr>
              <w:t>kerja</w:t>
            </w:r>
            <w:proofErr w:type="spellEnd"/>
            <w:r w:rsidRPr="00B84801">
              <w:rPr>
                <w:color w:val="000000"/>
                <w:sz w:val="24"/>
                <w:szCs w:val="24"/>
                <w:lang w:val="en-ID"/>
              </w:rPr>
              <w:t xml:space="preserve"> (</w:t>
            </w:r>
            <w:proofErr w:type="spellStart"/>
            <w:r w:rsidRPr="00B84801">
              <w:rPr>
                <w:color w:val="000000"/>
                <w:sz w:val="24"/>
                <w:szCs w:val="24"/>
                <w:lang w:val="en-ID"/>
              </w:rPr>
              <w:t>aplikasi</w:t>
            </w:r>
            <w:proofErr w:type="spellEnd"/>
            <w:r w:rsidRPr="00B84801">
              <w:rPr>
                <w:color w:val="000000"/>
                <w:sz w:val="24"/>
                <w:szCs w:val="24"/>
                <w:lang w:val="en-ID"/>
              </w:rPr>
              <w:t xml:space="preserve">, </w:t>
            </w:r>
            <w:proofErr w:type="spellStart"/>
            <w:r w:rsidRPr="00B84801">
              <w:rPr>
                <w:color w:val="000000"/>
                <w:sz w:val="24"/>
                <w:szCs w:val="24"/>
                <w:lang w:val="en-ID"/>
              </w:rPr>
              <w:t>perangkat</w:t>
            </w:r>
            <w:proofErr w:type="spellEnd"/>
            <w:r w:rsidRPr="00B84801">
              <w:rPr>
                <w:color w:val="000000"/>
                <w:sz w:val="24"/>
                <w:szCs w:val="24"/>
                <w:lang w:val="en-ID"/>
              </w:rPr>
              <w:t xml:space="preserve">) </w:t>
            </w:r>
            <w:proofErr w:type="spellStart"/>
            <w:r w:rsidRPr="00B84801">
              <w:rPr>
                <w:color w:val="000000"/>
                <w:sz w:val="24"/>
                <w:szCs w:val="24"/>
                <w:lang w:val="en-ID"/>
              </w:rPr>
              <w:t>secara</w:t>
            </w:r>
            <w:proofErr w:type="spellEnd"/>
            <w:r w:rsidRPr="00B84801">
              <w:rPr>
                <w:color w:val="000000"/>
                <w:sz w:val="24"/>
                <w:szCs w:val="24"/>
                <w:lang w:val="en-ID"/>
              </w:rPr>
              <w:t xml:space="preserve"> </w:t>
            </w:r>
            <w:proofErr w:type="spellStart"/>
            <w:r w:rsidRPr="00B84801">
              <w:rPr>
                <w:color w:val="000000"/>
                <w:sz w:val="24"/>
                <w:szCs w:val="24"/>
                <w:lang w:val="en-ID"/>
              </w:rPr>
              <w:t>efektif</w:t>
            </w:r>
            <w:proofErr w:type="spellEnd"/>
            <w:r w:rsidRPr="00B84801">
              <w:rPr>
                <w:color w:val="000000"/>
                <w:sz w:val="24"/>
                <w:szCs w:val="24"/>
                <w:lang w:val="en-ID"/>
              </w:rPr>
              <w:t xml:space="preserve"> </w:t>
            </w:r>
            <w:proofErr w:type="spellStart"/>
            <w:r w:rsidRPr="00B84801">
              <w:rPr>
                <w:color w:val="000000"/>
                <w:sz w:val="24"/>
                <w:szCs w:val="24"/>
                <w:lang w:val="en-ID"/>
              </w:rPr>
              <w:t>untuk</w:t>
            </w:r>
            <w:proofErr w:type="spellEnd"/>
            <w:r w:rsidRPr="00B84801">
              <w:rPr>
                <w:color w:val="000000"/>
                <w:sz w:val="24"/>
                <w:szCs w:val="24"/>
                <w:lang w:val="en-ID"/>
              </w:rPr>
              <w:t xml:space="preserve"> </w:t>
            </w:r>
            <w:proofErr w:type="spellStart"/>
            <w:r w:rsidRPr="00B84801">
              <w:rPr>
                <w:color w:val="000000"/>
                <w:sz w:val="24"/>
                <w:szCs w:val="24"/>
                <w:lang w:val="en-ID"/>
              </w:rPr>
              <w:t>mencapai</w:t>
            </w:r>
            <w:proofErr w:type="spellEnd"/>
            <w:r w:rsidRPr="00B84801">
              <w:rPr>
                <w:color w:val="000000"/>
                <w:sz w:val="24"/>
                <w:szCs w:val="24"/>
                <w:lang w:val="en-ID"/>
              </w:rPr>
              <w:t xml:space="preserve"> </w:t>
            </w:r>
            <w:proofErr w:type="spellStart"/>
            <w:r w:rsidRPr="00B84801">
              <w:rPr>
                <w:color w:val="000000"/>
                <w:sz w:val="24"/>
                <w:szCs w:val="24"/>
                <w:lang w:val="en-ID"/>
              </w:rPr>
              <w:t>hasil</w:t>
            </w:r>
            <w:proofErr w:type="spellEnd"/>
            <w:r w:rsidRPr="00B84801">
              <w:rPr>
                <w:color w:val="000000"/>
                <w:sz w:val="24"/>
                <w:szCs w:val="24"/>
                <w:lang w:val="en-ID"/>
              </w:rPr>
              <w:t xml:space="preserve"> optimal.</w:t>
            </w:r>
          </w:p>
        </w:tc>
        <w:tc>
          <w:tcPr>
            <w:tcW w:w="644" w:type="dxa"/>
            <w:tcBorders>
              <w:top w:val="nil"/>
              <w:left w:val="nil"/>
              <w:bottom w:val="single" w:sz="4" w:space="0" w:color="auto"/>
              <w:right w:val="single" w:sz="4" w:space="0" w:color="auto"/>
            </w:tcBorders>
            <w:vAlign w:val="center"/>
            <w:hideMark/>
          </w:tcPr>
          <w:p w14:paraId="0432BDA9"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539" w:type="dxa"/>
            <w:tcBorders>
              <w:top w:val="nil"/>
              <w:left w:val="nil"/>
              <w:bottom w:val="single" w:sz="4" w:space="0" w:color="auto"/>
              <w:right w:val="single" w:sz="4" w:space="0" w:color="auto"/>
            </w:tcBorders>
            <w:vAlign w:val="center"/>
            <w:hideMark/>
          </w:tcPr>
          <w:p w14:paraId="29A2BDBC"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464" w:type="dxa"/>
            <w:tcBorders>
              <w:top w:val="nil"/>
              <w:left w:val="nil"/>
              <w:bottom w:val="single" w:sz="4" w:space="0" w:color="auto"/>
              <w:right w:val="single" w:sz="4" w:space="0" w:color="auto"/>
            </w:tcBorders>
            <w:vAlign w:val="center"/>
            <w:hideMark/>
          </w:tcPr>
          <w:p w14:paraId="635597C2"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519" w:type="dxa"/>
            <w:tcBorders>
              <w:top w:val="nil"/>
              <w:left w:val="nil"/>
              <w:bottom w:val="single" w:sz="4" w:space="0" w:color="auto"/>
              <w:right w:val="single" w:sz="4" w:space="0" w:color="auto"/>
            </w:tcBorders>
            <w:vAlign w:val="center"/>
            <w:hideMark/>
          </w:tcPr>
          <w:p w14:paraId="65ABCBBC"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w:t>
            </w:r>
          </w:p>
        </w:tc>
        <w:tc>
          <w:tcPr>
            <w:tcW w:w="534" w:type="dxa"/>
            <w:tcBorders>
              <w:top w:val="nil"/>
              <w:left w:val="nil"/>
              <w:bottom w:val="single" w:sz="4" w:space="0" w:color="auto"/>
              <w:right w:val="single" w:sz="4" w:space="0" w:color="auto"/>
            </w:tcBorders>
            <w:vAlign w:val="center"/>
            <w:hideMark/>
          </w:tcPr>
          <w:p w14:paraId="0AB3D879"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26</w:t>
            </w:r>
          </w:p>
        </w:tc>
        <w:tc>
          <w:tcPr>
            <w:tcW w:w="763" w:type="dxa"/>
            <w:tcBorders>
              <w:top w:val="nil"/>
              <w:left w:val="nil"/>
              <w:bottom w:val="single" w:sz="4" w:space="0" w:color="auto"/>
              <w:right w:val="single" w:sz="4" w:space="0" w:color="auto"/>
            </w:tcBorders>
            <w:vAlign w:val="center"/>
            <w:hideMark/>
          </w:tcPr>
          <w:p w14:paraId="30844006"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33</w:t>
            </w:r>
          </w:p>
        </w:tc>
        <w:tc>
          <w:tcPr>
            <w:tcW w:w="790" w:type="dxa"/>
            <w:tcBorders>
              <w:top w:val="nil"/>
              <w:left w:val="nil"/>
              <w:bottom w:val="single" w:sz="4" w:space="0" w:color="auto"/>
              <w:right w:val="single" w:sz="4" w:space="0" w:color="auto"/>
            </w:tcBorders>
            <w:vAlign w:val="center"/>
            <w:hideMark/>
          </w:tcPr>
          <w:p w14:paraId="5C98E425" w14:textId="5EAB3B4F"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4,606</w:t>
            </w:r>
          </w:p>
        </w:tc>
      </w:tr>
      <w:tr w:rsidR="00B84801" w:rsidRPr="00B84801" w14:paraId="7CD36286" w14:textId="77777777" w:rsidTr="006F14AE">
        <w:trPr>
          <w:trHeight w:val="751"/>
        </w:trPr>
        <w:tc>
          <w:tcPr>
            <w:tcW w:w="3084" w:type="dxa"/>
            <w:tcBorders>
              <w:top w:val="nil"/>
              <w:left w:val="single" w:sz="4" w:space="0" w:color="auto"/>
              <w:bottom w:val="single" w:sz="4" w:space="0" w:color="auto"/>
              <w:right w:val="single" w:sz="4" w:space="0" w:color="auto"/>
            </w:tcBorders>
            <w:hideMark/>
          </w:tcPr>
          <w:p w14:paraId="5D626279" w14:textId="77777777" w:rsidR="00B84801" w:rsidRPr="00B84801" w:rsidRDefault="00B84801" w:rsidP="00B84801">
            <w:pPr>
              <w:spacing w:line="240" w:lineRule="auto"/>
              <w:ind w:firstLine="0"/>
              <w:jc w:val="left"/>
              <w:rPr>
                <w:color w:val="000000"/>
                <w:sz w:val="24"/>
                <w:szCs w:val="24"/>
                <w:lang w:val="en-ID"/>
              </w:rPr>
            </w:pPr>
            <w:r w:rsidRPr="00B84801">
              <w:rPr>
                <w:color w:val="000000"/>
                <w:sz w:val="24"/>
                <w:szCs w:val="24"/>
                <w:lang w:val="en-ID"/>
              </w:rPr>
              <w:lastRenderedPageBreak/>
              <w:t xml:space="preserve">Saya </w:t>
            </w:r>
            <w:proofErr w:type="spellStart"/>
            <w:r w:rsidRPr="00B84801">
              <w:rPr>
                <w:color w:val="000000"/>
                <w:sz w:val="24"/>
                <w:szCs w:val="24"/>
                <w:lang w:val="en-ID"/>
              </w:rPr>
              <w:t>mampu</w:t>
            </w:r>
            <w:proofErr w:type="spellEnd"/>
            <w:r w:rsidRPr="00B84801">
              <w:rPr>
                <w:color w:val="000000"/>
                <w:sz w:val="24"/>
                <w:szCs w:val="24"/>
                <w:lang w:val="en-ID"/>
              </w:rPr>
              <w:t xml:space="preserve"> </w:t>
            </w:r>
            <w:proofErr w:type="spellStart"/>
            <w:r w:rsidRPr="00B84801">
              <w:rPr>
                <w:color w:val="000000"/>
                <w:sz w:val="24"/>
                <w:szCs w:val="24"/>
                <w:lang w:val="en-ID"/>
              </w:rPr>
              <w:t>bekerja</w:t>
            </w:r>
            <w:proofErr w:type="spellEnd"/>
            <w:r w:rsidRPr="00B84801">
              <w:rPr>
                <w:color w:val="000000"/>
                <w:sz w:val="24"/>
                <w:szCs w:val="24"/>
                <w:lang w:val="en-ID"/>
              </w:rPr>
              <w:t xml:space="preserve"> </w:t>
            </w:r>
            <w:proofErr w:type="spellStart"/>
            <w:r w:rsidRPr="00B84801">
              <w:rPr>
                <w:color w:val="000000"/>
                <w:sz w:val="24"/>
                <w:szCs w:val="24"/>
                <w:lang w:val="en-ID"/>
              </w:rPr>
              <w:t>secara</w:t>
            </w:r>
            <w:proofErr w:type="spellEnd"/>
            <w:r w:rsidRPr="00B84801">
              <w:rPr>
                <w:color w:val="000000"/>
                <w:sz w:val="24"/>
                <w:szCs w:val="24"/>
                <w:lang w:val="en-ID"/>
              </w:rPr>
              <w:t xml:space="preserve"> </w:t>
            </w:r>
            <w:proofErr w:type="spellStart"/>
            <w:r w:rsidRPr="00B84801">
              <w:rPr>
                <w:color w:val="000000"/>
                <w:sz w:val="24"/>
                <w:szCs w:val="24"/>
                <w:lang w:val="en-ID"/>
              </w:rPr>
              <w:t>efektif</w:t>
            </w:r>
            <w:proofErr w:type="spellEnd"/>
            <w:r w:rsidRPr="00B84801">
              <w:rPr>
                <w:color w:val="000000"/>
                <w:sz w:val="24"/>
                <w:szCs w:val="24"/>
                <w:lang w:val="en-ID"/>
              </w:rPr>
              <w:t xml:space="preserve"> </w:t>
            </w:r>
            <w:proofErr w:type="spellStart"/>
            <w:r w:rsidRPr="00B84801">
              <w:rPr>
                <w:color w:val="000000"/>
                <w:sz w:val="24"/>
                <w:szCs w:val="24"/>
                <w:lang w:val="en-ID"/>
              </w:rPr>
              <w:t>tanpa</w:t>
            </w:r>
            <w:proofErr w:type="spellEnd"/>
            <w:r w:rsidRPr="00B84801">
              <w:rPr>
                <w:color w:val="000000"/>
                <w:sz w:val="24"/>
                <w:szCs w:val="24"/>
                <w:lang w:val="en-ID"/>
              </w:rPr>
              <w:t xml:space="preserve"> </w:t>
            </w:r>
            <w:proofErr w:type="spellStart"/>
            <w:r w:rsidRPr="00B84801">
              <w:rPr>
                <w:color w:val="000000"/>
                <w:sz w:val="24"/>
                <w:szCs w:val="24"/>
                <w:lang w:val="en-ID"/>
              </w:rPr>
              <w:t>memerlukan</w:t>
            </w:r>
            <w:proofErr w:type="spellEnd"/>
            <w:r w:rsidRPr="00B84801">
              <w:rPr>
                <w:color w:val="000000"/>
                <w:sz w:val="24"/>
                <w:szCs w:val="24"/>
                <w:lang w:val="en-ID"/>
              </w:rPr>
              <w:t xml:space="preserve"> </w:t>
            </w:r>
            <w:proofErr w:type="spellStart"/>
            <w:r w:rsidRPr="00B84801">
              <w:rPr>
                <w:color w:val="000000"/>
                <w:sz w:val="24"/>
                <w:szCs w:val="24"/>
                <w:lang w:val="en-ID"/>
              </w:rPr>
              <w:t>pengawasan</w:t>
            </w:r>
            <w:proofErr w:type="spellEnd"/>
            <w:r w:rsidRPr="00B84801">
              <w:rPr>
                <w:color w:val="000000"/>
                <w:sz w:val="24"/>
                <w:szCs w:val="24"/>
                <w:lang w:val="en-ID"/>
              </w:rPr>
              <w:t xml:space="preserve"> </w:t>
            </w:r>
            <w:proofErr w:type="spellStart"/>
            <w:r w:rsidRPr="00B84801">
              <w:rPr>
                <w:color w:val="000000"/>
                <w:sz w:val="24"/>
                <w:szCs w:val="24"/>
                <w:lang w:val="en-ID"/>
              </w:rPr>
              <w:t>langsung</w:t>
            </w:r>
            <w:proofErr w:type="spellEnd"/>
            <w:r w:rsidRPr="00B84801">
              <w:rPr>
                <w:color w:val="000000"/>
                <w:sz w:val="24"/>
                <w:szCs w:val="24"/>
                <w:lang w:val="en-ID"/>
              </w:rPr>
              <w:t xml:space="preserve"> yang </w:t>
            </w:r>
            <w:proofErr w:type="spellStart"/>
            <w:r w:rsidRPr="00B84801">
              <w:rPr>
                <w:color w:val="000000"/>
                <w:sz w:val="24"/>
                <w:szCs w:val="24"/>
                <w:lang w:val="en-ID"/>
              </w:rPr>
              <w:t>ketat</w:t>
            </w:r>
            <w:proofErr w:type="spellEnd"/>
            <w:r w:rsidRPr="00B84801">
              <w:rPr>
                <w:color w:val="000000"/>
                <w:sz w:val="24"/>
                <w:szCs w:val="24"/>
                <w:lang w:val="en-ID"/>
              </w:rPr>
              <w:t>.</w:t>
            </w:r>
          </w:p>
        </w:tc>
        <w:tc>
          <w:tcPr>
            <w:tcW w:w="644" w:type="dxa"/>
            <w:tcBorders>
              <w:top w:val="nil"/>
              <w:left w:val="nil"/>
              <w:bottom w:val="single" w:sz="4" w:space="0" w:color="auto"/>
              <w:right w:val="single" w:sz="4" w:space="0" w:color="auto"/>
            </w:tcBorders>
            <w:vAlign w:val="center"/>
            <w:hideMark/>
          </w:tcPr>
          <w:p w14:paraId="22689859"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539" w:type="dxa"/>
            <w:tcBorders>
              <w:top w:val="nil"/>
              <w:left w:val="nil"/>
              <w:bottom w:val="single" w:sz="4" w:space="0" w:color="auto"/>
              <w:right w:val="single" w:sz="4" w:space="0" w:color="auto"/>
            </w:tcBorders>
            <w:vAlign w:val="center"/>
            <w:hideMark/>
          </w:tcPr>
          <w:p w14:paraId="21A94063"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464" w:type="dxa"/>
            <w:tcBorders>
              <w:top w:val="nil"/>
              <w:left w:val="nil"/>
              <w:bottom w:val="single" w:sz="4" w:space="0" w:color="auto"/>
              <w:right w:val="single" w:sz="4" w:space="0" w:color="auto"/>
            </w:tcBorders>
            <w:vAlign w:val="center"/>
            <w:hideMark/>
          </w:tcPr>
          <w:p w14:paraId="7517D653"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w:t>
            </w:r>
          </w:p>
        </w:tc>
        <w:tc>
          <w:tcPr>
            <w:tcW w:w="519" w:type="dxa"/>
            <w:tcBorders>
              <w:top w:val="nil"/>
              <w:left w:val="nil"/>
              <w:bottom w:val="single" w:sz="4" w:space="0" w:color="auto"/>
              <w:right w:val="single" w:sz="4" w:space="0" w:color="auto"/>
            </w:tcBorders>
            <w:vAlign w:val="center"/>
            <w:hideMark/>
          </w:tcPr>
          <w:p w14:paraId="2E862F7B"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w:t>
            </w:r>
          </w:p>
        </w:tc>
        <w:tc>
          <w:tcPr>
            <w:tcW w:w="534" w:type="dxa"/>
            <w:tcBorders>
              <w:top w:val="nil"/>
              <w:left w:val="nil"/>
              <w:bottom w:val="single" w:sz="4" w:space="0" w:color="auto"/>
              <w:right w:val="single" w:sz="4" w:space="0" w:color="auto"/>
            </w:tcBorders>
            <w:vAlign w:val="center"/>
            <w:hideMark/>
          </w:tcPr>
          <w:p w14:paraId="6CD848CA"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25</w:t>
            </w:r>
          </w:p>
        </w:tc>
        <w:tc>
          <w:tcPr>
            <w:tcW w:w="763" w:type="dxa"/>
            <w:tcBorders>
              <w:top w:val="nil"/>
              <w:left w:val="nil"/>
              <w:bottom w:val="single" w:sz="4" w:space="0" w:color="auto"/>
              <w:right w:val="single" w:sz="4" w:space="0" w:color="auto"/>
            </w:tcBorders>
            <w:vAlign w:val="center"/>
            <w:hideMark/>
          </w:tcPr>
          <w:p w14:paraId="406D55AF"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33</w:t>
            </w:r>
          </w:p>
        </w:tc>
        <w:tc>
          <w:tcPr>
            <w:tcW w:w="790" w:type="dxa"/>
            <w:tcBorders>
              <w:top w:val="nil"/>
              <w:left w:val="nil"/>
              <w:bottom w:val="single" w:sz="4" w:space="0" w:color="auto"/>
              <w:right w:val="single" w:sz="4" w:space="0" w:color="auto"/>
            </w:tcBorders>
            <w:vAlign w:val="center"/>
            <w:hideMark/>
          </w:tcPr>
          <w:p w14:paraId="3D7CEE6B" w14:textId="636A4996"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4,636</w:t>
            </w:r>
          </w:p>
        </w:tc>
      </w:tr>
      <w:tr w:rsidR="00B84801" w:rsidRPr="00B84801" w14:paraId="20D804C0" w14:textId="77777777" w:rsidTr="006F14AE">
        <w:trPr>
          <w:trHeight w:val="751"/>
        </w:trPr>
        <w:tc>
          <w:tcPr>
            <w:tcW w:w="3084" w:type="dxa"/>
            <w:tcBorders>
              <w:top w:val="nil"/>
              <w:left w:val="single" w:sz="4" w:space="0" w:color="auto"/>
              <w:bottom w:val="single" w:sz="4" w:space="0" w:color="auto"/>
              <w:right w:val="single" w:sz="4" w:space="0" w:color="auto"/>
            </w:tcBorders>
            <w:hideMark/>
          </w:tcPr>
          <w:p w14:paraId="54779ED9" w14:textId="77777777" w:rsidR="00B84801" w:rsidRPr="00B84801" w:rsidRDefault="00B84801" w:rsidP="00B84801">
            <w:pPr>
              <w:spacing w:line="240" w:lineRule="auto"/>
              <w:ind w:firstLine="0"/>
              <w:jc w:val="left"/>
              <w:rPr>
                <w:color w:val="000000"/>
                <w:sz w:val="24"/>
                <w:szCs w:val="24"/>
                <w:lang w:val="en-ID"/>
              </w:rPr>
            </w:pPr>
            <w:r w:rsidRPr="00B84801">
              <w:rPr>
                <w:color w:val="000000"/>
                <w:sz w:val="24"/>
                <w:szCs w:val="24"/>
                <w:lang w:val="en-ID"/>
              </w:rPr>
              <w:t xml:space="preserve">Saya </w:t>
            </w:r>
            <w:proofErr w:type="spellStart"/>
            <w:r w:rsidRPr="00B84801">
              <w:rPr>
                <w:color w:val="000000"/>
                <w:sz w:val="24"/>
                <w:szCs w:val="24"/>
                <w:lang w:val="en-ID"/>
              </w:rPr>
              <w:t>dapat</w:t>
            </w:r>
            <w:proofErr w:type="spellEnd"/>
            <w:r w:rsidRPr="00B84801">
              <w:rPr>
                <w:color w:val="000000"/>
                <w:sz w:val="24"/>
                <w:szCs w:val="24"/>
                <w:lang w:val="en-ID"/>
              </w:rPr>
              <w:t xml:space="preserve"> </w:t>
            </w:r>
            <w:proofErr w:type="spellStart"/>
            <w:r w:rsidRPr="00B84801">
              <w:rPr>
                <w:color w:val="000000"/>
                <w:sz w:val="24"/>
                <w:szCs w:val="24"/>
                <w:lang w:val="en-ID"/>
              </w:rPr>
              <w:t>menyelesaikan</w:t>
            </w:r>
            <w:proofErr w:type="spellEnd"/>
            <w:r w:rsidRPr="00B84801">
              <w:rPr>
                <w:color w:val="000000"/>
                <w:sz w:val="24"/>
                <w:szCs w:val="24"/>
                <w:lang w:val="en-ID"/>
              </w:rPr>
              <w:t xml:space="preserve"> </w:t>
            </w:r>
            <w:proofErr w:type="spellStart"/>
            <w:r w:rsidRPr="00B84801">
              <w:rPr>
                <w:color w:val="000000"/>
                <w:sz w:val="24"/>
                <w:szCs w:val="24"/>
                <w:lang w:val="en-ID"/>
              </w:rPr>
              <w:t>pekerjaan</w:t>
            </w:r>
            <w:proofErr w:type="spellEnd"/>
            <w:r w:rsidRPr="00B84801">
              <w:rPr>
                <w:color w:val="000000"/>
                <w:sz w:val="24"/>
                <w:szCs w:val="24"/>
                <w:lang w:val="en-ID"/>
              </w:rPr>
              <w:t xml:space="preserve"> </w:t>
            </w:r>
            <w:proofErr w:type="spellStart"/>
            <w:r w:rsidRPr="00B84801">
              <w:rPr>
                <w:color w:val="000000"/>
                <w:sz w:val="24"/>
                <w:szCs w:val="24"/>
                <w:lang w:val="en-ID"/>
              </w:rPr>
              <w:t>secara</w:t>
            </w:r>
            <w:proofErr w:type="spellEnd"/>
            <w:r w:rsidRPr="00B84801">
              <w:rPr>
                <w:color w:val="000000"/>
                <w:sz w:val="24"/>
                <w:szCs w:val="24"/>
                <w:lang w:val="en-ID"/>
              </w:rPr>
              <w:t xml:space="preserve"> </w:t>
            </w:r>
            <w:proofErr w:type="spellStart"/>
            <w:r w:rsidRPr="00B84801">
              <w:rPr>
                <w:color w:val="000000"/>
                <w:sz w:val="24"/>
                <w:szCs w:val="24"/>
                <w:lang w:val="en-ID"/>
              </w:rPr>
              <w:t>mandiri</w:t>
            </w:r>
            <w:proofErr w:type="spellEnd"/>
            <w:r w:rsidRPr="00B84801">
              <w:rPr>
                <w:color w:val="000000"/>
                <w:sz w:val="24"/>
                <w:szCs w:val="24"/>
                <w:lang w:val="en-ID"/>
              </w:rPr>
              <w:t xml:space="preserve"> </w:t>
            </w:r>
            <w:proofErr w:type="spellStart"/>
            <w:r w:rsidRPr="00B84801">
              <w:rPr>
                <w:color w:val="000000"/>
                <w:sz w:val="24"/>
                <w:szCs w:val="24"/>
                <w:lang w:val="en-ID"/>
              </w:rPr>
              <w:t>saat</w:t>
            </w:r>
            <w:proofErr w:type="spellEnd"/>
            <w:r w:rsidRPr="00B84801">
              <w:rPr>
                <w:color w:val="000000"/>
                <w:sz w:val="24"/>
                <w:szCs w:val="24"/>
                <w:lang w:val="en-ID"/>
              </w:rPr>
              <w:t xml:space="preserve"> </w:t>
            </w:r>
            <w:proofErr w:type="spellStart"/>
            <w:r w:rsidRPr="00B84801">
              <w:rPr>
                <w:color w:val="000000"/>
                <w:sz w:val="24"/>
                <w:szCs w:val="24"/>
                <w:lang w:val="en-ID"/>
              </w:rPr>
              <w:t>bekerja</w:t>
            </w:r>
            <w:proofErr w:type="spellEnd"/>
            <w:r w:rsidRPr="00B84801">
              <w:rPr>
                <w:color w:val="000000"/>
                <w:sz w:val="24"/>
                <w:szCs w:val="24"/>
                <w:lang w:val="en-ID"/>
              </w:rPr>
              <w:t xml:space="preserve"> </w:t>
            </w:r>
            <w:proofErr w:type="spellStart"/>
            <w:r w:rsidRPr="00B84801">
              <w:rPr>
                <w:color w:val="000000"/>
                <w:sz w:val="24"/>
                <w:szCs w:val="24"/>
                <w:lang w:val="en-ID"/>
              </w:rPr>
              <w:t>dari</w:t>
            </w:r>
            <w:proofErr w:type="spellEnd"/>
            <w:r w:rsidRPr="00B84801">
              <w:rPr>
                <w:color w:val="000000"/>
                <w:sz w:val="24"/>
                <w:szCs w:val="24"/>
                <w:lang w:val="en-ID"/>
              </w:rPr>
              <w:t xml:space="preserve"> </w:t>
            </w:r>
            <w:proofErr w:type="spellStart"/>
            <w:r w:rsidRPr="00B84801">
              <w:rPr>
                <w:color w:val="000000"/>
                <w:sz w:val="24"/>
                <w:szCs w:val="24"/>
                <w:lang w:val="en-ID"/>
              </w:rPr>
              <w:t>luar</w:t>
            </w:r>
            <w:proofErr w:type="spellEnd"/>
            <w:r w:rsidRPr="00B84801">
              <w:rPr>
                <w:color w:val="000000"/>
                <w:sz w:val="24"/>
                <w:szCs w:val="24"/>
                <w:lang w:val="en-ID"/>
              </w:rPr>
              <w:t xml:space="preserve"> </w:t>
            </w:r>
            <w:proofErr w:type="spellStart"/>
            <w:r w:rsidRPr="00B84801">
              <w:rPr>
                <w:color w:val="000000"/>
                <w:sz w:val="24"/>
                <w:szCs w:val="24"/>
                <w:lang w:val="en-ID"/>
              </w:rPr>
              <w:t>kantor</w:t>
            </w:r>
            <w:proofErr w:type="spellEnd"/>
            <w:r w:rsidRPr="00B84801">
              <w:rPr>
                <w:color w:val="000000"/>
                <w:sz w:val="24"/>
                <w:szCs w:val="24"/>
                <w:lang w:val="en-ID"/>
              </w:rPr>
              <w:t xml:space="preserve"> (WFH).</w:t>
            </w:r>
          </w:p>
        </w:tc>
        <w:tc>
          <w:tcPr>
            <w:tcW w:w="644" w:type="dxa"/>
            <w:tcBorders>
              <w:top w:val="nil"/>
              <w:left w:val="nil"/>
              <w:bottom w:val="single" w:sz="4" w:space="0" w:color="auto"/>
              <w:right w:val="single" w:sz="4" w:space="0" w:color="auto"/>
            </w:tcBorders>
            <w:vAlign w:val="center"/>
            <w:hideMark/>
          </w:tcPr>
          <w:p w14:paraId="0C15C187"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539" w:type="dxa"/>
            <w:tcBorders>
              <w:top w:val="nil"/>
              <w:left w:val="nil"/>
              <w:bottom w:val="single" w:sz="4" w:space="0" w:color="auto"/>
              <w:right w:val="single" w:sz="4" w:space="0" w:color="auto"/>
            </w:tcBorders>
            <w:vAlign w:val="center"/>
            <w:hideMark/>
          </w:tcPr>
          <w:p w14:paraId="39AE1197"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464" w:type="dxa"/>
            <w:tcBorders>
              <w:top w:val="nil"/>
              <w:left w:val="nil"/>
              <w:bottom w:val="single" w:sz="4" w:space="0" w:color="auto"/>
              <w:right w:val="single" w:sz="4" w:space="0" w:color="auto"/>
            </w:tcBorders>
            <w:vAlign w:val="center"/>
            <w:hideMark/>
          </w:tcPr>
          <w:p w14:paraId="65E59483"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519" w:type="dxa"/>
            <w:tcBorders>
              <w:top w:val="nil"/>
              <w:left w:val="nil"/>
              <w:bottom w:val="single" w:sz="4" w:space="0" w:color="auto"/>
              <w:right w:val="single" w:sz="4" w:space="0" w:color="auto"/>
            </w:tcBorders>
            <w:vAlign w:val="center"/>
            <w:hideMark/>
          </w:tcPr>
          <w:p w14:paraId="337F4A72"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5</w:t>
            </w:r>
          </w:p>
        </w:tc>
        <w:tc>
          <w:tcPr>
            <w:tcW w:w="534" w:type="dxa"/>
            <w:tcBorders>
              <w:top w:val="nil"/>
              <w:left w:val="nil"/>
              <w:bottom w:val="single" w:sz="4" w:space="0" w:color="auto"/>
              <w:right w:val="single" w:sz="4" w:space="0" w:color="auto"/>
            </w:tcBorders>
            <w:vAlign w:val="center"/>
            <w:hideMark/>
          </w:tcPr>
          <w:p w14:paraId="3557BD9F"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26</w:t>
            </w:r>
          </w:p>
        </w:tc>
        <w:tc>
          <w:tcPr>
            <w:tcW w:w="763" w:type="dxa"/>
            <w:tcBorders>
              <w:top w:val="nil"/>
              <w:left w:val="nil"/>
              <w:bottom w:val="single" w:sz="4" w:space="0" w:color="auto"/>
              <w:right w:val="single" w:sz="4" w:space="0" w:color="auto"/>
            </w:tcBorders>
            <w:vAlign w:val="center"/>
            <w:hideMark/>
          </w:tcPr>
          <w:p w14:paraId="02125E2C"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33</w:t>
            </w:r>
          </w:p>
        </w:tc>
        <w:tc>
          <w:tcPr>
            <w:tcW w:w="790" w:type="dxa"/>
            <w:tcBorders>
              <w:top w:val="nil"/>
              <w:left w:val="nil"/>
              <w:bottom w:val="single" w:sz="4" w:space="0" w:color="auto"/>
              <w:right w:val="single" w:sz="4" w:space="0" w:color="auto"/>
            </w:tcBorders>
            <w:vAlign w:val="center"/>
            <w:hideMark/>
          </w:tcPr>
          <w:p w14:paraId="15B3768F" w14:textId="32FBC0D6"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4,697</w:t>
            </w:r>
          </w:p>
        </w:tc>
      </w:tr>
      <w:tr w:rsidR="00B84801" w:rsidRPr="00B84801" w14:paraId="710B0E95" w14:textId="77777777" w:rsidTr="006F14AE">
        <w:trPr>
          <w:trHeight w:val="751"/>
        </w:trPr>
        <w:tc>
          <w:tcPr>
            <w:tcW w:w="3084" w:type="dxa"/>
            <w:tcBorders>
              <w:top w:val="nil"/>
              <w:left w:val="single" w:sz="4" w:space="0" w:color="auto"/>
              <w:bottom w:val="single" w:sz="4" w:space="0" w:color="auto"/>
              <w:right w:val="single" w:sz="4" w:space="0" w:color="auto"/>
            </w:tcBorders>
            <w:hideMark/>
          </w:tcPr>
          <w:p w14:paraId="1A3AF818" w14:textId="77777777" w:rsidR="00B84801" w:rsidRPr="00B84801" w:rsidRDefault="00B84801" w:rsidP="00B84801">
            <w:pPr>
              <w:spacing w:line="240" w:lineRule="auto"/>
              <w:ind w:firstLine="0"/>
              <w:jc w:val="left"/>
              <w:rPr>
                <w:color w:val="000000"/>
                <w:sz w:val="24"/>
                <w:szCs w:val="24"/>
                <w:lang w:val="en-ID"/>
              </w:rPr>
            </w:pPr>
            <w:r w:rsidRPr="00B84801">
              <w:rPr>
                <w:color w:val="000000"/>
                <w:sz w:val="24"/>
                <w:szCs w:val="24"/>
                <w:lang w:val="en-ID"/>
              </w:rPr>
              <w:t xml:space="preserve">Saya </w:t>
            </w:r>
            <w:proofErr w:type="spellStart"/>
            <w:r w:rsidRPr="00B84801">
              <w:rPr>
                <w:color w:val="000000"/>
                <w:sz w:val="24"/>
                <w:szCs w:val="24"/>
                <w:lang w:val="en-ID"/>
              </w:rPr>
              <w:t>memiliki</w:t>
            </w:r>
            <w:proofErr w:type="spellEnd"/>
            <w:r w:rsidRPr="00B84801">
              <w:rPr>
                <w:color w:val="000000"/>
                <w:sz w:val="24"/>
                <w:szCs w:val="24"/>
                <w:lang w:val="en-ID"/>
              </w:rPr>
              <w:t xml:space="preserve"> </w:t>
            </w:r>
            <w:proofErr w:type="spellStart"/>
            <w:r w:rsidRPr="00B84801">
              <w:rPr>
                <w:color w:val="000000"/>
                <w:sz w:val="24"/>
                <w:szCs w:val="24"/>
                <w:lang w:val="en-ID"/>
              </w:rPr>
              <w:t>tanggung</w:t>
            </w:r>
            <w:proofErr w:type="spellEnd"/>
            <w:r w:rsidRPr="00B84801">
              <w:rPr>
                <w:color w:val="000000"/>
                <w:sz w:val="24"/>
                <w:szCs w:val="24"/>
                <w:lang w:val="en-ID"/>
              </w:rPr>
              <w:t xml:space="preserve"> </w:t>
            </w:r>
            <w:proofErr w:type="spellStart"/>
            <w:r w:rsidRPr="00B84801">
              <w:rPr>
                <w:color w:val="000000"/>
                <w:sz w:val="24"/>
                <w:szCs w:val="24"/>
                <w:lang w:val="en-ID"/>
              </w:rPr>
              <w:t>jawab</w:t>
            </w:r>
            <w:proofErr w:type="spellEnd"/>
            <w:r w:rsidRPr="00B84801">
              <w:rPr>
                <w:color w:val="000000"/>
                <w:sz w:val="24"/>
                <w:szCs w:val="24"/>
                <w:lang w:val="en-ID"/>
              </w:rPr>
              <w:t xml:space="preserve"> dan </w:t>
            </w:r>
            <w:proofErr w:type="spellStart"/>
            <w:r w:rsidRPr="00B84801">
              <w:rPr>
                <w:color w:val="000000"/>
                <w:sz w:val="24"/>
                <w:szCs w:val="24"/>
                <w:lang w:val="en-ID"/>
              </w:rPr>
              <w:t>komitmen</w:t>
            </w:r>
            <w:proofErr w:type="spellEnd"/>
            <w:r w:rsidRPr="00B84801">
              <w:rPr>
                <w:color w:val="000000"/>
                <w:sz w:val="24"/>
                <w:szCs w:val="24"/>
                <w:lang w:val="en-ID"/>
              </w:rPr>
              <w:t xml:space="preserve"> </w:t>
            </w:r>
            <w:proofErr w:type="spellStart"/>
            <w:r w:rsidRPr="00B84801">
              <w:rPr>
                <w:color w:val="000000"/>
                <w:sz w:val="24"/>
                <w:szCs w:val="24"/>
                <w:lang w:val="en-ID"/>
              </w:rPr>
              <w:t>tinggi</w:t>
            </w:r>
            <w:proofErr w:type="spellEnd"/>
            <w:r w:rsidRPr="00B84801">
              <w:rPr>
                <w:color w:val="000000"/>
                <w:sz w:val="24"/>
                <w:szCs w:val="24"/>
                <w:lang w:val="en-ID"/>
              </w:rPr>
              <w:t xml:space="preserve"> </w:t>
            </w:r>
            <w:proofErr w:type="spellStart"/>
            <w:r w:rsidRPr="00B84801">
              <w:rPr>
                <w:color w:val="000000"/>
                <w:sz w:val="24"/>
                <w:szCs w:val="24"/>
                <w:lang w:val="en-ID"/>
              </w:rPr>
              <w:t>terhadap</w:t>
            </w:r>
            <w:proofErr w:type="spellEnd"/>
            <w:r w:rsidRPr="00B84801">
              <w:rPr>
                <w:color w:val="000000"/>
                <w:sz w:val="24"/>
                <w:szCs w:val="24"/>
                <w:lang w:val="en-ID"/>
              </w:rPr>
              <w:t xml:space="preserve"> </w:t>
            </w:r>
            <w:proofErr w:type="spellStart"/>
            <w:r w:rsidRPr="00B84801">
              <w:rPr>
                <w:color w:val="000000"/>
                <w:sz w:val="24"/>
                <w:szCs w:val="24"/>
                <w:lang w:val="en-ID"/>
              </w:rPr>
              <w:t>tugas</w:t>
            </w:r>
            <w:proofErr w:type="spellEnd"/>
            <w:r w:rsidRPr="00B84801">
              <w:rPr>
                <w:color w:val="000000"/>
                <w:sz w:val="24"/>
                <w:szCs w:val="24"/>
                <w:lang w:val="en-ID"/>
              </w:rPr>
              <w:t xml:space="preserve"> </w:t>
            </w:r>
            <w:proofErr w:type="spellStart"/>
            <w:r w:rsidRPr="00B84801">
              <w:rPr>
                <w:color w:val="000000"/>
                <w:sz w:val="24"/>
                <w:szCs w:val="24"/>
                <w:lang w:val="en-ID"/>
              </w:rPr>
              <w:t>kedinasan</w:t>
            </w:r>
            <w:proofErr w:type="spellEnd"/>
            <w:r w:rsidRPr="00B84801">
              <w:rPr>
                <w:color w:val="000000"/>
                <w:sz w:val="24"/>
                <w:szCs w:val="24"/>
                <w:lang w:val="en-ID"/>
              </w:rPr>
              <w:t xml:space="preserve">, </w:t>
            </w:r>
            <w:proofErr w:type="spellStart"/>
            <w:r w:rsidRPr="00B84801">
              <w:rPr>
                <w:color w:val="000000"/>
                <w:sz w:val="24"/>
                <w:szCs w:val="24"/>
                <w:lang w:val="en-ID"/>
              </w:rPr>
              <w:t>sekalipun</w:t>
            </w:r>
            <w:proofErr w:type="spellEnd"/>
            <w:r w:rsidRPr="00B84801">
              <w:rPr>
                <w:color w:val="000000"/>
                <w:sz w:val="24"/>
                <w:szCs w:val="24"/>
                <w:lang w:val="en-ID"/>
              </w:rPr>
              <w:t xml:space="preserve"> </w:t>
            </w:r>
            <w:proofErr w:type="spellStart"/>
            <w:r w:rsidRPr="00B84801">
              <w:rPr>
                <w:color w:val="000000"/>
                <w:sz w:val="24"/>
                <w:szCs w:val="24"/>
                <w:lang w:val="en-ID"/>
              </w:rPr>
              <w:t>sedang</w:t>
            </w:r>
            <w:proofErr w:type="spellEnd"/>
            <w:r w:rsidRPr="00B84801">
              <w:rPr>
                <w:color w:val="000000"/>
                <w:sz w:val="24"/>
                <w:szCs w:val="24"/>
                <w:lang w:val="en-ID"/>
              </w:rPr>
              <w:t xml:space="preserve"> </w:t>
            </w:r>
            <w:proofErr w:type="spellStart"/>
            <w:r w:rsidRPr="00B84801">
              <w:rPr>
                <w:color w:val="000000"/>
                <w:sz w:val="24"/>
                <w:szCs w:val="24"/>
                <w:lang w:val="en-ID"/>
              </w:rPr>
              <w:t>bekerja</w:t>
            </w:r>
            <w:proofErr w:type="spellEnd"/>
            <w:r w:rsidRPr="00B84801">
              <w:rPr>
                <w:color w:val="000000"/>
                <w:sz w:val="24"/>
                <w:szCs w:val="24"/>
                <w:lang w:val="en-ID"/>
              </w:rPr>
              <w:t xml:space="preserve"> </w:t>
            </w:r>
            <w:proofErr w:type="spellStart"/>
            <w:r w:rsidRPr="00B84801">
              <w:rPr>
                <w:color w:val="000000"/>
                <w:sz w:val="24"/>
                <w:szCs w:val="24"/>
                <w:lang w:val="en-ID"/>
              </w:rPr>
              <w:t>fleksibel</w:t>
            </w:r>
            <w:proofErr w:type="spellEnd"/>
          </w:p>
        </w:tc>
        <w:tc>
          <w:tcPr>
            <w:tcW w:w="644" w:type="dxa"/>
            <w:tcBorders>
              <w:top w:val="nil"/>
              <w:left w:val="nil"/>
              <w:bottom w:val="single" w:sz="4" w:space="0" w:color="auto"/>
              <w:right w:val="single" w:sz="4" w:space="0" w:color="auto"/>
            </w:tcBorders>
            <w:vAlign w:val="center"/>
            <w:hideMark/>
          </w:tcPr>
          <w:p w14:paraId="634C68FD"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539" w:type="dxa"/>
            <w:tcBorders>
              <w:top w:val="nil"/>
              <w:left w:val="nil"/>
              <w:bottom w:val="single" w:sz="4" w:space="0" w:color="auto"/>
              <w:right w:val="single" w:sz="4" w:space="0" w:color="auto"/>
            </w:tcBorders>
            <w:vAlign w:val="center"/>
            <w:hideMark/>
          </w:tcPr>
          <w:p w14:paraId="05649B90"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0</w:t>
            </w:r>
          </w:p>
        </w:tc>
        <w:tc>
          <w:tcPr>
            <w:tcW w:w="464" w:type="dxa"/>
            <w:tcBorders>
              <w:top w:val="nil"/>
              <w:left w:val="nil"/>
              <w:bottom w:val="single" w:sz="4" w:space="0" w:color="auto"/>
              <w:right w:val="single" w:sz="4" w:space="0" w:color="auto"/>
            </w:tcBorders>
            <w:vAlign w:val="center"/>
            <w:hideMark/>
          </w:tcPr>
          <w:p w14:paraId="7FB09B21"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1</w:t>
            </w:r>
          </w:p>
        </w:tc>
        <w:tc>
          <w:tcPr>
            <w:tcW w:w="519" w:type="dxa"/>
            <w:tcBorders>
              <w:top w:val="nil"/>
              <w:left w:val="nil"/>
              <w:bottom w:val="single" w:sz="4" w:space="0" w:color="auto"/>
              <w:right w:val="single" w:sz="4" w:space="0" w:color="auto"/>
            </w:tcBorders>
            <w:vAlign w:val="center"/>
            <w:hideMark/>
          </w:tcPr>
          <w:p w14:paraId="353C4D8E"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6</w:t>
            </w:r>
          </w:p>
        </w:tc>
        <w:tc>
          <w:tcPr>
            <w:tcW w:w="534" w:type="dxa"/>
            <w:tcBorders>
              <w:top w:val="nil"/>
              <w:left w:val="nil"/>
              <w:bottom w:val="single" w:sz="4" w:space="0" w:color="auto"/>
              <w:right w:val="single" w:sz="4" w:space="0" w:color="auto"/>
            </w:tcBorders>
            <w:vAlign w:val="center"/>
            <w:hideMark/>
          </w:tcPr>
          <w:p w14:paraId="65781122"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26</w:t>
            </w:r>
          </w:p>
        </w:tc>
        <w:tc>
          <w:tcPr>
            <w:tcW w:w="763" w:type="dxa"/>
            <w:tcBorders>
              <w:top w:val="nil"/>
              <w:left w:val="nil"/>
              <w:bottom w:val="single" w:sz="4" w:space="0" w:color="auto"/>
              <w:right w:val="single" w:sz="4" w:space="0" w:color="auto"/>
            </w:tcBorders>
            <w:vAlign w:val="center"/>
            <w:hideMark/>
          </w:tcPr>
          <w:p w14:paraId="4A36294E" w14:textId="77777777"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33</w:t>
            </w:r>
          </w:p>
        </w:tc>
        <w:tc>
          <w:tcPr>
            <w:tcW w:w="790" w:type="dxa"/>
            <w:tcBorders>
              <w:top w:val="nil"/>
              <w:left w:val="nil"/>
              <w:bottom w:val="single" w:sz="4" w:space="0" w:color="auto"/>
              <w:right w:val="single" w:sz="4" w:space="0" w:color="auto"/>
            </w:tcBorders>
            <w:vAlign w:val="center"/>
            <w:hideMark/>
          </w:tcPr>
          <w:p w14:paraId="1ADB7B04" w14:textId="48395664" w:rsidR="00B84801" w:rsidRPr="00B84801" w:rsidRDefault="00B84801" w:rsidP="006F14AE">
            <w:pPr>
              <w:spacing w:line="240" w:lineRule="auto"/>
              <w:ind w:firstLine="0"/>
              <w:jc w:val="center"/>
              <w:rPr>
                <w:color w:val="000000"/>
                <w:sz w:val="24"/>
                <w:szCs w:val="24"/>
                <w:lang w:val="en-ID"/>
              </w:rPr>
            </w:pPr>
            <w:r w:rsidRPr="00B84801">
              <w:rPr>
                <w:color w:val="000000"/>
                <w:sz w:val="24"/>
                <w:szCs w:val="24"/>
                <w:lang w:val="en-ID"/>
              </w:rPr>
              <w:t>4,758</w:t>
            </w:r>
          </w:p>
        </w:tc>
      </w:tr>
    </w:tbl>
    <w:p w14:paraId="56C1FB38" w14:textId="77777777" w:rsidR="00B84801" w:rsidRDefault="007C7351" w:rsidP="00B84801">
      <w:pPr>
        <w:rPr>
          <w:sz w:val="24"/>
          <w:szCs w:val="24"/>
          <w:lang w:val="en-ID"/>
        </w:rPr>
      </w:pPr>
      <w:proofErr w:type="spellStart"/>
      <w:r w:rsidRPr="009B2A8C">
        <w:rPr>
          <w:sz w:val="24"/>
          <w:szCs w:val="24"/>
          <w:lang w:val="en-ID"/>
        </w:rPr>
        <w:t>Sumber</w:t>
      </w:r>
      <w:proofErr w:type="spellEnd"/>
      <w:r w:rsidRPr="009B2A8C">
        <w:rPr>
          <w:sz w:val="24"/>
          <w:szCs w:val="24"/>
          <w:lang w:val="en-ID"/>
        </w:rPr>
        <w:t xml:space="preserve"> : data </w:t>
      </w:r>
      <w:proofErr w:type="spellStart"/>
      <w:r w:rsidRPr="009B2A8C">
        <w:rPr>
          <w:sz w:val="24"/>
          <w:szCs w:val="24"/>
          <w:lang w:val="en-ID"/>
        </w:rPr>
        <w:t>diolah</w:t>
      </w:r>
      <w:proofErr w:type="spellEnd"/>
      <w:r w:rsidRPr="009B2A8C">
        <w:rPr>
          <w:sz w:val="24"/>
          <w:szCs w:val="24"/>
          <w:lang w:val="en-ID"/>
        </w:rPr>
        <w:t xml:space="preserve"> peneliti,202</w:t>
      </w:r>
      <w:r w:rsidR="00B84801">
        <w:rPr>
          <w:sz w:val="24"/>
          <w:szCs w:val="24"/>
          <w:lang w:val="en-ID"/>
        </w:rPr>
        <w:t>6</w:t>
      </w:r>
    </w:p>
    <w:p w14:paraId="75094781" w14:textId="405CD222" w:rsidR="006F14AE" w:rsidRDefault="00CD6518" w:rsidP="006F14AE">
      <w:pPr>
        <w:ind w:left="720" w:firstLine="720"/>
        <w:rPr>
          <w:sz w:val="24"/>
          <w:szCs w:val="24"/>
          <w:lang w:val="en-ID"/>
        </w:rPr>
      </w:pPr>
      <w:r w:rsidRPr="009B2A8C">
        <w:rPr>
          <w:sz w:val="24"/>
          <w:szCs w:val="24"/>
        </w:rPr>
        <w:t xml:space="preserve">Tabel 4.3 </w:t>
      </w:r>
      <w:r w:rsidR="00B91025" w:rsidRPr="009B2A8C">
        <w:rPr>
          <w:sz w:val="24"/>
          <w:szCs w:val="24"/>
        </w:rPr>
        <w:t xml:space="preserve">pengukuran </w:t>
      </w:r>
      <w:r w:rsidRPr="009B2A8C">
        <w:rPr>
          <w:sz w:val="24"/>
          <w:szCs w:val="24"/>
        </w:rPr>
        <w:t>Variabel Y menunjukkan skor tertinggi terdapat pada item ke-3 mengenai kemampuan menyelesaikan volume pekerjaan (SP2D) sesuai target dengan rata-rata 4,848 dan 100% responden menjawab Setuju/Sangat Setuju. Skor terendah terdapat pada item ke-1 dan ke-4, yaitu mengenai ketelitian kerja/</w:t>
      </w:r>
      <w:r w:rsidRPr="00900A57">
        <w:rPr>
          <w:i/>
          <w:iCs/>
          <w:sz w:val="24"/>
          <w:szCs w:val="24"/>
        </w:rPr>
        <w:t xml:space="preserve">zero </w:t>
      </w:r>
      <w:proofErr w:type="spellStart"/>
      <w:r w:rsidRPr="00900A57">
        <w:rPr>
          <w:i/>
          <w:iCs/>
          <w:sz w:val="24"/>
          <w:szCs w:val="24"/>
        </w:rPr>
        <w:t>error</w:t>
      </w:r>
      <w:proofErr w:type="spellEnd"/>
      <w:r w:rsidRPr="009B2A8C">
        <w:rPr>
          <w:sz w:val="24"/>
          <w:szCs w:val="24"/>
        </w:rPr>
        <w:t xml:space="preserve"> (4,455) dan stabilitas kuantitas pekerjaan selama bekerja fleksibel (4,455). Pada indikator-indikator yang berkaitan dengan ketepatan waktu seperti item 5 dan 6 serta stabilitas kuantitas kerja pada item 4 menunjukkan proporsi jawaban negatif yang relatif lebih tinggi dibandingkan indikator lain, yaitu berkisar 6-9%. Sebagai contoh, pada item ke-6 (jarang terlambat menyelesaikan pekerjaan), tercatat 3% responden menjawab Sangat Tidak Setuju dan 6% menjawab Tidak Setuju, yang mengindikasikan bahwa masih terdapat sebagian kecil pegawai yang mengalami kendala ketepatan waktu penyelesaian tugas, kemungkinan terkait beban kerja atau kendala teknis selama bekerja secara fleksibel. Meskipun demikian, secara keseluruhan proporsi jawaban Setuju dan Sangat Setuju pada seluruh item Variabel Y tetap dominan, berkisar antara 88% hingga 100%, menunjukkan bahwa persepsi pegawai terhadap kinerjanya sendiri secara umum sangat positif.</w:t>
      </w:r>
    </w:p>
    <w:p w14:paraId="2E69A8C4" w14:textId="391EFE29" w:rsidR="007C7351" w:rsidRPr="006F14AE" w:rsidRDefault="00CD6518" w:rsidP="006F14AE">
      <w:pPr>
        <w:ind w:left="720" w:firstLine="720"/>
        <w:rPr>
          <w:sz w:val="24"/>
          <w:szCs w:val="24"/>
          <w:lang w:val="en-ID"/>
        </w:rPr>
      </w:pPr>
      <w:r w:rsidRPr="009B2A8C">
        <w:rPr>
          <w:sz w:val="24"/>
          <w:szCs w:val="24"/>
        </w:rPr>
        <w:t xml:space="preserve">Dengan nilai rata-rata keseluruhan sebesar 4,627 (kategori Sangat Tinggi), dapat disimpulkan bahwa pegawai KPPN KPH </w:t>
      </w:r>
      <w:proofErr w:type="spellStart"/>
      <w:r w:rsidRPr="009B2A8C">
        <w:rPr>
          <w:sz w:val="24"/>
          <w:szCs w:val="24"/>
        </w:rPr>
        <w:t>mempersepsikan</w:t>
      </w:r>
      <w:proofErr w:type="spellEnd"/>
      <w:r w:rsidRPr="009B2A8C">
        <w:rPr>
          <w:sz w:val="24"/>
          <w:szCs w:val="24"/>
        </w:rPr>
        <w:t xml:space="preserve"> kinerja mereka berada pada level yang sangat baik, khususnya dari aspek </w:t>
      </w:r>
      <w:r w:rsidRPr="009B2A8C">
        <w:rPr>
          <w:sz w:val="24"/>
          <w:szCs w:val="24"/>
        </w:rPr>
        <w:lastRenderedPageBreak/>
        <w:t>pencapaian target volume pekerjaan dan kesesuaian hasil kerja dengan standar mutu instansi. Namun demikian, aspek ketepatan waktu (</w:t>
      </w:r>
      <w:proofErr w:type="spellStart"/>
      <w:r w:rsidRPr="00143492">
        <w:rPr>
          <w:i/>
          <w:iCs/>
          <w:sz w:val="24"/>
          <w:szCs w:val="24"/>
        </w:rPr>
        <w:t>timeliness</w:t>
      </w:r>
      <w:proofErr w:type="spellEnd"/>
      <w:r w:rsidRPr="00143492">
        <w:rPr>
          <w:i/>
          <w:iCs/>
          <w:sz w:val="24"/>
          <w:szCs w:val="24"/>
        </w:rPr>
        <w:t>)</w:t>
      </w:r>
      <w:r w:rsidRPr="009B2A8C">
        <w:rPr>
          <w:sz w:val="24"/>
          <w:szCs w:val="24"/>
        </w:rPr>
        <w:t xml:space="preserve"> dan konsistensi kuantitas kerja relatif menunjukkan variasi jawaban yang sedikit lebih beragam dibandingkan indikator kinerja lainnya, sehingga dapat menjadi catatan bagi manajemen untuk terus memantau kualitas manajemen waktu pegawai dalam skema kerja fleksibel.</w:t>
      </w:r>
    </w:p>
    <w:p w14:paraId="679EB577" w14:textId="2F320EAC" w:rsidR="00A00843" w:rsidRPr="009B2A8C" w:rsidRDefault="00A00843" w:rsidP="00A00843">
      <w:pPr>
        <w:pStyle w:val="ListParagraph"/>
        <w:numPr>
          <w:ilvl w:val="2"/>
          <w:numId w:val="8"/>
        </w:numPr>
        <w:ind w:left="1134"/>
        <w:rPr>
          <w:sz w:val="24"/>
          <w:szCs w:val="24"/>
        </w:rPr>
      </w:pPr>
      <w:r w:rsidRPr="009B2A8C">
        <w:rPr>
          <w:sz w:val="24"/>
          <w:szCs w:val="24"/>
          <w:lang w:val="en-ID"/>
        </w:rPr>
        <w:t xml:space="preserve">Model </w:t>
      </w:r>
      <w:proofErr w:type="spellStart"/>
      <w:r w:rsidRPr="009B2A8C">
        <w:rPr>
          <w:sz w:val="24"/>
          <w:szCs w:val="24"/>
          <w:lang w:val="en-ID"/>
        </w:rPr>
        <w:t>Pengukuran</w:t>
      </w:r>
      <w:proofErr w:type="spellEnd"/>
      <w:r w:rsidRPr="009B2A8C">
        <w:rPr>
          <w:sz w:val="24"/>
          <w:szCs w:val="24"/>
          <w:lang w:val="en-ID"/>
        </w:rPr>
        <w:t xml:space="preserve"> (</w:t>
      </w:r>
      <w:r w:rsidRPr="009B2A8C">
        <w:rPr>
          <w:i/>
          <w:iCs/>
          <w:sz w:val="24"/>
          <w:szCs w:val="24"/>
          <w:lang w:val="en-ID"/>
        </w:rPr>
        <w:t>Outer Model</w:t>
      </w:r>
      <w:r w:rsidRPr="009B2A8C">
        <w:rPr>
          <w:sz w:val="24"/>
          <w:szCs w:val="24"/>
          <w:lang w:val="en-ID"/>
        </w:rPr>
        <w:t>)</w:t>
      </w:r>
    </w:p>
    <w:p w14:paraId="271000CD" w14:textId="7BA89225" w:rsidR="00F10B1A" w:rsidRPr="009B2A8C" w:rsidRDefault="00F10B1A" w:rsidP="00F10B1A">
      <w:pPr>
        <w:ind w:left="414" w:firstLine="306"/>
        <w:rPr>
          <w:sz w:val="24"/>
          <w:szCs w:val="24"/>
        </w:rPr>
      </w:pPr>
      <w:r w:rsidRPr="009B2A8C">
        <w:rPr>
          <w:sz w:val="24"/>
          <w:szCs w:val="24"/>
        </w:rPr>
        <w:t>Model pengukuran (</w:t>
      </w:r>
      <w:proofErr w:type="spellStart"/>
      <w:r w:rsidRPr="006F14AE">
        <w:rPr>
          <w:i/>
          <w:iCs/>
          <w:sz w:val="24"/>
          <w:szCs w:val="24"/>
        </w:rPr>
        <w:t>outer</w:t>
      </w:r>
      <w:proofErr w:type="spellEnd"/>
      <w:r w:rsidRPr="006F14AE">
        <w:rPr>
          <w:i/>
          <w:iCs/>
          <w:sz w:val="24"/>
          <w:szCs w:val="24"/>
        </w:rPr>
        <w:t xml:space="preserve"> model</w:t>
      </w:r>
      <w:r w:rsidRPr="009B2A8C">
        <w:rPr>
          <w:sz w:val="24"/>
          <w:szCs w:val="24"/>
        </w:rPr>
        <w:t>) menguji keterkaitan antara variabel laten (</w:t>
      </w:r>
      <w:proofErr w:type="spellStart"/>
      <w:r w:rsidRPr="009B2A8C">
        <w:rPr>
          <w:sz w:val="24"/>
          <w:szCs w:val="24"/>
        </w:rPr>
        <w:t>konstruk</w:t>
      </w:r>
      <w:proofErr w:type="spellEnd"/>
      <w:r w:rsidRPr="009B2A8C">
        <w:rPr>
          <w:sz w:val="24"/>
          <w:szCs w:val="24"/>
        </w:rPr>
        <w:t xml:space="preserve">) dengan indikator-indikator refleksinya. Evaluasi </w:t>
      </w:r>
      <w:proofErr w:type="spellStart"/>
      <w:r w:rsidRPr="009B2A8C">
        <w:rPr>
          <w:i/>
          <w:iCs/>
          <w:sz w:val="24"/>
          <w:szCs w:val="24"/>
        </w:rPr>
        <w:t>outer</w:t>
      </w:r>
      <w:proofErr w:type="spellEnd"/>
      <w:r w:rsidRPr="009B2A8C">
        <w:rPr>
          <w:i/>
          <w:iCs/>
          <w:sz w:val="24"/>
          <w:szCs w:val="24"/>
        </w:rPr>
        <w:t xml:space="preserve"> model</w:t>
      </w:r>
      <w:r w:rsidRPr="009B2A8C">
        <w:rPr>
          <w:sz w:val="24"/>
          <w:szCs w:val="24"/>
        </w:rPr>
        <w:t xml:space="preserve"> bertujuan untuk memastikan bahwa seluruh butir pernyataan dalam kuesioner terbukti sah dan konsisten (</w:t>
      </w:r>
      <w:proofErr w:type="spellStart"/>
      <w:r w:rsidRPr="009B2A8C">
        <w:rPr>
          <w:i/>
          <w:iCs/>
          <w:sz w:val="24"/>
          <w:szCs w:val="24"/>
        </w:rPr>
        <w:t>reliable</w:t>
      </w:r>
      <w:proofErr w:type="spellEnd"/>
      <w:r w:rsidRPr="009B2A8C">
        <w:rPr>
          <w:sz w:val="24"/>
          <w:szCs w:val="24"/>
        </w:rPr>
        <w:t xml:space="preserve">) dalam merepresentasikan </w:t>
      </w:r>
      <w:proofErr w:type="spellStart"/>
      <w:r w:rsidRPr="009B2A8C">
        <w:rPr>
          <w:sz w:val="24"/>
          <w:szCs w:val="24"/>
        </w:rPr>
        <w:t>konstruk</w:t>
      </w:r>
      <w:proofErr w:type="spellEnd"/>
      <w:r w:rsidRPr="009B2A8C">
        <w:rPr>
          <w:sz w:val="24"/>
          <w:szCs w:val="24"/>
        </w:rPr>
        <w:t xml:space="preserve"> laten yang diteliti sebelum melangkah pada pengujian model struktural (</w:t>
      </w:r>
      <w:proofErr w:type="spellStart"/>
      <w:r w:rsidRPr="009B2A8C">
        <w:rPr>
          <w:i/>
          <w:iCs/>
          <w:sz w:val="24"/>
          <w:szCs w:val="24"/>
        </w:rPr>
        <w:t>inner</w:t>
      </w:r>
      <w:proofErr w:type="spellEnd"/>
      <w:r w:rsidRPr="009B2A8C">
        <w:rPr>
          <w:i/>
          <w:iCs/>
          <w:sz w:val="24"/>
          <w:szCs w:val="24"/>
        </w:rPr>
        <w:t xml:space="preserve"> model</w:t>
      </w:r>
      <w:r w:rsidRPr="009B2A8C">
        <w:rPr>
          <w:sz w:val="24"/>
          <w:szCs w:val="24"/>
        </w:rPr>
        <w:t xml:space="preserve">) dan hipotesis.  </w:t>
      </w:r>
    </w:p>
    <w:p w14:paraId="5488001D" w14:textId="5111A263" w:rsidR="00F10B1A" w:rsidRPr="009B2A8C" w:rsidRDefault="00F10B1A" w:rsidP="005F17D3">
      <w:pPr>
        <w:ind w:left="426" w:firstLine="306"/>
        <w:rPr>
          <w:sz w:val="24"/>
          <w:szCs w:val="24"/>
        </w:rPr>
      </w:pPr>
      <w:r w:rsidRPr="009B2A8C">
        <w:rPr>
          <w:noProof/>
          <w:sz w:val="24"/>
          <w:szCs w:val="24"/>
        </w:rPr>
        <w:drawing>
          <wp:inline distT="0" distB="0" distL="0" distR="0" wp14:anchorId="25765FC5" wp14:editId="2332FF72">
            <wp:extent cx="4971219" cy="2538484"/>
            <wp:effectExtent l="0" t="0" r="1270" b="0"/>
            <wp:docPr id="1283068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68816" name="Picture 1283068816"/>
                    <pic:cNvPicPr/>
                  </pic:nvPicPr>
                  <pic:blipFill>
                    <a:blip r:embed="rId17">
                      <a:extLst>
                        <a:ext uri="{28A0092B-C50C-407E-A947-70E740481C1C}">
                          <a14:useLocalDpi xmlns:a14="http://schemas.microsoft.com/office/drawing/2010/main" val="0"/>
                        </a:ext>
                      </a:extLst>
                    </a:blip>
                    <a:stretch>
                      <a:fillRect/>
                    </a:stretch>
                  </pic:blipFill>
                  <pic:spPr>
                    <a:xfrm>
                      <a:off x="0" y="0"/>
                      <a:ext cx="4992133" cy="2549164"/>
                    </a:xfrm>
                    <a:prstGeom prst="rect">
                      <a:avLst/>
                    </a:prstGeom>
                  </pic:spPr>
                </pic:pic>
              </a:graphicData>
            </a:graphic>
          </wp:inline>
        </w:drawing>
      </w:r>
    </w:p>
    <w:p w14:paraId="1BC2DD32" w14:textId="2091B825" w:rsidR="00F10B1A" w:rsidRPr="009B2A8C" w:rsidRDefault="00F10B1A" w:rsidP="001C3946">
      <w:pPr>
        <w:ind w:left="414" w:firstLine="306"/>
        <w:jc w:val="center"/>
        <w:rPr>
          <w:sz w:val="24"/>
          <w:szCs w:val="24"/>
        </w:rPr>
      </w:pPr>
      <w:r w:rsidRPr="009B2A8C">
        <w:rPr>
          <w:sz w:val="24"/>
          <w:szCs w:val="24"/>
        </w:rPr>
        <w:t>Gambar 4.</w:t>
      </w:r>
      <w:r w:rsidR="00C028AB">
        <w:rPr>
          <w:sz w:val="24"/>
          <w:szCs w:val="24"/>
        </w:rPr>
        <w:t>5</w:t>
      </w:r>
      <w:r w:rsidR="001C3946" w:rsidRPr="009B2A8C">
        <w:rPr>
          <w:sz w:val="24"/>
          <w:szCs w:val="24"/>
        </w:rPr>
        <w:t xml:space="preserve"> Model Penelitian</w:t>
      </w:r>
      <w:r w:rsidR="00412DA9" w:rsidRPr="009B2A8C">
        <w:rPr>
          <w:sz w:val="24"/>
          <w:szCs w:val="24"/>
        </w:rPr>
        <w:t xml:space="preserve"> Awal</w:t>
      </w:r>
    </w:p>
    <w:p w14:paraId="31AAB472" w14:textId="508B6B71" w:rsidR="005F17D3" w:rsidRPr="009B2A8C" w:rsidRDefault="00A30E20" w:rsidP="005F17D3">
      <w:pPr>
        <w:ind w:left="414" w:firstLine="306"/>
        <w:rPr>
          <w:sz w:val="24"/>
          <w:szCs w:val="24"/>
        </w:rPr>
      </w:pPr>
      <w:r w:rsidRPr="009B2A8C">
        <w:rPr>
          <w:sz w:val="24"/>
          <w:szCs w:val="24"/>
        </w:rPr>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diolah peneliti, 2026</w:t>
      </w:r>
    </w:p>
    <w:p w14:paraId="4DB595D5" w14:textId="34B57DDF" w:rsidR="00A30E20" w:rsidRPr="009B2A8C" w:rsidRDefault="005F17D3" w:rsidP="00180D50">
      <w:pPr>
        <w:ind w:left="720" w:firstLine="306"/>
        <w:rPr>
          <w:sz w:val="24"/>
          <w:szCs w:val="24"/>
        </w:rPr>
      </w:pPr>
      <w:r w:rsidRPr="009B2A8C">
        <w:rPr>
          <w:sz w:val="24"/>
          <w:szCs w:val="24"/>
        </w:rPr>
        <w:t xml:space="preserve">Berdasarkan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pada pengujian tahap pertama, diperoleh nilai </w:t>
      </w:r>
      <w:proofErr w:type="spellStart"/>
      <w:r w:rsidRPr="00180D50">
        <w:rPr>
          <w:i/>
          <w:iCs/>
          <w:sz w:val="24"/>
          <w:szCs w:val="24"/>
        </w:rPr>
        <w:t>outer</w:t>
      </w:r>
      <w:proofErr w:type="spellEnd"/>
      <w:r w:rsidRPr="00180D50">
        <w:rPr>
          <w:i/>
          <w:iCs/>
          <w:sz w:val="24"/>
          <w:szCs w:val="24"/>
        </w:rPr>
        <w:t xml:space="preserve"> </w:t>
      </w:r>
      <w:proofErr w:type="spellStart"/>
      <w:r w:rsidRPr="00180D50">
        <w:rPr>
          <w:i/>
          <w:iCs/>
          <w:sz w:val="24"/>
          <w:szCs w:val="24"/>
        </w:rPr>
        <w:t>loading</w:t>
      </w:r>
      <w:proofErr w:type="spellEnd"/>
      <w:r w:rsidRPr="009B2A8C">
        <w:rPr>
          <w:sz w:val="24"/>
          <w:szCs w:val="24"/>
        </w:rPr>
        <w:t xml:space="preserve"> sebagai berikut:</w:t>
      </w:r>
    </w:p>
    <w:p w14:paraId="76FFCFC0" w14:textId="47451EC2" w:rsidR="00B2753A" w:rsidRPr="009B2A8C" w:rsidRDefault="00B2753A" w:rsidP="001360A3">
      <w:pPr>
        <w:ind w:left="720" w:firstLine="306"/>
        <w:jc w:val="center"/>
        <w:rPr>
          <w:sz w:val="24"/>
          <w:szCs w:val="24"/>
        </w:rPr>
      </w:pPr>
      <w:r w:rsidRPr="009B2A8C">
        <w:rPr>
          <w:sz w:val="24"/>
          <w:szCs w:val="24"/>
        </w:rPr>
        <w:t>Tabel 4.</w:t>
      </w:r>
      <w:r w:rsidR="00BD1561">
        <w:rPr>
          <w:sz w:val="24"/>
          <w:szCs w:val="24"/>
        </w:rPr>
        <w:t>4</w:t>
      </w:r>
      <w:r w:rsidRPr="009B2A8C">
        <w:rPr>
          <w:sz w:val="24"/>
          <w:szCs w:val="24"/>
        </w:rPr>
        <w:t xml:space="preserve"> </w:t>
      </w:r>
      <w:proofErr w:type="spellStart"/>
      <w:r w:rsidRPr="00180D50">
        <w:rPr>
          <w:i/>
          <w:iCs/>
          <w:sz w:val="24"/>
          <w:szCs w:val="24"/>
        </w:rPr>
        <w:t>Outer</w:t>
      </w:r>
      <w:proofErr w:type="spellEnd"/>
      <w:r w:rsidRPr="00180D50">
        <w:rPr>
          <w:i/>
          <w:iCs/>
          <w:sz w:val="24"/>
          <w:szCs w:val="24"/>
        </w:rPr>
        <w:t xml:space="preserve"> </w:t>
      </w:r>
      <w:proofErr w:type="spellStart"/>
      <w:r w:rsidRPr="00180D50">
        <w:rPr>
          <w:i/>
          <w:iCs/>
          <w:sz w:val="24"/>
          <w:szCs w:val="24"/>
        </w:rPr>
        <w:t>Loading</w:t>
      </w:r>
      <w:proofErr w:type="spellEnd"/>
      <w:r w:rsidR="001360A3" w:rsidRPr="009B2A8C">
        <w:rPr>
          <w:sz w:val="24"/>
          <w:szCs w:val="24"/>
        </w:rPr>
        <w:t xml:space="preserve"> Awal</w:t>
      </w:r>
    </w:p>
    <w:tbl>
      <w:tblPr>
        <w:tblStyle w:val="TableGrid"/>
        <w:tblW w:w="7355" w:type="dxa"/>
        <w:tblInd w:w="720" w:type="dxa"/>
        <w:tblLayout w:type="fixed"/>
        <w:tblLook w:val="04A0" w:firstRow="1" w:lastRow="0" w:firstColumn="1" w:lastColumn="0" w:noHBand="0" w:noVBand="1"/>
      </w:tblPr>
      <w:tblGrid>
        <w:gridCol w:w="693"/>
        <w:gridCol w:w="1984"/>
        <w:gridCol w:w="2580"/>
        <w:gridCol w:w="2098"/>
      </w:tblGrid>
      <w:tr w:rsidR="00290BC1" w:rsidRPr="009B2A8C" w14:paraId="3C24C45F" w14:textId="77777777" w:rsidTr="00E45B9F">
        <w:trPr>
          <w:trHeight w:val="57"/>
        </w:trPr>
        <w:tc>
          <w:tcPr>
            <w:tcW w:w="693" w:type="dxa"/>
          </w:tcPr>
          <w:p w14:paraId="5353D153" w14:textId="77777777" w:rsidR="00290BC1" w:rsidRPr="009B2A8C" w:rsidRDefault="00290BC1" w:rsidP="00E45B9F">
            <w:pPr>
              <w:spacing w:line="240" w:lineRule="auto"/>
              <w:ind w:left="-1044"/>
              <w:jc w:val="center"/>
              <w:rPr>
                <w:sz w:val="24"/>
                <w:szCs w:val="24"/>
              </w:rPr>
            </w:pPr>
          </w:p>
        </w:tc>
        <w:tc>
          <w:tcPr>
            <w:tcW w:w="1984" w:type="dxa"/>
            <w:vAlign w:val="center"/>
          </w:tcPr>
          <w:p w14:paraId="31B60B14" w14:textId="1611E6D1" w:rsidR="00E45B9F" w:rsidRPr="009B2A8C" w:rsidRDefault="00273E10" w:rsidP="00E45B9F">
            <w:pPr>
              <w:tabs>
                <w:tab w:val="left" w:pos="35"/>
              </w:tabs>
              <w:spacing w:line="240" w:lineRule="auto"/>
              <w:ind w:firstLine="0"/>
              <w:jc w:val="center"/>
              <w:rPr>
                <w:sz w:val="24"/>
                <w:szCs w:val="24"/>
              </w:rPr>
            </w:pPr>
            <w:proofErr w:type="spellStart"/>
            <w:r w:rsidRPr="00273E10">
              <w:rPr>
                <w:i/>
                <w:sz w:val="24"/>
                <w:szCs w:val="24"/>
              </w:rPr>
              <w:t>Job</w:t>
            </w:r>
            <w:proofErr w:type="spellEnd"/>
            <w:r w:rsidRPr="00273E10">
              <w:rPr>
                <w:i/>
                <w:sz w:val="24"/>
                <w:szCs w:val="24"/>
              </w:rPr>
              <w:t xml:space="preserve"> </w:t>
            </w:r>
            <w:proofErr w:type="spellStart"/>
            <w:r w:rsidRPr="00273E10">
              <w:rPr>
                <w:i/>
                <w:sz w:val="24"/>
                <w:szCs w:val="24"/>
              </w:rPr>
              <w:t>Enrichment</w:t>
            </w:r>
            <w:proofErr w:type="spellEnd"/>
          </w:p>
          <w:p w14:paraId="5192332B" w14:textId="415B19EE" w:rsidR="00290BC1" w:rsidRPr="009B2A8C" w:rsidRDefault="00E45B9F" w:rsidP="00E45B9F">
            <w:pPr>
              <w:tabs>
                <w:tab w:val="left" w:pos="35"/>
              </w:tabs>
              <w:spacing w:line="240" w:lineRule="auto"/>
              <w:ind w:firstLine="0"/>
              <w:jc w:val="center"/>
              <w:rPr>
                <w:sz w:val="24"/>
                <w:szCs w:val="24"/>
              </w:rPr>
            </w:pPr>
            <w:r>
              <w:rPr>
                <w:sz w:val="24"/>
                <w:szCs w:val="24"/>
              </w:rPr>
              <w:t>(Z)</w:t>
            </w:r>
          </w:p>
        </w:tc>
        <w:tc>
          <w:tcPr>
            <w:tcW w:w="2580" w:type="dxa"/>
            <w:vAlign w:val="center"/>
          </w:tcPr>
          <w:p w14:paraId="70C1E68A" w14:textId="7E045927" w:rsidR="00290BC1" w:rsidRPr="009B2A8C" w:rsidRDefault="00657779" w:rsidP="00E45B9F">
            <w:pPr>
              <w:spacing w:line="240" w:lineRule="auto"/>
              <w:ind w:firstLine="0"/>
              <w:jc w:val="center"/>
              <w:rPr>
                <w:sz w:val="24"/>
                <w:szCs w:val="24"/>
              </w:rPr>
            </w:pPr>
            <w:r w:rsidRPr="009B2A8C">
              <w:rPr>
                <w:sz w:val="24"/>
                <w:szCs w:val="24"/>
              </w:rPr>
              <w:t>Kinerja Pegawai (</w:t>
            </w:r>
            <w:r w:rsidR="00C30110">
              <w:rPr>
                <w:sz w:val="24"/>
                <w:szCs w:val="24"/>
              </w:rPr>
              <w:t>Y</w:t>
            </w:r>
            <w:r w:rsidRPr="009B2A8C">
              <w:rPr>
                <w:sz w:val="24"/>
                <w:szCs w:val="24"/>
              </w:rPr>
              <w:t>)</w:t>
            </w:r>
          </w:p>
        </w:tc>
        <w:tc>
          <w:tcPr>
            <w:tcW w:w="2098" w:type="dxa"/>
            <w:vAlign w:val="center"/>
          </w:tcPr>
          <w:p w14:paraId="59B627E1" w14:textId="673F11AB" w:rsidR="00290BC1" w:rsidRPr="009B2A8C" w:rsidRDefault="00657779" w:rsidP="00E45B9F">
            <w:pPr>
              <w:spacing w:line="240" w:lineRule="auto"/>
              <w:jc w:val="center"/>
              <w:rPr>
                <w:sz w:val="24"/>
                <w:szCs w:val="24"/>
              </w:rPr>
            </w:pPr>
            <w:r w:rsidRPr="009B2A8C">
              <w:rPr>
                <w:sz w:val="24"/>
                <w:szCs w:val="24"/>
              </w:rPr>
              <w:t>Sistem Kerja Fleksibel (X)</w:t>
            </w:r>
          </w:p>
        </w:tc>
      </w:tr>
      <w:tr w:rsidR="00290BC1" w:rsidRPr="009B2A8C" w14:paraId="2FFE685E" w14:textId="77777777" w:rsidTr="00E45B9F">
        <w:trPr>
          <w:trHeight w:val="57"/>
        </w:trPr>
        <w:tc>
          <w:tcPr>
            <w:tcW w:w="693" w:type="dxa"/>
            <w:vAlign w:val="center"/>
          </w:tcPr>
          <w:p w14:paraId="698E3DFC" w14:textId="3A77C68D" w:rsidR="00290BC1" w:rsidRPr="009B2A8C" w:rsidRDefault="00784ADF" w:rsidP="00E45B9F">
            <w:pPr>
              <w:spacing w:line="240" w:lineRule="auto"/>
              <w:ind w:left="-1044"/>
              <w:jc w:val="center"/>
              <w:rPr>
                <w:sz w:val="24"/>
                <w:szCs w:val="24"/>
              </w:rPr>
            </w:pPr>
            <w:r w:rsidRPr="009B2A8C">
              <w:rPr>
                <w:sz w:val="24"/>
                <w:szCs w:val="24"/>
              </w:rPr>
              <w:t>X1</w:t>
            </w:r>
          </w:p>
        </w:tc>
        <w:tc>
          <w:tcPr>
            <w:tcW w:w="1984" w:type="dxa"/>
            <w:vAlign w:val="center"/>
          </w:tcPr>
          <w:p w14:paraId="10ECE5B6" w14:textId="77777777" w:rsidR="00290BC1" w:rsidRPr="009B2A8C" w:rsidRDefault="00290BC1" w:rsidP="00E45B9F">
            <w:pPr>
              <w:spacing w:line="240" w:lineRule="auto"/>
              <w:ind w:left="-1044"/>
              <w:jc w:val="center"/>
              <w:rPr>
                <w:sz w:val="24"/>
                <w:szCs w:val="24"/>
              </w:rPr>
            </w:pPr>
          </w:p>
        </w:tc>
        <w:tc>
          <w:tcPr>
            <w:tcW w:w="2580" w:type="dxa"/>
            <w:vAlign w:val="center"/>
          </w:tcPr>
          <w:p w14:paraId="6B351F93" w14:textId="77777777" w:rsidR="00290BC1" w:rsidRPr="009B2A8C" w:rsidRDefault="00290BC1" w:rsidP="00E45B9F">
            <w:pPr>
              <w:spacing w:line="240" w:lineRule="auto"/>
              <w:ind w:left="-1044"/>
              <w:jc w:val="center"/>
              <w:rPr>
                <w:sz w:val="24"/>
                <w:szCs w:val="24"/>
              </w:rPr>
            </w:pPr>
          </w:p>
        </w:tc>
        <w:tc>
          <w:tcPr>
            <w:tcW w:w="2098" w:type="dxa"/>
            <w:vAlign w:val="center"/>
          </w:tcPr>
          <w:p w14:paraId="70094DE6" w14:textId="7DDEE96A" w:rsidR="00290BC1" w:rsidRPr="009B2A8C" w:rsidRDefault="00176E8F" w:rsidP="00E45B9F">
            <w:pPr>
              <w:spacing w:line="240" w:lineRule="auto"/>
              <w:ind w:left="-1044"/>
              <w:jc w:val="center"/>
              <w:rPr>
                <w:sz w:val="24"/>
                <w:szCs w:val="24"/>
              </w:rPr>
            </w:pPr>
            <w:r w:rsidRPr="009B2A8C">
              <w:rPr>
                <w:sz w:val="24"/>
                <w:szCs w:val="24"/>
              </w:rPr>
              <w:t>0.814</w:t>
            </w:r>
          </w:p>
        </w:tc>
      </w:tr>
      <w:tr w:rsidR="00051CA8" w:rsidRPr="009B2A8C" w14:paraId="66786274" w14:textId="77777777" w:rsidTr="00E45B9F">
        <w:trPr>
          <w:trHeight w:val="57"/>
        </w:trPr>
        <w:tc>
          <w:tcPr>
            <w:tcW w:w="693" w:type="dxa"/>
            <w:vAlign w:val="center"/>
          </w:tcPr>
          <w:p w14:paraId="4DF6A2B5" w14:textId="0F6C2D4D" w:rsidR="00051CA8" w:rsidRPr="009B2A8C" w:rsidRDefault="00051CA8" w:rsidP="00E45B9F">
            <w:pPr>
              <w:spacing w:line="240" w:lineRule="auto"/>
              <w:ind w:left="-1044"/>
              <w:jc w:val="center"/>
              <w:rPr>
                <w:sz w:val="24"/>
                <w:szCs w:val="24"/>
              </w:rPr>
            </w:pPr>
            <w:r w:rsidRPr="009B2A8C">
              <w:rPr>
                <w:sz w:val="24"/>
                <w:szCs w:val="24"/>
              </w:rPr>
              <w:t>X2</w:t>
            </w:r>
          </w:p>
        </w:tc>
        <w:tc>
          <w:tcPr>
            <w:tcW w:w="1984" w:type="dxa"/>
            <w:vAlign w:val="center"/>
          </w:tcPr>
          <w:p w14:paraId="09CCDB50" w14:textId="77777777" w:rsidR="00051CA8" w:rsidRPr="009B2A8C" w:rsidRDefault="00051CA8" w:rsidP="00E45B9F">
            <w:pPr>
              <w:spacing w:line="240" w:lineRule="auto"/>
              <w:ind w:left="-1044"/>
              <w:jc w:val="center"/>
              <w:rPr>
                <w:sz w:val="24"/>
                <w:szCs w:val="24"/>
              </w:rPr>
            </w:pPr>
          </w:p>
        </w:tc>
        <w:tc>
          <w:tcPr>
            <w:tcW w:w="2580" w:type="dxa"/>
            <w:vAlign w:val="center"/>
          </w:tcPr>
          <w:p w14:paraId="13065293" w14:textId="77777777" w:rsidR="00051CA8" w:rsidRPr="009B2A8C" w:rsidRDefault="00051CA8" w:rsidP="00E45B9F">
            <w:pPr>
              <w:spacing w:line="240" w:lineRule="auto"/>
              <w:ind w:left="-1044"/>
              <w:jc w:val="center"/>
              <w:rPr>
                <w:sz w:val="24"/>
                <w:szCs w:val="24"/>
              </w:rPr>
            </w:pPr>
          </w:p>
        </w:tc>
        <w:tc>
          <w:tcPr>
            <w:tcW w:w="2098" w:type="dxa"/>
            <w:vAlign w:val="center"/>
          </w:tcPr>
          <w:p w14:paraId="749A81F4" w14:textId="363BFE7C" w:rsidR="00051CA8" w:rsidRPr="009B2A8C" w:rsidRDefault="00051CA8" w:rsidP="00E45B9F">
            <w:pPr>
              <w:spacing w:line="240" w:lineRule="auto"/>
              <w:ind w:left="-1044"/>
              <w:jc w:val="center"/>
              <w:rPr>
                <w:sz w:val="24"/>
                <w:szCs w:val="24"/>
              </w:rPr>
            </w:pPr>
            <w:r w:rsidRPr="009B2A8C">
              <w:rPr>
                <w:sz w:val="24"/>
                <w:szCs w:val="24"/>
              </w:rPr>
              <w:t>0.806</w:t>
            </w:r>
          </w:p>
        </w:tc>
      </w:tr>
      <w:tr w:rsidR="00051CA8" w:rsidRPr="009B2A8C" w14:paraId="363D6390" w14:textId="77777777" w:rsidTr="00E45B9F">
        <w:trPr>
          <w:trHeight w:val="57"/>
        </w:trPr>
        <w:tc>
          <w:tcPr>
            <w:tcW w:w="693" w:type="dxa"/>
            <w:vAlign w:val="center"/>
          </w:tcPr>
          <w:p w14:paraId="3365DCE0" w14:textId="17DD8E8E" w:rsidR="00051CA8" w:rsidRPr="009B2A8C" w:rsidRDefault="00051CA8" w:rsidP="00E45B9F">
            <w:pPr>
              <w:spacing w:line="240" w:lineRule="auto"/>
              <w:ind w:left="-1044"/>
              <w:jc w:val="center"/>
              <w:rPr>
                <w:sz w:val="24"/>
                <w:szCs w:val="24"/>
              </w:rPr>
            </w:pPr>
            <w:r w:rsidRPr="009B2A8C">
              <w:rPr>
                <w:sz w:val="24"/>
                <w:szCs w:val="24"/>
              </w:rPr>
              <w:lastRenderedPageBreak/>
              <w:t>X3</w:t>
            </w:r>
          </w:p>
        </w:tc>
        <w:tc>
          <w:tcPr>
            <w:tcW w:w="1984" w:type="dxa"/>
            <w:vAlign w:val="center"/>
          </w:tcPr>
          <w:p w14:paraId="65D743F5" w14:textId="77777777" w:rsidR="00051CA8" w:rsidRPr="009B2A8C" w:rsidRDefault="00051CA8" w:rsidP="00E45B9F">
            <w:pPr>
              <w:spacing w:line="240" w:lineRule="auto"/>
              <w:ind w:left="-1044"/>
              <w:jc w:val="center"/>
              <w:rPr>
                <w:sz w:val="24"/>
                <w:szCs w:val="24"/>
              </w:rPr>
            </w:pPr>
          </w:p>
        </w:tc>
        <w:tc>
          <w:tcPr>
            <w:tcW w:w="2580" w:type="dxa"/>
            <w:vAlign w:val="center"/>
          </w:tcPr>
          <w:p w14:paraId="0E56EBE4" w14:textId="77777777" w:rsidR="00051CA8" w:rsidRPr="009B2A8C" w:rsidRDefault="00051CA8" w:rsidP="00E45B9F">
            <w:pPr>
              <w:spacing w:line="240" w:lineRule="auto"/>
              <w:ind w:left="-1044"/>
              <w:jc w:val="center"/>
              <w:rPr>
                <w:sz w:val="24"/>
                <w:szCs w:val="24"/>
              </w:rPr>
            </w:pPr>
          </w:p>
        </w:tc>
        <w:tc>
          <w:tcPr>
            <w:tcW w:w="2098" w:type="dxa"/>
            <w:vAlign w:val="center"/>
          </w:tcPr>
          <w:p w14:paraId="37A45428" w14:textId="369EBCE7" w:rsidR="00051CA8" w:rsidRPr="009B2A8C" w:rsidRDefault="00051CA8" w:rsidP="00E45B9F">
            <w:pPr>
              <w:spacing w:line="240" w:lineRule="auto"/>
              <w:ind w:left="-1044"/>
              <w:jc w:val="center"/>
              <w:rPr>
                <w:sz w:val="24"/>
                <w:szCs w:val="24"/>
              </w:rPr>
            </w:pPr>
            <w:r w:rsidRPr="009B2A8C">
              <w:rPr>
                <w:sz w:val="24"/>
                <w:szCs w:val="24"/>
              </w:rPr>
              <w:t>0.771</w:t>
            </w:r>
          </w:p>
        </w:tc>
      </w:tr>
      <w:tr w:rsidR="00051CA8" w:rsidRPr="009B2A8C" w14:paraId="2031BDDD" w14:textId="77777777" w:rsidTr="00E45B9F">
        <w:trPr>
          <w:trHeight w:val="57"/>
        </w:trPr>
        <w:tc>
          <w:tcPr>
            <w:tcW w:w="693" w:type="dxa"/>
            <w:vAlign w:val="center"/>
          </w:tcPr>
          <w:p w14:paraId="6C216DC4" w14:textId="45B57EFB" w:rsidR="00051CA8" w:rsidRPr="009B2A8C" w:rsidRDefault="00051CA8" w:rsidP="00E45B9F">
            <w:pPr>
              <w:spacing w:line="240" w:lineRule="auto"/>
              <w:ind w:left="-1044"/>
              <w:jc w:val="center"/>
              <w:rPr>
                <w:sz w:val="24"/>
                <w:szCs w:val="24"/>
              </w:rPr>
            </w:pPr>
            <w:r w:rsidRPr="009B2A8C">
              <w:rPr>
                <w:sz w:val="24"/>
                <w:szCs w:val="24"/>
              </w:rPr>
              <w:t>X4</w:t>
            </w:r>
          </w:p>
        </w:tc>
        <w:tc>
          <w:tcPr>
            <w:tcW w:w="1984" w:type="dxa"/>
            <w:vAlign w:val="center"/>
          </w:tcPr>
          <w:p w14:paraId="597CEBF7" w14:textId="77777777" w:rsidR="00051CA8" w:rsidRPr="009B2A8C" w:rsidRDefault="00051CA8" w:rsidP="00E45B9F">
            <w:pPr>
              <w:spacing w:line="240" w:lineRule="auto"/>
              <w:ind w:left="-1044"/>
              <w:jc w:val="center"/>
              <w:rPr>
                <w:sz w:val="24"/>
                <w:szCs w:val="24"/>
              </w:rPr>
            </w:pPr>
          </w:p>
        </w:tc>
        <w:tc>
          <w:tcPr>
            <w:tcW w:w="2580" w:type="dxa"/>
            <w:vAlign w:val="center"/>
          </w:tcPr>
          <w:p w14:paraId="287554FF" w14:textId="77777777" w:rsidR="00051CA8" w:rsidRPr="009B2A8C" w:rsidRDefault="00051CA8" w:rsidP="00E45B9F">
            <w:pPr>
              <w:spacing w:line="240" w:lineRule="auto"/>
              <w:ind w:left="-1044"/>
              <w:jc w:val="center"/>
              <w:rPr>
                <w:sz w:val="24"/>
                <w:szCs w:val="24"/>
              </w:rPr>
            </w:pPr>
          </w:p>
        </w:tc>
        <w:tc>
          <w:tcPr>
            <w:tcW w:w="2098" w:type="dxa"/>
            <w:vAlign w:val="center"/>
          </w:tcPr>
          <w:p w14:paraId="384A948D" w14:textId="02C1CC4E" w:rsidR="00051CA8" w:rsidRPr="009B2A8C" w:rsidRDefault="00051CA8" w:rsidP="00E45B9F">
            <w:pPr>
              <w:spacing w:line="240" w:lineRule="auto"/>
              <w:ind w:left="-1044"/>
              <w:jc w:val="center"/>
              <w:rPr>
                <w:sz w:val="24"/>
                <w:szCs w:val="24"/>
              </w:rPr>
            </w:pPr>
            <w:r w:rsidRPr="009B2A8C">
              <w:rPr>
                <w:sz w:val="24"/>
                <w:szCs w:val="24"/>
              </w:rPr>
              <w:t>0.739</w:t>
            </w:r>
          </w:p>
        </w:tc>
      </w:tr>
      <w:tr w:rsidR="00051CA8" w:rsidRPr="009B2A8C" w14:paraId="1A356851" w14:textId="77777777" w:rsidTr="00E45B9F">
        <w:trPr>
          <w:trHeight w:val="57"/>
        </w:trPr>
        <w:tc>
          <w:tcPr>
            <w:tcW w:w="693" w:type="dxa"/>
            <w:vAlign w:val="center"/>
          </w:tcPr>
          <w:p w14:paraId="2F4D9C8E" w14:textId="34A16BB7" w:rsidR="00051CA8" w:rsidRPr="009B2A8C" w:rsidRDefault="00051CA8" w:rsidP="00E45B9F">
            <w:pPr>
              <w:spacing w:line="240" w:lineRule="auto"/>
              <w:ind w:left="-1044"/>
              <w:jc w:val="center"/>
              <w:rPr>
                <w:sz w:val="24"/>
                <w:szCs w:val="24"/>
              </w:rPr>
            </w:pPr>
            <w:r w:rsidRPr="009B2A8C">
              <w:rPr>
                <w:sz w:val="24"/>
                <w:szCs w:val="24"/>
              </w:rPr>
              <w:t>X5</w:t>
            </w:r>
          </w:p>
        </w:tc>
        <w:tc>
          <w:tcPr>
            <w:tcW w:w="1984" w:type="dxa"/>
            <w:vAlign w:val="center"/>
          </w:tcPr>
          <w:p w14:paraId="4F7BC22F" w14:textId="77777777" w:rsidR="00051CA8" w:rsidRPr="009B2A8C" w:rsidRDefault="00051CA8" w:rsidP="00E45B9F">
            <w:pPr>
              <w:spacing w:line="240" w:lineRule="auto"/>
              <w:ind w:left="-1044"/>
              <w:jc w:val="center"/>
              <w:rPr>
                <w:sz w:val="24"/>
                <w:szCs w:val="24"/>
              </w:rPr>
            </w:pPr>
          </w:p>
        </w:tc>
        <w:tc>
          <w:tcPr>
            <w:tcW w:w="2580" w:type="dxa"/>
            <w:vAlign w:val="center"/>
          </w:tcPr>
          <w:p w14:paraId="59D573AB" w14:textId="77777777" w:rsidR="00051CA8" w:rsidRPr="009B2A8C" w:rsidRDefault="00051CA8" w:rsidP="00E45B9F">
            <w:pPr>
              <w:spacing w:line="240" w:lineRule="auto"/>
              <w:ind w:left="-1044"/>
              <w:jc w:val="center"/>
              <w:rPr>
                <w:sz w:val="24"/>
                <w:szCs w:val="24"/>
              </w:rPr>
            </w:pPr>
          </w:p>
        </w:tc>
        <w:tc>
          <w:tcPr>
            <w:tcW w:w="2098" w:type="dxa"/>
            <w:vAlign w:val="center"/>
          </w:tcPr>
          <w:p w14:paraId="6CC344DB" w14:textId="5FC76C67" w:rsidR="00051CA8" w:rsidRPr="009B2A8C" w:rsidRDefault="00051CA8" w:rsidP="00E45B9F">
            <w:pPr>
              <w:spacing w:line="240" w:lineRule="auto"/>
              <w:ind w:left="-1044"/>
              <w:jc w:val="center"/>
              <w:rPr>
                <w:sz w:val="24"/>
                <w:szCs w:val="24"/>
              </w:rPr>
            </w:pPr>
            <w:r w:rsidRPr="009B2A8C">
              <w:rPr>
                <w:sz w:val="24"/>
                <w:szCs w:val="24"/>
              </w:rPr>
              <w:t>0.772</w:t>
            </w:r>
          </w:p>
        </w:tc>
      </w:tr>
      <w:tr w:rsidR="00051CA8" w:rsidRPr="009B2A8C" w14:paraId="088C3AF1" w14:textId="77777777" w:rsidTr="00E45B9F">
        <w:trPr>
          <w:trHeight w:val="57"/>
        </w:trPr>
        <w:tc>
          <w:tcPr>
            <w:tcW w:w="693" w:type="dxa"/>
            <w:vAlign w:val="center"/>
          </w:tcPr>
          <w:p w14:paraId="4989D0DB" w14:textId="5EC7E137" w:rsidR="00051CA8" w:rsidRPr="009B2A8C" w:rsidRDefault="00051CA8" w:rsidP="00E45B9F">
            <w:pPr>
              <w:spacing w:line="240" w:lineRule="auto"/>
              <w:ind w:left="-1044"/>
              <w:jc w:val="center"/>
              <w:rPr>
                <w:sz w:val="24"/>
                <w:szCs w:val="24"/>
              </w:rPr>
            </w:pPr>
            <w:r w:rsidRPr="009B2A8C">
              <w:rPr>
                <w:sz w:val="24"/>
                <w:szCs w:val="24"/>
              </w:rPr>
              <w:t>X6</w:t>
            </w:r>
          </w:p>
        </w:tc>
        <w:tc>
          <w:tcPr>
            <w:tcW w:w="1984" w:type="dxa"/>
            <w:vAlign w:val="center"/>
          </w:tcPr>
          <w:p w14:paraId="471E4B5C" w14:textId="77777777" w:rsidR="00051CA8" w:rsidRPr="009B2A8C" w:rsidRDefault="00051CA8" w:rsidP="00E45B9F">
            <w:pPr>
              <w:spacing w:line="240" w:lineRule="auto"/>
              <w:ind w:left="-1044"/>
              <w:jc w:val="center"/>
              <w:rPr>
                <w:sz w:val="24"/>
                <w:szCs w:val="24"/>
              </w:rPr>
            </w:pPr>
          </w:p>
        </w:tc>
        <w:tc>
          <w:tcPr>
            <w:tcW w:w="2580" w:type="dxa"/>
            <w:vAlign w:val="center"/>
          </w:tcPr>
          <w:p w14:paraId="703DDC90" w14:textId="77777777" w:rsidR="00051CA8" w:rsidRPr="009B2A8C" w:rsidRDefault="00051CA8" w:rsidP="00E45B9F">
            <w:pPr>
              <w:spacing w:line="240" w:lineRule="auto"/>
              <w:ind w:left="-1044"/>
              <w:jc w:val="center"/>
              <w:rPr>
                <w:sz w:val="24"/>
                <w:szCs w:val="24"/>
              </w:rPr>
            </w:pPr>
          </w:p>
        </w:tc>
        <w:tc>
          <w:tcPr>
            <w:tcW w:w="2098" w:type="dxa"/>
            <w:vAlign w:val="center"/>
          </w:tcPr>
          <w:p w14:paraId="10437FD8" w14:textId="0096A1BC" w:rsidR="00051CA8" w:rsidRPr="009B2A8C" w:rsidRDefault="00051CA8" w:rsidP="00E45B9F">
            <w:pPr>
              <w:spacing w:line="240" w:lineRule="auto"/>
              <w:ind w:left="-1044"/>
              <w:jc w:val="center"/>
              <w:rPr>
                <w:sz w:val="24"/>
                <w:szCs w:val="24"/>
              </w:rPr>
            </w:pPr>
            <w:r w:rsidRPr="009B2A8C">
              <w:rPr>
                <w:sz w:val="24"/>
                <w:szCs w:val="24"/>
              </w:rPr>
              <w:t>0.749</w:t>
            </w:r>
          </w:p>
        </w:tc>
      </w:tr>
      <w:tr w:rsidR="00051CA8" w:rsidRPr="009B2A8C" w14:paraId="4C7B998F" w14:textId="77777777" w:rsidTr="00E45B9F">
        <w:trPr>
          <w:trHeight w:val="57"/>
        </w:trPr>
        <w:tc>
          <w:tcPr>
            <w:tcW w:w="693" w:type="dxa"/>
            <w:vAlign w:val="center"/>
          </w:tcPr>
          <w:p w14:paraId="06BDEF3E" w14:textId="70715542" w:rsidR="00051CA8" w:rsidRPr="009B2A8C" w:rsidRDefault="00051CA8" w:rsidP="00E45B9F">
            <w:pPr>
              <w:spacing w:line="240" w:lineRule="auto"/>
              <w:ind w:left="-1044"/>
              <w:jc w:val="center"/>
              <w:rPr>
                <w:sz w:val="24"/>
                <w:szCs w:val="24"/>
              </w:rPr>
            </w:pPr>
            <w:r w:rsidRPr="009B2A8C">
              <w:rPr>
                <w:sz w:val="24"/>
                <w:szCs w:val="24"/>
              </w:rPr>
              <w:t>X7</w:t>
            </w:r>
          </w:p>
        </w:tc>
        <w:tc>
          <w:tcPr>
            <w:tcW w:w="1984" w:type="dxa"/>
            <w:vAlign w:val="center"/>
          </w:tcPr>
          <w:p w14:paraId="3F8FE023" w14:textId="77777777" w:rsidR="00051CA8" w:rsidRPr="009B2A8C" w:rsidRDefault="00051CA8" w:rsidP="00E45B9F">
            <w:pPr>
              <w:spacing w:line="240" w:lineRule="auto"/>
              <w:ind w:left="-1044"/>
              <w:jc w:val="center"/>
              <w:rPr>
                <w:sz w:val="24"/>
                <w:szCs w:val="24"/>
              </w:rPr>
            </w:pPr>
          </w:p>
        </w:tc>
        <w:tc>
          <w:tcPr>
            <w:tcW w:w="2580" w:type="dxa"/>
            <w:vAlign w:val="center"/>
          </w:tcPr>
          <w:p w14:paraId="0D96648D" w14:textId="77777777" w:rsidR="00051CA8" w:rsidRPr="009B2A8C" w:rsidRDefault="00051CA8" w:rsidP="00E45B9F">
            <w:pPr>
              <w:spacing w:line="240" w:lineRule="auto"/>
              <w:ind w:left="-1044"/>
              <w:jc w:val="center"/>
              <w:rPr>
                <w:sz w:val="24"/>
                <w:szCs w:val="24"/>
              </w:rPr>
            </w:pPr>
          </w:p>
        </w:tc>
        <w:tc>
          <w:tcPr>
            <w:tcW w:w="2098" w:type="dxa"/>
            <w:vAlign w:val="center"/>
          </w:tcPr>
          <w:p w14:paraId="5D9C33C9" w14:textId="2DC76C82" w:rsidR="00051CA8" w:rsidRPr="009B2A8C" w:rsidRDefault="00051CA8" w:rsidP="00E45B9F">
            <w:pPr>
              <w:spacing w:line="240" w:lineRule="auto"/>
              <w:ind w:left="-1044"/>
              <w:jc w:val="center"/>
              <w:rPr>
                <w:sz w:val="24"/>
                <w:szCs w:val="24"/>
              </w:rPr>
            </w:pPr>
            <w:r w:rsidRPr="009B2A8C">
              <w:rPr>
                <w:sz w:val="24"/>
                <w:szCs w:val="24"/>
              </w:rPr>
              <w:t>0.735</w:t>
            </w:r>
          </w:p>
        </w:tc>
      </w:tr>
      <w:tr w:rsidR="00051CA8" w:rsidRPr="009B2A8C" w14:paraId="22229FAA" w14:textId="77777777" w:rsidTr="00E45B9F">
        <w:trPr>
          <w:trHeight w:val="57"/>
        </w:trPr>
        <w:tc>
          <w:tcPr>
            <w:tcW w:w="693" w:type="dxa"/>
            <w:vAlign w:val="center"/>
          </w:tcPr>
          <w:p w14:paraId="3CBEE03C" w14:textId="34EE4A6E" w:rsidR="00051CA8" w:rsidRPr="009B2A8C" w:rsidRDefault="00051CA8" w:rsidP="00E45B9F">
            <w:pPr>
              <w:spacing w:line="240" w:lineRule="auto"/>
              <w:ind w:left="-1044"/>
              <w:jc w:val="center"/>
              <w:rPr>
                <w:sz w:val="24"/>
                <w:szCs w:val="24"/>
              </w:rPr>
            </w:pPr>
            <w:r w:rsidRPr="009B2A8C">
              <w:rPr>
                <w:sz w:val="24"/>
                <w:szCs w:val="24"/>
              </w:rPr>
              <w:t>X8</w:t>
            </w:r>
          </w:p>
        </w:tc>
        <w:tc>
          <w:tcPr>
            <w:tcW w:w="1984" w:type="dxa"/>
            <w:vAlign w:val="center"/>
          </w:tcPr>
          <w:p w14:paraId="01AD3D1C" w14:textId="77777777" w:rsidR="00051CA8" w:rsidRPr="009B2A8C" w:rsidRDefault="00051CA8" w:rsidP="00E45B9F">
            <w:pPr>
              <w:spacing w:line="240" w:lineRule="auto"/>
              <w:ind w:left="-1044"/>
              <w:jc w:val="center"/>
              <w:rPr>
                <w:sz w:val="24"/>
                <w:szCs w:val="24"/>
              </w:rPr>
            </w:pPr>
          </w:p>
        </w:tc>
        <w:tc>
          <w:tcPr>
            <w:tcW w:w="2580" w:type="dxa"/>
            <w:vAlign w:val="center"/>
          </w:tcPr>
          <w:p w14:paraId="6E0E1072" w14:textId="77777777" w:rsidR="00051CA8" w:rsidRPr="009B2A8C" w:rsidRDefault="00051CA8" w:rsidP="00E45B9F">
            <w:pPr>
              <w:spacing w:line="240" w:lineRule="auto"/>
              <w:ind w:left="-1044"/>
              <w:jc w:val="center"/>
              <w:rPr>
                <w:sz w:val="24"/>
                <w:szCs w:val="24"/>
              </w:rPr>
            </w:pPr>
          </w:p>
        </w:tc>
        <w:tc>
          <w:tcPr>
            <w:tcW w:w="2098" w:type="dxa"/>
            <w:vAlign w:val="center"/>
          </w:tcPr>
          <w:p w14:paraId="2C99C4E0" w14:textId="569A8E71" w:rsidR="00051CA8" w:rsidRPr="009B2A8C" w:rsidRDefault="00051CA8" w:rsidP="00E45B9F">
            <w:pPr>
              <w:spacing w:line="240" w:lineRule="auto"/>
              <w:ind w:left="-1044"/>
              <w:jc w:val="center"/>
              <w:rPr>
                <w:color w:val="EE0000"/>
                <w:sz w:val="24"/>
                <w:szCs w:val="24"/>
              </w:rPr>
            </w:pPr>
            <w:r w:rsidRPr="009B2A8C">
              <w:rPr>
                <w:color w:val="EE0000"/>
                <w:sz w:val="24"/>
                <w:szCs w:val="24"/>
              </w:rPr>
              <w:t>0.573</w:t>
            </w:r>
          </w:p>
        </w:tc>
      </w:tr>
      <w:tr w:rsidR="00051CA8" w:rsidRPr="009B2A8C" w14:paraId="451D5070" w14:textId="77777777" w:rsidTr="00E45B9F">
        <w:trPr>
          <w:trHeight w:val="57"/>
        </w:trPr>
        <w:tc>
          <w:tcPr>
            <w:tcW w:w="693" w:type="dxa"/>
            <w:vAlign w:val="center"/>
          </w:tcPr>
          <w:p w14:paraId="255411E1" w14:textId="01BE1E8E" w:rsidR="00051CA8" w:rsidRPr="009B2A8C" w:rsidRDefault="00051CA8" w:rsidP="00E45B9F">
            <w:pPr>
              <w:spacing w:line="240" w:lineRule="auto"/>
              <w:ind w:left="-1044"/>
              <w:jc w:val="center"/>
              <w:rPr>
                <w:sz w:val="24"/>
                <w:szCs w:val="24"/>
              </w:rPr>
            </w:pPr>
            <w:r w:rsidRPr="009B2A8C">
              <w:rPr>
                <w:sz w:val="24"/>
                <w:szCs w:val="24"/>
              </w:rPr>
              <w:t>X9</w:t>
            </w:r>
          </w:p>
        </w:tc>
        <w:tc>
          <w:tcPr>
            <w:tcW w:w="1984" w:type="dxa"/>
            <w:vAlign w:val="center"/>
          </w:tcPr>
          <w:p w14:paraId="253EA567" w14:textId="77777777" w:rsidR="00051CA8" w:rsidRPr="009B2A8C" w:rsidRDefault="00051CA8" w:rsidP="00E45B9F">
            <w:pPr>
              <w:spacing w:line="240" w:lineRule="auto"/>
              <w:ind w:left="-1044"/>
              <w:jc w:val="center"/>
              <w:rPr>
                <w:sz w:val="24"/>
                <w:szCs w:val="24"/>
              </w:rPr>
            </w:pPr>
          </w:p>
        </w:tc>
        <w:tc>
          <w:tcPr>
            <w:tcW w:w="2580" w:type="dxa"/>
            <w:vAlign w:val="center"/>
          </w:tcPr>
          <w:p w14:paraId="6F5C30E3" w14:textId="77777777" w:rsidR="00051CA8" w:rsidRPr="009B2A8C" w:rsidRDefault="00051CA8" w:rsidP="00E45B9F">
            <w:pPr>
              <w:spacing w:line="240" w:lineRule="auto"/>
              <w:ind w:left="-1044"/>
              <w:jc w:val="center"/>
              <w:rPr>
                <w:sz w:val="24"/>
                <w:szCs w:val="24"/>
              </w:rPr>
            </w:pPr>
          </w:p>
        </w:tc>
        <w:tc>
          <w:tcPr>
            <w:tcW w:w="2098" w:type="dxa"/>
            <w:vAlign w:val="center"/>
          </w:tcPr>
          <w:p w14:paraId="3ECC77D1" w14:textId="02577AE1" w:rsidR="00051CA8" w:rsidRPr="009B2A8C" w:rsidRDefault="00051CA8" w:rsidP="00E45B9F">
            <w:pPr>
              <w:spacing w:line="240" w:lineRule="auto"/>
              <w:ind w:left="-1044"/>
              <w:jc w:val="center"/>
              <w:rPr>
                <w:color w:val="EE0000"/>
                <w:sz w:val="24"/>
                <w:szCs w:val="24"/>
              </w:rPr>
            </w:pPr>
            <w:r w:rsidRPr="009B2A8C">
              <w:rPr>
                <w:color w:val="EE0000"/>
                <w:sz w:val="24"/>
                <w:szCs w:val="24"/>
              </w:rPr>
              <w:t>0.547</w:t>
            </w:r>
          </w:p>
        </w:tc>
      </w:tr>
      <w:tr w:rsidR="00784ADF" w:rsidRPr="009B2A8C" w14:paraId="473FE614" w14:textId="77777777" w:rsidTr="00E45B9F">
        <w:trPr>
          <w:trHeight w:val="57"/>
        </w:trPr>
        <w:tc>
          <w:tcPr>
            <w:tcW w:w="693" w:type="dxa"/>
            <w:vAlign w:val="center"/>
          </w:tcPr>
          <w:p w14:paraId="10A3A56B" w14:textId="05EA56E3" w:rsidR="00784ADF" w:rsidRPr="009B2A8C" w:rsidRDefault="00784ADF" w:rsidP="00E45B9F">
            <w:pPr>
              <w:spacing w:line="240" w:lineRule="auto"/>
              <w:ind w:left="-1044"/>
              <w:jc w:val="center"/>
              <w:rPr>
                <w:sz w:val="24"/>
                <w:szCs w:val="24"/>
              </w:rPr>
            </w:pPr>
            <w:r w:rsidRPr="009B2A8C">
              <w:rPr>
                <w:sz w:val="24"/>
                <w:szCs w:val="24"/>
              </w:rPr>
              <w:t>X</w:t>
            </w:r>
            <w:r w:rsidR="002517E2" w:rsidRPr="009B2A8C">
              <w:rPr>
                <w:sz w:val="24"/>
                <w:szCs w:val="24"/>
              </w:rPr>
              <w:t>10</w:t>
            </w:r>
          </w:p>
        </w:tc>
        <w:tc>
          <w:tcPr>
            <w:tcW w:w="1984" w:type="dxa"/>
            <w:vAlign w:val="center"/>
          </w:tcPr>
          <w:p w14:paraId="710DAD58" w14:textId="77777777" w:rsidR="00784ADF" w:rsidRPr="009B2A8C" w:rsidRDefault="00784ADF" w:rsidP="00E45B9F">
            <w:pPr>
              <w:spacing w:line="240" w:lineRule="auto"/>
              <w:ind w:left="-1044"/>
              <w:jc w:val="center"/>
              <w:rPr>
                <w:sz w:val="24"/>
                <w:szCs w:val="24"/>
              </w:rPr>
            </w:pPr>
          </w:p>
        </w:tc>
        <w:tc>
          <w:tcPr>
            <w:tcW w:w="2580" w:type="dxa"/>
            <w:vAlign w:val="center"/>
          </w:tcPr>
          <w:p w14:paraId="34C00101" w14:textId="77777777" w:rsidR="00784ADF" w:rsidRPr="009B2A8C" w:rsidRDefault="00784ADF" w:rsidP="00E45B9F">
            <w:pPr>
              <w:spacing w:line="240" w:lineRule="auto"/>
              <w:ind w:left="-1044"/>
              <w:jc w:val="center"/>
              <w:rPr>
                <w:sz w:val="24"/>
                <w:szCs w:val="24"/>
              </w:rPr>
            </w:pPr>
          </w:p>
        </w:tc>
        <w:tc>
          <w:tcPr>
            <w:tcW w:w="2098" w:type="dxa"/>
            <w:vAlign w:val="center"/>
          </w:tcPr>
          <w:p w14:paraId="44F35CE7" w14:textId="46C2B597" w:rsidR="00784ADF" w:rsidRPr="009B2A8C" w:rsidRDefault="00051CA8" w:rsidP="00E45B9F">
            <w:pPr>
              <w:spacing w:line="240" w:lineRule="auto"/>
              <w:ind w:left="-1044"/>
              <w:jc w:val="center"/>
              <w:rPr>
                <w:sz w:val="24"/>
                <w:szCs w:val="24"/>
              </w:rPr>
            </w:pPr>
            <w:r w:rsidRPr="009B2A8C">
              <w:rPr>
                <w:sz w:val="24"/>
                <w:szCs w:val="24"/>
              </w:rPr>
              <w:t>0.777</w:t>
            </w:r>
          </w:p>
        </w:tc>
      </w:tr>
      <w:tr w:rsidR="002517E2" w:rsidRPr="009B2A8C" w14:paraId="45B545FB" w14:textId="77777777" w:rsidTr="00E45B9F">
        <w:trPr>
          <w:trHeight w:val="57"/>
        </w:trPr>
        <w:tc>
          <w:tcPr>
            <w:tcW w:w="693" w:type="dxa"/>
            <w:vAlign w:val="center"/>
          </w:tcPr>
          <w:p w14:paraId="5258444C" w14:textId="396B6C28" w:rsidR="002517E2" w:rsidRPr="009B2A8C" w:rsidRDefault="002517E2" w:rsidP="00E45B9F">
            <w:pPr>
              <w:spacing w:line="240" w:lineRule="auto"/>
              <w:ind w:left="-1044"/>
              <w:jc w:val="center"/>
              <w:rPr>
                <w:sz w:val="24"/>
                <w:szCs w:val="24"/>
              </w:rPr>
            </w:pPr>
            <w:r w:rsidRPr="009B2A8C">
              <w:rPr>
                <w:sz w:val="24"/>
                <w:szCs w:val="24"/>
              </w:rPr>
              <w:t>Z1</w:t>
            </w:r>
          </w:p>
        </w:tc>
        <w:tc>
          <w:tcPr>
            <w:tcW w:w="1984" w:type="dxa"/>
            <w:vAlign w:val="center"/>
          </w:tcPr>
          <w:p w14:paraId="1F40EFA7" w14:textId="1A440ED3" w:rsidR="002517E2" w:rsidRPr="009B2A8C" w:rsidRDefault="00051CA8" w:rsidP="00E45B9F">
            <w:pPr>
              <w:spacing w:line="240" w:lineRule="auto"/>
              <w:ind w:left="-1044"/>
              <w:jc w:val="center"/>
              <w:rPr>
                <w:sz w:val="24"/>
                <w:szCs w:val="24"/>
              </w:rPr>
            </w:pPr>
            <w:r w:rsidRPr="009B2A8C">
              <w:rPr>
                <w:sz w:val="24"/>
                <w:szCs w:val="24"/>
              </w:rPr>
              <w:t>0.753</w:t>
            </w:r>
          </w:p>
        </w:tc>
        <w:tc>
          <w:tcPr>
            <w:tcW w:w="2580" w:type="dxa"/>
            <w:vAlign w:val="center"/>
          </w:tcPr>
          <w:p w14:paraId="19369D8E" w14:textId="77777777" w:rsidR="002517E2" w:rsidRPr="009B2A8C" w:rsidRDefault="002517E2" w:rsidP="00E45B9F">
            <w:pPr>
              <w:spacing w:line="240" w:lineRule="auto"/>
              <w:ind w:left="-1044"/>
              <w:jc w:val="center"/>
              <w:rPr>
                <w:sz w:val="24"/>
                <w:szCs w:val="24"/>
              </w:rPr>
            </w:pPr>
          </w:p>
        </w:tc>
        <w:tc>
          <w:tcPr>
            <w:tcW w:w="2098" w:type="dxa"/>
            <w:vAlign w:val="center"/>
          </w:tcPr>
          <w:p w14:paraId="5F4719CA" w14:textId="77777777" w:rsidR="002517E2" w:rsidRPr="009B2A8C" w:rsidRDefault="002517E2" w:rsidP="00E45B9F">
            <w:pPr>
              <w:spacing w:line="240" w:lineRule="auto"/>
              <w:ind w:left="-1044"/>
              <w:jc w:val="center"/>
              <w:rPr>
                <w:sz w:val="24"/>
                <w:szCs w:val="24"/>
              </w:rPr>
            </w:pPr>
          </w:p>
        </w:tc>
      </w:tr>
      <w:tr w:rsidR="00051CA8" w:rsidRPr="009B2A8C" w14:paraId="76E11A99" w14:textId="77777777" w:rsidTr="00E45B9F">
        <w:trPr>
          <w:trHeight w:val="57"/>
        </w:trPr>
        <w:tc>
          <w:tcPr>
            <w:tcW w:w="693" w:type="dxa"/>
            <w:vAlign w:val="center"/>
          </w:tcPr>
          <w:p w14:paraId="564A81BA" w14:textId="3370C532" w:rsidR="00051CA8" w:rsidRPr="009B2A8C" w:rsidRDefault="00051CA8" w:rsidP="00E45B9F">
            <w:pPr>
              <w:spacing w:line="240" w:lineRule="auto"/>
              <w:ind w:left="-1044"/>
              <w:jc w:val="center"/>
              <w:rPr>
                <w:sz w:val="24"/>
                <w:szCs w:val="24"/>
              </w:rPr>
            </w:pPr>
            <w:r w:rsidRPr="009B2A8C">
              <w:rPr>
                <w:sz w:val="24"/>
                <w:szCs w:val="24"/>
              </w:rPr>
              <w:t>Z2</w:t>
            </w:r>
          </w:p>
        </w:tc>
        <w:tc>
          <w:tcPr>
            <w:tcW w:w="1984" w:type="dxa"/>
            <w:vAlign w:val="center"/>
          </w:tcPr>
          <w:p w14:paraId="035FAAB8" w14:textId="0F838644" w:rsidR="00051CA8" w:rsidRPr="009B2A8C" w:rsidRDefault="00051CA8" w:rsidP="00E45B9F">
            <w:pPr>
              <w:spacing w:line="240" w:lineRule="auto"/>
              <w:ind w:left="-1044"/>
              <w:jc w:val="center"/>
              <w:rPr>
                <w:sz w:val="24"/>
                <w:szCs w:val="24"/>
              </w:rPr>
            </w:pPr>
            <w:r w:rsidRPr="009B2A8C">
              <w:rPr>
                <w:sz w:val="24"/>
                <w:szCs w:val="24"/>
              </w:rPr>
              <w:t>0.665</w:t>
            </w:r>
          </w:p>
        </w:tc>
        <w:tc>
          <w:tcPr>
            <w:tcW w:w="2580" w:type="dxa"/>
            <w:vAlign w:val="center"/>
          </w:tcPr>
          <w:p w14:paraId="082508C6" w14:textId="77777777" w:rsidR="00051CA8" w:rsidRPr="009B2A8C" w:rsidRDefault="00051CA8" w:rsidP="00E45B9F">
            <w:pPr>
              <w:spacing w:line="240" w:lineRule="auto"/>
              <w:ind w:left="-1044"/>
              <w:jc w:val="center"/>
              <w:rPr>
                <w:sz w:val="24"/>
                <w:szCs w:val="24"/>
              </w:rPr>
            </w:pPr>
          </w:p>
        </w:tc>
        <w:tc>
          <w:tcPr>
            <w:tcW w:w="2098" w:type="dxa"/>
            <w:vAlign w:val="center"/>
          </w:tcPr>
          <w:p w14:paraId="0FCE42B0" w14:textId="77777777" w:rsidR="00051CA8" w:rsidRPr="009B2A8C" w:rsidRDefault="00051CA8" w:rsidP="00E45B9F">
            <w:pPr>
              <w:spacing w:line="240" w:lineRule="auto"/>
              <w:ind w:left="-1044"/>
              <w:jc w:val="center"/>
              <w:rPr>
                <w:sz w:val="24"/>
                <w:szCs w:val="24"/>
              </w:rPr>
            </w:pPr>
          </w:p>
        </w:tc>
      </w:tr>
      <w:tr w:rsidR="00051CA8" w:rsidRPr="009B2A8C" w14:paraId="0681D815" w14:textId="77777777" w:rsidTr="00E45B9F">
        <w:trPr>
          <w:trHeight w:val="57"/>
        </w:trPr>
        <w:tc>
          <w:tcPr>
            <w:tcW w:w="693" w:type="dxa"/>
            <w:vAlign w:val="center"/>
          </w:tcPr>
          <w:p w14:paraId="34C6566B" w14:textId="1537CBA7" w:rsidR="00051CA8" w:rsidRPr="009B2A8C" w:rsidRDefault="00051CA8" w:rsidP="00E45B9F">
            <w:pPr>
              <w:spacing w:line="240" w:lineRule="auto"/>
              <w:ind w:left="-1044"/>
              <w:jc w:val="center"/>
              <w:rPr>
                <w:sz w:val="24"/>
                <w:szCs w:val="24"/>
              </w:rPr>
            </w:pPr>
            <w:r w:rsidRPr="009B2A8C">
              <w:rPr>
                <w:sz w:val="24"/>
                <w:szCs w:val="24"/>
              </w:rPr>
              <w:t>Z3</w:t>
            </w:r>
          </w:p>
        </w:tc>
        <w:tc>
          <w:tcPr>
            <w:tcW w:w="1984" w:type="dxa"/>
            <w:vAlign w:val="center"/>
          </w:tcPr>
          <w:p w14:paraId="37EE2402" w14:textId="43C28D15" w:rsidR="00051CA8" w:rsidRPr="009B2A8C" w:rsidRDefault="00051CA8" w:rsidP="00E45B9F">
            <w:pPr>
              <w:spacing w:line="240" w:lineRule="auto"/>
              <w:ind w:left="-1044"/>
              <w:jc w:val="center"/>
              <w:rPr>
                <w:color w:val="EE0000"/>
                <w:sz w:val="24"/>
                <w:szCs w:val="24"/>
              </w:rPr>
            </w:pPr>
            <w:r w:rsidRPr="009B2A8C">
              <w:rPr>
                <w:color w:val="EE0000"/>
                <w:sz w:val="24"/>
                <w:szCs w:val="24"/>
              </w:rPr>
              <w:t>0.634</w:t>
            </w:r>
          </w:p>
        </w:tc>
        <w:tc>
          <w:tcPr>
            <w:tcW w:w="2580" w:type="dxa"/>
            <w:vAlign w:val="center"/>
          </w:tcPr>
          <w:p w14:paraId="45E83219" w14:textId="77777777" w:rsidR="00051CA8" w:rsidRPr="009B2A8C" w:rsidRDefault="00051CA8" w:rsidP="00E45B9F">
            <w:pPr>
              <w:spacing w:line="240" w:lineRule="auto"/>
              <w:ind w:left="-1044"/>
              <w:jc w:val="center"/>
              <w:rPr>
                <w:sz w:val="24"/>
                <w:szCs w:val="24"/>
              </w:rPr>
            </w:pPr>
          </w:p>
        </w:tc>
        <w:tc>
          <w:tcPr>
            <w:tcW w:w="2098" w:type="dxa"/>
            <w:vAlign w:val="center"/>
          </w:tcPr>
          <w:p w14:paraId="77D6CCF5" w14:textId="77777777" w:rsidR="00051CA8" w:rsidRPr="009B2A8C" w:rsidRDefault="00051CA8" w:rsidP="00E45B9F">
            <w:pPr>
              <w:spacing w:line="240" w:lineRule="auto"/>
              <w:ind w:left="-1044"/>
              <w:jc w:val="center"/>
              <w:rPr>
                <w:sz w:val="24"/>
                <w:szCs w:val="24"/>
              </w:rPr>
            </w:pPr>
          </w:p>
        </w:tc>
      </w:tr>
      <w:tr w:rsidR="00051CA8" w:rsidRPr="009B2A8C" w14:paraId="1FA465FE" w14:textId="77777777" w:rsidTr="00E45B9F">
        <w:trPr>
          <w:trHeight w:val="57"/>
        </w:trPr>
        <w:tc>
          <w:tcPr>
            <w:tcW w:w="693" w:type="dxa"/>
            <w:vAlign w:val="center"/>
          </w:tcPr>
          <w:p w14:paraId="3E4B4185" w14:textId="7B6FDE80" w:rsidR="00051CA8" w:rsidRPr="009B2A8C" w:rsidRDefault="00051CA8" w:rsidP="00E45B9F">
            <w:pPr>
              <w:spacing w:line="240" w:lineRule="auto"/>
              <w:ind w:left="-1044"/>
              <w:jc w:val="center"/>
              <w:rPr>
                <w:sz w:val="24"/>
                <w:szCs w:val="24"/>
              </w:rPr>
            </w:pPr>
            <w:r w:rsidRPr="009B2A8C">
              <w:rPr>
                <w:sz w:val="24"/>
                <w:szCs w:val="24"/>
              </w:rPr>
              <w:t>Z4</w:t>
            </w:r>
          </w:p>
        </w:tc>
        <w:tc>
          <w:tcPr>
            <w:tcW w:w="1984" w:type="dxa"/>
            <w:vAlign w:val="center"/>
          </w:tcPr>
          <w:p w14:paraId="681D6561" w14:textId="19AB492E" w:rsidR="00051CA8" w:rsidRPr="009B2A8C" w:rsidRDefault="00051CA8" w:rsidP="00E45B9F">
            <w:pPr>
              <w:spacing w:line="240" w:lineRule="auto"/>
              <w:ind w:left="-1044"/>
              <w:jc w:val="center"/>
              <w:rPr>
                <w:sz w:val="24"/>
                <w:szCs w:val="24"/>
              </w:rPr>
            </w:pPr>
            <w:r w:rsidRPr="009B2A8C">
              <w:rPr>
                <w:sz w:val="24"/>
                <w:szCs w:val="24"/>
              </w:rPr>
              <w:t>0.798</w:t>
            </w:r>
          </w:p>
        </w:tc>
        <w:tc>
          <w:tcPr>
            <w:tcW w:w="2580" w:type="dxa"/>
            <w:vAlign w:val="center"/>
          </w:tcPr>
          <w:p w14:paraId="4AC720D1" w14:textId="77777777" w:rsidR="00051CA8" w:rsidRPr="009B2A8C" w:rsidRDefault="00051CA8" w:rsidP="00E45B9F">
            <w:pPr>
              <w:spacing w:line="240" w:lineRule="auto"/>
              <w:ind w:left="-1044"/>
              <w:jc w:val="center"/>
              <w:rPr>
                <w:sz w:val="24"/>
                <w:szCs w:val="24"/>
              </w:rPr>
            </w:pPr>
          </w:p>
        </w:tc>
        <w:tc>
          <w:tcPr>
            <w:tcW w:w="2098" w:type="dxa"/>
            <w:vAlign w:val="center"/>
          </w:tcPr>
          <w:p w14:paraId="5442BEF3" w14:textId="77777777" w:rsidR="00051CA8" w:rsidRPr="009B2A8C" w:rsidRDefault="00051CA8" w:rsidP="00E45B9F">
            <w:pPr>
              <w:spacing w:line="240" w:lineRule="auto"/>
              <w:ind w:left="-1044"/>
              <w:jc w:val="center"/>
              <w:rPr>
                <w:sz w:val="24"/>
                <w:szCs w:val="24"/>
              </w:rPr>
            </w:pPr>
          </w:p>
        </w:tc>
      </w:tr>
      <w:tr w:rsidR="00051CA8" w:rsidRPr="009B2A8C" w14:paraId="03991020" w14:textId="77777777" w:rsidTr="00E45B9F">
        <w:trPr>
          <w:trHeight w:val="57"/>
        </w:trPr>
        <w:tc>
          <w:tcPr>
            <w:tcW w:w="693" w:type="dxa"/>
            <w:vAlign w:val="center"/>
          </w:tcPr>
          <w:p w14:paraId="00E98277" w14:textId="36E62A89" w:rsidR="00051CA8" w:rsidRPr="009B2A8C" w:rsidRDefault="00051CA8" w:rsidP="00E45B9F">
            <w:pPr>
              <w:spacing w:line="240" w:lineRule="auto"/>
              <w:ind w:left="-1044"/>
              <w:jc w:val="center"/>
              <w:rPr>
                <w:sz w:val="24"/>
                <w:szCs w:val="24"/>
              </w:rPr>
            </w:pPr>
            <w:r w:rsidRPr="009B2A8C">
              <w:rPr>
                <w:sz w:val="24"/>
                <w:szCs w:val="24"/>
              </w:rPr>
              <w:t>Z5</w:t>
            </w:r>
          </w:p>
        </w:tc>
        <w:tc>
          <w:tcPr>
            <w:tcW w:w="1984" w:type="dxa"/>
            <w:vAlign w:val="center"/>
          </w:tcPr>
          <w:p w14:paraId="193EC3C2" w14:textId="5B23286D" w:rsidR="00051CA8" w:rsidRPr="009B2A8C" w:rsidRDefault="00051CA8" w:rsidP="00E45B9F">
            <w:pPr>
              <w:spacing w:line="240" w:lineRule="auto"/>
              <w:ind w:left="-1044"/>
              <w:jc w:val="center"/>
              <w:rPr>
                <w:sz w:val="24"/>
                <w:szCs w:val="24"/>
              </w:rPr>
            </w:pPr>
            <w:r w:rsidRPr="009B2A8C">
              <w:rPr>
                <w:sz w:val="24"/>
                <w:szCs w:val="24"/>
              </w:rPr>
              <w:t>0.747</w:t>
            </w:r>
          </w:p>
        </w:tc>
        <w:tc>
          <w:tcPr>
            <w:tcW w:w="2580" w:type="dxa"/>
            <w:vAlign w:val="center"/>
          </w:tcPr>
          <w:p w14:paraId="17E8A99E" w14:textId="77777777" w:rsidR="00051CA8" w:rsidRPr="009B2A8C" w:rsidRDefault="00051CA8" w:rsidP="00E45B9F">
            <w:pPr>
              <w:spacing w:line="240" w:lineRule="auto"/>
              <w:ind w:left="-1044"/>
              <w:jc w:val="center"/>
              <w:rPr>
                <w:sz w:val="24"/>
                <w:szCs w:val="24"/>
              </w:rPr>
            </w:pPr>
          </w:p>
        </w:tc>
        <w:tc>
          <w:tcPr>
            <w:tcW w:w="2098" w:type="dxa"/>
            <w:vAlign w:val="center"/>
          </w:tcPr>
          <w:p w14:paraId="53BFE3F5" w14:textId="77777777" w:rsidR="00051CA8" w:rsidRPr="009B2A8C" w:rsidRDefault="00051CA8" w:rsidP="00E45B9F">
            <w:pPr>
              <w:spacing w:line="240" w:lineRule="auto"/>
              <w:ind w:left="-1044"/>
              <w:jc w:val="center"/>
              <w:rPr>
                <w:sz w:val="24"/>
                <w:szCs w:val="24"/>
              </w:rPr>
            </w:pPr>
          </w:p>
        </w:tc>
      </w:tr>
      <w:tr w:rsidR="00051CA8" w:rsidRPr="009B2A8C" w14:paraId="7D6E4D73" w14:textId="77777777" w:rsidTr="00E45B9F">
        <w:trPr>
          <w:trHeight w:val="57"/>
        </w:trPr>
        <w:tc>
          <w:tcPr>
            <w:tcW w:w="693" w:type="dxa"/>
            <w:vAlign w:val="center"/>
          </w:tcPr>
          <w:p w14:paraId="220C5CD1" w14:textId="49D078EB" w:rsidR="00051CA8" w:rsidRPr="009B2A8C" w:rsidRDefault="00051CA8" w:rsidP="00E45B9F">
            <w:pPr>
              <w:spacing w:line="240" w:lineRule="auto"/>
              <w:ind w:left="-1044"/>
              <w:jc w:val="center"/>
              <w:rPr>
                <w:sz w:val="24"/>
                <w:szCs w:val="24"/>
              </w:rPr>
            </w:pPr>
            <w:r w:rsidRPr="009B2A8C">
              <w:rPr>
                <w:sz w:val="24"/>
                <w:szCs w:val="24"/>
              </w:rPr>
              <w:t>Z6</w:t>
            </w:r>
          </w:p>
        </w:tc>
        <w:tc>
          <w:tcPr>
            <w:tcW w:w="1984" w:type="dxa"/>
            <w:vAlign w:val="center"/>
          </w:tcPr>
          <w:p w14:paraId="4F517273" w14:textId="6ED2B8B5" w:rsidR="00051CA8" w:rsidRPr="009B2A8C" w:rsidRDefault="00051CA8" w:rsidP="00E45B9F">
            <w:pPr>
              <w:spacing w:line="240" w:lineRule="auto"/>
              <w:ind w:left="-1044"/>
              <w:jc w:val="center"/>
              <w:rPr>
                <w:sz w:val="24"/>
                <w:szCs w:val="24"/>
              </w:rPr>
            </w:pPr>
            <w:r w:rsidRPr="009B2A8C">
              <w:rPr>
                <w:sz w:val="24"/>
                <w:szCs w:val="24"/>
              </w:rPr>
              <w:t>0.710</w:t>
            </w:r>
          </w:p>
        </w:tc>
        <w:tc>
          <w:tcPr>
            <w:tcW w:w="2580" w:type="dxa"/>
            <w:vAlign w:val="center"/>
          </w:tcPr>
          <w:p w14:paraId="02A08C49" w14:textId="77777777" w:rsidR="00051CA8" w:rsidRPr="009B2A8C" w:rsidRDefault="00051CA8" w:rsidP="00E45B9F">
            <w:pPr>
              <w:spacing w:line="240" w:lineRule="auto"/>
              <w:ind w:left="-1044"/>
              <w:jc w:val="center"/>
              <w:rPr>
                <w:sz w:val="24"/>
                <w:szCs w:val="24"/>
              </w:rPr>
            </w:pPr>
          </w:p>
        </w:tc>
        <w:tc>
          <w:tcPr>
            <w:tcW w:w="2098" w:type="dxa"/>
            <w:vAlign w:val="center"/>
          </w:tcPr>
          <w:p w14:paraId="64326C36" w14:textId="77777777" w:rsidR="00051CA8" w:rsidRPr="009B2A8C" w:rsidRDefault="00051CA8" w:rsidP="00E45B9F">
            <w:pPr>
              <w:spacing w:line="240" w:lineRule="auto"/>
              <w:ind w:left="-1044"/>
              <w:jc w:val="center"/>
              <w:rPr>
                <w:sz w:val="24"/>
                <w:szCs w:val="24"/>
              </w:rPr>
            </w:pPr>
          </w:p>
        </w:tc>
      </w:tr>
      <w:tr w:rsidR="00051CA8" w:rsidRPr="009B2A8C" w14:paraId="35B7D5A7" w14:textId="77777777" w:rsidTr="00E45B9F">
        <w:trPr>
          <w:trHeight w:val="57"/>
        </w:trPr>
        <w:tc>
          <w:tcPr>
            <w:tcW w:w="693" w:type="dxa"/>
            <w:vAlign w:val="center"/>
          </w:tcPr>
          <w:p w14:paraId="0B9E32F6" w14:textId="05541767" w:rsidR="00051CA8" w:rsidRPr="009B2A8C" w:rsidRDefault="00051CA8" w:rsidP="00E45B9F">
            <w:pPr>
              <w:spacing w:line="240" w:lineRule="auto"/>
              <w:ind w:left="-1044"/>
              <w:jc w:val="center"/>
              <w:rPr>
                <w:sz w:val="24"/>
                <w:szCs w:val="24"/>
              </w:rPr>
            </w:pPr>
            <w:r w:rsidRPr="009B2A8C">
              <w:rPr>
                <w:sz w:val="24"/>
                <w:szCs w:val="24"/>
              </w:rPr>
              <w:t>Z7</w:t>
            </w:r>
          </w:p>
        </w:tc>
        <w:tc>
          <w:tcPr>
            <w:tcW w:w="1984" w:type="dxa"/>
            <w:vAlign w:val="center"/>
          </w:tcPr>
          <w:p w14:paraId="4F15B659" w14:textId="2504F32A" w:rsidR="00051CA8" w:rsidRPr="009B2A8C" w:rsidRDefault="00051CA8" w:rsidP="00E45B9F">
            <w:pPr>
              <w:spacing w:line="240" w:lineRule="auto"/>
              <w:ind w:left="-1044"/>
              <w:jc w:val="center"/>
              <w:rPr>
                <w:color w:val="EE0000"/>
                <w:sz w:val="24"/>
                <w:szCs w:val="24"/>
              </w:rPr>
            </w:pPr>
            <w:r w:rsidRPr="009B2A8C">
              <w:rPr>
                <w:color w:val="EE0000"/>
                <w:sz w:val="24"/>
                <w:szCs w:val="24"/>
              </w:rPr>
              <w:t>0.575</w:t>
            </w:r>
          </w:p>
        </w:tc>
        <w:tc>
          <w:tcPr>
            <w:tcW w:w="2580" w:type="dxa"/>
            <w:vAlign w:val="center"/>
          </w:tcPr>
          <w:p w14:paraId="0F0149E7" w14:textId="77777777" w:rsidR="00051CA8" w:rsidRPr="009B2A8C" w:rsidRDefault="00051CA8" w:rsidP="00E45B9F">
            <w:pPr>
              <w:spacing w:line="240" w:lineRule="auto"/>
              <w:ind w:left="-1044"/>
              <w:jc w:val="center"/>
              <w:rPr>
                <w:sz w:val="24"/>
                <w:szCs w:val="24"/>
              </w:rPr>
            </w:pPr>
          </w:p>
        </w:tc>
        <w:tc>
          <w:tcPr>
            <w:tcW w:w="2098" w:type="dxa"/>
            <w:vAlign w:val="center"/>
          </w:tcPr>
          <w:p w14:paraId="3F7CE707" w14:textId="77777777" w:rsidR="00051CA8" w:rsidRPr="009B2A8C" w:rsidRDefault="00051CA8" w:rsidP="00E45B9F">
            <w:pPr>
              <w:spacing w:line="240" w:lineRule="auto"/>
              <w:ind w:left="-1044"/>
              <w:jc w:val="center"/>
              <w:rPr>
                <w:sz w:val="24"/>
                <w:szCs w:val="24"/>
              </w:rPr>
            </w:pPr>
          </w:p>
        </w:tc>
      </w:tr>
      <w:tr w:rsidR="00051CA8" w:rsidRPr="009B2A8C" w14:paraId="67ADAA65" w14:textId="77777777" w:rsidTr="00E45B9F">
        <w:trPr>
          <w:trHeight w:val="57"/>
        </w:trPr>
        <w:tc>
          <w:tcPr>
            <w:tcW w:w="693" w:type="dxa"/>
            <w:vAlign w:val="center"/>
          </w:tcPr>
          <w:p w14:paraId="688C46E6" w14:textId="0E4F2D8C" w:rsidR="00051CA8" w:rsidRPr="009B2A8C" w:rsidRDefault="00051CA8" w:rsidP="00E45B9F">
            <w:pPr>
              <w:spacing w:line="240" w:lineRule="auto"/>
              <w:ind w:left="-1044"/>
              <w:jc w:val="center"/>
              <w:rPr>
                <w:sz w:val="24"/>
                <w:szCs w:val="24"/>
              </w:rPr>
            </w:pPr>
            <w:r w:rsidRPr="009B2A8C">
              <w:rPr>
                <w:sz w:val="24"/>
                <w:szCs w:val="24"/>
              </w:rPr>
              <w:t>Z8</w:t>
            </w:r>
          </w:p>
        </w:tc>
        <w:tc>
          <w:tcPr>
            <w:tcW w:w="1984" w:type="dxa"/>
            <w:vAlign w:val="center"/>
          </w:tcPr>
          <w:p w14:paraId="6888E096" w14:textId="49F14C07" w:rsidR="00051CA8" w:rsidRPr="009B2A8C" w:rsidRDefault="00051CA8" w:rsidP="00E45B9F">
            <w:pPr>
              <w:spacing w:line="240" w:lineRule="auto"/>
              <w:ind w:left="-1044"/>
              <w:jc w:val="center"/>
              <w:rPr>
                <w:sz w:val="24"/>
                <w:szCs w:val="24"/>
              </w:rPr>
            </w:pPr>
            <w:r w:rsidRPr="009B2A8C">
              <w:rPr>
                <w:sz w:val="24"/>
                <w:szCs w:val="24"/>
              </w:rPr>
              <w:t>0.699</w:t>
            </w:r>
          </w:p>
        </w:tc>
        <w:tc>
          <w:tcPr>
            <w:tcW w:w="2580" w:type="dxa"/>
            <w:vAlign w:val="center"/>
          </w:tcPr>
          <w:p w14:paraId="661CBE12" w14:textId="77777777" w:rsidR="00051CA8" w:rsidRPr="009B2A8C" w:rsidRDefault="00051CA8" w:rsidP="00E45B9F">
            <w:pPr>
              <w:spacing w:line="240" w:lineRule="auto"/>
              <w:ind w:left="-1044"/>
              <w:jc w:val="center"/>
              <w:rPr>
                <w:sz w:val="24"/>
                <w:szCs w:val="24"/>
              </w:rPr>
            </w:pPr>
          </w:p>
        </w:tc>
        <w:tc>
          <w:tcPr>
            <w:tcW w:w="2098" w:type="dxa"/>
            <w:vAlign w:val="center"/>
          </w:tcPr>
          <w:p w14:paraId="77B4A1BC" w14:textId="77777777" w:rsidR="00051CA8" w:rsidRPr="009B2A8C" w:rsidRDefault="00051CA8" w:rsidP="00E45B9F">
            <w:pPr>
              <w:spacing w:line="240" w:lineRule="auto"/>
              <w:ind w:left="-1044"/>
              <w:jc w:val="center"/>
              <w:rPr>
                <w:sz w:val="24"/>
                <w:szCs w:val="24"/>
              </w:rPr>
            </w:pPr>
          </w:p>
        </w:tc>
      </w:tr>
      <w:tr w:rsidR="00051CA8" w:rsidRPr="009B2A8C" w14:paraId="0207DAC1" w14:textId="77777777" w:rsidTr="00E45B9F">
        <w:trPr>
          <w:trHeight w:val="57"/>
        </w:trPr>
        <w:tc>
          <w:tcPr>
            <w:tcW w:w="693" w:type="dxa"/>
            <w:vAlign w:val="center"/>
          </w:tcPr>
          <w:p w14:paraId="0C6EE3B3" w14:textId="3BC38670" w:rsidR="00051CA8" w:rsidRPr="009B2A8C" w:rsidRDefault="00051CA8" w:rsidP="00E45B9F">
            <w:pPr>
              <w:spacing w:line="240" w:lineRule="auto"/>
              <w:ind w:left="-1044"/>
              <w:jc w:val="center"/>
              <w:rPr>
                <w:sz w:val="24"/>
                <w:szCs w:val="24"/>
              </w:rPr>
            </w:pPr>
            <w:r w:rsidRPr="009B2A8C">
              <w:rPr>
                <w:sz w:val="24"/>
                <w:szCs w:val="24"/>
              </w:rPr>
              <w:t>Z9</w:t>
            </w:r>
          </w:p>
        </w:tc>
        <w:tc>
          <w:tcPr>
            <w:tcW w:w="1984" w:type="dxa"/>
            <w:vAlign w:val="center"/>
          </w:tcPr>
          <w:p w14:paraId="1521F8EF" w14:textId="48FE841B" w:rsidR="00051CA8" w:rsidRPr="009B2A8C" w:rsidRDefault="00051CA8" w:rsidP="00E45B9F">
            <w:pPr>
              <w:spacing w:line="240" w:lineRule="auto"/>
              <w:ind w:left="-1044"/>
              <w:jc w:val="center"/>
              <w:rPr>
                <w:sz w:val="24"/>
                <w:szCs w:val="24"/>
              </w:rPr>
            </w:pPr>
            <w:r w:rsidRPr="009B2A8C">
              <w:rPr>
                <w:sz w:val="24"/>
                <w:szCs w:val="24"/>
              </w:rPr>
              <w:t>0.647</w:t>
            </w:r>
          </w:p>
        </w:tc>
        <w:tc>
          <w:tcPr>
            <w:tcW w:w="2580" w:type="dxa"/>
            <w:vAlign w:val="center"/>
          </w:tcPr>
          <w:p w14:paraId="5357B76C" w14:textId="77777777" w:rsidR="00051CA8" w:rsidRPr="009B2A8C" w:rsidRDefault="00051CA8" w:rsidP="00E45B9F">
            <w:pPr>
              <w:spacing w:line="240" w:lineRule="auto"/>
              <w:ind w:left="-1044"/>
              <w:jc w:val="center"/>
              <w:rPr>
                <w:sz w:val="24"/>
                <w:szCs w:val="24"/>
              </w:rPr>
            </w:pPr>
          </w:p>
        </w:tc>
        <w:tc>
          <w:tcPr>
            <w:tcW w:w="2098" w:type="dxa"/>
            <w:vAlign w:val="center"/>
          </w:tcPr>
          <w:p w14:paraId="672498D4" w14:textId="77777777" w:rsidR="00051CA8" w:rsidRPr="009B2A8C" w:rsidRDefault="00051CA8" w:rsidP="00E45B9F">
            <w:pPr>
              <w:spacing w:line="240" w:lineRule="auto"/>
              <w:ind w:left="-1044"/>
              <w:jc w:val="center"/>
              <w:rPr>
                <w:sz w:val="24"/>
                <w:szCs w:val="24"/>
              </w:rPr>
            </w:pPr>
          </w:p>
        </w:tc>
      </w:tr>
      <w:tr w:rsidR="002517E2" w:rsidRPr="009B2A8C" w14:paraId="109254BB" w14:textId="77777777" w:rsidTr="00E45B9F">
        <w:trPr>
          <w:trHeight w:val="57"/>
        </w:trPr>
        <w:tc>
          <w:tcPr>
            <w:tcW w:w="693" w:type="dxa"/>
            <w:vAlign w:val="center"/>
          </w:tcPr>
          <w:p w14:paraId="025FDA82" w14:textId="6DD6A199" w:rsidR="002517E2" w:rsidRPr="009B2A8C" w:rsidRDefault="002517E2" w:rsidP="00E45B9F">
            <w:pPr>
              <w:spacing w:line="240" w:lineRule="auto"/>
              <w:ind w:left="-1044"/>
              <w:jc w:val="center"/>
              <w:rPr>
                <w:sz w:val="24"/>
                <w:szCs w:val="24"/>
              </w:rPr>
            </w:pPr>
            <w:r w:rsidRPr="009B2A8C">
              <w:rPr>
                <w:sz w:val="24"/>
                <w:szCs w:val="24"/>
              </w:rPr>
              <w:t>Z10</w:t>
            </w:r>
          </w:p>
        </w:tc>
        <w:tc>
          <w:tcPr>
            <w:tcW w:w="1984" w:type="dxa"/>
            <w:vAlign w:val="center"/>
          </w:tcPr>
          <w:p w14:paraId="324E7024" w14:textId="1D0D8073" w:rsidR="002517E2" w:rsidRPr="009B2A8C" w:rsidRDefault="00051CA8" w:rsidP="00E45B9F">
            <w:pPr>
              <w:spacing w:line="240" w:lineRule="auto"/>
              <w:ind w:left="-1044"/>
              <w:jc w:val="center"/>
              <w:rPr>
                <w:sz w:val="24"/>
                <w:szCs w:val="24"/>
              </w:rPr>
            </w:pPr>
            <w:r w:rsidRPr="009B2A8C">
              <w:rPr>
                <w:sz w:val="24"/>
                <w:szCs w:val="24"/>
              </w:rPr>
              <w:t>0.660</w:t>
            </w:r>
          </w:p>
        </w:tc>
        <w:tc>
          <w:tcPr>
            <w:tcW w:w="2580" w:type="dxa"/>
            <w:vAlign w:val="center"/>
          </w:tcPr>
          <w:p w14:paraId="0630E76C" w14:textId="77777777" w:rsidR="002517E2" w:rsidRPr="009B2A8C" w:rsidRDefault="002517E2" w:rsidP="00E45B9F">
            <w:pPr>
              <w:spacing w:line="240" w:lineRule="auto"/>
              <w:ind w:left="-1044"/>
              <w:jc w:val="center"/>
              <w:rPr>
                <w:sz w:val="24"/>
                <w:szCs w:val="24"/>
              </w:rPr>
            </w:pPr>
          </w:p>
        </w:tc>
        <w:tc>
          <w:tcPr>
            <w:tcW w:w="2098" w:type="dxa"/>
            <w:vAlign w:val="center"/>
          </w:tcPr>
          <w:p w14:paraId="1D2ADDF9" w14:textId="77777777" w:rsidR="002517E2" w:rsidRPr="009B2A8C" w:rsidRDefault="002517E2" w:rsidP="00E45B9F">
            <w:pPr>
              <w:spacing w:line="240" w:lineRule="auto"/>
              <w:ind w:left="-1044"/>
              <w:jc w:val="center"/>
              <w:rPr>
                <w:sz w:val="24"/>
                <w:szCs w:val="24"/>
              </w:rPr>
            </w:pPr>
          </w:p>
        </w:tc>
      </w:tr>
      <w:tr w:rsidR="002517E2" w:rsidRPr="009B2A8C" w14:paraId="79B0F35D" w14:textId="77777777" w:rsidTr="00E45B9F">
        <w:trPr>
          <w:trHeight w:val="57"/>
        </w:trPr>
        <w:tc>
          <w:tcPr>
            <w:tcW w:w="693" w:type="dxa"/>
            <w:vAlign w:val="center"/>
          </w:tcPr>
          <w:p w14:paraId="2AE6A387" w14:textId="2DCBF629" w:rsidR="002517E2" w:rsidRPr="009B2A8C" w:rsidRDefault="00B05069" w:rsidP="00E45B9F">
            <w:pPr>
              <w:spacing w:line="240" w:lineRule="auto"/>
              <w:ind w:left="-1044"/>
              <w:jc w:val="center"/>
              <w:rPr>
                <w:sz w:val="24"/>
                <w:szCs w:val="24"/>
              </w:rPr>
            </w:pPr>
            <w:r w:rsidRPr="009B2A8C">
              <w:rPr>
                <w:sz w:val="24"/>
                <w:szCs w:val="24"/>
              </w:rPr>
              <w:t>Y1</w:t>
            </w:r>
          </w:p>
        </w:tc>
        <w:tc>
          <w:tcPr>
            <w:tcW w:w="1984" w:type="dxa"/>
            <w:vAlign w:val="center"/>
          </w:tcPr>
          <w:p w14:paraId="6D1C44B0" w14:textId="77777777" w:rsidR="002517E2" w:rsidRPr="009B2A8C" w:rsidRDefault="002517E2" w:rsidP="00E45B9F">
            <w:pPr>
              <w:spacing w:line="240" w:lineRule="auto"/>
              <w:ind w:left="-1044"/>
              <w:jc w:val="center"/>
              <w:rPr>
                <w:sz w:val="24"/>
                <w:szCs w:val="24"/>
              </w:rPr>
            </w:pPr>
          </w:p>
        </w:tc>
        <w:tc>
          <w:tcPr>
            <w:tcW w:w="2580" w:type="dxa"/>
            <w:vAlign w:val="center"/>
          </w:tcPr>
          <w:p w14:paraId="7083FB30" w14:textId="5E475FAC" w:rsidR="002517E2" w:rsidRPr="009B2A8C" w:rsidRDefault="001F6146" w:rsidP="00E45B9F">
            <w:pPr>
              <w:spacing w:line="240" w:lineRule="auto"/>
              <w:ind w:left="-1044"/>
              <w:jc w:val="center"/>
              <w:rPr>
                <w:sz w:val="24"/>
                <w:szCs w:val="24"/>
              </w:rPr>
            </w:pPr>
            <w:r w:rsidRPr="009B2A8C">
              <w:rPr>
                <w:sz w:val="24"/>
                <w:szCs w:val="24"/>
              </w:rPr>
              <w:t>0.718</w:t>
            </w:r>
          </w:p>
        </w:tc>
        <w:tc>
          <w:tcPr>
            <w:tcW w:w="2098" w:type="dxa"/>
            <w:vAlign w:val="center"/>
          </w:tcPr>
          <w:p w14:paraId="124845F8" w14:textId="77777777" w:rsidR="002517E2" w:rsidRPr="009B2A8C" w:rsidRDefault="002517E2" w:rsidP="00E45B9F">
            <w:pPr>
              <w:spacing w:line="240" w:lineRule="auto"/>
              <w:ind w:left="-1044"/>
              <w:jc w:val="center"/>
              <w:rPr>
                <w:sz w:val="24"/>
                <w:szCs w:val="24"/>
              </w:rPr>
            </w:pPr>
          </w:p>
        </w:tc>
      </w:tr>
      <w:tr w:rsidR="001F6146" w:rsidRPr="009B2A8C" w14:paraId="4EC72454" w14:textId="77777777" w:rsidTr="00E45B9F">
        <w:trPr>
          <w:trHeight w:val="57"/>
        </w:trPr>
        <w:tc>
          <w:tcPr>
            <w:tcW w:w="693" w:type="dxa"/>
            <w:vAlign w:val="center"/>
          </w:tcPr>
          <w:p w14:paraId="14752070" w14:textId="00DD10E0" w:rsidR="001F6146" w:rsidRPr="009B2A8C" w:rsidRDefault="001F6146" w:rsidP="00E45B9F">
            <w:pPr>
              <w:spacing w:line="240" w:lineRule="auto"/>
              <w:ind w:left="-1044"/>
              <w:jc w:val="center"/>
              <w:rPr>
                <w:sz w:val="24"/>
                <w:szCs w:val="24"/>
              </w:rPr>
            </w:pPr>
            <w:r w:rsidRPr="009B2A8C">
              <w:rPr>
                <w:sz w:val="24"/>
                <w:szCs w:val="24"/>
              </w:rPr>
              <w:t>Y2</w:t>
            </w:r>
          </w:p>
        </w:tc>
        <w:tc>
          <w:tcPr>
            <w:tcW w:w="1984" w:type="dxa"/>
            <w:vAlign w:val="center"/>
          </w:tcPr>
          <w:p w14:paraId="6C6A20A8" w14:textId="77777777" w:rsidR="001F6146" w:rsidRPr="009B2A8C" w:rsidRDefault="001F6146" w:rsidP="00E45B9F">
            <w:pPr>
              <w:spacing w:line="240" w:lineRule="auto"/>
              <w:ind w:left="-1044"/>
              <w:jc w:val="center"/>
              <w:rPr>
                <w:sz w:val="24"/>
                <w:szCs w:val="24"/>
              </w:rPr>
            </w:pPr>
          </w:p>
        </w:tc>
        <w:tc>
          <w:tcPr>
            <w:tcW w:w="2580" w:type="dxa"/>
            <w:vAlign w:val="center"/>
          </w:tcPr>
          <w:p w14:paraId="3E73C12C" w14:textId="6712A9DC" w:rsidR="001F6146" w:rsidRPr="009B2A8C" w:rsidRDefault="001F6146" w:rsidP="00E45B9F">
            <w:pPr>
              <w:spacing w:line="240" w:lineRule="auto"/>
              <w:ind w:left="-1044"/>
              <w:jc w:val="center"/>
              <w:rPr>
                <w:sz w:val="24"/>
                <w:szCs w:val="24"/>
              </w:rPr>
            </w:pPr>
            <w:r w:rsidRPr="009B2A8C">
              <w:rPr>
                <w:sz w:val="24"/>
                <w:szCs w:val="24"/>
              </w:rPr>
              <w:t>0.749</w:t>
            </w:r>
          </w:p>
        </w:tc>
        <w:tc>
          <w:tcPr>
            <w:tcW w:w="2098" w:type="dxa"/>
            <w:vAlign w:val="center"/>
          </w:tcPr>
          <w:p w14:paraId="79C67D70" w14:textId="77777777" w:rsidR="001F6146" w:rsidRPr="009B2A8C" w:rsidRDefault="001F6146" w:rsidP="00E45B9F">
            <w:pPr>
              <w:spacing w:line="240" w:lineRule="auto"/>
              <w:ind w:left="-1044"/>
              <w:jc w:val="center"/>
              <w:rPr>
                <w:sz w:val="24"/>
                <w:szCs w:val="24"/>
              </w:rPr>
            </w:pPr>
          </w:p>
        </w:tc>
      </w:tr>
      <w:tr w:rsidR="001F6146" w:rsidRPr="009B2A8C" w14:paraId="3E57D5A0" w14:textId="77777777" w:rsidTr="00E45B9F">
        <w:trPr>
          <w:trHeight w:val="57"/>
        </w:trPr>
        <w:tc>
          <w:tcPr>
            <w:tcW w:w="693" w:type="dxa"/>
            <w:vAlign w:val="center"/>
          </w:tcPr>
          <w:p w14:paraId="48C9810F" w14:textId="288D425E" w:rsidR="001F6146" w:rsidRPr="009B2A8C" w:rsidRDefault="001F6146" w:rsidP="00E45B9F">
            <w:pPr>
              <w:spacing w:line="240" w:lineRule="auto"/>
              <w:ind w:left="-1044"/>
              <w:jc w:val="center"/>
              <w:rPr>
                <w:sz w:val="24"/>
                <w:szCs w:val="24"/>
              </w:rPr>
            </w:pPr>
            <w:r w:rsidRPr="009B2A8C">
              <w:rPr>
                <w:sz w:val="24"/>
                <w:szCs w:val="24"/>
              </w:rPr>
              <w:t>Y3</w:t>
            </w:r>
          </w:p>
        </w:tc>
        <w:tc>
          <w:tcPr>
            <w:tcW w:w="1984" w:type="dxa"/>
            <w:vAlign w:val="center"/>
          </w:tcPr>
          <w:p w14:paraId="7568EE6B" w14:textId="77777777" w:rsidR="001F6146" w:rsidRPr="009B2A8C" w:rsidRDefault="001F6146" w:rsidP="00E45B9F">
            <w:pPr>
              <w:spacing w:line="240" w:lineRule="auto"/>
              <w:ind w:left="-1044"/>
              <w:jc w:val="center"/>
              <w:rPr>
                <w:sz w:val="24"/>
                <w:szCs w:val="24"/>
              </w:rPr>
            </w:pPr>
          </w:p>
        </w:tc>
        <w:tc>
          <w:tcPr>
            <w:tcW w:w="2580" w:type="dxa"/>
            <w:vAlign w:val="center"/>
          </w:tcPr>
          <w:p w14:paraId="558F7422" w14:textId="520B539C" w:rsidR="001F6146" w:rsidRPr="009B2A8C" w:rsidRDefault="001F6146" w:rsidP="00E45B9F">
            <w:pPr>
              <w:spacing w:line="240" w:lineRule="auto"/>
              <w:ind w:left="-1044"/>
              <w:jc w:val="center"/>
              <w:rPr>
                <w:sz w:val="24"/>
                <w:szCs w:val="24"/>
              </w:rPr>
            </w:pPr>
            <w:r w:rsidRPr="009B2A8C">
              <w:rPr>
                <w:sz w:val="24"/>
                <w:szCs w:val="24"/>
              </w:rPr>
              <w:t>0.773</w:t>
            </w:r>
          </w:p>
        </w:tc>
        <w:tc>
          <w:tcPr>
            <w:tcW w:w="2098" w:type="dxa"/>
            <w:vAlign w:val="center"/>
          </w:tcPr>
          <w:p w14:paraId="7B672087" w14:textId="77777777" w:rsidR="001F6146" w:rsidRPr="009B2A8C" w:rsidRDefault="001F6146" w:rsidP="00E45B9F">
            <w:pPr>
              <w:spacing w:line="240" w:lineRule="auto"/>
              <w:ind w:left="-1044"/>
              <w:jc w:val="center"/>
              <w:rPr>
                <w:sz w:val="24"/>
                <w:szCs w:val="24"/>
              </w:rPr>
            </w:pPr>
          </w:p>
        </w:tc>
      </w:tr>
      <w:tr w:rsidR="001F6146" w:rsidRPr="009B2A8C" w14:paraId="67909858" w14:textId="77777777" w:rsidTr="00E45B9F">
        <w:trPr>
          <w:trHeight w:val="57"/>
        </w:trPr>
        <w:tc>
          <w:tcPr>
            <w:tcW w:w="693" w:type="dxa"/>
            <w:vAlign w:val="center"/>
          </w:tcPr>
          <w:p w14:paraId="4AAB3B42" w14:textId="4CF99B8E" w:rsidR="001F6146" w:rsidRPr="009B2A8C" w:rsidRDefault="001F6146" w:rsidP="00E45B9F">
            <w:pPr>
              <w:spacing w:line="240" w:lineRule="auto"/>
              <w:ind w:left="-1044"/>
              <w:jc w:val="center"/>
              <w:rPr>
                <w:sz w:val="24"/>
                <w:szCs w:val="24"/>
              </w:rPr>
            </w:pPr>
            <w:r w:rsidRPr="009B2A8C">
              <w:rPr>
                <w:sz w:val="24"/>
                <w:szCs w:val="24"/>
              </w:rPr>
              <w:t>Y4</w:t>
            </w:r>
          </w:p>
        </w:tc>
        <w:tc>
          <w:tcPr>
            <w:tcW w:w="1984" w:type="dxa"/>
            <w:vAlign w:val="center"/>
          </w:tcPr>
          <w:p w14:paraId="260D2E8A" w14:textId="77777777" w:rsidR="001F6146" w:rsidRPr="009B2A8C" w:rsidRDefault="001F6146" w:rsidP="00E45B9F">
            <w:pPr>
              <w:spacing w:line="240" w:lineRule="auto"/>
              <w:ind w:left="-1044"/>
              <w:jc w:val="center"/>
              <w:rPr>
                <w:sz w:val="24"/>
                <w:szCs w:val="24"/>
              </w:rPr>
            </w:pPr>
          </w:p>
        </w:tc>
        <w:tc>
          <w:tcPr>
            <w:tcW w:w="2580" w:type="dxa"/>
            <w:vAlign w:val="center"/>
          </w:tcPr>
          <w:p w14:paraId="62BF3C9F" w14:textId="179356B9" w:rsidR="001F6146" w:rsidRPr="009B2A8C" w:rsidRDefault="001F6146" w:rsidP="00E45B9F">
            <w:pPr>
              <w:spacing w:line="240" w:lineRule="auto"/>
              <w:ind w:left="-1044"/>
              <w:jc w:val="center"/>
              <w:rPr>
                <w:sz w:val="24"/>
                <w:szCs w:val="24"/>
              </w:rPr>
            </w:pPr>
            <w:r w:rsidRPr="009B2A8C">
              <w:rPr>
                <w:sz w:val="24"/>
                <w:szCs w:val="24"/>
              </w:rPr>
              <w:t>0.851</w:t>
            </w:r>
          </w:p>
        </w:tc>
        <w:tc>
          <w:tcPr>
            <w:tcW w:w="2098" w:type="dxa"/>
            <w:vAlign w:val="center"/>
          </w:tcPr>
          <w:p w14:paraId="5D858D75" w14:textId="77777777" w:rsidR="001F6146" w:rsidRPr="009B2A8C" w:rsidRDefault="001F6146" w:rsidP="00E45B9F">
            <w:pPr>
              <w:spacing w:line="240" w:lineRule="auto"/>
              <w:ind w:left="-1044"/>
              <w:jc w:val="center"/>
              <w:rPr>
                <w:sz w:val="24"/>
                <w:szCs w:val="24"/>
              </w:rPr>
            </w:pPr>
          </w:p>
        </w:tc>
      </w:tr>
      <w:tr w:rsidR="001F6146" w:rsidRPr="009B2A8C" w14:paraId="0E25F14B" w14:textId="77777777" w:rsidTr="00E45B9F">
        <w:trPr>
          <w:trHeight w:val="57"/>
        </w:trPr>
        <w:tc>
          <w:tcPr>
            <w:tcW w:w="693" w:type="dxa"/>
            <w:vAlign w:val="center"/>
          </w:tcPr>
          <w:p w14:paraId="313155D1" w14:textId="63AA9914" w:rsidR="001F6146" w:rsidRPr="009B2A8C" w:rsidRDefault="001F6146" w:rsidP="00E45B9F">
            <w:pPr>
              <w:spacing w:line="240" w:lineRule="auto"/>
              <w:ind w:left="-1044"/>
              <w:jc w:val="center"/>
              <w:rPr>
                <w:sz w:val="24"/>
                <w:szCs w:val="24"/>
              </w:rPr>
            </w:pPr>
            <w:r w:rsidRPr="009B2A8C">
              <w:rPr>
                <w:sz w:val="24"/>
                <w:szCs w:val="24"/>
              </w:rPr>
              <w:t>Y5</w:t>
            </w:r>
          </w:p>
        </w:tc>
        <w:tc>
          <w:tcPr>
            <w:tcW w:w="1984" w:type="dxa"/>
            <w:vAlign w:val="center"/>
          </w:tcPr>
          <w:p w14:paraId="4CB5F157" w14:textId="77777777" w:rsidR="001F6146" w:rsidRPr="009B2A8C" w:rsidRDefault="001F6146" w:rsidP="00E45B9F">
            <w:pPr>
              <w:spacing w:line="240" w:lineRule="auto"/>
              <w:ind w:left="-1044"/>
              <w:jc w:val="center"/>
              <w:rPr>
                <w:sz w:val="24"/>
                <w:szCs w:val="24"/>
              </w:rPr>
            </w:pPr>
          </w:p>
        </w:tc>
        <w:tc>
          <w:tcPr>
            <w:tcW w:w="2580" w:type="dxa"/>
            <w:vAlign w:val="center"/>
          </w:tcPr>
          <w:p w14:paraId="7AF87C34" w14:textId="0A72C2E3" w:rsidR="001F6146" w:rsidRPr="009B2A8C" w:rsidRDefault="001F6146" w:rsidP="00E45B9F">
            <w:pPr>
              <w:spacing w:line="240" w:lineRule="auto"/>
              <w:ind w:left="-1044"/>
              <w:jc w:val="center"/>
              <w:rPr>
                <w:sz w:val="24"/>
                <w:szCs w:val="24"/>
              </w:rPr>
            </w:pPr>
            <w:r w:rsidRPr="009B2A8C">
              <w:rPr>
                <w:sz w:val="24"/>
                <w:szCs w:val="24"/>
              </w:rPr>
              <w:t>0.758</w:t>
            </w:r>
          </w:p>
        </w:tc>
        <w:tc>
          <w:tcPr>
            <w:tcW w:w="2098" w:type="dxa"/>
            <w:vAlign w:val="center"/>
          </w:tcPr>
          <w:p w14:paraId="29C1E2C9" w14:textId="77777777" w:rsidR="001F6146" w:rsidRPr="009B2A8C" w:rsidRDefault="001F6146" w:rsidP="00E45B9F">
            <w:pPr>
              <w:spacing w:line="240" w:lineRule="auto"/>
              <w:ind w:left="-1044"/>
              <w:jc w:val="center"/>
              <w:rPr>
                <w:sz w:val="24"/>
                <w:szCs w:val="24"/>
              </w:rPr>
            </w:pPr>
          </w:p>
        </w:tc>
      </w:tr>
      <w:tr w:rsidR="001F6146" w:rsidRPr="009B2A8C" w14:paraId="6707E4AA" w14:textId="77777777" w:rsidTr="00E45B9F">
        <w:trPr>
          <w:trHeight w:val="57"/>
        </w:trPr>
        <w:tc>
          <w:tcPr>
            <w:tcW w:w="693" w:type="dxa"/>
            <w:vAlign w:val="center"/>
          </w:tcPr>
          <w:p w14:paraId="60A68D88" w14:textId="554F6D39" w:rsidR="001F6146" w:rsidRPr="009B2A8C" w:rsidRDefault="001F6146" w:rsidP="00E45B9F">
            <w:pPr>
              <w:spacing w:line="240" w:lineRule="auto"/>
              <w:ind w:left="-1044"/>
              <w:jc w:val="center"/>
              <w:rPr>
                <w:sz w:val="24"/>
                <w:szCs w:val="24"/>
              </w:rPr>
            </w:pPr>
            <w:r w:rsidRPr="009B2A8C">
              <w:rPr>
                <w:sz w:val="24"/>
                <w:szCs w:val="24"/>
              </w:rPr>
              <w:t>Y6</w:t>
            </w:r>
          </w:p>
        </w:tc>
        <w:tc>
          <w:tcPr>
            <w:tcW w:w="1984" w:type="dxa"/>
            <w:vAlign w:val="center"/>
          </w:tcPr>
          <w:p w14:paraId="70907897" w14:textId="77777777" w:rsidR="001F6146" w:rsidRPr="009B2A8C" w:rsidRDefault="001F6146" w:rsidP="00E45B9F">
            <w:pPr>
              <w:spacing w:line="240" w:lineRule="auto"/>
              <w:ind w:left="-1044"/>
              <w:jc w:val="center"/>
              <w:rPr>
                <w:sz w:val="24"/>
                <w:szCs w:val="24"/>
              </w:rPr>
            </w:pPr>
          </w:p>
        </w:tc>
        <w:tc>
          <w:tcPr>
            <w:tcW w:w="2580" w:type="dxa"/>
            <w:vAlign w:val="center"/>
          </w:tcPr>
          <w:p w14:paraId="716F1F0E" w14:textId="6FAB4379" w:rsidR="001F6146" w:rsidRPr="009B2A8C" w:rsidRDefault="001F6146" w:rsidP="00E45B9F">
            <w:pPr>
              <w:spacing w:line="240" w:lineRule="auto"/>
              <w:ind w:left="-1044"/>
              <w:jc w:val="center"/>
              <w:rPr>
                <w:sz w:val="24"/>
                <w:szCs w:val="24"/>
              </w:rPr>
            </w:pPr>
            <w:r w:rsidRPr="009B2A8C">
              <w:rPr>
                <w:sz w:val="24"/>
                <w:szCs w:val="24"/>
              </w:rPr>
              <w:t>0.894</w:t>
            </w:r>
          </w:p>
        </w:tc>
        <w:tc>
          <w:tcPr>
            <w:tcW w:w="2098" w:type="dxa"/>
            <w:vAlign w:val="center"/>
          </w:tcPr>
          <w:p w14:paraId="4F0752FF" w14:textId="77777777" w:rsidR="001F6146" w:rsidRPr="009B2A8C" w:rsidRDefault="001F6146" w:rsidP="00E45B9F">
            <w:pPr>
              <w:spacing w:line="240" w:lineRule="auto"/>
              <w:ind w:left="-1044"/>
              <w:jc w:val="center"/>
              <w:rPr>
                <w:sz w:val="24"/>
                <w:szCs w:val="24"/>
              </w:rPr>
            </w:pPr>
          </w:p>
        </w:tc>
      </w:tr>
      <w:tr w:rsidR="001F6146" w:rsidRPr="009B2A8C" w14:paraId="73525B39" w14:textId="77777777" w:rsidTr="00E45B9F">
        <w:trPr>
          <w:trHeight w:val="57"/>
        </w:trPr>
        <w:tc>
          <w:tcPr>
            <w:tcW w:w="693" w:type="dxa"/>
            <w:vAlign w:val="center"/>
          </w:tcPr>
          <w:p w14:paraId="34DC3A68" w14:textId="1374946D" w:rsidR="001F6146" w:rsidRPr="009B2A8C" w:rsidRDefault="001F6146" w:rsidP="00E45B9F">
            <w:pPr>
              <w:spacing w:line="240" w:lineRule="auto"/>
              <w:ind w:left="-1044"/>
              <w:jc w:val="center"/>
              <w:rPr>
                <w:sz w:val="24"/>
                <w:szCs w:val="24"/>
              </w:rPr>
            </w:pPr>
            <w:r w:rsidRPr="009B2A8C">
              <w:rPr>
                <w:sz w:val="24"/>
                <w:szCs w:val="24"/>
              </w:rPr>
              <w:t>Y7</w:t>
            </w:r>
          </w:p>
        </w:tc>
        <w:tc>
          <w:tcPr>
            <w:tcW w:w="1984" w:type="dxa"/>
            <w:vAlign w:val="center"/>
          </w:tcPr>
          <w:p w14:paraId="7FB969CA" w14:textId="77777777" w:rsidR="001F6146" w:rsidRPr="009B2A8C" w:rsidRDefault="001F6146" w:rsidP="00E45B9F">
            <w:pPr>
              <w:spacing w:line="240" w:lineRule="auto"/>
              <w:ind w:left="-1044"/>
              <w:jc w:val="center"/>
              <w:rPr>
                <w:sz w:val="24"/>
                <w:szCs w:val="24"/>
              </w:rPr>
            </w:pPr>
          </w:p>
        </w:tc>
        <w:tc>
          <w:tcPr>
            <w:tcW w:w="2580" w:type="dxa"/>
            <w:vAlign w:val="center"/>
          </w:tcPr>
          <w:p w14:paraId="071C6B90" w14:textId="18485DF7" w:rsidR="001F6146" w:rsidRPr="009B2A8C" w:rsidRDefault="001F6146" w:rsidP="00E45B9F">
            <w:pPr>
              <w:spacing w:line="240" w:lineRule="auto"/>
              <w:ind w:left="-1044"/>
              <w:jc w:val="center"/>
              <w:rPr>
                <w:sz w:val="24"/>
                <w:szCs w:val="24"/>
              </w:rPr>
            </w:pPr>
            <w:r w:rsidRPr="009B2A8C">
              <w:rPr>
                <w:sz w:val="24"/>
                <w:szCs w:val="24"/>
              </w:rPr>
              <w:t>0.800</w:t>
            </w:r>
          </w:p>
        </w:tc>
        <w:tc>
          <w:tcPr>
            <w:tcW w:w="2098" w:type="dxa"/>
            <w:vAlign w:val="center"/>
          </w:tcPr>
          <w:p w14:paraId="68572C7B" w14:textId="77777777" w:rsidR="001F6146" w:rsidRPr="009B2A8C" w:rsidRDefault="001F6146" w:rsidP="00E45B9F">
            <w:pPr>
              <w:spacing w:line="240" w:lineRule="auto"/>
              <w:ind w:left="-1044"/>
              <w:jc w:val="center"/>
              <w:rPr>
                <w:sz w:val="24"/>
                <w:szCs w:val="24"/>
              </w:rPr>
            </w:pPr>
          </w:p>
        </w:tc>
      </w:tr>
      <w:tr w:rsidR="001F6146" w:rsidRPr="009B2A8C" w14:paraId="58414DEA" w14:textId="77777777" w:rsidTr="00E45B9F">
        <w:trPr>
          <w:trHeight w:val="57"/>
        </w:trPr>
        <w:tc>
          <w:tcPr>
            <w:tcW w:w="693" w:type="dxa"/>
            <w:vAlign w:val="center"/>
          </w:tcPr>
          <w:p w14:paraId="3982932B" w14:textId="0A8CC33F" w:rsidR="001F6146" w:rsidRPr="009B2A8C" w:rsidRDefault="001F6146" w:rsidP="00E45B9F">
            <w:pPr>
              <w:spacing w:line="240" w:lineRule="auto"/>
              <w:ind w:left="-1044"/>
              <w:jc w:val="center"/>
              <w:rPr>
                <w:sz w:val="24"/>
                <w:szCs w:val="24"/>
              </w:rPr>
            </w:pPr>
            <w:r w:rsidRPr="009B2A8C">
              <w:rPr>
                <w:sz w:val="24"/>
                <w:szCs w:val="24"/>
              </w:rPr>
              <w:t>Y8</w:t>
            </w:r>
          </w:p>
        </w:tc>
        <w:tc>
          <w:tcPr>
            <w:tcW w:w="1984" w:type="dxa"/>
            <w:vAlign w:val="center"/>
          </w:tcPr>
          <w:p w14:paraId="61549D07" w14:textId="77777777" w:rsidR="001F6146" w:rsidRPr="009B2A8C" w:rsidRDefault="001F6146" w:rsidP="00E45B9F">
            <w:pPr>
              <w:spacing w:line="240" w:lineRule="auto"/>
              <w:ind w:left="-1044"/>
              <w:jc w:val="center"/>
              <w:rPr>
                <w:sz w:val="24"/>
                <w:szCs w:val="24"/>
              </w:rPr>
            </w:pPr>
          </w:p>
        </w:tc>
        <w:tc>
          <w:tcPr>
            <w:tcW w:w="2580" w:type="dxa"/>
            <w:vAlign w:val="center"/>
          </w:tcPr>
          <w:p w14:paraId="06190F88" w14:textId="2B497A83" w:rsidR="001F6146" w:rsidRPr="009B2A8C" w:rsidRDefault="001F6146" w:rsidP="00E45B9F">
            <w:pPr>
              <w:spacing w:line="240" w:lineRule="auto"/>
              <w:ind w:left="-1044"/>
              <w:jc w:val="center"/>
              <w:rPr>
                <w:sz w:val="24"/>
                <w:szCs w:val="24"/>
              </w:rPr>
            </w:pPr>
            <w:r w:rsidRPr="009B2A8C">
              <w:rPr>
                <w:sz w:val="24"/>
                <w:szCs w:val="24"/>
              </w:rPr>
              <w:t>0.898</w:t>
            </w:r>
          </w:p>
        </w:tc>
        <w:tc>
          <w:tcPr>
            <w:tcW w:w="2098" w:type="dxa"/>
            <w:vAlign w:val="center"/>
          </w:tcPr>
          <w:p w14:paraId="0A757CCC" w14:textId="77777777" w:rsidR="001F6146" w:rsidRPr="009B2A8C" w:rsidRDefault="001F6146" w:rsidP="00E45B9F">
            <w:pPr>
              <w:spacing w:line="240" w:lineRule="auto"/>
              <w:ind w:left="-1044"/>
              <w:jc w:val="center"/>
              <w:rPr>
                <w:sz w:val="24"/>
                <w:szCs w:val="24"/>
              </w:rPr>
            </w:pPr>
          </w:p>
        </w:tc>
      </w:tr>
      <w:tr w:rsidR="001F6146" w:rsidRPr="009B2A8C" w14:paraId="381FD675" w14:textId="77777777" w:rsidTr="00E45B9F">
        <w:trPr>
          <w:trHeight w:val="57"/>
        </w:trPr>
        <w:tc>
          <w:tcPr>
            <w:tcW w:w="693" w:type="dxa"/>
            <w:vAlign w:val="center"/>
          </w:tcPr>
          <w:p w14:paraId="5C56DF80" w14:textId="6DBD67A9" w:rsidR="001F6146" w:rsidRPr="009B2A8C" w:rsidRDefault="001F6146" w:rsidP="00E45B9F">
            <w:pPr>
              <w:spacing w:line="240" w:lineRule="auto"/>
              <w:ind w:left="-1044"/>
              <w:jc w:val="center"/>
              <w:rPr>
                <w:sz w:val="24"/>
                <w:szCs w:val="24"/>
              </w:rPr>
            </w:pPr>
            <w:r w:rsidRPr="009B2A8C">
              <w:rPr>
                <w:sz w:val="24"/>
                <w:szCs w:val="24"/>
              </w:rPr>
              <w:t>Y9</w:t>
            </w:r>
          </w:p>
        </w:tc>
        <w:tc>
          <w:tcPr>
            <w:tcW w:w="1984" w:type="dxa"/>
            <w:vAlign w:val="center"/>
          </w:tcPr>
          <w:p w14:paraId="0BC91502" w14:textId="77777777" w:rsidR="001F6146" w:rsidRPr="009B2A8C" w:rsidRDefault="001F6146" w:rsidP="00E45B9F">
            <w:pPr>
              <w:spacing w:line="240" w:lineRule="auto"/>
              <w:ind w:left="-1044"/>
              <w:jc w:val="center"/>
              <w:rPr>
                <w:sz w:val="24"/>
                <w:szCs w:val="24"/>
              </w:rPr>
            </w:pPr>
          </w:p>
        </w:tc>
        <w:tc>
          <w:tcPr>
            <w:tcW w:w="2580" w:type="dxa"/>
            <w:vAlign w:val="center"/>
          </w:tcPr>
          <w:p w14:paraId="3C37A998" w14:textId="3CEDCCC1" w:rsidR="001F6146" w:rsidRPr="009B2A8C" w:rsidRDefault="001F6146" w:rsidP="00E45B9F">
            <w:pPr>
              <w:spacing w:line="240" w:lineRule="auto"/>
              <w:ind w:left="-1044"/>
              <w:jc w:val="center"/>
              <w:rPr>
                <w:sz w:val="24"/>
                <w:szCs w:val="24"/>
              </w:rPr>
            </w:pPr>
            <w:r w:rsidRPr="009B2A8C">
              <w:rPr>
                <w:sz w:val="24"/>
                <w:szCs w:val="24"/>
              </w:rPr>
              <w:t>0.777</w:t>
            </w:r>
          </w:p>
        </w:tc>
        <w:tc>
          <w:tcPr>
            <w:tcW w:w="2098" w:type="dxa"/>
            <w:vAlign w:val="center"/>
          </w:tcPr>
          <w:p w14:paraId="3E720B14" w14:textId="77777777" w:rsidR="001F6146" w:rsidRPr="009B2A8C" w:rsidRDefault="001F6146" w:rsidP="00E45B9F">
            <w:pPr>
              <w:spacing w:line="240" w:lineRule="auto"/>
              <w:ind w:left="-1044"/>
              <w:jc w:val="center"/>
              <w:rPr>
                <w:sz w:val="24"/>
                <w:szCs w:val="24"/>
              </w:rPr>
            </w:pPr>
          </w:p>
        </w:tc>
      </w:tr>
      <w:tr w:rsidR="002517E2" w:rsidRPr="009B2A8C" w14:paraId="3A1B1A0F" w14:textId="77777777" w:rsidTr="00E45B9F">
        <w:trPr>
          <w:trHeight w:val="57"/>
        </w:trPr>
        <w:tc>
          <w:tcPr>
            <w:tcW w:w="693" w:type="dxa"/>
            <w:vAlign w:val="center"/>
          </w:tcPr>
          <w:p w14:paraId="38731854" w14:textId="51617F08" w:rsidR="002517E2" w:rsidRPr="009B2A8C" w:rsidRDefault="00B05069" w:rsidP="00E45B9F">
            <w:pPr>
              <w:spacing w:line="240" w:lineRule="auto"/>
              <w:ind w:left="-1044"/>
              <w:jc w:val="center"/>
              <w:rPr>
                <w:sz w:val="24"/>
                <w:szCs w:val="24"/>
              </w:rPr>
            </w:pPr>
            <w:r w:rsidRPr="009B2A8C">
              <w:rPr>
                <w:sz w:val="24"/>
                <w:szCs w:val="24"/>
              </w:rPr>
              <w:t>Y10</w:t>
            </w:r>
          </w:p>
        </w:tc>
        <w:tc>
          <w:tcPr>
            <w:tcW w:w="1984" w:type="dxa"/>
            <w:vAlign w:val="center"/>
          </w:tcPr>
          <w:p w14:paraId="32790F7B" w14:textId="77777777" w:rsidR="002517E2" w:rsidRPr="009B2A8C" w:rsidRDefault="002517E2" w:rsidP="00E45B9F">
            <w:pPr>
              <w:spacing w:line="240" w:lineRule="auto"/>
              <w:ind w:left="-1044"/>
              <w:jc w:val="center"/>
              <w:rPr>
                <w:sz w:val="24"/>
                <w:szCs w:val="24"/>
              </w:rPr>
            </w:pPr>
          </w:p>
        </w:tc>
        <w:tc>
          <w:tcPr>
            <w:tcW w:w="2580" w:type="dxa"/>
            <w:vAlign w:val="center"/>
          </w:tcPr>
          <w:p w14:paraId="6953A7AA" w14:textId="4013D3E4" w:rsidR="002517E2" w:rsidRPr="009B2A8C" w:rsidRDefault="001F6146" w:rsidP="00E45B9F">
            <w:pPr>
              <w:spacing w:line="240" w:lineRule="auto"/>
              <w:ind w:left="-1044"/>
              <w:jc w:val="center"/>
              <w:rPr>
                <w:sz w:val="24"/>
                <w:szCs w:val="24"/>
              </w:rPr>
            </w:pPr>
            <w:r w:rsidRPr="009B2A8C">
              <w:rPr>
                <w:sz w:val="24"/>
                <w:szCs w:val="24"/>
              </w:rPr>
              <w:t>0.821</w:t>
            </w:r>
          </w:p>
        </w:tc>
        <w:tc>
          <w:tcPr>
            <w:tcW w:w="2098" w:type="dxa"/>
            <w:vAlign w:val="center"/>
          </w:tcPr>
          <w:p w14:paraId="4954179F" w14:textId="77777777" w:rsidR="002517E2" w:rsidRPr="009B2A8C" w:rsidRDefault="002517E2" w:rsidP="00E45B9F">
            <w:pPr>
              <w:spacing w:line="240" w:lineRule="auto"/>
              <w:ind w:left="-1044"/>
              <w:jc w:val="center"/>
              <w:rPr>
                <w:sz w:val="24"/>
                <w:szCs w:val="24"/>
              </w:rPr>
            </w:pPr>
          </w:p>
        </w:tc>
      </w:tr>
    </w:tbl>
    <w:p w14:paraId="370B656B" w14:textId="04536A74" w:rsidR="005F17D3" w:rsidRPr="009B2A8C" w:rsidRDefault="001360A3" w:rsidP="00EC2DF6">
      <w:pPr>
        <w:ind w:firstLine="720"/>
        <w:rPr>
          <w:sz w:val="24"/>
          <w:szCs w:val="24"/>
        </w:rPr>
      </w:pPr>
      <w:r w:rsidRPr="009B2A8C">
        <w:rPr>
          <w:sz w:val="24"/>
          <w:szCs w:val="24"/>
        </w:rPr>
        <w:t xml:space="preserve">Sumber: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diolah peneliti, 2025</w:t>
      </w:r>
    </w:p>
    <w:p w14:paraId="0694DA65" w14:textId="78D748A2" w:rsidR="00EC2DF6" w:rsidRPr="009B2A8C" w:rsidRDefault="00112FCD" w:rsidP="00C30110">
      <w:pPr>
        <w:ind w:left="720" w:firstLine="720"/>
        <w:rPr>
          <w:sz w:val="24"/>
          <w:szCs w:val="24"/>
        </w:rPr>
      </w:pPr>
      <w:r w:rsidRPr="009B2A8C">
        <w:rPr>
          <w:sz w:val="24"/>
          <w:szCs w:val="24"/>
        </w:rPr>
        <w:t>Pada Tabel 4.</w:t>
      </w:r>
      <w:r w:rsidR="00BD1561">
        <w:rPr>
          <w:sz w:val="24"/>
          <w:szCs w:val="24"/>
        </w:rPr>
        <w:t>4</w:t>
      </w:r>
      <w:r w:rsidRPr="009B2A8C">
        <w:rPr>
          <w:sz w:val="24"/>
          <w:szCs w:val="24"/>
        </w:rPr>
        <w:t xml:space="preserve"> terlihat bahwa variabel Kinerja Pegawai (Y) sudah sepenuhnya memenuhi standar </w:t>
      </w:r>
      <w:proofErr w:type="spellStart"/>
      <w:r w:rsidRPr="00C30110">
        <w:rPr>
          <w:i/>
          <w:iCs/>
          <w:sz w:val="24"/>
          <w:szCs w:val="24"/>
        </w:rPr>
        <w:t>outer</w:t>
      </w:r>
      <w:proofErr w:type="spellEnd"/>
      <w:r w:rsidRPr="00C30110">
        <w:rPr>
          <w:i/>
          <w:iCs/>
          <w:sz w:val="24"/>
          <w:szCs w:val="24"/>
        </w:rPr>
        <w:t xml:space="preserve"> </w:t>
      </w:r>
      <w:proofErr w:type="spellStart"/>
      <w:r w:rsidRPr="00C30110">
        <w:rPr>
          <w:i/>
          <w:iCs/>
          <w:sz w:val="24"/>
          <w:szCs w:val="24"/>
        </w:rPr>
        <w:t>loading</w:t>
      </w:r>
      <w:proofErr w:type="spellEnd"/>
      <w:r w:rsidRPr="009B2A8C">
        <w:rPr>
          <w:sz w:val="24"/>
          <w:szCs w:val="24"/>
        </w:rPr>
        <w:t xml:space="preserve"> </w:t>
      </w:r>
      <w:r w:rsidR="009F11D1" w:rsidRPr="009B2A8C">
        <w:rPr>
          <w:sz w:val="24"/>
          <w:szCs w:val="24"/>
        </w:rPr>
        <w:t>≥</w:t>
      </w:r>
      <w:r w:rsidR="008530EA" w:rsidRPr="009B2A8C">
        <w:rPr>
          <w:sz w:val="24"/>
          <w:szCs w:val="24"/>
        </w:rPr>
        <w:t xml:space="preserve"> </w:t>
      </w:r>
      <w:r w:rsidR="009F11D1" w:rsidRPr="009B2A8C">
        <w:rPr>
          <w:sz w:val="24"/>
          <w:szCs w:val="24"/>
        </w:rPr>
        <w:t xml:space="preserve">0,70. Di variabel Sistem Kerja Fleksibel (X) dan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9F11D1" w:rsidRPr="009B2A8C">
        <w:rPr>
          <w:sz w:val="24"/>
          <w:szCs w:val="24"/>
        </w:rPr>
        <w:t xml:space="preserve"> (Z) masih memiliki beberapa indikator bernilai di bawah 0,70</w:t>
      </w:r>
      <w:r w:rsidR="00E02981" w:rsidRPr="009B2A8C">
        <w:rPr>
          <w:sz w:val="24"/>
          <w:szCs w:val="24"/>
        </w:rPr>
        <w:t>.</w:t>
      </w:r>
      <w:r w:rsidR="00561B95" w:rsidRPr="009B2A8C">
        <w:rPr>
          <w:sz w:val="24"/>
          <w:szCs w:val="24"/>
        </w:rPr>
        <w:t xml:space="preserve"> Indikator Sistem Kerja Fleksibel (X) yaitu X8 (0,573) dan X9 (0,547). Indikator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561B95" w:rsidRPr="009B2A8C">
        <w:rPr>
          <w:sz w:val="24"/>
          <w:szCs w:val="24"/>
        </w:rPr>
        <w:t xml:space="preserve"> (Z) yaitu Z3 (0,634), Z7 (0,575), Z10 (0,660), Z2 (0,665), Z8 (0,699), dan Z9 (0,647).</w:t>
      </w:r>
      <w:r w:rsidR="00E7783E" w:rsidRPr="009B2A8C">
        <w:rPr>
          <w:sz w:val="24"/>
          <w:szCs w:val="24"/>
        </w:rPr>
        <w:t xml:space="preserve"> </w:t>
      </w:r>
    </w:p>
    <w:p w14:paraId="2145CD44" w14:textId="635D9497" w:rsidR="00E7783E" w:rsidRPr="009B2A8C" w:rsidRDefault="00504AC4" w:rsidP="00C30110">
      <w:pPr>
        <w:ind w:left="720" w:firstLine="720"/>
        <w:rPr>
          <w:sz w:val="24"/>
          <w:szCs w:val="24"/>
        </w:rPr>
      </w:pPr>
      <w:r w:rsidRPr="009B2A8C">
        <w:rPr>
          <w:sz w:val="24"/>
          <w:szCs w:val="24"/>
        </w:rPr>
        <w:t xml:space="preserve">Menurut </w:t>
      </w:r>
      <w:proofErr w:type="spellStart"/>
      <w:r w:rsidRPr="009B2A8C">
        <w:rPr>
          <w:sz w:val="24"/>
          <w:szCs w:val="24"/>
        </w:rPr>
        <w:t>Hair</w:t>
      </w:r>
      <w:proofErr w:type="spellEnd"/>
      <w:r w:rsidRPr="009B2A8C">
        <w:rPr>
          <w:sz w:val="24"/>
          <w:szCs w:val="24"/>
        </w:rPr>
        <w:t xml:space="preserve"> </w:t>
      </w:r>
      <w:proofErr w:type="spellStart"/>
      <w:r w:rsidRPr="009B2A8C">
        <w:rPr>
          <w:sz w:val="24"/>
          <w:szCs w:val="24"/>
        </w:rPr>
        <w:t>et</w:t>
      </w:r>
      <w:proofErr w:type="spellEnd"/>
      <w:r w:rsidRPr="009B2A8C">
        <w:rPr>
          <w:sz w:val="24"/>
          <w:szCs w:val="24"/>
        </w:rPr>
        <w:t xml:space="preserve"> </w:t>
      </w:r>
      <w:proofErr w:type="spellStart"/>
      <w:r w:rsidRPr="009B2A8C">
        <w:rPr>
          <w:sz w:val="24"/>
          <w:szCs w:val="24"/>
        </w:rPr>
        <w:t>al.</w:t>
      </w:r>
      <w:proofErr w:type="spellEnd"/>
      <w:r w:rsidRPr="009B2A8C">
        <w:rPr>
          <w:sz w:val="24"/>
          <w:szCs w:val="24"/>
        </w:rPr>
        <w:t xml:space="preserve"> (2021), kriteria evaluasi </w:t>
      </w:r>
      <w:proofErr w:type="spellStart"/>
      <w:r w:rsidRPr="00C30110">
        <w:rPr>
          <w:i/>
          <w:iCs/>
          <w:sz w:val="24"/>
          <w:szCs w:val="24"/>
        </w:rPr>
        <w:t>outer</w:t>
      </w:r>
      <w:proofErr w:type="spellEnd"/>
      <w:r w:rsidRPr="00C30110">
        <w:rPr>
          <w:i/>
          <w:iCs/>
          <w:sz w:val="24"/>
          <w:szCs w:val="24"/>
        </w:rPr>
        <w:t xml:space="preserve"> </w:t>
      </w:r>
      <w:proofErr w:type="spellStart"/>
      <w:r w:rsidRPr="00C30110">
        <w:rPr>
          <w:i/>
          <w:iCs/>
          <w:sz w:val="24"/>
          <w:szCs w:val="24"/>
        </w:rPr>
        <w:t>loading</w:t>
      </w:r>
      <w:proofErr w:type="spellEnd"/>
      <w:r w:rsidRPr="009B2A8C">
        <w:rPr>
          <w:sz w:val="24"/>
          <w:szCs w:val="24"/>
        </w:rPr>
        <w:t xml:space="preserve"> pada model reflektif dengan nilai ≥ 0,70 maka dianggap valid dan direkomendasikan dipertahankan karena mampu menjelaskan lebih dari 50% varians </w:t>
      </w:r>
      <w:proofErr w:type="spellStart"/>
      <w:r w:rsidRPr="009B2A8C">
        <w:rPr>
          <w:sz w:val="24"/>
          <w:szCs w:val="24"/>
        </w:rPr>
        <w:t>konstruknya</w:t>
      </w:r>
      <w:proofErr w:type="spellEnd"/>
      <w:r w:rsidRPr="009B2A8C">
        <w:rPr>
          <w:sz w:val="24"/>
          <w:szCs w:val="24"/>
        </w:rPr>
        <w:t xml:space="preserve">. Jika </w:t>
      </w:r>
      <w:r w:rsidR="00C30110">
        <w:rPr>
          <w:sz w:val="24"/>
          <w:szCs w:val="24"/>
        </w:rPr>
        <w:t xml:space="preserve">terdapat </w:t>
      </w:r>
      <w:proofErr w:type="spellStart"/>
      <w:r w:rsidRPr="009B2A8C">
        <w:rPr>
          <w:sz w:val="24"/>
          <w:szCs w:val="24"/>
        </w:rPr>
        <w:t>loading</w:t>
      </w:r>
      <w:proofErr w:type="spellEnd"/>
      <w:r w:rsidRPr="009B2A8C">
        <w:rPr>
          <w:sz w:val="24"/>
          <w:szCs w:val="24"/>
        </w:rPr>
        <w:t xml:space="preserve"> 0,40</w:t>
      </w:r>
      <w:r w:rsidR="008530EA" w:rsidRPr="009B2A8C">
        <w:rPr>
          <w:sz w:val="24"/>
          <w:szCs w:val="24"/>
        </w:rPr>
        <w:t>-</w:t>
      </w:r>
      <w:r w:rsidRPr="009B2A8C">
        <w:rPr>
          <w:sz w:val="24"/>
          <w:szCs w:val="24"/>
        </w:rPr>
        <w:t xml:space="preserve">0,70 maka indikator tidak otomatis dihapus. Penghapusan hanya dilakukan jika terbukti </w:t>
      </w:r>
      <w:r w:rsidRPr="009B2A8C">
        <w:rPr>
          <w:sz w:val="24"/>
          <w:szCs w:val="24"/>
        </w:rPr>
        <w:lastRenderedPageBreak/>
        <w:t>meningkatkan nilai AVE (</w:t>
      </w:r>
      <w:proofErr w:type="spellStart"/>
      <w:r w:rsidRPr="009B2A8C">
        <w:rPr>
          <w:i/>
          <w:iCs/>
          <w:sz w:val="24"/>
          <w:szCs w:val="24"/>
        </w:rPr>
        <w:t>Average</w:t>
      </w:r>
      <w:proofErr w:type="spellEnd"/>
      <w:r w:rsidRPr="009B2A8C">
        <w:rPr>
          <w:i/>
          <w:iCs/>
          <w:sz w:val="24"/>
          <w:szCs w:val="24"/>
        </w:rPr>
        <w:t xml:space="preserve"> </w:t>
      </w:r>
      <w:proofErr w:type="spellStart"/>
      <w:r w:rsidRPr="009B2A8C">
        <w:rPr>
          <w:i/>
          <w:iCs/>
          <w:sz w:val="24"/>
          <w:szCs w:val="24"/>
        </w:rPr>
        <w:t>Variance</w:t>
      </w:r>
      <w:proofErr w:type="spellEnd"/>
      <w:r w:rsidRPr="009B2A8C">
        <w:rPr>
          <w:i/>
          <w:iCs/>
          <w:sz w:val="24"/>
          <w:szCs w:val="24"/>
        </w:rPr>
        <w:t xml:space="preserve"> </w:t>
      </w:r>
      <w:proofErr w:type="spellStart"/>
      <w:r w:rsidRPr="009B2A8C">
        <w:rPr>
          <w:i/>
          <w:iCs/>
          <w:sz w:val="24"/>
          <w:szCs w:val="24"/>
        </w:rPr>
        <w:t>Extracted</w:t>
      </w:r>
      <w:proofErr w:type="spellEnd"/>
      <w:r w:rsidRPr="009B2A8C">
        <w:rPr>
          <w:sz w:val="24"/>
          <w:szCs w:val="24"/>
        </w:rPr>
        <w:t xml:space="preserve">) atau </w:t>
      </w:r>
      <w:proofErr w:type="spellStart"/>
      <w:r w:rsidRPr="009B2A8C">
        <w:rPr>
          <w:i/>
          <w:iCs/>
          <w:sz w:val="24"/>
          <w:szCs w:val="24"/>
        </w:rPr>
        <w:t>Composite</w:t>
      </w:r>
      <w:proofErr w:type="spellEnd"/>
      <w:r w:rsidRPr="009B2A8C">
        <w:rPr>
          <w:i/>
          <w:iCs/>
          <w:sz w:val="24"/>
          <w:szCs w:val="24"/>
        </w:rPr>
        <w:t xml:space="preserve"> </w:t>
      </w:r>
      <w:proofErr w:type="spellStart"/>
      <w:r w:rsidRPr="009B2A8C">
        <w:rPr>
          <w:i/>
          <w:iCs/>
          <w:sz w:val="24"/>
          <w:szCs w:val="24"/>
        </w:rPr>
        <w:t>Reliability</w:t>
      </w:r>
      <w:proofErr w:type="spellEnd"/>
      <w:r w:rsidRPr="009B2A8C">
        <w:rPr>
          <w:sz w:val="24"/>
          <w:szCs w:val="24"/>
        </w:rPr>
        <w:t xml:space="preserve"> (CR) ke atas ambang batas yang disyaratkan (AVE ≥ 0,50; CR ≥ 0,70), dan penghapusan tidak mengorbankan validitas isi (</w:t>
      </w:r>
      <w:proofErr w:type="spellStart"/>
      <w:r w:rsidRPr="009B2A8C">
        <w:rPr>
          <w:i/>
          <w:iCs/>
          <w:sz w:val="24"/>
          <w:szCs w:val="24"/>
        </w:rPr>
        <w:t>content</w:t>
      </w:r>
      <w:proofErr w:type="spellEnd"/>
      <w:r w:rsidRPr="009B2A8C">
        <w:rPr>
          <w:i/>
          <w:iCs/>
          <w:sz w:val="24"/>
          <w:szCs w:val="24"/>
        </w:rPr>
        <w:t xml:space="preserve"> </w:t>
      </w:r>
      <w:proofErr w:type="spellStart"/>
      <w:r w:rsidRPr="009B2A8C">
        <w:rPr>
          <w:i/>
          <w:iCs/>
          <w:sz w:val="24"/>
          <w:szCs w:val="24"/>
        </w:rPr>
        <w:t>validity</w:t>
      </w:r>
      <w:proofErr w:type="spellEnd"/>
      <w:r w:rsidRPr="009B2A8C">
        <w:rPr>
          <w:sz w:val="24"/>
          <w:szCs w:val="24"/>
        </w:rPr>
        <w:t xml:space="preserve">) </w:t>
      </w:r>
      <w:proofErr w:type="spellStart"/>
      <w:r w:rsidRPr="009B2A8C">
        <w:rPr>
          <w:sz w:val="24"/>
          <w:szCs w:val="24"/>
        </w:rPr>
        <w:t>konstruk</w:t>
      </w:r>
      <w:proofErr w:type="spellEnd"/>
      <w:r w:rsidRPr="009B2A8C">
        <w:rPr>
          <w:sz w:val="24"/>
          <w:szCs w:val="24"/>
        </w:rPr>
        <w:t>.</w:t>
      </w:r>
    </w:p>
    <w:p w14:paraId="14F98C0E" w14:textId="0E336047" w:rsidR="00773B2F" w:rsidRPr="009B2A8C" w:rsidRDefault="00773B2F" w:rsidP="00C30110">
      <w:pPr>
        <w:ind w:left="720" w:firstLine="720"/>
        <w:rPr>
          <w:sz w:val="24"/>
          <w:szCs w:val="24"/>
        </w:rPr>
      </w:pPr>
      <w:r w:rsidRPr="009B2A8C">
        <w:rPr>
          <w:sz w:val="24"/>
          <w:szCs w:val="24"/>
        </w:rPr>
        <w:t xml:space="preserve">Pada uji pertama, nilai AVE variabel Sistem Kerja Fleksibel dan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C30110">
        <w:rPr>
          <w:i/>
          <w:iCs/>
          <w:sz w:val="24"/>
          <w:szCs w:val="24"/>
        </w:rPr>
        <w:t xml:space="preserve"> </w:t>
      </w:r>
      <w:r w:rsidRPr="009B2A8C">
        <w:rPr>
          <w:sz w:val="24"/>
          <w:szCs w:val="24"/>
        </w:rPr>
        <w:t xml:space="preserve">belum memenuhi syarat (&lt; 0,50) akibat adanya indikator-indikator </w:t>
      </w:r>
      <w:proofErr w:type="spellStart"/>
      <w:r w:rsidRPr="009B2A8C">
        <w:rPr>
          <w:sz w:val="24"/>
          <w:szCs w:val="24"/>
        </w:rPr>
        <w:t>berloading</w:t>
      </w:r>
      <w:proofErr w:type="spellEnd"/>
      <w:r w:rsidRPr="009B2A8C">
        <w:rPr>
          <w:sz w:val="24"/>
          <w:szCs w:val="24"/>
        </w:rPr>
        <w:t xml:space="preserve"> rendah. Oleh karena itu dilakukan eliminasi pada 4 indikator dengan skor terbawah, yaitu X8 (0,573), X9 (0,547), Z3 (0,634), dan Z7 (0,575). Penghapusan 4 indikator terbawah ini terbukti sudah mencukupi untuk menaikkan nilai AVE memenuhi ambang batas ≥ 0,50. Hal ini sesuai dengan anjuran </w:t>
      </w:r>
      <w:proofErr w:type="spellStart"/>
      <w:r w:rsidRPr="009B2A8C">
        <w:rPr>
          <w:sz w:val="24"/>
          <w:szCs w:val="24"/>
        </w:rPr>
        <w:t>Hair</w:t>
      </w:r>
      <w:proofErr w:type="spellEnd"/>
      <w:r w:rsidRPr="009B2A8C">
        <w:rPr>
          <w:sz w:val="24"/>
          <w:szCs w:val="24"/>
        </w:rPr>
        <w:t xml:space="preserve"> </w:t>
      </w:r>
      <w:proofErr w:type="spellStart"/>
      <w:r w:rsidRPr="009B2A8C">
        <w:rPr>
          <w:sz w:val="24"/>
          <w:szCs w:val="24"/>
        </w:rPr>
        <w:t>et</w:t>
      </w:r>
      <w:proofErr w:type="spellEnd"/>
      <w:r w:rsidRPr="009B2A8C">
        <w:rPr>
          <w:sz w:val="24"/>
          <w:szCs w:val="24"/>
        </w:rPr>
        <w:t xml:space="preserve"> </w:t>
      </w:r>
      <w:proofErr w:type="spellStart"/>
      <w:r w:rsidRPr="009B2A8C">
        <w:rPr>
          <w:sz w:val="24"/>
          <w:szCs w:val="24"/>
        </w:rPr>
        <w:t>al.</w:t>
      </w:r>
      <w:proofErr w:type="spellEnd"/>
      <w:r w:rsidRPr="009B2A8C">
        <w:rPr>
          <w:sz w:val="24"/>
          <w:szCs w:val="24"/>
        </w:rPr>
        <w:t>, indikator pada rentang 0,40</w:t>
      </w:r>
      <w:r w:rsidR="00C30110">
        <w:rPr>
          <w:sz w:val="24"/>
          <w:szCs w:val="24"/>
        </w:rPr>
        <w:t>-</w:t>
      </w:r>
      <w:r w:rsidRPr="009B2A8C">
        <w:rPr>
          <w:sz w:val="24"/>
          <w:szCs w:val="24"/>
        </w:rPr>
        <w:t>0,70 tidak wajib dihapus seluruhnya</w:t>
      </w:r>
      <w:r w:rsidR="00C30110">
        <w:rPr>
          <w:sz w:val="24"/>
          <w:szCs w:val="24"/>
        </w:rPr>
        <w:t>,</w:t>
      </w:r>
      <w:r w:rsidRPr="009B2A8C">
        <w:rPr>
          <w:sz w:val="24"/>
          <w:szCs w:val="24"/>
        </w:rPr>
        <w:t xml:space="preserve"> namun cukup dihapus sejumlah yang diperlukan untuk mencapai nilai AVE yang disyaratkan, agar jumlah indikator yang tersisa masih dapat mewakili cakupan konten variabel secara </w:t>
      </w:r>
      <w:proofErr w:type="spellStart"/>
      <w:r w:rsidRPr="009B2A8C">
        <w:rPr>
          <w:sz w:val="24"/>
          <w:szCs w:val="24"/>
        </w:rPr>
        <w:t>memadai.Dengan</w:t>
      </w:r>
      <w:proofErr w:type="spellEnd"/>
      <w:r w:rsidRPr="009B2A8C">
        <w:rPr>
          <w:sz w:val="24"/>
          <w:szCs w:val="24"/>
        </w:rPr>
        <w:t xml:space="preserve"> menghapus lebih banyak indikator dari yang diperlukan justru berisiko mengurangi kekayaan makna </w:t>
      </w:r>
      <w:proofErr w:type="spellStart"/>
      <w:r w:rsidRPr="009B2A8C">
        <w:rPr>
          <w:sz w:val="24"/>
          <w:szCs w:val="24"/>
        </w:rPr>
        <w:t>konstruk</w:t>
      </w:r>
      <w:proofErr w:type="spellEnd"/>
      <w:r w:rsidRPr="009B2A8C">
        <w:rPr>
          <w:sz w:val="24"/>
          <w:szCs w:val="24"/>
        </w:rPr>
        <w:t xml:space="preserve"> tanpa manfaat tambahan terhadap validitas.</w:t>
      </w:r>
    </w:p>
    <w:p w14:paraId="79ADBC35" w14:textId="1E9D844A" w:rsidR="00B37478" w:rsidRPr="009B2A8C" w:rsidRDefault="00B37478" w:rsidP="00B37478">
      <w:pPr>
        <w:ind w:firstLine="284"/>
        <w:rPr>
          <w:sz w:val="24"/>
          <w:szCs w:val="24"/>
        </w:rPr>
      </w:pPr>
      <w:r w:rsidRPr="009B2A8C">
        <w:rPr>
          <w:noProof/>
          <w:sz w:val="24"/>
          <w:szCs w:val="24"/>
        </w:rPr>
        <w:drawing>
          <wp:inline distT="0" distB="0" distL="0" distR="0" wp14:anchorId="1BE8BF7C" wp14:editId="0793AECB">
            <wp:extent cx="4829405" cy="2660714"/>
            <wp:effectExtent l="0" t="0" r="0" b="0"/>
            <wp:docPr id="1571534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34008" name="Picture 1571534008"/>
                    <pic:cNvPicPr/>
                  </pic:nvPicPr>
                  <pic:blipFill>
                    <a:blip r:embed="rId18">
                      <a:extLst>
                        <a:ext uri="{28A0092B-C50C-407E-A947-70E740481C1C}">
                          <a14:useLocalDpi xmlns:a14="http://schemas.microsoft.com/office/drawing/2010/main" val="0"/>
                        </a:ext>
                      </a:extLst>
                    </a:blip>
                    <a:stretch>
                      <a:fillRect/>
                    </a:stretch>
                  </pic:blipFill>
                  <pic:spPr>
                    <a:xfrm>
                      <a:off x="0" y="0"/>
                      <a:ext cx="4872623" cy="2684525"/>
                    </a:xfrm>
                    <a:prstGeom prst="rect">
                      <a:avLst/>
                    </a:prstGeom>
                  </pic:spPr>
                </pic:pic>
              </a:graphicData>
            </a:graphic>
          </wp:inline>
        </w:drawing>
      </w:r>
    </w:p>
    <w:p w14:paraId="36F67574" w14:textId="32304DD6" w:rsidR="00D75232" w:rsidRPr="009B2A8C" w:rsidRDefault="00D75232" w:rsidP="00D75232">
      <w:pPr>
        <w:ind w:firstLine="284"/>
        <w:jc w:val="center"/>
        <w:rPr>
          <w:sz w:val="24"/>
          <w:szCs w:val="24"/>
        </w:rPr>
      </w:pPr>
      <w:r w:rsidRPr="009B2A8C">
        <w:rPr>
          <w:sz w:val="24"/>
          <w:szCs w:val="24"/>
        </w:rPr>
        <w:t>Gambar 4.</w:t>
      </w:r>
      <w:r w:rsidR="00401636">
        <w:rPr>
          <w:sz w:val="24"/>
          <w:szCs w:val="24"/>
        </w:rPr>
        <w:t>6</w:t>
      </w:r>
      <w:r w:rsidRPr="009B2A8C">
        <w:rPr>
          <w:sz w:val="24"/>
          <w:szCs w:val="24"/>
        </w:rPr>
        <w:t xml:space="preserve"> Model Penelitian Final</w:t>
      </w:r>
    </w:p>
    <w:p w14:paraId="0E539A4D" w14:textId="385342B5" w:rsidR="00D75232" w:rsidRPr="009B2A8C" w:rsidRDefault="00D75232" w:rsidP="00D75232">
      <w:pPr>
        <w:ind w:firstLine="284"/>
        <w:rPr>
          <w:sz w:val="24"/>
          <w:szCs w:val="24"/>
        </w:rPr>
      </w:pPr>
      <w:r w:rsidRPr="009B2A8C">
        <w:rPr>
          <w:sz w:val="24"/>
          <w:szCs w:val="24"/>
        </w:rPr>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3 diolah peneliti, 2026</w:t>
      </w:r>
    </w:p>
    <w:p w14:paraId="00D9293B" w14:textId="71118321" w:rsidR="006049F3" w:rsidRPr="009B2A8C" w:rsidRDefault="006049F3" w:rsidP="006049F3">
      <w:pPr>
        <w:pStyle w:val="ListParagraph"/>
        <w:numPr>
          <w:ilvl w:val="3"/>
          <w:numId w:val="8"/>
        </w:numPr>
        <w:rPr>
          <w:sz w:val="24"/>
          <w:szCs w:val="24"/>
        </w:rPr>
      </w:pPr>
      <w:r w:rsidRPr="009B2A8C">
        <w:rPr>
          <w:sz w:val="24"/>
          <w:szCs w:val="24"/>
        </w:rPr>
        <w:t xml:space="preserve">Uji Konvergen </w:t>
      </w:r>
      <w:proofErr w:type="spellStart"/>
      <w:r w:rsidRPr="009B2A8C">
        <w:rPr>
          <w:sz w:val="24"/>
          <w:szCs w:val="24"/>
        </w:rPr>
        <w:t>Validity</w:t>
      </w:r>
      <w:proofErr w:type="spellEnd"/>
    </w:p>
    <w:p w14:paraId="1692BC32" w14:textId="3F849893" w:rsidR="0070167D" w:rsidRPr="009B2A8C" w:rsidRDefault="0070167D" w:rsidP="00A2296F">
      <w:pPr>
        <w:ind w:left="720" w:firstLine="720"/>
        <w:rPr>
          <w:sz w:val="24"/>
          <w:szCs w:val="24"/>
        </w:rPr>
      </w:pPr>
      <w:r w:rsidRPr="009B2A8C">
        <w:rPr>
          <w:sz w:val="24"/>
          <w:szCs w:val="24"/>
        </w:rPr>
        <w:lastRenderedPageBreak/>
        <w:t xml:space="preserve">Uji </w:t>
      </w:r>
      <w:proofErr w:type="spellStart"/>
      <w:r w:rsidRPr="009B2A8C">
        <w:rPr>
          <w:i/>
          <w:iCs/>
          <w:sz w:val="24"/>
          <w:szCs w:val="24"/>
        </w:rPr>
        <w:t>Convergent</w:t>
      </w:r>
      <w:proofErr w:type="spellEnd"/>
      <w:r w:rsidRPr="009B2A8C">
        <w:rPr>
          <w:i/>
          <w:iCs/>
          <w:sz w:val="24"/>
          <w:szCs w:val="24"/>
        </w:rPr>
        <w:t xml:space="preserve"> </w:t>
      </w:r>
      <w:proofErr w:type="spellStart"/>
      <w:r w:rsidRPr="009B2A8C">
        <w:rPr>
          <w:i/>
          <w:iCs/>
          <w:sz w:val="24"/>
          <w:szCs w:val="24"/>
        </w:rPr>
        <w:t>Validity</w:t>
      </w:r>
      <w:proofErr w:type="spellEnd"/>
      <w:r w:rsidRPr="009B2A8C">
        <w:rPr>
          <w:sz w:val="24"/>
          <w:szCs w:val="24"/>
        </w:rPr>
        <w:t xml:space="preserve"> setelah eliminasi </w:t>
      </w:r>
      <w:r w:rsidR="00F46CD6" w:rsidRPr="009B2A8C">
        <w:rPr>
          <w:sz w:val="24"/>
          <w:szCs w:val="24"/>
        </w:rPr>
        <w:t xml:space="preserve">4 </w:t>
      </w:r>
      <w:r w:rsidRPr="009B2A8C">
        <w:rPr>
          <w:sz w:val="24"/>
          <w:szCs w:val="24"/>
        </w:rPr>
        <w:t>indi</w:t>
      </w:r>
      <w:r w:rsidR="001E5EAB" w:rsidRPr="009B2A8C">
        <w:rPr>
          <w:sz w:val="24"/>
          <w:szCs w:val="24"/>
        </w:rPr>
        <w:t>k</w:t>
      </w:r>
      <w:r w:rsidRPr="009B2A8C">
        <w:rPr>
          <w:sz w:val="24"/>
          <w:szCs w:val="24"/>
        </w:rPr>
        <w:t xml:space="preserve">ator </w:t>
      </w:r>
      <w:r w:rsidR="00F46CD6" w:rsidRPr="009B2A8C">
        <w:rPr>
          <w:sz w:val="24"/>
          <w:szCs w:val="24"/>
        </w:rPr>
        <w:t xml:space="preserve"> terbawah </w:t>
      </w:r>
      <w:r w:rsidRPr="009B2A8C">
        <w:rPr>
          <w:sz w:val="24"/>
          <w:szCs w:val="24"/>
        </w:rPr>
        <w:t xml:space="preserve">dapat dilihat dari hasil </w:t>
      </w:r>
      <w:proofErr w:type="spellStart"/>
      <w:r w:rsidRPr="009B2A8C">
        <w:rPr>
          <w:sz w:val="24"/>
          <w:szCs w:val="24"/>
        </w:rPr>
        <w:t>loading</w:t>
      </w:r>
      <w:proofErr w:type="spellEnd"/>
      <w:r w:rsidRPr="009B2A8C">
        <w:rPr>
          <w:sz w:val="24"/>
          <w:szCs w:val="24"/>
        </w:rPr>
        <w:t xml:space="preserve"> faktor pada tabel berikut:</w:t>
      </w:r>
    </w:p>
    <w:p w14:paraId="304A69DC" w14:textId="41A09613" w:rsidR="00C42543" w:rsidRPr="009B2A8C" w:rsidRDefault="00C42543" w:rsidP="00C42543">
      <w:pPr>
        <w:ind w:left="720" w:firstLine="720"/>
        <w:jc w:val="center"/>
        <w:rPr>
          <w:sz w:val="24"/>
          <w:szCs w:val="24"/>
        </w:rPr>
      </w:pPr>
      <w:r w:rsidRPr="009B2A8C">
        <w:rPr>
          <w:sz w:val="24"/>
          <w:szCs w:val="24"/>
        </w:rPr>
        <w:t>Tabel 4.</w:t>
      </w:r>
      <w:r w:rsidR="00BD1561">
        <w:rPr>
          <w:sz w:val="24"/>
          <w:szCs w:val="24"/>
        </w:rPr>
        <w:t>5</w:t>
      </w:r>
      <w:r w:rsidRPr="009B2A8C">
        <w:rPr>
          <w:sz w:val="24"/>
          <w:szCs w:val="24"/>
        </w:rPr>
        <w:t xml:space="preserve"> </w:t>
      </w:r>
      <w:proofErr w:type="spellStart"/>
      <w:r w:rsidRPr="009B2A8C">
        <w:rPr>
          <w:sz w:val="24"/>
          <w:szCs w:val="24"/>
        </w:rPr>
        <w:t>Outer</w:t>
      </w:r>
      <w:proofErr w:type="spellEnd"/>
      <w:r w:rsidRPr="009B2A8C">
        <w:rPr>
          <w:sz w:val="24"/>
          <w:szCs w:val="24"/>
        </w:rPr>
        <w:t xml:space="preserve"> </w:t>
      </w:r>
      <w:proofErr w:type="spellStart"/>
      <w:r w:rsidRPr="009B2A8C">
        <w:rPr>
          <w:sz w:val="24"/>
          <w:szCs w:val="24"/>
        </w:rPr>
        <w:t>Loading</w:t>
      </w:r>
      <w:proofErr w:type="spellEnd"/>
      <w:r w:rsidRPr="009B2A8C">
        <w:rPr>
          <w:sz w:val="24"/>
          <w:szCs w:val="24"/>
        </w:rPr>
        <w:t xml:space="preserve"> </w:t>
      </w:r>
      <w:r w:rsidR="00D56DF1" w:rsidRPr="009B2A8C">
        <w:rPr>
          <w:sz w:val="24"/>
          <w:szCs w:val="24"/>
        </w:rPr>
        <w:t>Final</w:t>
      </w:r>
    </w:p>
    <w:tbl>
      <w:tblPr>
        <w:tblStyle w:val="TableGrid"/>
        <w:tblW w:w="0" w:type="auto"/>
        <w:tblInd w:w="720" w:type="dxa"/>
        <w:tblLayout w:type="fixed"/>
        <w:tblLook w:val="04A0" w:firstRow="1" w:lastRow="0" w:firstColumn="1" w:lastColumn="0" w:noHBand="0" w:noVBand="1"/>
      </w:tblPr>
      <w:tblGrid>
        <w:gridCol w:w="693"/>
        <w:gridCol w:w="2353"/>
        <w:gridCol w:w="2211"/>
        <w:gridCol w:w="2098"/>
      </w:tblGrid>
      <w:tr w:rsidR="00C42543" w:rsidRPr="009B2A8C" w14:paraId="197E4244" w14:textId="77777777" w:rsidTr="001C5F26">
        <w:trPr>
          <w:trHeight w:val="57"/>
        </w:trPr>
        <w:tc>
          <w:tcPr>
            <w:tcW w:w="693" w:type="dxa"/>
          </w:tcPr>
          <w:p w14:paraId="144BDDCB" w14:textId="77777777" w:rsidR="00C42543" w:rsidRPr="009B2A8C" w:rsidRDefault="00C42543" w:rsidP="00C54228">
            <w:pPr>
              <w:spacing w:line="240" w:lineRule="auto"/>
              <w:rPr>
                <w:sz w:val="24"/>
                <w:szCs w:val="24"/>
              </w:rPr>
            </w:pPr>
          </w:p>
        </w:tc>
        <w:tc>
          <w:tcPr>
            <w:tcW w:w="2353" w:type="dxa"/>
            <w:vAlign w:val="center"/>
          </w:tcPr>
          <w:p w14:paraId="3D8881EC" w14:textId="1E86DA2C" w:rsidR="00C42543" w:rsidRPr="009B2A8C" w:rsidRDefault="00273E10" w:rsidP="00C54228">
            <w:pPr>
              <w:spacing w:line="240" w:lineRule="auto"/>
              <w:ind w:firstLine="0"/>
              <w:rPr>
                <w:sz w:val="24"/>
                <w:szCs w:val="24"/>
              </w:rPr>
            </w:pPr>
            <w:proofErr w:type="spellStart"/>
            <w:r w:rsidRPr="00273E10">
              <w:rPr>
                <w:i/>
                <w:sz w:val="24"/>
                <w:szCs w:val="24"/>
              </w:rPr>
              <w:t>Job</w:t>
            </w:r>
            <w:proofErr w:type="spellEnd"/>
            <w:r w:rsidRPr="00273E10">
              <w:rPr>
                <w:i/>
                <w:sz w:val="24"/>
                <w:szCs w:val="24"/>
              </w:rPr>
              <w:t xml:space="preserve"> </w:t>
            </w:r>
            <w:proofErr w:type="spellStart"/>
            <w:r w:rsidRPr="00273E10">
              <w:rPr>
                <w:i/>
                <w:sz w:val="24"/>
                <w:szCs w:val="24"/>
              </w:rPr>
              <w:t>Enrichment</w:t>
            </w:r>
            <w:proofErr w:type="spellEnd"/>
            <w:r w:rsidR="00C42543" w:rsidRPr="009B2A8C">
              <w:rPr>
                <w:sz w:val="24"/>
                <w:szCs w:val="24"/>
              </w:rPr>
              <w:t xml:space="preserve"> (Z)</w:t>
            </w:r>
          </w:p>
        </w:tc>
        <w:tc>
          <w:tcPr>
            <w:tcW w:w="2211" w:type="dxa"/>
            <w:vAlign w:val="center"/>
          </w:tcPr>
          <w:p w14:paraId="38ED1805" w14:textId="77777777" w:rsidR="00C42543" w:rsidRPr="009B2A8C" w:rsidRDefault="00C42543" w:rsidP="00C54228">
            <w:pPr>
              <w:spacing w:line="240" w:lineRule="auto"/>
              <w:ind w:firstLine="0"/>
              <w:rPr>
                <w:sz w:val="24"/>
                <w:szCs w:val="24"/>
              </w:rPr>
            </w:pPr>
            <w:r w:rsidRPr="009B2A8C">
              <w:rPr>
                <w:sz w:val="24"/>
                <w:szCs w:val="24"/>
              </w:rPr>
              <w:t>Kinerja Pegawai (Z)</w:t>
            </w:r>
          </w:p>
        </w:tc>
        <w:tc>
          <w:tcPr>
            <w:tcW w:w="2098" w:type="dxa"/>
            <w:vAlign w:val="center"/>
          </w:tcPr>
          <w:p w14:paraId="7ABF571F" w14:textId="77777777" w:rsidR="00C42543" w:rsidRPr="009B2A8C" w:rsidRDefault="00C42543" w:rsidP="00C54228">
            <w:pPr>
              <w:spacing w:line="240" w:lineRule="auto"/>
              <w:rPr>
                <w:sz w:val="24"/>
                <w:szCs w:val="24"/>
              </w:rPr>
            </w:pPr>
            <w:r w:rsidRPr="009B2A8C">
              <w:rPr>
                <w:sz w:val="24"/>
                <w:szCs w:val="24"/>
              </w:rPr>
              <w:t>Sistem Kerja Fleksibel (X)</w:t>
            </w:r>
          </w:p>
        </w:tc>
      </w:tr>
      <w:tr w:rsidR="00C42543" w:rsidRPr="009B2A8C" w14:paraId="06AE244D" w14:textId="77777777" w:rsidTr="00C54228">
        <w:trPr>
          <w:trHeight w:val="57"/>
        </w:trPr>
        <w:tc>
          <w:tcPr>
            <w:tcW w:w="693" w:type="dxa"/>
            <w:vAlign w:val="center"/>
          </w:tcPr>
          <w:p w14:paraId="1BC0E3E0" w14:textId="77777777" w:rsidR="00C42543" w:rsidRPr="009B2A8C" w:rsidRDefault="00C42543" w:rsidP="00E45B9F">
            <w:pPr>
              <w:spacing w:line="240" w:lineRule="auto"/>
              <w:ind w:left="-1044"/>
              <w:jc w:val="center"/>
              <w:rPr>
                <w:sz w:val="24"/>
                <w:szCs w:val="24"/>
              </w:rPr>
            </w:pPr>
            <w:r w:rsidRPr="009B2A8C">
              <w:rPr>
                <w:sz w:val="24"/>
                <w:szCs w:val="24"/>
              </w:rPr>
              <w:t>X1</w:t>
            </w:r>
          </w:p>
        </w:tc>
        <w:tc>
          <w:tcPr>
            <w:tcW w:w="2353" w:type="dxa"/>
            <w:vAlign w:val="center"/>
          </w:tcPr>
          <w:p w14:paraId="51F2D28E" w14:textId="77777777" w:rsidR="00C42543" w:rsidRPr="009B2A8C" w:rsidRDefault="00C42543" w:rsidP="00E45B9F">
            <w:pPr>
              <w:spacing w:line="240" w:lineRule="auto"/>
              <w:ind w:left="-1044"/>
              <w:jc w:val="center"/>
              <w:rPr>
                <w:sz w:val="24"/>
                <w:szCs w:val="24"/>
              </w:rPr>
            </w:pPr>
          </w:p>
        </w:tc>
        <w:tc>
          <w:tcPr>
            <w:tcW w:w="2211" w:type="dxa"/>
            <w:vAlign w:val="center"/>
          </w:tcPr>
          <w:p w14:paraId="6B8464AE" w14:textId="77777777" w:rsidR="00C42543" w:rsidRPr="009B2A8C" w:rsidRDefault="00C42543" w:rsidP="00E45B9F">
            <w:pPr>
              <w:spacing w:line="240" w:lineRule="auto"/>
              <w:ind w:left="-1044"/>
              <w:jc w:val="center"/>
              <w:rPr>
                <w:sz w:val="24"/>
                <w:szCs w:val="24"/>
              </w:rPr>
            </w:pPr>
          </w:p>
        </w:tc>
        <w:tc>
          <w:tcPr>
            <w:tcW w:w="2098" w:type="dxa"/>
            <w:vAlign w:val="center"/>
          </w:tcPr>
          <w:p w14:paraId="511751E8" w14:textId="77777777" w:rsidR="00C42543" w:rsidRPr="009B2A8C" w:rsidRDefault="00C42543" w:rsidP="00E45B9F">
            <w:pPr>
              <w:spacing w:line="240" w:lineRule="auto"/>
              <w:ind w:left="-1044"/>
              <w:jc w:val="center"/>
              <w:rPr>
                <w:sz w:val="24"/>
                <w:szCs w:val="24"/>
              </w:rPr>
            </w:pPr>
            <w:r w:rsidRPr="009B2A8C">
              <w:rPr>
                <w:sz w:val="24"/>
                <w:szCs w:val="24"/>
              </w:rPr>
              <w:t>0.814</w:t>
            </w:r>
          </w:p>
        </w:tc>
      </w:tr>
      <w:tr w:rsidR="00214492" w:rsidRPr="009B2A8C" w14:paraId="50F0D544" w14:textId="77777777" w:rsidTr="00C54228">
        <w:trPr>
          <w:trHeight w:val="57"/>
        </w:trPr>
        <w:tc>
          <w:tcPr>
            <w:tcW w:w="693" w:type="dxa"/>
            <w:vAlign w:val="center"/>
          </w:tcPr>
          <w:p w14:paraId="61B34A7A" w14:textId="77777777" w:rsidR="00214492" w:rsidRPr="009B2A8C" w:rsidRDefault="00214492" w:rsidP="00E45B9F">
            <w:pPr>
              <w:spacing w:line="240" w:lineRule="auto"/>
              <w:ind w:left="-1044"/>
              <w:jc w:val="center"/>
              <w:rPr>
                <w:sz w:val="24"/>
                <w:szCs w:val="24"/>
              </w:rPr>
            </w:pPr>
            <w:r w:rsidRPr="009B2A8C">
              <w:rPr>
                <w:sz w:val="24"/>
                <w:szCs w:val="24"/>
              </w:rPr>
              <w:t>X2</w:t>
            </w:r>
          </w:p>
        </w:tc>
        <w:tc>
          <w:tcPr>
            <w:tcW w:w="2353" w:type="dxa"/>
            <w:vAlign w:val="center"/>
          </w:tcPr>
          <w:p w14:paraId="363D267A" w14:textId="77777777" w:rsidR="00214492" w:rsidRPr="009B2A8C" w:rsidRDefault="00214492" w:rsidP="00E45B9F">
            <w:pPr>
              <w:spacing w:line="240" w:lineRule="auto"/>
              <w:ind w:left="-1044"/>
              <w:jc w:val="center"/>
              <w:rPr>
                <w:sz w:val="24"/>
                <w:szCs w:val="24"/>
              </w:rPr>
            </w:pPr>
          </w:p>
        </w:tc>
        <w:tc>
          <w:tcPr>
            <w:tcW w:w="2211" w:type="dxa"/>
            <w:vAlign w:val="center"/>
          </w:tcPr>
          <w:p w14:paraId="62F9EF55" w14:textId="77777777" w:rsidR="00214492" w:rsidRPr="009B2A8C" w:rsidRDefault="00214492" w:rsidP="00E45B9F">
            <w:pPr>
              <w:spacing w:line="240" w:lineRule="auto"/>
              <w:ind w:left="-1044"/>
              <w:jc w:val="center"/>
              <w:rPr>
                <w:sz w:val="24"/>
                <w:szCs w:val="24"/>
              </w:rPr>
            </w:pPr>
          </w:p>
        </w:tc>
        <w:tc>
          <w:tcPr>
            <w:tcW w:w="2098" w:type="dxa"/>
            <w:vAlign w:val="center"/>
          </w:tcPr>
          <w:p w14:paraId="295F87FE" w14:textId="22195B7D" w:rsidR="00214492" w:rsidRPr="009B2A8C" w:rsidRDefault="00214492" w:rsidP="00E45B9F">
            <w:pPr>
              <w:spacing w:line="240" w:lineRule="auto"/>
              <w:ind w:left="-1044"/>
              <w:jc w:val="center"/>
              <w:rPr>
                <w:sz w:val="24"/>
                <w:szCs w:val="24"/>
              </w:rPr>
            </w:pPr>
            <w:r w:rsidRPr="009B2A8C">
              <w:rPr>
                <w:sz w:val="24"/>
                <w:szCs w:val="24"/>
              </w:rPr>
              <w:t>0.842</w:t>
            </w:r>
          </w:p>
        </w:tc>
      </w:tr>
      <w:tr w:rsidR="00214492" w:rsidRPr="009B2A8C" w14:paraId="0561199E" w14:textId="77777777" w:rsidTr="00C54228">
        <w:trPr>
          <w:trHeight w:val="57"/>
        </w:trPr>
        <w:tc>
          <w:tcPr>
            <w:tcW w:w="693" w:type="dxa"/>
            <w:vAlign w:val="center"/>
          </w:tcPr>
          <w:p w14:paraId="4232822C" w14:textId="77777777" w:rsidR="00214492" w:rsidRPr="009B2A8C" w:rsidRDefault="00214492" w:rsidP="00E45B9F">
            <w:pPr>
              <w:spacing w:line="240" w:lineRule="auto"/>
              <w:ind w:left="-1044"/>
              <w:jc w:val="center"/>
              <w:rPr>
                <w:sz w:val="24"/>
                <w:szCs w:val="24"/>
              </w:rPr>
            </w:pPr>
            <w:r w:rsidRPr="009B2A8C">
              <w:rPr>
                <w:sz w:val="24"/>
                <w:szCs w:val="24"/>
              </w:rPr>
              <w:t>X3</w:t>
            </w:r>
          </w:p>
        </w:tc>
        <w:tc>
          <w:tcPr>
            <w:tcW w:w="2353" w:type="dxa"/>
            <w:vAlign w:val="center"/>
          </w:tcPr>
          <w:p w14:paraId="26B89E1D" w14:textId="77777777" w:rsidR="00214492" w:rsidRPr="009B2A8C" w:rsidRDefault="00214492" w:rsidP="00E45B9F">
            <w:pPr>
              <w:spacing w:line="240" w:lineRule="auto"/>
              <w:ind w:left="-1044"/>
              <w:jc w:val="center"/>
              <w:rPr>
                <w:sz w:val="24"/>
                <w:szCs w:val="24"/>
              </w:rPr>
            </w:pPr>
          </w:p>
        </w:tc>
        <w:tc>
          <w:tcPr>
            <w:tcW w:w="2211" w:type="dxa"/>
            <w:vAlign w:val="center"/>
          </w:tcPr>
          <w:p w14:paraId="139686FE" w14:textId="77777777" w:rsidR="00214492" w:rsidRPr="009B2A8C" w:rsidRDefault="00214492" w:rsidP="00E45B9F">
            <w:pPr>
              <w:spacing w:line="240" w:lineRule="auto"/>
              <w:ind w:left="-1044"/>
              <w:jc w:val="center"/>
              <w:rPr>
                <w:sz w:val="24"/>
                <w:szCs w:val="24"/>
              </w:rPr>
            </w:pPr>
          </w:p>
        </w:tc>
        <w:tc>
          <w:tcPr>
            <w:tcW w:w="2098" w:type="dxa"/>
            <w:vAlign w:val="center"/>
          </w:tcPr>
          <w:p w14:paraId="10C58A8E" w14:textId="05F09D84" w:rsidR="00214492" w:rsidRPr="009B2A8C" w:rsidRDefault="00214492" w:rsidP="00E45B9F">
            <w:pPr>
              <w:spacing w:line="240" w:lineRule="auto"/>
              <w:ind w:left="-1044"/>
              <w:jc w:val="center"/>
              <w:rPr>
                <w:sz w:val="24"/>
                <w:szCs w:val="24"/>
              </w:rPr>
            </w:pPr>
            <w:r w:rsidRPr="009B2A8C">
              <w:rPr>
                <w:sz w:val="24"/>
                <w:szCs w:val="24"/>
              </w:rPr>
              <w:t>0.753</w:t>
            </w:r>
          </w:p>
        </w:tc>
      </w:tr>
      <w:tr w:rsidR="00214492" w:rsidRPr="009B2A8C" w14:paraId="6664E0F5" w14:textId="77777777" w:rsidTr="00C54228">
        <w:trPr>
          <w:trHeight w:val="57"/>
        </w:trPr>
        <w:tc>
          <w:tcPr>
            <w:tcW w:w="693" w:type="dxa"/>
            <w:vAlign w:val="center"/>
          </w:tcPr>
          <w:p w14:paraId="7920866E" w14:textId="77777777" w:rsidR="00214492" w:rsidRPr="009B2A8C" w:rsidRDefault="00214492" w:rsidP="00E45B9F">
            <w:pPr>
              <w:spacing w:line="240" w:lineRule="auto"/>
              <w:ind w:left="-1044"/>
              <w:jc w:val="center"/>
              <w:rPr>
                <w:sz w:val="24"/>
                <w:szCs w:val="24"/>
              </w:rPr>
            </w:pPr>
            <w:r w:rsidRPr="009B2A8C">
              <w:rPr>
                <w:sz w:val="24"/>
                <w:szCs w:val="24"/>
              </w:rPr>
              <w:t>X4</w:t>
            </w:r>
          </w:p>
        </w:tc>
        <w:tc>
          <w:tcPr>
            <w:tcW w:w="2353" w:type="dxa"/>
            <w:vAlign w:val="center"/>
          </w:tcPr>
          <w:p w14:paraId="6FD22777" w14:textId="77777777" w:rsidR="00214492" w:rsidRPr="009B2A8C" w:rsidRDefault="00214492" w:rsidP="00E45B9F">
            <w:pPr>
              <w:spacing w:line="240" w:lineRule="auto"/>
              <w:ind w:left="-1044"/>
              <w:jc w:val="center"/>
              <w:rPr>
                <w:sz w:val="24"/>
                <w:szCs w:val="24"/>
              </w:rPr>
            </w:pPr>
          </w:p>
        </w:tc>
        <w:tc>
          <w:tcPr>
            <w:tcW w:w="2211" w:type="dxa"/>
            <w:vAlign w:val="center"/>
          </w:tcPr>
          <w:p w14:paraId="6C40E3A8" w14:textId="77777777" w:rsidR="00214492" w:rsidRPr="009B2A8C" w:rsidRDefault="00214492" w:rsidP="00E45B9F">
            <w:pPr>
              <w:spacing w:line="240" w:lineRule="auto"/>
              <w:ind w:left="-1044"/>
              <w:jc w:val="center"/>
              <w:rPr>
                <w:sz w:val="24"/>
                <w:szCs w:val="24"/>
              </w:rPr>
            </w:pPr>
          </w:p>
        </w:tc>
        <w:tc>
          <w:tcPr>
            <w:tcW w:w="2098" w:type="dxa"/>
            <w:vAlign w:val="center"/>
          </w:tcPr>
          <w:p w14:paraId="106AA5BC" w14:textId="39567DC1" w:rsidR="00214492" w:rsidRPr="009B2A8C" w:rsidRDefault="00214492" w:rsidP="00E45B9F">
            <w:pPr>
              <w:spacing w:line="240" w:lineRule="auto"/>
              <w:ind w:left="-1044"/>
              <w:jc w:val="center"/>
              <w:rPr>
                <w:sz w:val="24"/>
                <w:szCs w:val="24"/>
              </w:rPr>
            </w:pPr>
            <w:r w:rsidRPr="009B2A8C">
              <w:rPr>
                <w:sz w:val="24"/>
                <w:szCs w:val="24"/>
              </w:rPr>
              <w:t>0.754</w:t>
            </w:r>
          </w:p>
        </w:tc>
      </w:tr>
      <w:tr w:rsidR="00214492" w:rsidRPr="009B2A8C" w14:paraId="74DF1819" w14:textId="77777777" w:rsidTr="00C54228">
        <w:trPr>
          <w:trHeight w:val="57"/>
        </w:trPr>
        <w:tc>
          <w:tcPr>
            <w:tcW w:w="693" w:type="dxa"/>
            <w:vAlign w:val="center"/>
          </w:tcPr>
          <w:p w14:paraId="4716F1AB" w14:textId="77777777" w:rsidR="00214492" w:rsidRPr="009B2A8C" w:rsidRDefault="00214492" w:rsidP="00E45B9F">
            <w:pPr>
              <w:spacing w:line="240" w:lineRule="auto"/>
              <w:ind w:left="-1044"/>
              <w:jc w:val="center"/>
              <w:rPr>
                <w:sz w:val="24"/>
                <w:szCs w:val="24"/>
              </w:rPr>
            </w:pPr>
            <w:r w:rsidRPr="009B2A8C">
              <w:rPr>
                <w:sz w:val="24"/>
                <w:szCs w:val="24"/>
              </w:rPr>
              <w:t>X5</w:t>
            </w:r>
          </w:p>
        </w:tc>
        <w:tc>
          <w:tcPr>
            <w:tcW w:w="2353" w:type="dxa"/>
            <w:vAlign w:val="center"/>
          </w:tcPr>
          <w:p w14:paraId="5641FEB8" w14:textId="77777777" w:rsidR="00214492" w:rsidRPr="009B2A8C" w:rsidRDefault="00214492" w:rsidP="00E45B9F">
            <w:pPr>
              <w:spacing w:line="240" w:lineRule="auto"/>
              <w:ind w:left="-1044"/>
              <w:jc w:val="center"/>
              <w:rPr>
                <w:sz w:val="24"/>
                <w:szCs w:val="24"/>
              </w:rPr>
            </w:pPr>
          </w:p>
        </w:tc>
        <w:tc>
          <w:tcPr>
            <w:tcW w:w="2211" w:type="dxa"/>
            <w:vAlign w:val="center"/>
          </w:tcPr>
          <w:p w14:paraId="3CD5AB44" w14:textId="77777777" w:rsidR="00214492" w:rsidRPr="009B2A8C" w:rsidRDefault="00214492" w:rsidP="00E45B9F">
            <w:pPr>
              <w:spacing w:line="240" w:lineRule="auto"/>
              <w:ind w:left="-1044"/>
              <w:jc w:val="center"/>
              <w:rPr>
                <w:sz w:val="24"/>
                <w:szCs w:val="24"/>
              </w:rPr>
            </w:pPr>
          </w:p>
        </w:tc>
        <w:tc>
          <w:tcPr>
            <w:tcW w:w="2098" w:type="dxa"/>
            <w:vAlign w:val="center"/>
          </w:tcPr>
          <w:p w14:paraId="6C18220C" w14:textId="4D7427D5" w:rsidR="00214492" w:rsidRPr="009B2A8C" w:rsidRDefault="00214492" w:rsidP="00E45B9F">
            <w:pPr>
              <w:spacing w:line="240" w:lineRule="auto"/>
              <w:ind w:left="-1044"/>
              <w:jc w:val="center"/>
              <w:rPr>
                <w:sz w:val="24"/>
                <w:szCs w:val="24"/>
              </w:rPr>
            </w:pPr>
            <w:r w:rsidRPr="009B2A8C">
              <w:rPr>
                <w:sz w:val="24"/>
                <w:szCs w:val="24"/>
              </w:rPr>
              <w:t>0.786</w:t>
            </w:r>
          </w:p>
        </w:tc>
      </w:tr>
      <w:tr w:rsidR="00214492" w:rsidRPr="009B2A8C" w14:paraId="3199F651" w14:textId="77777777" w:rsidTr="00C54228">
        <w:trPr>
          <w:trHeight w:val="57"/>
        </w:trPr>
        <w:tc>
          <w:tcPr>
            <w:tcW w:w="693" w:type="dxa"/>
            <w:vAlign w:val="center"/>
          </w:tcPr>
          <w:p w14:paraId="2DAC6D18" w14:textId="77777777" w:rsidR="00214492" w:rsidRPr="009B2A8C" w:rsidRDefault="00214492" w:rsidP="00E45B9F">
            <w:pPr>
              <w:spacing w:line="240" w:lineRule="auto"/>
              <w:ind w:left="-1044"/>
              <w:jc w:val="center"/>
              <w:rPr>
                <w:sz w:val="24"/>
                <w:szCs w:val="24"/>
              </w:rPr>
            </w:pPr>
            <w:r w:rsidRPr="009B2A8C">
              <w:rPr>
                <w:sz w:val="24"/>
                <w:szCs w:val="24"/>
              </w:rPr>
              <w:t>X6</w:t>
            </w:r>
          </w:p>
        </w:tc>
        <w:tc>
          <w:tcPr>
            <w:tcW w:w="2353" w:type="dxa"/>
            <w:vAlign w:val="center"/>
          </w:tcPr>
          <w:p w14:paraId="4AE20EDB" w14:textId="77777777" w:rsidR="00214492" w:rsidRPr="009B2A8C" w:rsidRDefault="00214492" w:rsidP="00E45B9F">
            <w:pPr>
              <w:spacing w:line="240" w:lineRule="auto"/>
              <w:ind w:left="-1044"/>
              <w:jc w:val="center"/>
              <w:rPr>
                <w:sz w:val="24"/>
                <w:szCs w:val="24"/>
              </w:rPr>
            </w:pPr>
          </w:p>
        </w:tc>
        <w:tc>
          <w:tcPr>
            <w:tcW w:w="2211" w:type="dxa"/>
            <w:vAlign w:val="center"/>
          </w:tcPr>
          <w:p w14:paraId="5D60B8EE" w14:textId="77777777" w:rsidR="00214492" w:rsidRPr="009B2A8C" w:rsidRDefault="00214492" w:rsidP="00E45B9F">
            <w:pPr>
              <w:spacing w:line="240" w:lineRule="auto"/>
              <w:ind w:left="-1044"/>
              <w:jc w:val="center"/>
              <w:rPr>
                <w:sz w:val="24"/>
                <w:szCs w:val="24"/>
              </w:rPr>
            </w:pPr>
          </w:p>
        </w:tc>
        <w:tc>
          <w:tcPr>
            <w:tcW w:w="2098" w:type="dxa"/>
            <w:vAlign w:val="center"/>
          </w:tcPr>
          <w:p w14:paraId="62A36657" w14:textId="48E22E09" w:rsidR="00214492" w:rsidRPr="009B2A8C" w:rsidRDefault="00214492" w:rsidP="00E45B9F">
            <w:pPr>
              <w:spacing w:line="240" w:lineRule="auto"/>
              <w:ind w:left="-1044"/>
              <w:jc w:val="center"/>
              <w:rPr>
                <w:sz w:val="24"/>
                <w:szCs w:val="24"/>
              </w:rPr>
            </w:pPr>
            <w:r w:rsidRPr="009B2A8C">
              <w:rPr>
                <w:sz w:val="24"/>
                <w:szCs w:val="24"/>
              </w:rPr>
              <w:t>0.782</w:t>
            </w:r>
          </w:p>
        </w:tc>
      </w:tr>
      <w:tr w:rsidR="00214492" w:rsidRPr="009B2A8C" w14:paraId="2230043F" w14:textId="77777777" w:rsidTr="00C54228">
        <w:trPr>
          <w:trHeight w:val="57"/>
        </w:trPr>
        <w:tc>
          <w:tcPr>
            <w:tcW w:w="693" w:type="dxa"/>
            <w:vAlign w:val="center"/>
          </w:tcPr>
          <w:p w14:paraId="7A8B4BAD" w14:textId="77777777" w:rsidR="00214492" w:rsidRPr="009B2A8C" w:rsidRDefault="00214492" w:rsidP="00E45B9F">
            <w:pPr>
              <w:spacing w:line="240" w:lineRule="auto"/>
              <w:ind w:left="-1044"/>
              <w:jc w:val="center"/>
              <w:rPr>
                <w:sz w:val="24"/>
                <w:szCs w:val="24"/>
              </w:rPr>
            </w:pPr>
            <w:r w:rsidRPr="009B2A8C">
              <w:rPr>
                <w:sz w:val="24"/>
                <w:szCs w:val="24"/>
              </w:rPr>
              <w:t>X7</w:t>
            </w:r>
          </w:p>
        </w:tc>
        <w:tc>
          <w:tcPr>
            <w:tcW w:w="2353" w:type="dxa"/>
            <w:vAlign w:val="center"/>
          </w:tcPr>
          <w:p w14:paraId="4CE32C46" w14:textId="77777777" w:rsidR="00214492" w:rsidRPr="009B2A8C" w:rsidRDefault="00214492" w:rsidP="00E45B9F">
            <w:pPr>
              <w:spacing w:line="240" w:lineRule="auto"/>
              <w:ind w:left="-1044"/>
              <w:jc w:val="center"/>
              <w:rPr>
                <w:sz w:val="24"/>
                <w:szCs w:val="24"/>
              </w:rPr>
            </w:pPr>
          </w:p>
        </w:tc>
        <w:tc>
          <w:tcPr>
            <w:tcW w:w="2211" w:type="dxa"/>
            <w:vAlign w:val="center"/>
          </w:tcPr>
          <w:p w14:paraId="42266028" w14:textId="77777777" w:rsidR="00214492" w:rsidRPr="009B2A8C" w:rsidRDefault="00214492" w:rsidP="00E45B9F">
            <w:pPr>
              <w:spacing w:line="240" w:lineRule="auto"/>
              <w:ind w:left="-1044"/>
              <w:jc w:val="center"/>
              <w:rPr>
                <w:sz w:val="24"/>
                <w:szCs w:val="24"/>
              </w:rPr>
            </w:pPr>
          </w:p>
        </w:tc>
        <w:tc>
          <w:tcPr>
            <w:tcW w:w="2098" w:type="dxa"/>
            <w:vAlign w:val="center"/>
          </w:tcPr>
          <w:p w14:paraId="5543B97E" w14:textId="10524020" w:rsidR="00214492" w:rsidRPr="009B2A8C" w:rsidRDefault="00214492" w:rsidP="00E45B9F">
            <w:pPr>
              <w:spacing w:line="240" w:lineRule="auto"/>
              <w:ind w:left="-1044"/>
              <w:jc w:val="center"/>
              <w:rPr>
                <w:sz w:val="24"/>
                <w:szCs w:val="24"/>
              </w:rPr>
            </w:pPr>
            <w:r w:rsidRPr="009B2A8C">
              <w:rPr>
                <w:sz w:val="24"/>
                <w:szCs w:val="24"/>
              </w:rPr>
              <w:t>0.742</w:t>
            </w:r>
          </w:p>
        </w:tc>
      </w:tr>
      <w:tr w:rsidR="00C42543" w:rsidRPr="009B2A8C" w14:paraId="6BD0DB15" w14:textId="77777777" w:rsidTr="00C54228">
        <w:trPr>
          <w:trHeight w:val="57"/>
        </w:trPr>
        <w:tc>
          <w:tcPr>
            <w:tcW w:w="693" w:type="dxa"/>
            <w:vAlign w:val="center"/>
          </w:tcPr>
          <w:p w14:paraId="38C96672" w14:textId="77777777" w:rsidR="00C42543" w:rsidRPr="009B2A8C" w:rsidRDefault="00C42543" w:rsidP="00E45B9F">
            <w:pPr>
              <w:spacing w:line="240" w:lineRule="auto"/>
              <w:ind w:left="-1044"/>
              <w:jc w:val="center"/>
              <w:rPr>
                <w:sz w:val="24"/>
                <w:szCs w:val="24"/>
              </w:rPr>
            </w:pPr>
            <w:r w:rsidRPr="009B2A8C">
              <w:rPr>
                <w:sz w:val="24"/>
                <w:szCs w:val="24"/>
              </w:rPr>
              <w:t>X10</w:t>
            </w:r>
          </w:p>
        </w:tc>
        <w:tc>
          <w:tcPr>
            <w:tcW w:w="2353" w:type="dxa"/>
            <w:vAlign w:val="center"/>
          </w:tcPr>
          <w:p w14:paraId="216BED72" w14:textId="77777777" w:rsidR="00C42543" w:rsidRPr="009B2A8C" w:rsidRDefault="00C42543" w:rsidP="00E45B9F">
            <w:pPr>
              <w:spacing w:line="240" w:lineRule="auto"/>
              <w:ind w:left="-1044"/>
              <w:jc w:val="center"/>
              <w:rPr>
                <w:sz w:val="24"/>
                <w:szCs w:val="24"/>
              </w:rPr>
            </w:pPr>
          </w:p>
        </w:tc>
        <w:tc>
          <w:tcPr>
            <w:tcW w:w="2211" w:type="dxa"/>
            <w:vAlign w:val="center"/>
          </w:tcPr>
          <w:p w14:paraId="4480F393" w14:textId="77777777" w:rsidR="00C42543" w:rsidRPr="009B2A8C" w:rsidRDefault="00C42543" w:rsidP="00E45B9F">
            <w:pPr>
              <w:spacing w:line="240" w:lineRule="auto"/>
              <w:ind w:left="-1044"/>
              <w:jc w:val="center"/>
              <w:rPr>
                <w:sz w:val="24"/>
                <w:szCs w:val="24"/>
              </w:rPr>
            </w:pPr>
          </w:p>
        </w:tc>
        <w:tc>
          <w:tcPr>
            <w:tcW w:w="2098" w:type="dxa"/>
            <w:vAlign w:val="center"/>
          </w:tcPr>
          <w:p w14:paraId="220D1AFB" w14:textId="18180387" w:rsidR="00C42543" w:rsidRPr="009B2A8C" w:rsidRDefault="00214492" w:rsidP="00E45B9F">
            <w:pPr>
              <w:spacing w:line="240" w:lineRule="auto"/>
              <w:ind w:left="-1044"/>
              <w:jc w:val="center"/>
              <w:rPr>
                <w:sz w:val="24"/>
                <w:szCs w:val="24"/>
              </w:rPr>
            </w:pPr>
            <w:r w:rsidRPr="009B2A8C">
              <w:rPr>
                <w:sz w:val="24"/>
                <w:szCs w:val="24"/>
              </w:rPr>
              <w:t>0.742</w:t>
            </w:r>
          </w:p>
        </w:tc>
      </w:tr>
      <w:tr w:rsidR="00C42543" w:rsidRPr="009B2A8C" w14:paraId="66AB7AF6" w14:textId="77777777" w:rsidTr="00C54228">
        <w:trPr>
          <w:trHeight w:val="57"/>
        </w:trPr>
        <w:tc>
          <w:tcPr>
            <w:tcW w:w="693" w:type="dxa"/>
            <w:vAlign w:val="center"/>
          </w:tcPr>
          <w:p w14:paraId="4671B4E8" w14:textId="77777777" w:rsidR="00C42543" w:rsidRPr="009B2A8C" w:rsidRDefault="00C42543" w:rsidP="00E45B9F">
            <w:pPr>
              <w:spacing w:line="240" w:lineRule="auto"/>
              <w:ind w:left="-1044"/>
              <w:jc w:val="center"/>
              <w:rPr>
                <w:sz w:val="24"/>
                <w:szCs w:val="24"/>
              </w:rPr>
            </w:pPr>
            <w:r w:rsidRPr="009B2A8C">
              <w:rPr>
                <w:sz w:val="24"/>
                <w:szCs w:val="24"/>
              </w:rPr>
              <w:t>Z1</w:t>
            </w:r>
          </w:p>
        </w:tc>
        <w:tc>
          <w:tcPr>
            <w:tcW w:w="2353" w:type="dxa"/>
            <w:vAlign w:val="center"/>
          </w:tcPr>
          <w:p w14:paraId="133600ED" w14:textId="4B02929B" w:rsidR="00C42543" w:rsidRPr="009B2A8C" w:rsidRDefault="002817FE" w:rsidP="00E45B9F">
            <w:pPr>
              <w:spacing w:line="240" w:lineRule="auto"/>
              <w:ind w:left="-1044"/>
              <w:jc w:val="center"/>
              <w:rPr>
                <w:sz w:val="24"/>
                <w:szCs w:val="24"/>
              </w:rPr>
            </w:pPr>
            <w:r w:rsidRPr="009B2A8C">
              <w:rPr>
                <w:sz w:val="24"/>
                <w:szCs w:val="24"/>
              </w:rPr>
              <w:t>0.768</w:t>
            </w:r>
          </w:p>
        </w:tc>
        <w:tc>
          <w:tcPr>
            <w:tcW w:w="2211" w:type="dxa"/>
            <w:vAlign w:val="center"/>
          </w:tcPr>
          <w:p w14:paraId="19CE3301" w14:textId="77777777" w:rsidR="00C42543" w:rsidRPr="009B2A8C" w:rsidRDefault="00C42543" w:rsidP="00E45B9F">
            <w:pPr>
              <w:spacing w:line="240" w:lineRule="auto"/>
              <w:ind w:left="-1044"/>
              <w:jc w:val="center"/>
              <w:rPr>
                <w:sz w:val="24"/>
                <w:szCs w:val="24"/>
              </w:rPr>
            </w:pPr>
          </w:p>
        </w:tc>
        <w:tc>
          <w:tcPr>
            <w:tcW w:w="2098" w:type="dxa"/>
            <w:vAlign w:val="center"/>
          </w:tcPr>
          <w:p w14:paraId="16877BF7" w14:textId="77777777" w:rsidR="00C42543" w:rsidRPr="009B2A8C" w:rsidRDefault="00C42543" w:rsidP="00E45B9F">
            <w:pPr>
              <w:spacing w:line="240" w:lineRule="auto"/>
              <w:ind w:left="-1044"/>
              <w:jc w:val="center"/>
              <w:rPr>
                <w:sz w:val="24"/>
                <w:szCs w:val="24"/>
              </w:rPr>
            </w:pPr>
          </w:p>
        </w:tc>
      </w:tr>
      <w:tr w:rsidR="002817FE" w:rsidRPr="009B2A8C" w14:paraId="0CC4E529" w14:textId="77777777" w:rsidTr="00C54228">
        <w:trPr>
          <w:trHeight w:val="57"/>
        </w:trPr>
        <w:tc>
          <w:tcPr>
            <w:tcW w:w="693" w:type="dxa"/>
            <w:vAlign w:val="center"/>
          </w:tcPr>
          <w:p w14:paraId="5B990D1A" w14:textId="77777777" w:rsidR="002817FE" w:rsidRPr="009B2A8C" w:rsidRDefault="002817FE" w:rsidP="00E45B9F">
            <w:pPr>
              <w:spacing w:line="240" w:lineRule="auto"/>
              <w:ind w:left="-1044"/>
              <w:jc w:val="center"/>
              <w:rPr>
                <w:sz w:val="24"/>
                <w:szCs w:val="24"/>
              </w:rPr>
            </w:pPr>
            <w:r w:rsidRPr="009B2A8C">
              <w:rPr>
                <w:sz w:val="24"/>
                <w:szCs w:val="24"/>
              </w:rPr>
              <w:t>Z2</w:t>
            </w:r>
          </w:p>
        </w:tc>
        <w:tc>
          <w:tcPr>
            <w:tcW w:w="2353" w:type="dxa"/>
            <w:vAlign w:val="center"/>
          </w:tcPr>
          <w:p w14:paraId="19988134" w14:textId="357BA80F" w:rsidR="002817FE" w:rsidRPr="009B2A8C" w:rsidRDefault="002817FE" w:rsidP="00E45B9F">
            <w:pPr>
              <w:spacing w:line="240" w:lineRule="auto"/>
              <w:ind w:left="-1044"/>
              <w:jc w:val="center"/>
              <w:rPr>
                <w:sz w:val="24"/>
                <w:szCs w:val="24"/>
              </w:rPr>
            </w:pPr>
            <w:r w:rsidRPr="009B2A8C">
              <w:rPr>
                <w:sz w:val="24"/>
                <w:szCs w:val="24"/>
              </w:rPr>
              <w:t>0.630</w:t>
            </w:r>
          </w:p>
        </w:tc>
        <w:tc>
          <w:tcPr>
            <w:tcW w:w="2211" w:type="dxa"/>
            <w:vAlign w:val="center"/>
          </w:tcPr>
          <w:p w14:paraId="0AA16ACE" w14:textId="77777777" w:rsidR="002817FE" w:rsidRPr="009B2A8C" w:rsidRDefault="002817FE" w:rsidP="00E45B9F">
            <w:pPr>
              <w:spacing w:line="240" w:lineRule="auto"/>
              <w:ind w:left="-1044"/>
              <w:jc w:val="center"/>
              <w:rPr>
                <w:sz w:val="24"/>
                <w:szCs w:val="24"/>
              </w:rPr>
            </w:pPr>
          </w:p>
        </w:tc>
        <w:tc>
          <w:tcPr>
            <w:tcW w:w="2098" w:type="dxa"/>
            <w:vAlign w:val="center"/>
          </w:tcPr>
          <w:p w14:paraId="6D8B1C2D" w14:textId="77777777" w:rsidR="002817FE" w:rsidRPr="009B2A8C" w:rsidRDefault="002817FE" w:rsidP="00E45B9F">
            <w:pPr>
              <w:spacing w:line="240" w:lineRule="auto"/>
              <w:ind w:left="-1044"/>
              <w:jc w:val="center"/>
              <w:rPr>
                <w:sz w:val="24"/>
                <w:szCs w:val="24"/>
              </w:rPr>
            </w:pPr>
          </w:p>
        </w:tc>
      </w:tr>
      <w:tr w:rsidR="002817FE" w:rsidRPr="009B2A8C" w14:paraId="41651393" w14:textId="77777777" w:rsidTr="00C54228">
        <w:trPr>
          <w:trHeight w:val="57"/>
        </w:trPr>
        <w:tc>
          <w:tcPr>
            <w:tcW w:w="693" w:type="dxa"/>
            <w:vAlign w:val="center"/>
          </w:tcPr>
          <w:p w14:paraId="4050C219" w14:textId="77777777" w:rsidR="002817FE" w:rsidRPr="009B2A8C" w:rsidRDefault="002817FE" w:rsidP="00E45B9F">
            <w:pPr>
              <w:spacing w:line="240" w:lineRule="auto"/>
              <w:ind w:left="-1044"/>
              <w:jc w:val="center"/>
              <w:rPr>
                <w:sz w:val="24"/>
                <w:szCs w:val="24"/>
              </w:rPr>
            </w:pPr>
            <w:r w:rsidRPr="009B2A8C">
              <w:rPr>
                <w:sz w:val="24"/>
                <w:szCs w:val="24"/>
              </w:rPr>
              <w:t>Z4</w:t>
            </w:r>
          </w:p>
        </w:tc>
        <w:tc>
          <w:tcPr>
            <w:tcW w:w="2353" w:type="dxa"/>
            <w:vAlign w:val="center"/>
          </w:tcPr>
          <w:p w14:paraId="75330A9A" w14:textId="4BE7E265" w:rsidR="002817FE" w:rsidRPr="009B2A8C" w:rsidRDefault="002817FE" w:rsidP="00E45B9F">
            <w:pPr>
              <w:spacing w:line="240" w:lineRule="auto"/>
              <w:ind w:left="-1044"/>
              <w:jc w:val="center"/>
              <w:rPr>
                <w:sz w:val="24"/>
                <w:szCs w:val="24"/>
              </w:rPr>
            </w:pPr>
            <w:r w:rsidRPr="009B2A8C">
              <w:rPr>
                <w:sz w:val="24"/>
                <w:szCs w:val="24"/>
              </w:rPr>
              <w:t>0.806</w:t>
            </w:r>
          </w:p>
        </w:tc>
        <w:tc>
          <w:tcPr>
            <w:tcW w:w="2211" w:type="dxa"/>
            <w:vAlign w:val="center"/>
          </w:tcPr>
          <w:p w14:paraId="422AA7C3" w14:textId="77777777" w:rsidR="002817FE" w:rsidRPr="009B2A8C" w:rsidRDefault="002817FE" w:rsidP="00E45B9F">
            <w:pPr>
              <w:spacing w:line="240" w:lineRule="auto"/>
              <w:ind w:left="-1044"/>
              <w:jc w:val="center"/>
              <w:rPr>
                <w:sz w:val="24"/>
                <w:szCs w:val="24"/>
              </w:rPr>
            </w:pPr>
          </w:p>
        </w:tc>
        <w:tc>
          <w:tcPr>
            <w:tcW w:w="2098" w:type="dxa"/>
            <w:vAlign w:val="center"/>
          </w:tcPr>
          <w:p w14:paraId="7972BA61" w14:textId="77777777" w:rsidR="002817FE" w:rsidRPr="009B2A8C" w:rsidRDefault="002817FE" w:rsidP="00E45B9F">
            <w:pPr>
              <w:spacing w:line="240" w:lineRule="auto"/>
              <w:ind w:left="-1044"/>
              <w:jc w:val="center"/>
              <w:rPr>
                <w:sz w:val="24"/>
                <w:szCs w:val="24"/>
              </w:rPr>
            </w:pPr>
          </w:p>
        </w:tc>
      </w:tr>
      <w:tr w:rsidR="002817FE" w:rsidRPr="009B2A8C" w14:paraId="5B3B962E" w14:textId="77777777" w:rsidTr="00C54228">
        <w:trPr>
          <w:trHeight w:val="57"/>
        </w:trPr>
        <w:tc>
          <w:tcPr>
            <w:tcW w:w="693" w:type="dxa"/>
            <w:vAlign w:val="center"/>
          </w:tcPr>
          <w:p w14:paraId="5DACBD73" w14:textId="77777777" w:rsidR="002817FE" w:rsidRPr="009B2A8C" w:rsidRDefault="002817FE" w:rsidP="00E45B9F">
            <w:pPr>
              <w:spacing w:line="240" w:lineRule="auto"/>
              <w:ind w:left="-1044"/>
              <w:jc w:val="center"/>
              <w:rPr>
                <w:sz w:val="24"/>
                <w:szCs w:val="24"/>
              </w:rPr>
            </w:pPr>
            <w:r w:rsidRPr="009B2A8C">
              <w:rPr>
                <w:sz w:val="24"/>
                <w:szCs w:val="24"/>
              </w:rPr>
              <w:t>Z5</w:t>
            </w:r>
          </w:p>
        </w:tc>
        <w:tc>
          <w:tcPr>
            <w:tcW w:w="2353" w:type="dxa"/>
            <w:vAlign w:val="center"/>
          </w:tcPr>
          <w:p w14:paraId="46ECD6D1" w14:textId="044AD4D5" w:rsidR="002817FE" w:rsidRPr="009B2A8C" w:rsidRDefault="002817FE" w:rsidP="00E45B9F">
            <w:pPr>
              <w:spacing w:line="240" w:lineRule="auto"/>
              <w:ind w:left="-1044"/>
              <w:jc w:val="center"/>
              <w:rPr>
                <w:sz w:val="24"/>
                <w:szCs w:val="24"/>
              </w:rPr>
            </w:pPr>
            <w:r w:rsidRPr="009B2A8C">
              <w:rPr>
                <w:sz w:val="24"/>
                <w:szCs w:val="24"/>
              </w:rPr>
              <w:t>0.774</w:t>
            </w:r>
          </w:p>
        </w:tc>
        <w:tc>
          <w:tcPr>
            <w:tcW w:w="2211" w:type="dxa"/>
            <w:vAlign w:val="center"/>
          </w:tcPr>
          <w:p w14:paraId="06F9FB4D" w14:textId="77777777" w:rsidR="002817FE" w:rsidRPr="009B2A8C" w:rsidRDefault="002817FE" w:rsidP="00E45B9F">
            <w:pPr>
              <w:spacing w:line="240" w:lineRule="auto"/>
              <w:ind w:left="-1044"/>
              <w:jc w:val="center"/>
              <w:rPr>
                <w:sz w:val="24"/>
                <w:szCs w:val="24"/>
              </w:rPr>
            </w:pPr>
          </w:p>
        </w:tc>
        <w:tc>
          <w:tcPr>
            <w:tcW w:w="2098" w:type="dxa"/>
            <w:vAlign w:val="center"/>
          </w:tcPr>
          <w:p w14:paraId="3F2A779D" w14:textId="77777777" w:rsidR="002817FE" w:rsidRPr="009B2A8C" w:rsidRDefault="002817FE" w:rsidP="00E45B9F">
            <w:pPr>
              <w:spacing w:line="240" w:lineRule="auto"/>
              <w:ind w:left="-1044"/>
              <w:jc w:val="center"/>
              <w:rPr>
                <w:sz w:val="24"/>
                <w:szCs w:val="24"/>
              </w:rPr>
            </w:pPr>
          </w:p>
        </w:tc>
      </w:tr>
      <w:tr w:rsidR="002817FE" w:rsidRPr="009B2A8C" w14:paraId="6DE7E67D" w14:textId="77777777" w:rsidTr="00C54228">
        <w:trPr>
          <w:trHeight w:val="57"/>
        </w:trPr>
        <w:tc>
          <w:tcPr>
            <w:tcW w:w="693" w:type="dxa"/>
            <w:vAlign w:val="center"/>
          </w:tcPr>
          <w:p w14:paraId="17FD3BE1" w14:textId="77777777" w:rsidR="002817FE" w:rsidRPr="009B2A8C" w:rsidRDefault="002817FE" w:rsidP="00E45B9F">
            <w:pPr>
              <w:spacing w:line="240" w:lineRule="auto"/>
              <w:ind w:left="-1044"/>
              <w:jc w:val="center"/>
              <w:rPr>
                <w:sz w:val="24"/>
                <w:szCs w:val="24"/>
              </w:rPr>
            </w:pPr>
            <w:r w:rsidRPr="009B2A8C">
              <w:rPr>
                <w:sz w:val="24"/>
                <w:szCs w:val="24"/>
              </w:rPr>
              <w:t>Z6</w:t>
            </w:r>
          </w:p>
        </w:tc>
        <w:tc>
          <w:tcPr>
            <w:tcW w:w="2353" w:type="dxa"/>
            <w:vAlign w:val="center"/>
          </w:tcPr>
          <w:p w14:paraId="68EEE00E" w14:textId="63B3D660" w:rsidR="002817FE" w:rsidRPr="009B2A8C" w:rsidRDefault="002817FE" w:rsidP="00E45B9F">
            <w:pPr>
              <w:spacing w:line="240" w:lineRule="auto"/>
              <w:ind w:left="-1044"/>
              <w:jc w:val="center"/>
              <w:rPr>
                <w:sz w:val="24"/>
                <w:szCs w:val="24"/>
              </w:rPr>
            </w:pPr>
            <w:r w:rsidRPr="009B2A8C">
              <w:rPr>
                <w:sz w:val="24"/>
                <w:szCs w:val="24"/>
              </w:rPr>
              <w:t>0.725</w:t>
            </w:r>
          </w:p>
        </w:tc>
        <w:tc>
          <w:tcPr>
            <w:tcW w:w="2211" w:type="dxa"/>
            <w:vAlign w:val="center"/>
          </w:tcPr>
          <w:p w14:paraId="2F167791" w14:textId="77777777" w:rsidR="002817FE" w:rsidRPr="009B2A8C" w:rsidRDefault="002817FE" w:rsidP="00E45B9F">
            <w:pPr>
              <w:spacing w:line="240" w:lineRule="auto"/>
              <w:ind w:left="-1044"/>
              <w:jc w:val="center"/>
              <w:rPr>
                <w:sz w:val="24"/>
                <w:szCs w:val="24"/>
              </w:rPr>
            </w:pPr>
          </w:p>
        </w:tc>
        <w:tc>
          <w:tcPr>
            <w:tcW w:w="2098" w:type="dxa"/>
            <w:vAlign w:val="center"/>
          </w:tcPr>
          <w:p w14:paraId="0BF5C088" w14:textId="77777777" w:rsidR="002817FE" w:rsidRPr="009B2A8C" w:rsidRDefault="002817FE" w:rsidP="00E45B9F">
            <w:pPr>
              <w:spacing w:line="240" w:lineRule="auto"/>
              <w:ind w:left="-1044"/>
              <w:jc w:val="center"/>
              <w:rPr>
                <w:sz w:val="24"/>
                <w:szCs w:val="24"/>
              </w:rPr>
            </w:pPr>
          </w:p>
        </w:tc>
      </w:tr>
      <w:tr w:rsidR="002817FE" w:rsidRPr="009B2A8C" w14:paraId="41D1D296" w14:textId="77777777" w:rsidTr="00C54228">
        <w:trPr>
          <w:trHeight w:val="57"/>
        </w:trPr>
        <w:tc>
          <w:tcPr>
            <w:tcW w:w="693" w:type="dxa"/>
            <w:vAlign w:val="center"/>
          </w:tcPr>
          <w:p w14:paraId="7BD1FE2F" w14:textId="77777777" w:rsidR="002817FE" w:rsidRPr="009B2A8C" w:rsidRDefault="002817FE" w:rsidP="00E45B9F">
            <w:pPr>
              <w:spacing w:line="240" w:lineRule="auto"/>
              <w:ind w:left="-1044"/>
              <w:jc w:val="center"/>
              <w:rPr>
                <w:sz w:val="24"/>
                <w:szCs w:val="24"/>
              </w:rPr>
            </w:pPr>
            <w:r w:rsidRPr="009B2A8C">
              <w:rPr>
                <w:sz w:val="24"/>
                <w:szCs w:val="24"/>
              </w:rPr>
              <w:t>Z8</w:t>
            </w:r>
          </w:p>
        </w:tc>
        <w:tc>
          <w:tcPr>
            <w:tcW w:w="2353" w:type="dxa"/>
            <w:vAlign w:val="center"/>
          </w:tcPr>
          <w:p w14:paraId="42113926" w14:textId="37D81CA0" w:rsidR="002817FE" w:rsidRPr="009B2A8C" w:rsidRDefault="002817FE" w:rsidP="00E45B9F">
            <w:pPr>
              <w:spacing w:line="240" w:lineRule="auto"/>
              <w:ind w:left="-1044"/>
              <w:jc w:val="center"/>
              <w:rPr>
                <w:sz w:val="24"/>
                <w:szCs w:val="24"/>
              </w:rPr>
            </w:pPr>
            <w:r w:rsidRPr="009B2A8C">
              <w:rPr>
                <w:sz w:val="24"/>
                <w:szCs w:val="24"/>
              </w:rPr>
              <w:t>0.703</w:t>
            </w:r>
          </w:p>
        </w:tc>
        <w:tc>
          <w:tcPr>
            <w:tcW w:w="2211" w:type="dxa"/>
            <w:vAlign w:val="center"/>
          </w:tcPr>
          <w:p w14:paraId="29CA4C2F" w14:textId="77777777" w:rsidR="002817FE" w:rsidRPr="009B2A8C" w:rsidRDefault="002817FE" w:rsidP="00E45B9F">
            <w:pPr>
              <w:spacing w:line="240" w:lineRule="auto"/>
              <w:ind w:left="-1044"/>
              <w:jc w:val="center"/>
              <w:rPr>
                <w:sz w:val="24"/>
                <w:szCs w:val="24"/>
              </w:rPr>
            </w:pPr>
          </w:p>
        </w:tc>
        <w:tc>
          <w:tcPr>
            <w:tcW w:w="2098" w:type="dxa"/>
            <w:vAlign w:val="center"/>
          </w:tcPr>
          <w:p w14:paraId="50D977B2" w14:textId="77777777" w:rsidR="002817FE" w:rsidRPr="009B2A8C" w:rsidRDefault="002817FE" w:rsidP="00E45B9F">
            <w:pPr>
              <w:spacing w:line="240" w:lineRule="auto"/>
              <w:ind w:left="-1044"/>
              <w:jc w:val="center"/>
              <w:rPr>
                <w:sz w:val="24"/>
                <w:szCs w:val="24"/>
              </w:rPr>
            </w:pPr>
          </w:p>
        </w:tc>
      </w:tr>
      <w:tr w:rsidR="002817FE" w:rsidRPr="009B2A8C" w14:paraId="18686C2D" w14:textId="77777777" w:rsidTr="00C54228">
        <w:trPr>
          <w:trHeight w:val="57"/>
        </w:trPr>
        <w:tc>
          <w:tcPr>
            <w:tcW w:w="693" w:type="dxa"/>
            <w:vAlign w:val="center"/>
          </w:tcPr>
          <w:p w14:paraId="2988A60D" w14:textId="77777777" w:rsidR="002817FE" w:rsidRPr="009B2A8C" w:rsidRDefault="002817FE" w:rsidP="00E45B9F">
            <w:pPr>
              <w:spacing w:line="240" w:lineRule="auto"/>
              <w:ind w:left="-1044"/>
              <w:jc w:val="center"/>
              <w:rPr>
                <w:sz w:val="24"/>
                <w:szCs w:val="24"/>
              </w:rPr>
            </w:pPr>
            <w:r w:rsidRPr="009B2A8C">
              <w:rPr>
                <w:sz w:val="24"/>
                <w:szCs w:val="24"/>
              </w:rPr>
              <w:t>Z9</w:t>
            </w:r>
          </w:p>
        </w:tc>
        <w:tc>
          <w:tcPr>
            <w:tcW w:w="2353" w:type="dxa"/>
            <w:vAlign w:val="center"/>
          </w:tcPr>
          <w:p w14:paraId="7A57073A" w14:textId="36E867CB" w:rsidR="002817FE" w:rsidRPr="009B2A8C" w:rsidRDefault="002817FE" w:rsidP="00E45B9F">
            <w:pPr>
              <w:spacing w:line="240" w:lineRule="auto"/>
              <w:ind w:left="-1044"/>
              <w:jc w:val="center"/>
              <w:rPr>
                <w:sz w:val="24"/>
                <w:szCs w:val="24"/>
              </w:rPr>
            </w:pPr>
            <w:r w:rsidRPr="009B2A8C">
              <w:rPr>
                <w:sz w:val="24"/>
                <w:szCs w:val="24"/>
              </w:rPr>
              <w:t>0.661</w:t>
            </w:r>
          </w:p>
        </w:tc>
        <w:tc>
          <w:tcPr>
            <w:tcW w:w="2211" w:type="dxa"/>
            <w:vAlign w:val="center"/>
          </w:tcPr>
          <w:p w14:paraId="77BD3959" w14:textId="77777777" w:rsidR="002817FE" w:rsidRPr="009B2A8C" w:rsidRDefault="002817FE" w:rsidP="00E45B9F">
            <w:pPr>
              <w:spacing w:line="240" w:lineRule="auto"/>
              <w:ind w:left="-1044"/>
              <w:jc w:val="center"/>
              <w:rPr>
                <w:sz w:val="24"/>
                <w:szCs w:val="24"/>
              </w:rPr>
            </w:pPr>
          </w:p>
        </w:tc>
        <w:tc>
          <w:tcPr>
            <w:tcW w:w="2098" w:type="dxa"/>
            <w:vAlign w:val="center"/>
          </w:tcPr>
          <w:p w14:paraId="314E0025" w14:textId="77777777" w:rsidR="002817FE" w:rsidRPr="009B2A8C" w:rsidRDefault="002817FE" w:rsidP="00E45B9F">
            <w:pPr>
              <w:spacing w:line="240" w:lineRule="auto"/>
              <w:ind w:left="-1044"/>
              <w:jc w:val="center"/>
              <w:rPr>
                <w:sz w:val="24"/>
                <w:szCs w:val="24"/>
              </w:rPr>
            </w:pPr>
          </w:p>
        </w:tc>
      </w:tr>
      <w:tr w:rsidR="00C42543" w:rsidRPr="009B2A8C" w14:paraId="32590DF2" w14:textId="77777777" w:rsidTr="00C54228">
        <w:trPr>
          <w:trHeight w:val="57"/>
        </w:trPr>
        <w:tc>
          <w:tcPr>
            <w:tcW w:w="693" w:type="dxa"/>
            <w:vAlign w:val="center"/>
          </w:tcPr>
          <w:p w14:paraId="790AC0ED" w14:textId="77777777" w:rsidR="00C42543" w:rsidRPr="009B2A8C" w:rsidRDefault="00C42543" w:rsidP="00E45B9F">
            <w:pPr>
              <w:spacing w:line="240" w:lineRule="auto"/>
              <w:ind w:left="-1044"/>
              <w:jc w:val="center"/>
              <w:rPr>
                <w:sz w:val="24"/>
                <w:szCs w:val="24"/>
              </w:rPr>
            </w:pPr>
            <w:r w:rsidRPr="009B2A8C">
              <w:rPr>
                <w:sz w:val="24"/>
                <w:szCs w:val="24"/>
              </w:rPr>
              <w:t>Z10</w:t>
            </w:r>
          </w:p>
        </w:tc>
        <w:tc>
          <w:tcPr>
            <w:tcW w:w="2353" w:type="dxa"/>
            <w:vAlign w:val="center"/>
          </w:tcPr>
          <w:p w14:paraId="2C984859" w14:textId="186632C8" w:rsidR="00C42543" w:rsidRPr="009B2A8C" w:rsidRDefault="002817FE" w:rsidP="00E45B9F">
            <w:pPr>
              <w:spacing w:line="240" w:lineRule="auto"/>
              <w:ind w:left="-1044"/>
              <w:jc w:val="center"/>
              <w:rPr>
                <w:sz w:val="24"/>
                <w:szCs w:val="24"/>
              </w:rPr>
            </w:pPr>
            <w:r w:rsidRPr="009B2A8C">
              <w:rPr>
                <w:sz w:val="24"/>
                <w:szCs w:val="24"/>
              </w:rPr>
              <w:t>0.653</w:t>
            </w:r>
          </w:p>
        </w:tc>
        <w:tc>
          <w:tcPr>
            <w:tcW w:w="2211" w:type="dxa"/>
            <w:vAlign w:val="center"/>
          </w:tcPr>
          <w:p w14:paraId="691C48BC" w14:textId="77777777" w:rsidR="00C42543" w:rsidRPr="009B2A8C" w:rsidRDefault="00C42543" w:rsidP="00E45B9F">
            <w:pPr>
              <w:spacing w:line="240" w:lineRule="auto"/>
              <w:ind w:left="-1044"/>
              <w:jc w:val="center"/>
              <w:rPr>
                <w:sz w:val="24"/>
                <w:szCs w:val="24"/>
              </w:rPr>
            </w:pPr>
          </w:p>
        </w:tc>
        <w:tc>
          <w:tcPr>
            <w:tcW w:w="2098" w:type="dxa"/>
            <w:vAlign w:val="center"/>
          </w:tcPr>
          <w:p w14:paraId="7D1F3C4B" w14:textId="77777777" w:rsidR="00C42543" w:rsidRPr="009B2A8C" w:rsidRDefault="00C42543" w:rsidP="00E45B9F">
            <w:pPr>
              <w:spacing w:line="240" w:lineRule="auto"/>
              <w:ind w:left="-1044"/>
              <w:jc w:val="center"/>
              <w:rPr>
                <w:sz w:val="24"/>
                <w:szCs w:val="24"/>
              </w:rPr>
            </w:pPr>
          </w:p>
        </w:tc>
      </w:tr>
      <w:tr w:rsidR="00C42543" w:rsidRPr="009B2A8C" w14:paraId="7A7CAE39" w14:textId="77777777" w:rsidTr="00C54228">
        <w:trPr>
          <w:trHeight w:val="57"/>
        </w:trPr>
        <w:tc>
          <w:tcPr>
            <w:tcW w:w="693" w:type="dxa"/>
            <w:vAlign w:val="center"/>
          </w:tcPr>
          <w:p w14:paraId="1D78CAC4" w14:textId="77777777" w:rsidR="00C42543" w:rsidRPr="009B2A8C" w:rsidRDefault="00C42543" w:rsidP="00E45B9F">
            <w:pPr>
              <w:spacing w:line="240" w:lineRule="auto"/>
              <w:ind w:left="-1044"/>
              <w:jc w:val="center"/>
              <w:rPr>
                <w:sz w:val="24"/>
                <w:szCs w:val="24"/>
              </w:rPr>
            </w:pPr>
            <w:r w:rsidRPr="009B2A8C">
              <w:rPr>
                <w:sz w:val="24"/>
                <w:szCs w:val="24"/>
              </w:rPr>
              <w:t>Y1</w:t>
            </w:r>
          </w:p>
        </w:tc>
        <w:tc>
          <w:tcPr>
            <w:tcW w:w="2353" w:type="dxa"/>
            <w:vAlign w:val="center"/>
          </w:tcPr>
          <w:p w14:paraId="3E07907A" w14:textId="77777777" w:rsidR="00C42543" w:rsidRPr="009B2A8C" w:rsidRDefault="00C42543" w:rsidP="00E45B9F">
            <w:pPr>
              <w:spacing w:line="240" w:lineRule="auto"/>
              <w:ind w:left="-1044"/>
              <w:jc w:val="center"/>
              <w:rPr>
                <w:sz w:val="24"/>
                <w:szCs w:val="24"/>
              </w:rPr>
            </w:pPr>
          </w:p>
        </w:tc>
        <w:tc>
          <w:tcPr>
            <w:tcW w:w="2211" w:type="dxa"/>
            <w:vAlign w:val="center"/>
          </w:tcPr>
          <w:p w14:paraId="433E78E7" w14:textId="50F9D1BA" w:rsidR="00C42543" w:rsidRPr="009B2A8C" w:rsidRDefault="002817FE" w:rsidP="00E45B9F">
            <w:pPr>
              <w:spacing w:line="240" w:lineRule="auto"/>
              <w:ind w:left="-1044"/>
              <w:jc w:val="center"/>
              <w:rPr>
                <w:sz w:val="24"/>
                <w:szCs w:val="24"/>
              </w:rPr>
            </w:pPr>
            <w:r w:rsidRPr="009B2A8C">
              <w:rPr>
                <w:sz w:val="24"/>
                <w:szCs w:val="24"/>
              </w:rPr>
              <w:t>0.720</w:t>
            </w:r>
          </w:p>
        </w:tc>
        <w:tc>
          <w:tcPr>
            <w:tcW w:w="2098" w:type="dxa"/>
            <w:vAlign w:val="center"/>
          </w:tcPr>
          <w:p w14:paraId="4EB114ED" w14:textId="77777777" w:rsidR="00C42543" w:rsidRPr="009B2A8C" w:rsidRDefault="00C42543" w:rsidP="00E45B9F">
            <w:pPr>
              <w:spacing w:line="240" w:lineRule="auto"/>
              <w:ind w:left="-1044"/>
              <w:jc w:val="center"/>
              <w:rPr>
                <w:sz w:val="24"/>
                <w:szCs w:val="24"/>
              </w:rPr>
            </w:pPr>
          </w:p>
        </w:tc>
      </w:tr>
      <w:tr w:rsidR="00D56DF1" w:rsidRPr="009B2A8C" w14:paraId="32E59D54" w14:textId="77777777" w:rsidTr="00C54228">
        <w:trPr>
          <w:trHeight w:val="57"/>
        </w:trPr>
        <w:tc>
          <w:tcPr>
            <w:tcW w:w="693" w:type="dxa"/>
            <w:vAlign w:val="center"/>
          </w:tcPr>
          <w:p w14:paraId="1C34B0A7" w14:textId="77777777" w:rsidR="00D56DF1" w:rsidRPr="009B2A8C" w:rsidRDefault="00D56DF1" w:rsidP="00E45B9F">
            <w:pPr>
              <w:spacing w:line="240" w:lineRule="auto"/>
              <w:ind w:left="-1044"/>
              <w:jc w:val="center"/>
              <w:rPr>
                <w:sz w:val="24"/>
                <w:szCs w:val="24"/>
              </w:rPr>
            </w:pPr>
            <w:r w:rsidRPr="009B2A8C">
              <w:rPr>
                <w:sz w:val="24"/>
                <w:szCs w:val="24"/>
              </w:rPr>
              <w:t>Y2</w:t>
            </w:r>
          </w:p>
        </w:tc>
        <w:tc>
          <w:tcPr>
            <w:tcW w:w="2353" w:type="dxa"/>
            <w:vAlign w:val="center"/>
          </w:tcPr>
          <w:p w14:paraId="2C69B888" w14:textId="77777777" w:rsidR="00D56DF1" w:rsidRPr="009B2A8C" w:rsidRDefault="00D56DF1" w:rsidP="00E45B9F">
            <w:pPr>
              <w:spacing w:line="240" w:lineRule="auto"/>
              <w:ind w:left="-1044"/>
              <w:jc w:val="center"/>
              <w:rPr>
                <w:sz w:val="24"/>
                <w:szCs w:val="24"/>
              </w:rPr>
            </w:pPr>
          </w:p>
        </w:tc>
        <w:tc>
          <w:tcPr>
            <w:tcW w:w="2211" w:type="dxa"/>
            <w:vAlign w:val="center"/>
          </w:tcPr>
          <w:p w14:paraId="6ED90648" w14:textId="24B1D54C" w:rsidR="00D56DF1" w:rsidRPr="009B2A8C" w:rsidRDefault="00D56DF1" w:rsidP="00E45B9F">
            <w:pPr>
              <w:spacing w:line="240" w:lineRule="auto"/>
              <w:ind w:left="-1044"/>
              <w:jc w:val="center"/>
              <w:rPr>
                <w:sz w:val="24"/>
                <w:szCs w:val="24"/>
              </w:rPr>
            </w:pPr>
            <w:r w:rsidRPr="009B2A8C">
              <w:rPr>
                <w:sz w:val="24"/>
                <w:szCs w:val="24"/>
              </w:rPr>
              <w:t>0.747</w:t>
            </w:r>
          </w:p>
        </w:tc>
        <w:tc>
          <w:tcPr>
            <w:tcW w:w="2098" w:type="dxa"/>
            <w:vAlign w:val="center"/>
          </w:tcPr>
          <w:p w14:paraId="16D2DFEF" w14:textId="77777777" w:rsidR="00D56DF1" w:rsidRPr="009B2A8C" w:rsidRDefault="00D56DF1" w:rsidP="00E45B9F">
            <w:pPr>
              <w:spacing w:line="240" w:lineRule="auto"/>
              <w:ind w:left="-1044"/>
              <w:jc w:val="center"/>
              <w:rPr>
                <w:sz w:val="24"/>
                <w:szCs w:val="24"/>
              </w:rPr>
            </w:pPr>
          </w:p>
        </w:tc>
      </w:tr>
      <w:tr w:rsidR="00D56DF1" w:rsidRPr="009B2A8C" w14:paraId="33FD99C9" w14:textId="77777777" w:rsidTr="00C54228">
        <w:trPr>
          <w:trHeight w:val="57"/>
        </w:trPr>
        <w:tc>
          <w:tcPr>
            <w:tcW w:w="693" w:type="dxa"/>
            <w:vAlign w:val="center"/>
          </w:tcPr>
          <w:p w14:paraId="2DD180A0" w14:textId="77777777" w:rsidR="00D56DF1" w:rsidRPr="009B2A8C" w:rsidRDefault="00D56DF1" w:rsidP="00E45B9F">
            <w:pPr>
              <w:spacing w:line="240" w:lineRule="auto"/>
              <w:ind w:left="-1044"/>
              <w:jc w:val="center"/>
              <w:rPr>
                <w:sz w:val="24"/>
                <w:szCs w:val="24"/>
              </w:rPr>
            </w:pPr>
            <w:r w:rsidRPr="009B2A8C">
              <w:rPr>
                <w:sz w:val="24"/>
                <w:szCs w:val="24"/>
              </w:rPr>
              <w:t>Y3</w:t>
            </w:r>
          </w:p>
        </w:tc>
        <w:tc>
          <w:tcPr>
            <w:tcW w:w="2353" w:type="dxa"/>
            <w:vAlign w:val="center"/>
          </w:tcPr>
          <w:p w14:paraId="59403D2F" w14:textId="77777777" w:rsidR="00D56DF1" w:rsidRPr="009B2A8C" w:rsidRDefault="00D56DF1" w:rsidP="00E45B9F">
            <w:pPr>
              <w:spacing w:line="240" w:lineRule="auto"/>
              <w:ind w:left="-1044"/>
              <w:jc w:val="center"/>
              <w:rPr>
                <w:sz w:val="24"/>
                <w:szCs w:val="24"/>
              </w:rPr>
            </w:pPr>
          </w:p>
        </w:tc>
        <w:tc>
          <w:tcPr>
            <w:tcW w:w="2211" w:type="dxa"/>
            <w:vAlign w:val="center"/>
          </w:tcPr>
          <w:p w14:paraId="107823B8" w14:textId="109F162B" w:rsidR="00D56DF1" w:rsidRPr="009B2A8C" w:rsidRDefault="00D56DF1" w:rsidP="00E45B9F">
            <w:pPr>
              <w:spacing w:line="240" w:lineRule="auto"/>
              <w:ind w:left="-1044"/>
              <w:jc w:val="center"/>
              <w:rPr>
                <w:sz w:val="24"/>
                <w:szCs w:val="24"/>
              </w:rPr>
            </w:pPr>
            <w:r w:rsidRPr="009B2A8C">
              <w:rPr>
                <w:sz w:val="24"/>
                <w:szCs w:val="24"/>
              </w:rPr>
              <w:t>0.771</w:t>
            </w:r>
          </w:p>
        </w:tc>
        <w:tc>
          <w:tcPr>
            <w:tcW w:w="2098" w:type="dxa"/>
            <w:vAlign w:val="center"/>
          </w:tcPr>
          <w:p w14:paraId="6BFF160B" w14:textId="77777777" w:rsidR="00D56DF1" w:rsidRPr="009B2A8C" w:rsidRDefault="00D56DF1" w:rsidP="00E45B9F">
            <w:pPr>
              <w:spacing w:line="240" w:lineRule="auto"/>
              <w:ind w:left="-1044"/>
              <w:jc w:val="center"/>
              <w:rPr>
                <w:sz w:val="24"/>
                <w:szCs w:val="24"/>
              </w:rPr>
            </w:pPr>
          </w:p>
        </w:tc>
      </w:tr>
      <w:tr w:rsidR="00D56DF1" w:rsidRPr="009B2A8C" w14:paraId="01E6183A" w14:textId="77777777" w:rsidTr="00C54228">
        <w:trPr>
          <w:trHeight w:val="57"/>
        </w:trPr>
        <w:tc>
          <w:tcPr>
            <w:tcW w:w="693" w:type="dxa"/>
            <w:vAlign w:val="center"/>
          </w:tcPr>
          <w:p w14:paraId="23017C2D" w14:textId="77777777" w:rsidR="00D56DF1" w:rsidRPr="009B2A8C" w:rsidRDefault="00D56DF1" w:rsidP="00E45B9F">
            <w:pPr>
              <w:spacing w:line="240" w:lineRule="auto"/>
              <w:ind w:left="-1044"/>
              <w:jc w:val="center"/>
              <w:rPr>
                <w:sz w:val="24"/>
                <w:szCs w:val="24"/>
              </w:rPr>
            </w:pPr>
            <w:r w:rsidRPr="009B2A8C">
              <w:rPr>
                <w:sz w:val="24"/>
                <w:szCs w:val="24"/>
              </w:rPr>
              <w:t>Y4</w:t>
            </w:r>
          </w:p>
        </w:tc>
        <w:tc>
          <w:tcPr>
            <w:tcW w:w="2353" w:type="dxa"/>
            <w:vAlign w:val="center"/>
          </w:tcPr>
          <w:p w14:paraId="0B05A11E" w14:textId="77777777" w:rsidR="00D56DF1" w:rsidRPr="009B2A8C" w:rsidRDefault="00D56DF1" w:rsidP="00E45B9F">
            <w:pPr>
              <w:spacing w:line="240" w:lineRule="auto"/>
              <w:ind w:left="-1044"/>
              <w:jc w:val="center"/>
              <w:rPr>
                <w:sz w:val="24"/>
                <w:szCs w:val="24"/>
              </w:rPr>
            </w:pPr>
          </w:p>
        </w:tc>
        <w:tc>
          <w:tcPr>
            <w:tcW w:w="2211" w:type="dxa"/>
            <w:vAlign w:val="center"/>
          </w:tcPr>
          <w:p w14:paraId="7202BC69" w14:textId="34109797" w:rsidR="00D56DF1" w:rsidRPr="009B2A8C" w:rsidRDefault="00D56DF1" w:rsidP="00E45B9F">
            <w:pPr>
              <w:spacing w:line="240" w:lineRule="auto"/>
              <w:ind w:left="-1044"/>
              <w:jc w:val="center"/>
              <w:rPr>
                <w:sz w:val="24"/>
                <w:szCs w:val="24"/>
              </w:rPr>
            </w:pPr>
            <w:r w:rsidRPr="009B2A8C">
              <w:rPr>
                <w:sz w:val="24"/>
                <w:szCs w:val="24"/>
              </w:rPr>
              <w:t>0.853</w:t>
            </w:r>
          </w:p>
        </w:tc>
        <w:tc>
          <w:tcPr>
            <w:tcW w:w="2098" w:type="dxa"/>
            <w:vAlign w:val="center"/>
          </w:tcPr>
          <w:p w14:paraId="6E02F10B" w14:textId="77777777" w:rsidR="00D56DF1" w:rsidRPr="009B2A8C" w:rsidRDefault="00D56DF1" w:rsidP="00E45B9F">
            <w:pPr>
              <w:spacing w:line="240" w:lineRule="auto"/>
              <w:ind w:left="-1044"/>
              <w:jc w:val="center"/>
              <w:rPr>
                <w:sz w:val="24"/>
                <w:szCs w:val="24"/>
              </w:rPr>
            </w:pPr>
          </w:p>
        </w:tc>
      </w:tr>
      <w:tr w:rsidR="00D56DF1" w:rsidRPr="009B2A8C" w14:paraId="5046F698" w14:textId="77777777" w:rsidTr="00C54228">
        <w:trPr>
          <w:trHeight w:val="57"/>
        </w:trPr>
        <w:tc>
          <w:tcPr>
            <w:tcW w:w="693" w:type="dxa"/>
            <w:vAlign w:val="center"/>
          </w:tcPr>
          <w:p w14:paraId="733C2BD4" w14:textId="77777777" w:rsidR="00D56DF1" w:rsidRPr="009B2A8C" w:rsidRDefault="00D56DF1" w:rsidP="00E45B9F">
            <w:pPr>
              <w:spacing w:line="240" w:lineRule="auto"/>
              <w:ind w:left="-1044"/>
              <w:jc w:val="center"/>
              <w:rPr>
                <w:sz w:val="24"/>
                <w:szCs w:val="24"/>
              </w:rPr>
            </w:pPr>
            <w:r w:rsidRPr="009B2A8C">
              <w:rPr>
                <w:sz w:val="24"/>
                <w:szCs w:val="24"/>
              </w:rPr>
              <w:t>Y5</w:t>
            </w:r>
          </w:p>
        </w:tc>
        <w:tc>
          <w:tcPr>
            <w:tcW w:w="2353" w:type="dxa"/>
            <w:vAlign w:val="center"/>
          </w:tcPr>
          <w:p w14:paraId="666A5E26" w14:textId="77777777" w:rsidR="00D56DF1" w:rsidRPr="009B2A8C" w:rsidRDefault="00D56DF1" w:rsidP="00E45B9F">
            <w:pPr>
              <w:spacing w:line="240" w:lineRule="auto"/>
              <w:ind w:left="-1044"/>
              <w:jc w:val="center"/>
              <w:rPr>
                <w:sz w:val="24"/>
                <w:szCs w:val="24"/>
              </w:rPr>
            </w:pPr>
          </w:p>
        </w:tc>
        <w:tc>
          <w:tcPr>
            <w:tcW w:w="2211" w:type="dxa"/>
            <w:vAlign w:val="center"/>
          </w:tcPr>
          <w:p w14:paraId="19AACB92" w14:textId="02219C70" w:rsidR="00D56DF1" w:rsidRPr="009B2A8C" w:rsidRDefault="00D56DF1" w:rsidP="00E45B9F">
            <w:pPr>
              <w:spacing w:line="240" w:lineRule="auto"/>
              <w:ind w:left="-1044"/>
              <w:jc w:val="center"/>
              <w:rPr>
                <w:sz w:val="24"/>
                <w:szCs w:val="24"/>
              </w:rPr>
            </w:pPr>
            <w:r w:rsidRPr="009B2A8C">
              <w:rPr>
                <w:sz w:val="24"/>
                <w:szCs w:val="24"/>
              </w:rPr>
              <w:t>0.762</w:t>
            </w:r>
          </w:p>
        </w:tc>
        <w:tc>
          <w:tcPr>
            <w:tcW w:w="2098" w:type="dxa"/>
            <w:vAlign w:val="center"/>
          </w:tcPr>
          <w:p w14:paraId="48506BDE" w14:textId="77777777" w:rsidR="00D56DF1" w:rsidRPr="009B2A8C" w:rsidRDefault="00D56DF1" w:rsidP="00E45B9F">
            <w:pPr>
              <w:spacing w:line="240" w:lineRule="auto"/>
              <w:ind w:left="-1044"/>
              <w:jc w:val="center"/>
              <w:rPr>
                <w:sz w:val="24"/>
                <w:szCs w:val="24"/>
              </w:rPr>
            </w:pPr>
          </w:p>
        </w:tc>
      </w:tr>
      <w:tr w:rsidR="00D56DF1" w:rsidRPr="009B2A8C" w14:paraId="54726269" w14:textId="77777777" w:rsidTr="00C54228">
        <w:trPr>
          <w:trHeight w:val="57"/>
        </w:trPr>
        <w:tc>
          <w:tcPr>
            <w:tcW w:w="693" w:type="dxa"/>
            <w:vAlign w:val="center"/>
          </w:tcPr>
          <w:p w14:paraId="4D6F01FB" w14:textId="77777777" w:rsidR="00D56DF1" w:rsidRPr="009B2A8C" w:rsidRDefault="00D56DF1" w:rsidP="00E45B9F">
            <w:pPr>
              <w:spacing w:line="240" w:lineRule="auto"/>
              <w:ind w:left="-1044"/>
              <w:jc w:val="center"/>
              <w:rPr>
                <w:sz w:val="24"/>
                <w:szCs w:val="24"/>
              </w:rPr>
            </w:pPr>
            <w:r w:rsidRPr="009B2A8C">
              <w:rPr>
                <w:sz w:val="24"/>
                <w:szCs w:val="24"/>
              </w:rPr>
              <w:t>Y6</w:t>
            </w:r>
          </w:p>
        </w:tc>
        <w:tc>
          <w:tcPr>
            <w:tcW w:w="2353" w:type="dxa"/>
            <w:vAlign w:val="center"/>
          </w:tcPr>
          <w:p w14:paraId="36ABCF14" w14:textId="77777777" w:rsidR="00D56DF1" w:rsidRPr="009B2A8C" w:rsidRDefault="00D56DF1" w:rsidP="00E45B9F">
            <w:pPr>
              <w:spacing w:line="240" w:lineRule="auto"/>
              <w:ind w:left="-1044"/>
              <w:jc w:val="center"/>
              <w:rPr>
                <w:sz w:val="24"/>
                <w:szCs w:val="24"/>
              </w:rPr>
            </w:pPr>
          </w:p>
        </w:tc>
        <w:tc>
          <w:tcPr>
            <w:tcW w:w="2211" w:type="dxa"/>
            <w:vAlign w:val="center"/>
          </w:tcPr>
          <w:p w14:paraId="78340462" w14:textId="36AC5A54" w:rsidR="00D56DF1" w:rsidRPr="009B2A8C" w:rsidRDefault="00D56DF1" w:rsidP="00E45B9F">
            <w:pPr>
              <w:spacing w:line="240" w:lineRule="auto"/>
              <w:ind w:left="-1044"/>
              <w:jc w:val="center"/>
              <w:rPr>
                <w:sz w:val="24"/>
                <w:szCs w:val="24"/>
              </w:rPr>
            </w:pPr>
            <w:r w:rsidRPr="009B2A8C">
              <w:rPr>
                <w:sz w:val="24"/>
                <w:szCs w:val="24"/>
              </w:rPr>
              <w:t>0.893</w:t>
            </w:r>
          </w:p>
        </w:tc>
        <w:tc>
          <w:tcPr>
            <w:tcW w:w="2098" w:type="dxa"/>
            <w:vAlign w:val="center"/>
          </w:tcPr>
          <w:p w14:paraId="7E9926CC" w14:textId="77777777" w:rsidR="00D56DF1" w:rsidRPr="009B2A8C" w:rsidRDefault="00D56DF1" w:rsidP="00E45B9F">
            <w:pPr>
              <w:spacing w:line="240" w:lineRule="auto"/>
              <w:ind w:left="-1044"/>
              <w:jc w:val="center"/>
              <w:rPr>
                <w:sz w:val="24"/>
                <w:szCs w:val="24"/>
              </w:rPr>
            </w:pPr>
          </w:p>
        </w:tc>
      </w:tr>
      <w:tr w:rsidR="00D56DF1" w:rsidRPr="009B2A8C" w14:paraId="422A07D1" w14:textId="77777777" w:rsidTr="00C54228">
        <w:trPr>
          <w:trHeight w:val="57"/>
        </w:trPr>
        <w:tc>
          <w:tcPr>
            <w:tcW w:w="693" w:type="dxa"/>
            <w:vAlign w:val="center"/>
          </w:tcPr>
          <w:p w14:paraId="43362B30" w14:textId="77777777" w:rsidR="00D56DF1" w:rsidRPr="009B2A8C" w:rsidRDefault="00D56DF1" w:rsidP="00E45B9F">
            <w:pPr>
              <w:spacing w:line="240" w:lineRule="auto"/>
              <w:ind w:left="-1044"/>
              <w:jc w:val="center"/>
              <w:rPr>
                <w:sz w:val="24"/>
                <w:szCs w:val="24"/>
              </w:rPr>
            </w:pPr>
            <w:r w:rsidRPr="009B2A8C">
              <w:rPr>
                <w:sz w:val="24"/>
                <w:szCs w:val="24"/>
              </w:rPr>
              <w:t>Y7</w:t>
            </w:r>
          </w:p>
        </w:tc>
        <w:tc>
          <w:tcPr>
            <w:tcW w:w="2353" w:type="dxa"/>
            <w:vAlign w:val="center"/>
          </w:tcPr>
          <w:p w14:paraId="1023B080" w14:textId="77777777" w:rsidR="00D56DF1" w:rsidRPr="009B2A8C" w:rsidRDefault="00D56DF1" w:rsidP="00E45B9F">
            <w:pPr>
              <w:spacing w:line="240" w:lineRule="auto"/>
              <w:ind w:left="-1044"/>
              <w:jc w:val="center"/>
              <w:rPr>
                <w:sz w:val="24"/>
                <w:szCs w:val="24"/>
              </w:rPr>
            </w:pPr>
          </w:p>
        </w:tc>
        <w:tc>
          <w:tcPr>
            <w:tcW w:w="2211" w:type="dxa"/>
            <w:vAlign w:val="center"/>
          </w:tcPr>
          <w:p w14:paraId="4436CCBB" w14:textId="0A77FD59" w:rsidR="00D56DF1" w:rsidRPr="009B2A8C" w:rsidRDefault="00D56DF1" w:rsidP="00E45B9F">
            <w:pPr>
              <w:spacing w:line="240" w:lineRule="auto"/>
              <w:ind w:left="-1044"/>
              <w:jc w:val="center"/>
              <w:rPr>
                <w:sz w:val="24"/>
                <w:szCs w:val="24"/>
              </w:rPr>
            </w:pPr>
            <w:r w:rsidRPr="009B2A8C">
              <w:rPr>
                <w:sz w:val="24"/>
                <w:szCs w:val="24"/>
              </w:rPr>
              <w:t>0.801</w:t>
            </w:r>
          </w:p>
        </w:tc>
        <w:tc>
          <w:tcPr>
            <w:tcW w:w="2098" w:type="dxa"/>
            <w:vAlign w:val="center"/>
          </w:tcPr>
          <w:p w14:paraId="0558FE8D" w14:textId="77777777" w:rsidR="00D56DF1" w:rsidRPr="009B2A8C" w:rsidRDefault="00D56DF1" w:rsidP="00E45B9F">
            <w:pPr>
              <w:spacing w:line="240" w:lineRule="auto"/>
              <w:ind w:left="-1044"/>
              <w:jc w:val="center"/>
              <w:rPr>
                <w:sz w:val="24"/>
                <w:szCs w:val="24"/>
              </w:rPr>
            </w:pPr>
          </w:p>
        </w:tc>
      </w:tr>
      <w:tr w:rsidR="00D56DF1" w:rsidRPr="009B2A8C" w14:paraId="5DF2444B" w14:textId="77777777" w:rsidTr="00C54228">
        <w:trPr>
          <w:trHeight w:val="57"/>
        </w:trPr>
        <w:tc>
          <w:tcPr>
            <w:tcW w:w="693" w:type="dxa"/>
            <w:vAlign w:val="center"/>
          </w:tcPr>
          <w:p w14:paraId="617AB74A" w14:textId="77777777" w:rsidR="00D56DF1" w:rsidRPr="009B2A8C" w:rsidRDefault="00D56DF1" w:rsidP="00E45B9F">
            <w:pPr>
              <w:spacing w:line="240" w:lineRule="auto"/>
              <w:ind w:left="-1044"/>
              <w:jc w:val="center"/>
              <w:rPr>
                <w:sz w:val="24"/>
                <w:szCs w:val="24"/>
              </w:rPr>
            </w:pPr>
            <w:r w:rsidRPr="009B2A8C">
              <w:rPr>
                <w:sz w:val="24"/>
                <w:szCs w:val="24"/>
              </w:rPr>
              <w:t>Y8</w:t>
            </w:r>
          </w:p>
        </w:tc>
        <w:tc>
          <w:tcPr>
            <w:tcW w:w="2353" w:type="dxa"/>
            <w:vAlign w:val="center"/>
          </w:tcPr>
          <w:p w14:paraId="3BD66DF8" w14:textId="77777777" w:rsidR="00D56DF1" w:rsidRPr="009B2A8C" w:rsidRDefault="00D56DF1" w:rsidP="00E45B9F">
            <w:pPr>
              <w:spacing w:line="240" w:lineRule="auto"/>
              <w:ind w:left="-1044"/>
              <w:jc w:val="center"/>
              <w:rPr>
                <w:sz w:val="24"/>
                <w:szCs w:val="24"/>
              </w:rPr>
            </w:pPr>
          </w:p>
        </w:tc>
        <w:tc>
          <w:tcPr>
            <w:tcW w:w="2211" w:type="dxa"/>
            <w:vAlign w:val="center"/>
          </w:tcPr>
          <w:p w14:paraId="2C45A600" w14:textId="62B09877" w:rsidR="00D56DF1" w:rsidRPr="009B2A8C" w:rsidRDefault="00D56DF1" w:rsidP="00E45B9F">
            <w:pPr>
              <w:spacing w:line="240" w:lineRule="auto"/>
              <w:ind w:left="-1044"/>
              <w:jc w:val="center"/>
              <w:rPr>
                <w:sz w:val="24"/>
                <w:szCs w:val="24"/>
              </w:rPr>
            </w:pPr>
            <w:r w:rsidRPr="009B2A8C">
              <w:rPr>
                <w:sz w:val="24"/>
                <w:szCs w:val="24"/>
              </w:rPr>
              <w:t>0.898</w:t>
            </w:r>
          </w:p>
        </w:tc>
        <w:tc>
          <w:tcPr>
            <w:tcW w:w="2098" w:type="dxa"/>
            <w:vAlign w:val="center"/>
          </w:tcPr>
          <w:p w14:paraId="06FE1EDA" w14:textId="77777777" w:rsidR="00D56DF1" w:rsidRPr="009B2A8C" w:rsidRDefault="00D56DF1" w:rsidP="00E45B9F">
            <w:pPr>
              <w:spacing w:line="240" w:lineRule="auto"/>
              <w:ind w:left="-1044"/>
              <w:jc w:val="center"/>
              <w:rPr>
                <w:sz w:val="24"/>
                <w:szCs w:val="24"/>
              </w:rPr>
            </w:pPr>
          </w:p>
        </w:tc>
      </w:tr>
      <w:tr w:rsidR="00D56DF1" w:rsidRPr="009B2A8C" w14:paraId="2FFC89B5" w14:textId="77777777" w:rsidTr="00C54228">
        <w:trPr>
          <w:trHeight w:val="57"/>
        </w:trPr>
        <w:tc>
          <w:tcPr>
            <w:tcW w:w="693" w:type="dxa"/>
            <w:vAlign w:val="center"/>
          </w:tcPr>
          <w:p w14:paraId="3232ECCE" w14:textId="77777777" w:rsidR="00D56DF1" w:rsidRPr="009B2A8C" w:rsidRDefault="00D56DF1" w:rsidP="00E45B9F">
            <w:pPr>
              <w:spacing w:line="240" w:lineRule="auto"/>
              <w:ind w:left="-1044"/>
              <w:jc w:val="center"/>
              <w:rPr>
                <w:sz w:val="24"/>
                <w:szCs w:val="24"/>
              </w:rPr>
            </w:pPr>
            <w:r w:rsidRPr="009B2A8C">
              <w:rPr>
                <w:sz w:val="24"/>
                <w:szCs w:val="24"/>
              </w:rPr>
              <w:t>Y9</w:t>
            </w:r>
          </w:p>
        </w:tc>
        <w:tc>
          <w:tcPr>
            <w:tcW w:w="2353" w:type="dxa"/>
            <w:vAlign w:val="center"/>
          </w:tcPr>
          <w:p w14:paraId="66B36277" w14:textId="77777777" w:rsidR="00D56DF1" w:rsidRPr="009B2A8C" w:rsidRDefault="00D56DF1" w:rsidP="00E45B9F">
            <w:pPr>
              <w:spacing w:line="240" w:lineRule="auto"/>
              <w:ind w:left="-1044"/>
              <w:jc w:val="center"/>
              <w:rPr>
                <w:sz w:val="24"/>
                <w:szCs w:val="24"/>
              </w:rPr>
            </w:pPr>
          </w:p>
        </w:tc>
        <w:tc>
          <w:tcPr>
            <w:tcW w:w="2211" w:type="dxa"/>
            <w:vAlign w:val="center"/>
          </w:tcPr>
          <w:p w14:paraId="0AD561F3" w14:textId="48170ED3" w:rsidR="00D56DF1" w:rsidRPr="009B2A8C" w:rsidRDefault="00D56DF1" w:rsidP="00E45B9F">
            <w:pPr>
              <w:spacing w:line="240" w:lineRule="auto"/>
              <w:ind w:left="-1044"/>
              <w:jc w:val="center"/>
              <w:rPr>
                <w:sz w:val="24"/>
                <w:szCs w:val="24"/>
              </w:rPr>
            </w:pPr>
            <w:r w:rsidRPr="009B2A8C">
              <w:rPr>
                <w:sz w:val="24"/>
                <w:szCs w:val="24"/>
              </w:rPr>
              <w:t>0.772</w:t>
            </w:r>
          </w:p>
        </w:tc>
        <w:tc>
          <w:tcPr>
            <w:tcW w:w="2098" w:type="dxa"/>
            <w:vAlign w:val="center"/>
          </w:tcPr>
          <w:p w14:paraId="371B5E47" w14:textId="77777777" w:rsidR="00D56DF1" w:rsidRPr="009B2A8C" w:rsidRDefault="00D56DF1" w:rsidP="00E45B9F">
            <w:pPr>
              <w:spacing w:line="240" w:lineRule="auto"/>
              <w:ind w:left="-1044"/>
              <w:jc w:val="center"/>
              <w:rPr>
                <w:sz w:val="24"/>
                <w:szCs w:val="24"/>
              </w:rPr>
            </w:pPr>
          </w:p>
        </w:tc>
      </w:tr>
      <w:tr w:rsidR="00C42543" w:rsidRPr="009B2A8C" w14:paraId="524FFC5A" w14:textId="77777777" w:rsidTr="00C54228">
        <w:trPr>
          <w:trHeight w:val="57"/>
        </w:trPr>
        <w:tc>
          <w:tcPr>
            <w:tcW w:w="693" w:type="dxa"/>
            <w:vAlign w:val="center"/>
          </w:tcPr>
          <w:p w14:paraId="063BBC46" w14:textId="77777777" w:rsidR="00C42543" w:rsidRPr="009B2A8C" w:rsidRDefault="00C42543" w:rsidP="00E45B9F">
            <w:pPr>
              <w:spacing w:line="240" w:lineRule="auto"/>
              <w:ind w:left="-1044"/>
              <w:jc w:val="center"/>
              <w:rPr>
                <w:sz w:val="24"/>
                <w:szCs w:val="24"/>
              </w:rPr>
            </w:pPr>
            <w:r w:rsidRPr="009B2A8C">
              <w:rPr>
                <w:sz w:val="24"/>
                <w:szCs w:val="24"/>
              </w:rPr>
              <w:t>Y10</w:t>
            </w:r>
          </w:p>
        </w:tc>
        <w:tc>
          <w:tcPr>
            <w:tcW w:w="2353" w:type="dxa"/>
            <w:vAlign w:val="center"/>
          </w:tcPr>
          <w:p w14:paraId="3CB282E6" w14:textId="77777777" w:rsidR="00C42543" w:rsidRPr="009B2A8C" w:rsidRDefault="00C42543" w:rsidP="00E45B9F">
            <w:pPr>
              <w:spacing w:line="240" w:lineRule="auto"/>
              <w:ind w:left="-1044"/>
              <w:jc w:val="center"/>
              <w:rPr>
                <w:sz w:val="24"/>
                <w:szCs w:val="24"/>
              </w:rPr>
            </w:pPr>
          </w:p>
        </w:tc>
        <w:tc>
          <w:tcPr>
            <w:tcW w:w="2211" w:type="dxa"/>
            <w:vAlign w:val="center"/>
          </w:tcPr>
          <w:p w14:paraId="2754979C" w14:textId="03C7E5B4" w:rsidR="00C42543" w:rsidRPr="009B2A8C" w:rsidRDefault="00D56DF1" w:rsidP="00E45B9F">
            <w:pPr>
              <w:spacing w:line="240" w:lineRule="auto"/>
              <w:ind w:left="-1044"/>
              <w:jc w:val="center"/>
              <w:rPr>
                <w:sz w:val="24"/>
                <w:szCs w:val="24"/>
              </w:rPr>
            </w:pPr>
            <w:r w:rsidRPr="009B2A8C">
              <w:rPr>
                <w:sz w:val="24"/>
                <w:szCs w:val="24"/>
              </w:rPr>
              <w:t>0.821</w:t>
            </w:r>
          </w:p>
        </w:tc>
        <w:tc>
          <w:tcPr>
            <w:tcW w:w="2098" w:type="dxa"/>
            <w:vAlign w:val="center"/>
          </w:tcPr>
          <w:p w14:paraId="7348FE48" w14:textId="77777777" w:rsidR="00C42543" w:rsidRPr="009B2A8C" w:rsidRDefault="00C42543" w:rsidP="00E45B9F">
            <w:pPr>
              <w:spacing w:line="240" w:lineRule="auto"/>
              <w:ind w:left="-1044"/>
              <w:jc w:val="center"/>
              <w:rPr>
                <w:sz w:val="24"/>
                <w:szCs w:val="24"/>
              </w:rPr>
            </w:pPr>
          </w:p>
        </w:tc>
      </w:tr>
    </w:tbl>
    <w:p w14:paraId="4CCB731C" w14:textId="6B4DC5C6" w:rsidR="004C7595" w:rsidRPr="009B2A8C" w:rsidRDefault="004C7595" w:rsidP="004C7595">
      <w:pPr>
        <w:ind w:left="709"/>
        <w:rPr>
          <w:sz w:val="24"/>
          <w:szCs w:val="24"/>
        </w:rPr>
      </w:pPr>
      <w:r w:rsidRPr="009B2A8C">
        <w:rPr>
          <w:sz w:val="24"/>
          <w:szCs w:val="24"/>
        </w:rPr>
        <w:tab/>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3 diolah peneliti, 2026</w:t>
      </w:r>
      <w:r w:rsidRPr="009B2A8C">
        <w:rPr>
          <w:sz w:val="24"/>
          <w:szCs w:val="24"/>
        </w:rPr>
        <w:tab/>
      </w:r>
    </w:p>
    <w:p w14:paraId="2EA10520" w14:textId="4953EB9B" w:rsidR="004C7595" w:rsidRPr="009B2A8C" w:rsidRDefault="004C7595" w:rsidP="004C7595">
      <w:pPr>
        <w:ind w:left="720" w:firstLine="720"/>
        <w:rPr>
          <w:sz w:val="24"/>
          <w:szCs w:val="24"/>
        </w:rPr>
      </w:pPr>
      <w:r w:rsidRPr="009B2A8C">
        <w:rPr>
          <w:sz w:val="24"/>
          <w:szCs w:val="24"/>
        </w:rPr>
        <w:t xml:space="preserve">Berdasarkan Tabel </w:t>
      </w:r>
      <w:r w:rsidR="00C54228" w:rsidRPr="009B2A8C">
        <w:rPr>
          <w:sz w:val="24"/>
          <w:szCs w:val="24"/>
        </w:rPr>
        <w:t>4.</w:t>
      </w:r>
      <w:r w:rsidR="00BD1561">
        <w:rPr>
          <w:sz w:val="24"/>
          <w:szCs w:val="24"/>
        </w:rPr>
        <w:t>5</w:t>
      </w:r>
      <w:r w:rsidRPr="009B2A8C">
        <w:rPr>
          <w:sz w:val="24"/>
          <w:szCs w:val="24"/>
        </w:rPr>
        <w:t xml:space="preserve"> dapat dilihat bahwa Variabel Sistem Kerja Fleksibel (X) menunjukkan seluruh indikator (X1, X2, X3, X4, X5, X6, X7, X10) telah memiliki nilai </w:t>
      </w:r>
      <w:proofErr w:type="spellStart"/>
      <w:r w:rsidRPr="00C54228">
        <w:rPr>
          <w:i/>
          <w:iCs/>
          <w:sz w:val="24"/>
          <w:szCs w:val="24"/>
        </w:rPr>
        <w:t>loading</w:t>
      </w:r>
      <w:proofErr w:type="spellEnd"/>
      <w:r w:rsidRPr="009B2A8C">
        <w:rPr>
          <w:sz w:val="24"/>
          <w:szCs w:val="24"/>
        </w:rPr>
        <w:t xml:space="preserve"> di atas 0,70. Artinya, kedelapan indikator tersebut sudah mampu merefleksikan </w:t>
      </w:r>
      <w:proofErr w:type="spellStart"/>
      <w:r w:rsidRPr="009B2A8C">
        <w:rPr>
          <w:sz w:val="24"/>
          <w:szCs w:val="24"/>
        </w:rPr>
        <w:t>konstruk</w:t>
      </w:r>
      <w:proofErr w:type="spellEnd"/>
      <w:r w:rsidRPr="009B2A8C">
        <w:rPr>
          <w:sz w:val="24"/>
          <w:szCs w:val="24"/>
        </w:rPr>
        <w:t xml:space="preserve"> Sistem Kerja Fleksibel dengan baik. Pada tabel</w:t>
      </w:r>
      <w:r w:rsidR="00BD1561">
        <w:rPr>
          <w:sz w:val="24"/>
          <w:szCs w:val="24"/>
        </w:rPr>
        <w:t xml:space="preserve"> di atas</w:t>
      </w:r>
      <w:r w:rsidRPr="009B2A8C">
        <w:rPr>
          <w:sz w:val="24"/>
          <w:szCs w:val="24"/>
        </w:rPr>
        <w:t xml:space="preserve">, Variabel Kinerja Pegawai (Y) menunjukkan seluruh sepuluh indikatornya juga bernilai di atas 0,70 menjadikannya </w:t>
      </w:r>
      <w:proofErr w:type="spellStart"/>
      <w:r w:rsidRPr="009B2A8C">
        <w:rPr>
          <w:sz w:val="24"/>
          <w:szCs w:val="24"/>
        </w:rPr>
        <w:t>konstruk</w:t>
      </w:r>
      <w:proofErr w:type="spellEnd"/>
      <w:r w:rsidRPr="009B2A8C">
        <w:rPr>
          <w:sz w:val="24"/>
          <w:szCs w:val="24"/>
        </w:rPr>
        <w:t xml:space="preserve"> dengan hasil </w:t>
      </w:r>
      <w:proofErr w:type="spellStart"/>
      <w:r w:rsidRPr="00C54228">
        <w:rPr>
          <w:i/>
          <w:iCs/>
          <w:sz w:val="24"/>
          <w:szCs w:val="24"/>
        </w:rPr>
        <w:t>outer</w:t>
      </w:r>
      <w:proofErr w:type="spellEnd"/>
      <w:r w:rsidRPr="00C54228">
        <w:rPr>
          <w:i/>
          <w:iCs/>
          <w:sz w:val="24"/>
          <w:szCs w:val="24"/>
        </w:rPr>
        <w:t xml:space="preserve"> </w:t>
      </w:r>
      <w:proofErr w:type="spellStart"/>
      <w:r w:rsidRPr="00C54228">
        <w:rPr>
          <w:i/>
          <w:iCs/>
          <w:sz w:val="24"/>
          <w:szCs w:val="24"/>
        </w:rPr>
        <w:t>loading</w:t>
      </w:r>
      <w:proofErr w:type="spellEnd"/>
      <w:r w:rsidRPr="009B2A8C">
        <w:rPr>
          <w:sz w:val="24"/>
          <w:szCs w:val="24"/>
        </w:rPr>
        <w:t xml:space="preserve"> paling konsisten dan tertinggi di antara ketiga variabel. Terakhir, </w:t>
      </w:r>
      <w:r w:rsidR="00C54228">
        <w:rPr>
          <w:sz w:val="24"/>
          <w:szCs w:val="24"/>
        </w:rPr>
        <w:t>v</w:t>
      </w:r>
      <w:r w:rsidRPr="009B2A8C">
        <w:rPr>
          <w:sz w:val="24"/>
          <w:szCs w:val="24"/>
        </w:rPr>
        <w:t xml:space="preserve">ariabel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(Z) menunjukkan lima </w:t>
      </w:r>
      <w:r w:rsidRPr="009B2A8C">
        <w:rPr>
          <w:sz w:val="24"/>
          <w:szCs w:val="24"/>
        </w:rPr>
        <w:lastRenderedPageBreak/>
        <w:t>dari delapan indikator (Z1, Z4, Z5, Z6, Z8) telah bernilai ≥ 0</w:t>
      </w:r>
      <w:r w:rsidR="00926ED1" w:rsidRPr="009B2A8C">
        <w:rPr>
          <w:sz w:val="24"/>
          <w:szCs w:val="24"/>
        </w:rPr>
        <w:t>,</w:t>
      </w:r>
      <w:r w:rsidRPr="009B2A8C">
        <w:rPr>
          <w:sz w:val="24"/>
          <w:szCs w:val="24"/>
        </w:rPr>
        <w:t>70, sedangkan tiga indikator yaitu Z2 (0,630), Z9 (0,661), dan Z10 (0,653) masih berada sedikit di bawah 0,70. Ketiga indikator ini tetap dipertahankan karena eliminasi sebelumnya sudah cukup dilakukan pada empat indikator dengan nilai terendah.</w:t>
      </w:r>
    </w:p>
    <w:p w14:paraId="63A528AA" w14:textId="6DA45AE8" w:rsidR="00005189" w:rsidRPr="009B2A8C" w:rsidRDefault="000F533E" w:rsidP="000F533E">
      <w:pPr>
        <w:ind w:left="720" w:firstLine="720"/>
        <w:jc w:val="center"/>
        <w:rPr>
          <w:sz w:val="24"/>
          <w:szCs w:val="24"/>
        </w:rPr>
      </w:pPr>
      <w:r w:rsidRPr="009B2A8C">
        <w:rPr>
          <w:sz w:val="24"/>
          <w:szCs w:val="24"/>
        </w:rPr>
        <w:t>Tabel 4.</w:t>
      </w:r>
      <w:r w:rsidR="00BD1561">
        <w:rPr>
          <w:sz w:val="24"/>
          <w:szCs w:val="24"/>
        </w:rPr>
        <w:t>6</w:t>
      </w:r>
      <w:r w:rsidRPr="009B2A8C">
        <w:rPr>
          <w:sz w:val="24"/>
          <w:szCs w:val="24"/>
        </w:rPr>
        <w:t xml:space="preserve"> Nilai</w:t>
      </w:r>
      <w:r w:rsidRPr="009B2A8C">
        <w:rPr>
          <w:i/>
          <w:iCs/>
          <w:sz w:val="24"/>
          <w:szCs w:val="24"/>
        </w:rPr>
        <w:t xml:space="preserve"> </w:t>
      </w:r>
      <w:r w:rsidRPr="009B2A8C">
        <w:rPr>
          <w:sz w:val="24"/>
          <w:szCs w:val="24"/>
        </w:rPr>
        <w:t>AVE</w:t>
      </w:r>
      <w:r w:rsidR="00DD252C" w:rsidRPr="009B2A8C">
        <w:rPr>
          <w:sz w:val="24"/>
          <w:szCs w:val="24"/>
        </w:rPr>
        <w:t xml:space="preserve"> Variabel</w:t>
      </w:r>
    </w:p>
    <w:tbl>
      <w:tblPr>
        <w:tblStyle w:val="TableGrid"/>
        <w:tblW w:w="0" w:type="auto"/>
        <w:tblInd w:w="988" w:type="dxa"/>
        <w:tblLook w:val="04A0" w:firstRow="1" w:lastRow="0" w:firstColumn="1" w:lastColumn="0" w:noHBand="0" w:noVBand="1"/>
      </w:tblPr>
      <w:tblGrid>
        <w:gridCol w:w="3131"/>
        <w:gridCol w:w="3812"/>
      </w:tblGrid>
      <w:tr w:rsidR="00085461" w:rsidRPr="009B2A8C" w14:paraId="2D477AF9" w14:textId="77777777" w:rsidTr="00345456">
        <w:tc>
          <w:tcPr>
            <w:tcW w:w="3231" w:type="dxa"/>
          </w:tcPr>
          <w:p w14:paraId="2067BEF0" w14:textId="77777777" w:rsidR="00085461" w:rsidRPr="009B2A8C" w:rsidRDefault="00085461" w:rsidP="00C54228">
            <w:pPr>
              <w:spacing w:line="240" w:lineRule="auto"/>
              <w:rPr>
                <w:sz w:val="24"/>
                <w:szCs w:val="24"/>
              </w:rPr>
            </w:pPr>
          </w:p>
        </w:tc>
        <w:tc>
          <w:tcPr>
            <w:tcW w:w="3969" w:type="dxa"/>
          </w:tcPr>
          <w:p w14:paraId="4714C62B" w14:textId="0931767E" w:rsidR="00085461" w:rsidRPr="009B2A8C" w:rsidRDefault="00085461" w:rsidP="00C54228">
            <w:pPr>
              <w:spacing w:line="240" w:lineRule="auto"/>
              <w:ind w:firstLine="0"/>
              <w:rPr>
                <w:sz w:val="24"/>
                <w:szCs w:val="24"/>
              </w:rPr>
            </w:pPr>
            <w:proofErr w:type="spellStart"/>
            <w:r w:rsidRPr="009B2A8C">
              <w:rPr>
                <w:i/>
                <w:iCs/>
                <w:sz w:val="24"/>
                <w:szCs w:val="24"/>
              </w:rPr>
              <w:t>Average</w:t>
            </w:r>
            <w:proofErr w:type="spellEnd"/>
            <w:r w:rsidRPr="009B2A8C">
              <w:rPr>
                <w:i/>
                <w:iCs/>
                <w:sz w:val="24"/>
                <w:szCs w:val="24"/>
              </w:rPr>
              <w:t xml:space="preserve"> </w:t>
            </w:r>
            <w:proofErr w:type="spellStart"/>
            <w:r w:rsidRPr="009B2A8C">
              <w:rPr>
                <w:i/>
                <w:iCs/>
                <w:sz w:val="24"/>
                <w:szCs w:val="24"/>
              </w:rPr>
              <w:t>Variance</w:t>
            </w:r>
            <w:proofErr w:type="spellEnd"/>
            <w:r w:rsidRPr="009B2A8C">
              <w:rPr>
                <w:i/>
                <w:iCs/>
                <w:sz w:val="24"/>
                <w:szCs w:val="24"/>
              </w:rPr>
              <w:t xml:space="preserve"> </w:t>
            </w:r>
            <w:proofErr w:type="spellStart"/>
            <w:r w:rsidRPr="009B2A8C">
              <w:rPr>
                <w:i/>
                <w:iCs/>
                <w:sz w:val="24"/>
                <w:szCs w:val="24"/>
              </w:rPr>
              <w:t>Extracted</w:t>
            </w:r>
            <w:proofErr w:type="spellEnd"/>
            <w:r w:rsidRPr="009B2A8C">
              <w:rPr>
                <w:sz w:val="24"/>
                <w:szCs w:val="24"/>
              </w:rPr>
              <w:t xml:space="preserve"> (AVE)</w:t>
            </w:r>
          </w:p>
        </w:tc>
      </w:tr>
      <w:tr w:rsidR="00085461" w:rsidRPr="009B2A8C" w14:paraId="6768D19C" w14:textId="77777777" w:rsidTr="00345456">
        <w:tc>
          <w:tcPr>
            <w:tcW w:w="3231" w:type="dxa"/>
          </w:tcPr>
          <w:p w14:paraId="2A45691E" w14:textId="77B296DE" w:rsidR="00085461" w:rsidRPr="009B2A8C" w:rsidRDefault="001E666E" w:rsidP="00C54228">
            <w:pPr>
              <w:spacing w:line="240" w:lineRule="auto"/>
              <w:rPr>
                <w:sz w:val="24"/>
                <w:szCs w:val="24"/>
              </w:rPr>
            </w:pPr>
            <w:r w:rsidRPr="009B2A8C">
              <w:rPr>
                <w:sz w:val="24"/>
                <w:szCs w:val="24"/>
              </w:rPr>
              <w:t>Sistem Kerja Fleksibel</w:t>
            </w:r>
          </w:p>
        </w:tc>
        <w:tc>
          <w:tcPr>
            <w:tcW w:w="3969" w:type="dxa"/>
            <w:vAlign w:val="center"/>
          </w:tcPr>
          <w:p w14:paraId="43DE7964" w14:textId="7309D232" w:rsidR="00085461" w:rsidRPr="009B2A8C" w:rsidRDefault="00EC7687" w:rsidP="00C54228">
            <w:pPr>
              <w:spacing w:line="240" w:lineRule="auto"/>
              <w:jc w:val="right"/>
              <w:rPr>
                <w:sz w:val="24"/>
                <w:szCs w:val="24"/>
              </w:rPr>
            </w:pPr>
            <w:r w:rsidRPr="009B2A8C">
              <w:rPr>
                <w:sz w:val="24"/>
                <w:szCs w:val="24"/>
              </w:rPr>
              <w:t>0,604</w:t>
            </w:r>
          </w:p>
        </w:tc>
      </w:tr>
      <w:tr w:rsidR="00085461" w:rsidRPr="009B2A8C" w14:paraId="1F3456BF" w14:textId="77777777" w:rsidTr="00345456">
        <w:tc>
          <w:tcPr>
            <w:tcW w:w="3231" w:type="dxa"/>
          </w:tcPr>
          <w:p w14:paraId="3B3E2C88" w14:textId="5A882309" w:rsidR="00085461" w:rsidRPr="009B2A8C" w:rsidRDefault="00273E10" w:rsidP="00C54228">
            <w:pPr>
              <w:spacing w:line="240" w:lineRule="auto"/>
              <w:rPr>
                <w:i/>
                <w:iCs/>
                <w:sz w:val="24"/>
                <w:szCs w:val="24"/>
              </w:rPr>
            </w:pPr>
            <w:proofErr w:type="spellStart"/>
            <w:r w:rsidRPr="00273E10">
              <w:rPr>
                <w:i/>
                <w:iCs/>
                <w:sz w:val="24"/>
                <w:szCs w:val="24"/>
              </w:rPr>
              <w:t>Job</w:t>
            </w:r>
            <w:proofErr w:type="spellEnd"/>
            <w:r w:rsidRPr="00273E10">
              <w:rPr>
                <w:i/>
                <w:iCs/>
                <w:sz w:val="24"/>
                <w:szCs w:val="24"/>
              </w:rPr>
              <w:t xml:space="preserve"> </w:t>
            </w:r>
            <w:proofErr w:type="spellStart"/>
            <w:r w:rsidRPr="00273E10">
              <w:rPr>
                <w:i/>
                <w:iCs/>
                <w:sz w:val="24"/>
                <w:szCs w:val="24"/>
              </w:rPr>
              <w:t>Enrichment</w:t>
            </w:r>
            <w:proofErr w:type="spellEnd"/>
          </w:p>
        </w:tc>
        <w:tc>
          <w:tcPr>
            <w:tcW w:w="3969" w:type="dxa"/>
            <w:vAlign w:val="center"/>
          </w:tcPr>
          <w:p w14:paraId="5B3F3598" w14:textId="39456BDC" w:rsidR="00085461" w:rsidRPr="009B2A8C" w:rsidRDefault="001F31FB" w:rsidP="00C54228">
            <w:pPr>
              <w:spacing w:line="240" w:lineRule="auto"/>
              <w:jc w:val="right"/>
              <w:rPr>
                <w:sz w:val="24"/>
                <w:szCs w:val="24"/>
              </w:rPr>
            </w:pPr>
            <w:r w:rsidRPr="009B2A8C">
              <w:rPr>
                <w:sz w:val="24"/>
                <w:szCs w:val="24"/>
              </w:rPr>
              <w:t>0,515</w:t>
            </w:r>
          </w:p>
        </w:tc>
      </w:tr>
      <w:tr w:rsidR="00085461" w:rsidRPr="009B2A8C" w14:paraId="45D51A00" w14:textId="77777777" w:rsidTr="00345456">
        <w:tc>
          <w:tcPr>
            <w:tcW w:w="3231" w:type="dxa"/>
          </w:tcPr>
          <w:p w14:paraId="35F0A35F" w14:textId="14C56813" w:rsidR="00085461" w:rsidRPr="009B2A8C" w:rsidRDefault="001E666E" w:rsidP="00C54228">
            <w:pPr>
              <w:spacing w:line="240" w:lineRule="auto"/>
              <w:rPr>
                <w:sz w:val="24"/>
                <w:szCs w:val="24"/>
              </w:rPr>
            </w:pPr>
            <w:r w:rsidRPr="009B2A8C">
              <w:rPr>
                <w:sz w:val="24"/>
                <w:szCs w:val="24"/>
              </w:rPr>
              <w:t>Kinerja Pegawai</w:t>
            </w:r>
          </w:p>
        </w:tc>
        <w:tc>
          <w:tcPr>
            <w:tcW w:w="3969" w:type="dxa"/>
            <w:vAlign w:val="center"/>
          </w:tcPr>
          <w:p w14:paraId="6BB84003" w14:textId="7ED0D907" w:rsidR="00085461" w:rsidRPr="009B2A8C" w:rsidRDefault="001F31FB" w:rsidP="00C54228">
            <w:pPr>
              <w:spacing w:line="240" w:lineRule="auto"/>
              <w:jc w:val="right"/>
              <w:rPr>
                <w:sz w:val="24"/>
                <w:szCs w:val="24"/>
              </w:rPr>
            </w:pPr>
            <w:r w:rsidRPr="009B2A8C">
              <w:rPr>
                <w:sz w:val="24"/>
                <w:szCs w:val="24"/>
              </w:rPr>
              <w:t>0,649</w:t>
            </w:r>
          </w:p>
        </w:tc>
      </w:tr>
    </w:tbl>
    <w:p w14:paraId="2857002B" w14:textId="024AC721" w:rsidR="00345456" w:rsidRPr="009B2A8C" w:rsidRDefault="00345456" w:rsidP="00345456">
      <w:pPr>
        <w:ind w:left="709"/>
        <w:rPr>
          <w:sz w:val="24"/>
          <w:szCs w:val="24"/>
        </w:rPr>
      </w:pPr>
      <w:r w:rsidRPr="009B2A8C">
        <w:rPr>
          <w:sz w:val="24"/>
          <w:szCs w:val="24"/>
        </w:rPr>
        <w:tab/>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diolah peneliti, 2026</w:t>
      </w:r>
      <w:r w:rsidRPr="009B2A8C">
        <w:rPr>
          <w:sz w:val="24"/>
          <w:szCs w:val="24"/>
        </w:rPr>
        <w:tab/>
      </w:r>
    </w:p>
    <w:p w14:paraId="7E7FB2B8" w14:textId="3E666744" w:rsidR="0057558B" w:rsidRPr="009B2A8C" w:rsidRDefault="00AE1619" w:rsidP="00733B62">
      <w:pPr>
        <w:ind w:left="720" w:firstLine="720"/>
        <w:rPr>
          <w:sz w:val="24"/>
          <w:szCs w:val="24"/>
        </w:rPr>
      </w:pPr>
      <w:r w:rsidRPr="009B2A8C">
        <w:rPr>
          <w:sz w:val="24"/>
          <w:szCs w:val="24"/>
        </w:rPr>
        <w:t xml:space="preserve">Berdasarkan tabel di atas, hasil pengujian validitas konvergen menunjukkan bahwa seluruh variabel penelitian memiliki nilai </w:t>
      </w:r>
      <w:proofErr w:type="spellStart"/>
      <w:r w:rsidRPr="00C54228">
        <w:rPr>
          <w:i/>
          <w:iCs/>
          <w:sz w:val="24"/>
          <w:szCs w:val="24"/>
        </w:rPr>
        <w:t>Average</w:t>
      </w:r>
      <w:proofErr w:type="spellEnd"/>
      <w:r w:rsidRPr="00C54228">
        <w:rPr>
          <w:i/>
          <w:iCs/>
          <w:sz w:val="24"/>
          <w:szCs w:val="24"/>
        </w:rPr>
        <w:t xml:space="preserve"> </w:t>
      </w:r>
      <w:proofErr w:type="spellStart"/>
      <w:r w:rsidRPr="00C54228">
        <w:rPr>
          <w:i/>
          <w:iCs/>
          <w:sz w:val="24"/>
          <w:szCs w:val="24"/>
        </w:rPr>
        <w:t>Variance</w:t>
      </w:r>
      <w:proofErr w:type="spellEnd"/>
      <w:r w:rsidRPr="00C54228">
        <w:rPr>
          <w:i/>
          <w:iCs/>
          <w:sz w:val="24"/>
          <w:szCs w:val="24"/>
        </w:rPr>
        <w:t xml:space="preserve"> </w:t>
      </w:r>
      <w:proofErr w:type="spellStart"/>
      <w:r w:rsidRPr="00C54228">
        <w:rPr>
          <w:i/>
          <w:iCs/>
          <w:sz w:val="24"/>
          <w:szCs w:val="24"/>
        </w:rPr>
        <w:t>Extracted</w:t>
      </w:r>
      <w:proofErr w:type="spellEnd"/>
      <w:r w:rsidRPr="009B2A8C">
        <w:rPr>
          <w:sz w:val="24"/>
          <w:szCs w:val="24"/>
        </w:rPr>
        <w:t xml:space="preserve"> (AVE) di atas ambang batas 0,50, yakni Sistem Kerja Fleksibel (X) sebesar 0,604,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(Z) sebesar 0,515, dan Kinerja Pegawai (Y) sebesar 0,649. Pencapaian nilai AVE melampaui ambang batas 0,50 ini membuktikan secara empiris bahwa setiap </w:t>
      </w:r>
      <w:proofErr w:type="spellStart"/>
      <w:r w:rsidRPr="009B2A8C">
        <w:rPr>
          <w:sz w:val="24"/>
          <w:szCs w:val="24"/>
        </w:rPr>
        <w:t>konstruk</w:t>
      </w:r>
      <w:proofErr w:type="spellEnd"/>
      <w:r w:rsidRPr="009B2A8C">
        <w:rPr>
          <w:sz w:val="24"/>
          <w:szCs w:val="24"/>
        </w:rPr>
        <w:t xml:space="preserve"> laten rata-rata mampu menyerap dan menjelaskan lebih dari 50% varian dari indikator-indikator refleksinya. Dengan demikian, seluruh variabel penelitian terbukti memenuhi syarat validitas konvergen tingkat </w:t>
      </w:r>
      <w:proofErr w:type="spellStart"/>
      <w:r w:rsidRPr="009B2A8C">
        <w:rPr>
          <w:sz w:val="24"/>
          <w:szCs w:val="24"/>
        </w:rPr>
        <w:t>konstruk</w:t>
      </w:r>
      <w:proofErr w:type="spellEnd"/>
      <w:r w:rsidRPr="009B2A8C">
        <w:rPr>
          <w:sz w:val="24"/>
          <w:szCs w:val="24"/>
        </w:rPr>
        <w:t>, sehingga indikator-indikator yang dipertahankan dinyatakan sah, representatif, dan layak digunakan untuk evaluasi model selanjutnya.</w:t>
      </w:r>
    </w:p>
    <w:p w14:paraId="2FA53C92" w14:textId="3826F8CF" w:rsidR="006049F3" w:rsidRPr="009B2A8C" w:rsidRDefault="003D07E5" w:rsidP="006049F3">
      <w:pPr>
        <w:pStyle w:val="ListParagraph"/>
        <w:numPr>
          <w:ilvl w:val="3"/>
          <w:numId w:val="8"/>
        </w:numPr>
        <w:rPr>
          <w:sz w:val="24"/>
          <w:szCs w:val="24"/>
        </w:rPr>
      </w:pPr>
      <w:r w:rsidRPr="009B2A8C">
        <w:rPr>
          <w:sz w:val="24"/>
          <w:szCs w:val="24"/>
        </w:rPr>
        <w:t xml:space="preserve">Uji </w:t>
      </w:r>
      <w:proofErr w:type="spellStart"/>
      <w:r w:rsidRPr="00C54228">
        <w:rPr>
          <w:i/>
          <w:iCs/>
          <w:sz w:val="24"/>
          <w:szCs w:val="24"/>
        </w:rPr>
        <w:t>Diskriminan</w:t>
      </w:r>
      <w:proofErr w:type="spellEnd"/>
      <w:r w:rsidRPr="00C54228">
        <w:rPr>
          <w:i/>
          <w:iCs/>
          <w:sz w:val="24"/>
          <w:szCs w:val="24"/>
        </w:rPr>
        <w:t xml:space="preserve"> </w:t>
      </w:r>
      <w:proofErr w:type="spellStart"/>
      <w:r w:rsidRPr="00C54228">
        <w:rPr>
          <w:i/>
          <w:iCs/>
          <w:sz w:val="24"/>
          <w:szCs w:val="24"/>
        </w:rPr>
        <w:t>Validity</w:t>
      </w:r>
      <w:proofErr w:type="spellEnd"/>
    </w:p>
    <w:p w14:paraId="1828DD42" w14:textId="6DC975AC" w:rsidR="00733B62" w:rsidRPr="009B2A8C" w:rsidRDefault="007E0160" w:rsidP="007E0160">
      <w:pPr>
        <w:ind w:left="720" w:firstLine="720"/>
        <w:rPr>
          <w:sz w:val="24"/>
          <w:szCs w:val="24"/>
        </w:rPr>
      </w:pPr>
      <w:r w:rsidRPr="009B2A8C">
        <w:rPr>
          <w:sz w:val="24"/>
          <w:szCs w:val="24"/>
        </w:rPr>
        <w:t xml:space="preserve">Uji </w:t>
      </w:r>
      <w:proofErr w:type="spellStart"/>
      <w:r w:rsidRPr="00C54228">
        <w:rPr>
          <w:i/>
          <w:iCs/>
          <w:sz w:val="24"/>
          <w:szCs w:val="24"/>
        </w:rPr>
        <w:t>Discriminant</w:t>
      </w:r>
      <w:proofErr w:type="spellEnd"/>
      <w:r w:rsidRPr="00C54228">
        <w:rPr>
          <w:i/>
          <w:iCs/>
          <w:sz w:val="24"/>
          <w:szCs w:val="24"/>
        </w:rPr>
        <w:t xml:space="preserve"> </w:t>
      </w:r>
      <w:proofErr w:type="spellStart"/>
      <w:r w:rsidRPr="00C54228">
        <w:rPr>
          <w:i/>
          <w:iCs/>
          <w:sz w:val="24"/>
          <w:szCs w:val="24"/>
        </w:rPr>
        <w:t>validity</w:t>
      </w:r>
      <w:proofErr w:type="spellEnd"/>
      <w:r w:rsidRPr="009B2A8C">
        <w:rPr>
          <w:sz w:val="24"/>
          <w:szCs w:val="24"/>
        </w:rPr>
        <w:t xml:space="preserve"> digunakan untuk menguji sejauh mana suatu </w:t>
      </w:r>
      <w:proofErr w:type="spellStart"/>
      <w:r w:rsidRPr="009B2A8C">
        <w:rPr>
          <w:sz w:val="24"/>
          <w:szCs w:val="24"/>
        </w:rPr>
        <w:t>konstruk</w:t>
      </w:r>
      <w:proofErr w:type="spellEnd"/>
      <w:r w:rsidRPr="009B2A8C">
        <w:rPr>
          <w:sz w:val="24"/>
          <w:szCs w:val="24"/>
        </w:rPr>
        <w:t xml:space="preserve"> benar-benar berbeda </w:t>
      </w:r>
      <w:r w:rsidR="006C6CCA">
        <w:rPr>
          <w:sz w:val="24"/>
          <w:szCs w:val="24"/>
        </w:rPr>
        <w:t xml:space="preserve">dan </w:t>
      </w:r>
      <w:r w:rsidRPr="009B2A8C">
        <w:rPr>
          <w:sz w:val="24"/>
          <w:szCs w:val="24"/>
        </w:rPr>
        <w:t>tidak tumpang tindih</w:t>
      </w:r>
      <w:r w:rsidR="006C6CCA">
        <w:rPr>
          <w:sz w:val="24"/>
          <w:szCs w:val="24"/>
        </w:rPr>
        <w:t xml:space="preserve"> </w:t>
      </w:r>
      <w:r w:rsidRPr="009B2A8C">
        <w:rPr>
          <w:sz w:val="24"/>
          <w:szCs w:val="24"/>
        </w:rPr>
        <w:t xml:space="preserve">dari </w:t>
      </w:r>
      <w:proofErr w:type="spellStart"/>
      <w:r w:rsidRPr="009B2A8C">
        <w:rPr>
          <w:sz w:val="24"/>
          <w:szCs w:val="24"/>
        </w:rPr>
        <w:t>konstruk</w:t>
      </w:r>
      <w:proofErr w:type="spellEnd"/>
      <w:r w:rsidRPr="009B2A8C">
        <w:rPr>
          <w:sz w:val="24"/>
          <w:szCs w:val="24"/>
        </w:rPr>
        <w:t xml:space="preserve"> lain dalam model. Sebuah </w:t>
      </w:r>
      <w:proofErr w:type="spellStart"/>
      <w:r w:rsidRPr="009B2A8C">
        <w:rPr>
          <w:sz w:val="24"/>
          <w:szCs w:val="24"/>
        </w:rPr>
        <w:t>konstruk</w:t>
      </w:r>
      <w:proofErr w:type="spellEnd"/>
      <w:r w:rsidRPr="009B2A8C">
        <w:rPr>
          <w:sz w:val="24"/>
          <w:szCs w:val="24"/>
        </w:rPr>
        <w:t xml:space="preserve"> dikatakan memiliki </w:t>
      </w:r>
      <w:proofErr w:type="spellStart"/>
      <w:r w:rsidRPr="006C6CCA">
        <w:rPr>
          <w:i/>
          <w:iCs/>
          <w:sz w:val="24"/>
          <w:szCs w:val="24"/>
        </w:rPr>
        <w:t>discriminant</w:t>
      </w:r>
      <w:proofErr w:type="spellEnd"/>
      <w:r w:rsidRPr="006C6CCA">
        <w:rPr>
          <w:i/>
          <w:iCs/>
          <w:sz w:val="24"/>
          <w:szCs w:val="24"/>
        </w:rPr>
        <w:t xml:space="preserve"> </w:t>
      </w:r>
      <w:proofErr w:type="spellStart"/>
      <w:r w:rsidRPr="006C6CCA">
        <w:rPr>
          <w:i/>
          <w:iCs/>
          <w:sz w:val="24"/>
          <w:szCs w:val="24"/>
        </w:rPr>
        <w:t>validity</w:t>
      </w:r>
      <w:proofErr w:type="spellEnd"/>
      <w:r w:rsidRPr="009B2A8C">
        <w:rPr>
          <w:sz w:val="24"/>
          <w:szCs w:val="24"/>
        </w:rPr>
        <w:t xml:space="preserve"> yang baik apabila indikator-indikatornya berkorelasi lebih kuat dengan </w:t>
      </w:r>
      <w:proofErr w:type="spellStart"/>
      <w:r w:rsidRPr="009B2A8C">
        <w:rPr>
          <w:sz w:val="24"/>
          <w:szCs w:val="24"/>
        </w:rPr>
        <w:t>konstruknya</w:t>
      </w:r>
      <w:proofErr w:type="spellEnd"/>
      <w:r w:rsidRPr="009B2A8C">
        <w:rPr>
          <w:sz w:val="24"/>
          <w:szCs w:val="24"/>
        </w:rPr>
        <w:t xml:space="preserve"> sendiri dibandingkan dengan </w:t>
      </w:r>
      <w:proofErr w:type="spellStart"/>
      <w:r w:rsidRPr="009B2A8C">
        <w:rPr>
          <w:sz w:val="24"/>
          <w:szCs w:val="24"/>
        </w:rPr>
        <w:t>konstruk</w:t>
      </w:r>
      <w:proofErr w:type="spellEnd"/>
      <w:r w:rsidRPr="009B2A8C">
        <w:rPr>
          <w:sz w:val="24"/>
          <w:szCs w:val="24"/>
        </w:rPr>
        <w:t xml:space="preserve"> lain.</w:t>
      </w:r>
      <w:r w:rsidR="00D50DB9" w:rsidRPr="009B2A8C">
        <w:rPr>
          <w:sz w:val="24"/>
          <w:szCs w:val="24"/>
        </w:rPr>
        <w:t xml:space="preserve"> Pengujian ini dilakukan melalui tiga pendekatan mulai dari </w:t>
      </w:r>
      <w:proofErr w:type="spellStart"/>
      <w:r w:rsidR="00D50DB9" w:rsidRPr="009B2A8C">
        <w:rPr>
          <w:i/>
          <w:iCs/>
          <w:sz w:val="24"/>
          <w:szCs w:val="24"/>
        </w:rPr>
        <w:t>Cross</w:t>
      </w:r>
      <w:proofErr w:type="spellEnd"/>
      <w:r w:rsidR="00D50DB9" w:rsidRPr="009B2A8C">
        <w:rPr>
          <w:i/>
          <w:iCs/>
          <w:sz w:val="24"/>
          <w:szCs w:val="24"/>
        </w:rPr>
        <w:t xml:space="preserve"> </w:t>
      </w:r>
      <w:proofErr w:type="spellStart"/>
      <w:r w:rsidR="00D50DB9" w:rsidRPr="009B2A8C">
        <w:rPr>
          <w:i/>
          <w:iCs/>
          <w:sz w:val="24"/>
          <w:szCs w:val="24"/>
        </w:rPr>
        <w:t>Loading</w:t>
      </w:r>
      <w:proofErr w:type="spellEnd"/>
      <w:r w:rsidR="00D50DB9" w:rsidRPr="009B2A8C">
        <w:rPr>
          <w:i/>
          <w:iCs/>
          <w:sz w:val="24"/>
          <w:szCs w:val="24"/>
        </w:rPr>
        <w:t xml:space="preserve">, </w:t>
      </w:r>
      <w:proofErr w:type="spellStart"/>
      <w:r w:rsidR="00D50DB9" w:rsidRPr="009B2A8C">
        <w:rPr>
          <w:i/>
          <w:iCs/>
          <w:sz w:val="24"/>
          <w:szCs w:val="24"/>
        </w:rPr>
        <w:t>Fornell-Larcker</w:t>
      </w:r>
      <w:proofErr w:type="spellEnd"/>
      <w:r w:rsidR="00D50DB9" w:rsidRPr="009B2A8C">
        <w:rPr>
          <w:i/>
          <w:iCs/>
          <w:sz w:val="24"/>
          <w:szCs w:val="24"/>
        </w:rPr>
        <w:t xml:space="preserve"> </w:t>
      </w:r>
      <w:proofErr w:type="spellStart"/>
      <w:r w:rsidR="00D50DB9" w:rsidRPr="009B2A8C">
        <w:rPr>
          <w:i/>
          <w:iCs/>
          <w:sz w:val="24"/>
          <w:szCs w:val="24"/>
        </w:rPr>
        <w:t>Criterion</w:t>
      </w:r>
      <w:proofErr w:type="spellEnd"/>
      <w:r w:rsidR="00D50DB9" w:rsidRPr="009B2A8C">
        <w:rPr>
          <w:sz w:val="24"/>
          <w:szCs w:val="24"/>
        </w:rPr>
        <w:t xml:space="preserve"> dan (C) </w:t>
      </w:r>
      <w:proofErr w:type="spellStart"/>
      <w:r w:rsidR="00D50DB9" w:rsidRPr="009B2A8C">
        <w:rPr>
          <w:i/>
          <w:iCs/>
          <w:sz w:val="24"/>
          <w:szCs w:val="24"/>
        </w:rPr>
        <w:t>Heterotrait-Monotrait</w:t>
      </w:r>
      <w:proofErr w:type="spellEnd"/>
      <w:r w:rsidR="00D50DB9" w:rsidRPr="009B2A8C">
        <w:rPr>
          <w:i/>
          <w:iCs/>
          <w:sz w:val="24"/>
          <w:szCs w:val="24"/>
        </w:rPr>
        <w:t xml:space="preserve"> </w:t>
      </w:r>
      <w:proofErr w:type="spellStart"/>
      <w:r w:rsidR="00D50DB9" w:rsidRPr="009B2A8C">
        <w:rPr>
          <w:i/>
          <w:iCs/>
          <w:sz w:val="24"/>
          <w:szCs w:val="24"/>
        </w:rPr>
        <w:t>Ratio</w:t>
      </w:r>
      <w:proofErr w:type="spellEnd"/>
      <w:r w:rsidR="00D50DB9" w:rsidRPr="009B2A8C">
        <w:rPr>
          <w:sz w:val="24"/>
          <w:szCs w:val="24"/>
        </w:rPr>
        <w:t xml:space="preserve"> (HTMT).</w:t>
      </w:r>
    </w:p>
    <w:p w14:paraId="433A0705" w14:textId="6488DB34" w:rsidR="00EC2ECE" w:rsidRPr="009B2A8C" w:rsidRDefault="00EC2ECE" w:rsidP="007E0160">
      <w:pPr>
        <w:ind w:left="720" w:firstLine="720"/>
        <w:rPr>
          <w:sz w:val="24"/>
          <w:szCs w:val="24"/>
        </w:rPr>
      </w:pPr>
      <w:r w:rsidRPr="009B2A8C">
        <w:rPr>
          <w:sz w:val="24"/>
          <w:szCs w:val="24"/>
        </w:rPr>
        <w:t xml:space="preserve">Pengujian </w:t>
      </w:r>
      <w:proofErr w:type="spellStart"/>
      <w:r w:rsidRPr="006C6CCA">
        <w:rPr>
          <w:i/>
          <w:iCs/>
          <w:sz w:val="24"/>
          <w:szCs w:val="24"/>
        </w:rPr>
        <w:t>cross</w:t>
      </w:r>
      <w:proofErr w:type="spellEnd"/>
      <w:r w:rsidRPr="006C6CCA">
        <w:rPr>
          <w:i/>
          <w:iCs/>
          <w:sz w:val="24"/>
          <w:szCs w:val="24"/>
        </w:rPr>
        <w:t xml:space="preserve"> </w:t>
      </w:r>
      <w:proofErr w:type="spellStart"/>
      <w:r w:rsidRPr="006C6CCA">
        <w:rPr>
          <w:i/>
          <w:iCs/>
          <w:sz w:val="24"/>
          <w:szCs w:val="24"/>
        </w:rPr>
        <w:t>loadings</w:t>
      </w:r>
      <w:proofErr w:type="spellEnd"/>
      <w:r w:rsidRPr="009B2A8C">
        <w:rPr>
          <w:sz w:val="24"/>
          <w:szCs w:val="24"/>
        </w:rPr>
        <w:t xml:space="preserve"> dilakukan dengan membandingkan besarnya nilai </w:t>
      </w:r>
      <w:proofErr w:type="spellStart"/>
      <w:r w:rsidRPr="006C6CCA">
        <w:rPr>
          <w:i/>
          <w:iCs/>
          <w:sz w:val="24"/>
          <w:szCs w:val="24"/>
        </w:rPr>
        <w:t>outer</w:t>
      </w:r>
      <w:proofErr w:type="spellEnd"/>
      <w:r w:rsidRPr="006C6CCA">
        <w:rPr>
          <w:i/>
          <w:iCs/>
          <w:sz w:val="24"/>
          <w:szCs w:val="24"/>
        </w:rPr>
        <w:t xml:space="preserve"> </w:t>
      </w:r>
      <w:proofErr w:type="spellStart"/>
      <w:r w:rsidRPr="006C6CCA">
        <w:rPr>
          <w:i/>
          <w:iCs/>
          <w:sz w:val="24"/>
          <w:szCs w:val="24"/>
        </w:rPr>
        <w:t>loading</w:t>
      </w:r>
      <w:proofErr w:type="spellEnd"/>
      <w:r w:rsidRPr="009B2A8C">
        <w:rPr>
          <w:sz w:val="24"/>
          <w:szCs w:val="24"/>
        </w:rPr>
        <w:t xml:space="preserve"> suatu indikator pada variabel laten yang </w:t>
      </w:r>
      <w:r w:rsidRPr="009B2A8C">
        <w:rPr>
          <w:sz w:val="24"/>
          <w:szCs w:val="24"/>
        </w:rPr>
        <w:lastRenderedPageBreak/>
        <w:t xml:space="preserve">ditujunya dengan nilai korelasi indikator tersebut terhadap variabel laten lainnya. Persyaratan kriteria ini terpenuhi apabila nilai </w:t>
      </w:r>
      <w:proofErr w:type="spellStart"/>
      <w:r w:rsidRPr="006C6CCA">
        <w:rPr>
          <w:i/>
          <w:iCs/>
          <w:sz w:val="24"/>
          <w:szCs w:val="24"/>
        </w:rPr>
        <w:t>outer</w:t>
      </w:r>
      <w:proofErr w:type="spellEnd"/>
      <w:r w:rsidRPr="006C6CCA">
        <w:rPr>
          <w:i/>
          <w:iCs/>
          <w:sz w:val="24"/>
          <w:szCs w:val="24"/>
        </w:rPr>
        <w:t xml:space="preserve"> </w:t>
      </w:r>
      <w:proofErr w:type="spellStart"/>
      <w:r w:rsidRPr="006C6CCA">
        <w:rPr>
          <w:i/>
          <w:iCs/>
          <w:sz w:val="24"/>
          <w:szCs w:val="24"/>
        </w:rPr>
        <w:t>loading</w:t>
      </w:r>
      <w:proofErr w:type="spellEnd"/>
      <w:r w:rsidRPr="009B2A8C">
        <w:rPr>
          <w:sz w:val="24"/>
          <w:szCs w:val="24"/>
        </w:rPr>
        <w:t xml:space="preserve"> indikator pada variabelnya sendiri lebih besar daripada nilai korelasinya terhadap variabel lain.</w:t>
      </w:r>
    </w:p>
    <w:p w14:paraId="044530FA" w14:textId="6F303E63" w:rsidR="0066657C" w:rsidRPr="009B2A8C" w:rsidRDefault="0066657C" w:rsidP="0066657C">
      <w:pPr>
        <w:ind w:left="720" w:firstLine="720"/>
        <w:jc w:val="center"/>
        <w:rPr>
          <w:sz w:val="24"/>
          <w:szCs w:val="24"/>
        </w:rPr>
      </w:pPr>
      <w:r w:rsidRPr="009B2A8C">
        <w:rPr>
          <w:sz w:val="24"/>
          <w:szCs w:val="24"/>
        </w:rPr>
        <w:t>Tabel 4.</w:t>
      </w:r>
      <w:r w:rsidR="00BD1561">
        <w:rPr>
          <w:sz w:val="24"/>
          <w:szCs w:val="24"/>
        </w:rPr>
        <w:t>7</w:t>
      </w:r>
      <w:r w:rsidR="006C6CCA">
        <w:rPr>
          <w:sz w:val="24"/>
          <w:szCs w:val="24"/>
        </w:rPr>
        <w:t xml:space="preserve"> Hasil Uji</w:t>
      </w:r>
      <w:r w:rsidRPr="009B2A8C">
        <w:rPr>
          <w:sz w:val="24"/>
          <w:szCs w:val="24"/>
        </w:rPr>
        <w:t xml:space="preserve"> </w:t>
      </w:r>
      <w:proofErr w:type="spellStart"/>
      <w:r w:rsidRPr="006C6CCA">
        <w:rPr>
          <w:i/>
          <w:iCs/>
          <w:sz w:val="24"/>
          <w:szCs w:val="24"/>
        </w:rPr>
        <w:t>Cross</w:t>
      </w:r>
      <w:proofErr w:type="spellEnd"/>
      <w:r w:rsidRPr="006C6CCA">
        <w:rPr>
          <w:i/>
          <w:iCs/>
          <w:sz w:val="24"/>
          <w:szCs w:val="24"/>
        </w:rPr>
        <w:t xml:space="preserve"> </w:t>
      </w:r>
      <w:proofErr w:type="spellStart"/>
      <w:r w:rsidRPr="006C6CCA">
        <w:rPr>
          <w:i/>
          <w:iCs/>
          <w:sz w:val="24"/>
          <w:szCs w:val="24"/>
        </w:rPr>
        <w:t>Loading</w:t>
      </w:r>
      <w:proofErr w:type="spellEnd"/>
    </w:p>
    <w:tbl>
      <w:tblPr>
        <w:tblStyle w:val="TableGrid"/>
        <w:tblW w:w="7355" w:type="dxa"/>
        <w:tblInd w:w="720" w:type="dxa"/>
        <w:tblLayout w:type="fixed"/>
        <w:tblLook w:val="04A0" w:firstRow="1" w:lastRow="0" w:firstColumn="1" w:lastColumn="0" w:noHBand="0" w:noVBand="1"/>
      </w:tblPr>
      <w:tblGrid>
        <w:gridCol w:w="693"/>
        <w:gridCol w:w="2353"/>
        <w:gridCol w:w="2211"/>
        <w:gridCol w:w="2098"/>
      </w:tblGrid>
      <w:tr w:rsidR="0066657C" w:rsidRPr="009B2A8C" w14:paraId="1689DD3A" w14:textId="77777777" w:rsidTr="00D50B9D">
        <w:trPr>
          <w:trHeight w:val="57"/>
        </w:trPr>
        <w:tc>
          <w:tcPr>
            <w:tcW w:w="693" w:type="dxa"/>
            <w:vAlign w:val="center"/>
          </w:tcPr>
          <w:p w14:paraId="10CC6DC2" w14:textId="77777777" w:rsidR="0066657C" w:rsidRPr="009B2A8C" w:rsidRDefault="0066657C" w:rsidP="006C6CCA">
            <w:pPr>
              <w:spacing w:line="240" w:lineRule="auto"/>
              <w:jc w:val="center"/>
              <w:rPr>
                <w:sz w:val="24"/>
                <w:szCs w:val="24"/>
              </w:rPr>
            </w:pPr>
          </w:p>
        </w:tc>
        <w:tc>
          <w:tcPr>
            <w:tcW w:w="2353" w:type="dxa"/>
            <w:vAlign w:val="center"/>
          </w:tcPr>
          <w:p w14:paraId="0D9B55AA" w14:textId="50683BEA" w:rsidR="0066657C" w:rsidRPr="009B2A8C" w:rsidRDefault="00273E10" w:rsidP="00E45B9F">
            <w:pPr>
              <w:spacing w:line="240" w:lineRule="auto"/>
              <w:ind w:firstLine="0"/>
              <w:rPr>
                <w:sz w:val="24"/>
                <w:szCs w:val="24"/>
              </w:rPr>
            </w:pPr>
            <w:proofErr w:type="spellStart"/>
            <w:r w:rsidRPr="00273E10">
              <w:rPr>
                <w:i/>
                <w:iCs/>
                <w:sz w:val="24"/>
                <w:szCs w:val="24"/>
              </w:rPr>
              <w:t>Job</w:t>
            </w:r>
            <w:proofErr w:type="spellEnd"/>
            <w:r w:rsidRPr="00273E10">
              <w:rPr>
                <w:i/>
                <w:iCs/>
                <w:sz w:val="24"/>
                <w:szCs w:val="24"/>
              </w:rPr>
              <w:t xml:space="preserve"> </w:t>
            </w:r>
            <w:proofErr w:type="spellStart"/>
            <w:r w:rsidRPr="00273E10">
              <w:rPr>
                <w:i/>
                <w:iCs/>
                <w:sz w:val="24"/>
                <w:szCs w:val="24"/>
              </w:rPr>
              <w:t>Enrichment</w:t>
            </w:r>
            <w:proofErr w:type="spellEnd"/>
            <w:r w:rsidR="0066657C" w:rsidRPr="009B2A8C">
              <w:rPr>
                <w:sz w:val="24"/>
                <w:szCs w:val="24"/>
              </w:rPr>
              <w:t xml:space="preserve"> (Z)</w:t>
            </w:r>
          </w:p>
        </w:tc>
        <w:tc>
          <w:tcPr>
            <w:tcW w:w="2211" w:type="dxa"/>
            <w:vAlign w:val="center"/>
          </w:tcPr>
          <w:p w14:paraId="1B32185A" w14:textId="05382CA7" w:rsidR="0066657C" w:rsidRPr="009B2A8C" w:rsidRDefault="0066657C" w:rsidP="00E45B9F">
            <w:pPr>
              <w:spacing w:line="240" w:lineRule="auto"/>
              <w:ind w:firstLine="0"/>
              <w:rPr>
                <w:sz w:val="24"/>
                <w:szCs w:val="24"/>
              </w:rPr>
            </w:pPr>
            <w:r w:rsidRPr="009B2A8C">
              <w:rPr>
                <w:sz w:val="24"/>
                <w:szCs w:val="24"/>
              </w:rPr>
              <w:t>Kinerja Pegawai (</w:t>
            </w:r>
            <w:r w:rsidR="00576B9F">
              <w:rPr>
                <w:sz w:val="24"/>
                <w:szCs w:val="24"/>
              </w:rPr>
              <w:t>Y</w:t>
            </w:r>
            <w:r w:rsidRPr="009B2A8C">
              <w:rPr>
                <w:sz w:val="24"/>
                <w:szCs w:val="24"/>
              </w:rPr>
              <w:t>)</w:t>
            </w:r>
          </w:p>
        </w:tc>
        <w:tc>
          <w:tcPr>
            <w:tcW w:w="2098" w:type="dxa"/>
            <w:vAlign w:val="center"/>
          </w:tcPr>
          <w:p w14:paraId="6BDCF402" w14:textId="77777777" w:rsidR="0066657C" w:rsidRPr="009B2A8C" w:rsidRDefault="0066657C" w:rsidP="00E45B9F">
            <w:pPr>
              <w:spacing w:line="240" w:lineRule="auto"/>
              <w:rPr>
                <w:sz w:val="24"/>
                <w:szCs w:val="24"/>
              </w:rPr>
            </w:pPr>
            <w:r w:rsidRPr="009B2A8C">
              <w:rPr>
                <w:sz w:val="24"/>
                <w:szCs w:val="24"/>
              </w:rPr>
              <w:t>Sistem Kerja Fleksibel (X)</w:t>
            </w:r>
          </w:p>
        </w:tc>
      </w:tr>
      <w:tr w:rsidR="00E45B9F" w:rsidRPr="009B2A8C" w14:paraId="56B6ECD1" w14:textId="77777777" w:rsidTr="00E45B9F">
        <w:trPr>
          <w:trHeight w:val="57"/>
        </w:trPr>
        <w:tc>
          <w:tcPr>
            <w:tcW w:w="693" w:type="dxa"/>
            <w:vAlign w:val="center"/>
          </w:tcPr>
          <w:p w14:paraId="41F8AE25" w14:textId="484D1554" w:rsidR="00E45B9F" w:rsidRPr="009B2A8C" w:rsidRDefault="00E45B9F" w:rsidP="00E45B9F">
            <w:pPr>
              <w:spacing w:line="240" w:lineRule="auto"/>
              <w:ind w:left="-1044"/>
              <w:jc w:val="right"/>
              <w:rPr>
                <w:sz w:val="24"/>
                <w:szCs w:val="24"/>
              </w:rPr>
            </w:pPr>
            <w:r>
              <w:rPr>
                <w:rFonts w:ascii="Calibri" w:hAnsi="Calibri" w:cs="Calibri"/>
                <w:color w:val="000000"/>
              </w:rPr>
              <w:t>﻿X1</w:t>
            </w:r>
          </w:p>
        </w:tc>
        <w:tc>
          <w:tcPr>
            <w:tcW w:w="2353" w:type="dxa"/>
            <w:vAlign w:val="center"/>
          </w:tcPr>
          <w:p w14:paraId="7C3DA47E" w14:textId="26BB311E" w:rsidR="00E45B9F" w:rsidRPr="009B2A8C" w:rsidRDefault="00E45B9F" w:rsidP="00E45B9F">
            <w:pPr>
              <w:spacing w:line="240" w:lineRule="auto"/>
              <w:jc w:val="center"/>
              <w:rPr>
                <w:sz w:val="24"/>
                <w:szCs w:val="24"/>
              </w:rPr>
            </w:pPr>
            <w:r w:rsidRPr="009B2A8C">
              <w:rPr>
                <w:sz w:val="24"/>
                <w:szCs w:val="24"/>
              </w:rPr>
              <w:t>0,588</w:t>
            </w:r>
          </w:p>
        </w:tc>
        <w:tc>
          <w:tcPr>
            <w:tcW w:w="2211" w:type="dxa"/>
            <w:vAlign w:val="center"/>
          </w:tcPr>
          <w:p w14:paraId="63DC7AEB" w14:textId="765823C9" w:rsidR="00E45B9F" w:rsidRPr="009B2A8C" w:rsidRDefault="00E45B9F" w:rsidP="00E45B9F">
            <w:pPr>
              <w:spacing w:line="240" w:lineRule="auto"/>
              <w:jc w:val="center"/>
              <w:rPr>
                <w:sz w:val="24"/>
                <w:szCs w:val="24"/>
              </w:rPr>
            </w:pPr>
            <w:r w:rsidRPr="009B2A8C">
              <w:rPr>
                <w:sz w:val="24"/>
                <w:szCs w:val="24"/>
              </w:rPr>
              <w:t>0,389</w:t>
            </w:r>
          </w:p>
        </w:tc>
        <w:tc>
          <w:tcPr>
            <w:tcW w:w="2098" w:type="dxa"/>
            <w:vAlign w:val="center"/>
          </w:tcPr>
          <w:p w14:paraId="1C648109" w14:textId="7AC2F61C" w:rsidR="00E45B9F" w:rsidRPr="009B2A8C" w:rsidRDefault="00E45B9F" w:rsidP="00E45B9F">
            <w:pPr>
              <w:spacing w:line="240" w:lineRule="auto"/>
              <w:jc w:val="center"/>
              <w:rPr>
                <w:sz w:val="24"/>
                <w:szCs w:val="24"/>
              </w:rPr>
            </w:pPr>
            <w:r w:rsidRPr="009B2A8C">
              <w:rPr>
                <w:sz w:val="24"/>
                <w:szCs w:val="24"/>
              </w:rPr>
              <w:t>0,814</w:t>
            </w:r>
          </w:p>
        </w:tc>
      </w:tr>
      <w:tr w:rsidR="00E45B9F" w:rsidRPr="009B2A8C" w14:paraId="6F8D55FE" w14:textId="77777777" w:rsidTr="00E45B9F">
        <w:trPr>
          <w:trHeight w:val="57"/>
        </w:trPr>
        <w:tc>
          <w:tcPr>
            <w:tcW w:w="693" w:type="dxa"/>
            <w:vAlign w:val="center"/>
          </w:tcPr>
          <w:p w14:paraId="42A7F0C2" w14:textId="13157530" w:rsidR="00E45B9F" w:rsidRPr="009B2A8C" w:rsidRDefault="00E45B9F" w:rsidP="00E45B9F">
            <w:pPr>
              <w:spacing w:line="240" w:lineRule="auto"/>
              <w:ind w:left="-1044"/>
              <w:jc w:val="right"/>
              <w:rPr>
                <w:sz w:val="24"/>
                <w:szCs w:val="24"/>
              </w:rPr>
            </w:pPr>
            <w:r>
              <w:rPr>
                <w:rFonts w:ascii="Calibri" w:hAnsi="Calibri" w:cs="Calibri"/>
                <w:color w:val="000000"/>
              </w:rPr>
              <w:t>X2</w:t>
            </w:r>
          </w:p>
        </w:tc>
        <w:tc>
          <w:tcPr>
            <w:tcW w:w="2353" w:type="dxa"/>
            <w:vAlign w:val="center"/>
          </w:tcPr>
          <w:p w14:paraId="3FCC0C5B" w14:textId="24687B06" w:rsidR="00E45B9F" w:rsidRPr="009B2A8C" w:rsidRDefault="00E45B9F" w:rsidP="00E45B9F">
            <w:pPr>
              <w:spacing w:line="240" w:lineRule="auto"/>
              <w:jc w:val="center"/>
              <w:rPr>
                <w:sz w:val="24"/>
                <w:szCs w:val="24"/>
              </w:rPr>
            </w:pPr>
            <w:r w:rsidRPr="009B2A8C">
              <w:rPr>
                <w:sz w:val="24"/>
                <w:szCs w:val="24"/>
              </w:rPr>
              <w:t>0,526</w:t>
            </w:r>
          </w:p>
        </w:tc>
        <w:tc>
          <w:tcPr>
            <w:tcW w:w="2211" w:type="dxa"/>
            <w:vAlign w:val="center"/>
          </w:tcPr>
          <w:p w14:paraId="1202DCA6" w14:textId="5744498E" w:rsidR="00E45B9F" w:rsidRPr="009B2A8C" w:rsidRDefault="00E45B9F" w:rsidP="00E45B9F">
            <w:pPr>
              <w:spacing w:line="240" w:lineRule="auto"/>
              <w:jc w:val="center"/>
              <w:rPr>
                <w:sz w:val="24"/>
                <w:szCs w:val="24"/>
              </w:rPr>
            </w:pPr>
            <w:r w:rsidRPr="009B2A8C">
              <w:rPr>
                <w:sz w:val="24"/>
                <w:szCs w:val="24"/>
              </w:rPr>
              <w:t>0,412</w:t>
            </w:r>
          </w:p>
        </w:tc>
        <w:tc>
          <w:tcPr>
            <w:tcW w:w="2098" w:type="dxa"/>
            <w:vAlign w:val="center"/>
          </w:tcPr>
          <w:p w14:paraId="12D77AC3" w14:textId="6CBA9777" w:rsidR="00E45B9F" w:rsidRPr="009B2A8C" w:rsidRDefault="00E45B9F" w:rsidP="00E45B9F">
            <w:pPr>
              <w:spacing w:line="240" w:lineRule="auto"/>
              <w:jc w:val="center"/>
              <w:rPr>
                <w:sz w:val="24"/>
                <w:szCs w:val="24"/>
              </w:rPr>
            </w:pPr>
            <w:r w:rsidRPr="009B2A8C">
              <w:rPr>
                <w:sz w:val="24"/>
                <w:szCs w:val="24"/>
              </w:rPr>
              <w:t>0,842</w:t>
            </w:r>
          </w:p>
        </w:tc>
      </w:tr>
      <w:tr w:rsidR="00E45B9F" w:rsidRPr="009B2A8C" w14:paraId="2DC358D6" w14:textId="77777777" w:rsidTr="00E45B9F">
        <w:trPr>
          <w:trHeight w:val="57"/>
        </w:trPr>
        <w:tc>
          <w:tcPr>
            <w:tcW w:w="693" w:type="dxa"/>
            <w:vAlign w:val="center"/>
          </w:tcPr>
          <w:p w14:paraId="1C28D23C" w14:textId="06C00E0D" w:rsidR="00E45B9F" w:rsidRPr="009B2A8C" w:rsidRDefault="00E45B9F" w:rsidP="00E45B9F">
            <w:pPr>
              <w:spacing w:line="240" w:lineRule="auto"/>
              <w:ind w:left="-1044"/>
              <w:jc w:val="right"/>
              <w:rPr>
                <w:sz w:val="24"/>
                <w:szCs w:val="24"/>
              </w:rPr>
            </w:pPr>
            <w:r>
              <w:rPr>
                <w:rFonts w:ascii="Calibri" w:hAnsi="Calibri" w:cs="Calibri"/>
                <w:color w:val="000000"/>
              </w:rPr>
              <w:t>X3</w:t>
            </w:r>
          </w:p>
        </w:tc>
        <w:tc>
          <w:tcPr>
            <w:tcW w:w="2353" w:type="dxa"/>
            <w:vAlign w:val="center"/>
          </w:tcPr>
          <w:p w14:paraId="6515FD12" w14:textId="4D51A964" w:rsidR="00E45B9F" w:rsidRPr="009B2A8C" w:rsidRDefault="00E45B9F" w:rsidP="00E45B9F">
            <w:pPr>
              <w:spacing w:line="240" w:lineRule="auto"/>
              <w:jc w:val="center"/>
              <w:rPr>
                <w:sz w:val="24"/>
                <w:szCs w:val="24"/>
              </w:rPr>
            </w:pPr>
            <w:r w:rsidRPr="009B2A8C">
              <w:rPr>
                <w:sz w:val="24"/>
                <w:szCs w:val="24"/>
              </w:rPr>
              <w:t>0,307</w:t>
            </w:r>
          </w:p>
        </w:tc>
        <w:tc>
          <w:tcPr>
            <w:tcW w:w="2211" w:type="dxa"/>
            <w:vAlign w:val="center"/>
          </w:tcPr>
          <w:p w14:paraId="179A7B00" w14:textId="50DC303A" w:rsidR="00E45B9F" w:rsidRPr="009B2A8C" w:rsidRDefault="00E45B9F" w:rsidP="00E45B9F">
            <w:pPr>
              <w:spacing w:line="240" w:lineRule="auto"/>
              <w:jc w:val="center"/>
              <w:rPr>
                <w:sz w:val="24"/>
                <w:szCs w:val="24"/>
              </w:rPr>
            </w:pPr>
            <w:r w:rsidRPr="009B2A8C">
              <w:rPr>
                <w:sz w:val="24"/>
                <w:szCs w:val="24"/>
              </w:rPr>
              <w:t>0,437</w:t>
            </w:r>
          </w:p>
        </w:tc>
        <w:tc>
          <w:tcPr>
            <w:tcW w:w="2098" w:type="dxa"/>
            <w:vAlign w:val="center"/>
          </w:tcPr>
          <w:p w14:paraId="1C6D7237" w14:textId="025A5C9A" w:rsidR="00E45B9F" w:rsidRPr="009B2A8C" w:rsidRDefault="00E45B9F" w:rsidP="00E45B9F">
            <w:pPr>
              <w:spacing w:line="240" w:lineRule="auto"/>
              <w:jc w:val="center"/>
              <w:rPr>
                <w:sz w:val="24"/>
                <w:szCs w:val="24"/>
              </w:rPr>
            </w:pPr>
            <w:r w:rsidRPr="009B2A8C">
              <w:rPr>
                <w:sz w:val="24"/>
                <w:szCs w:val="24"/>
              </w:rPr>
              <w:t>0,753</w:t>
            </w:r>
          </w:p>
        </w:tc>
      </w:tr>
      <w:tr w:rsidR="00E45B9F" w:rsidRPr="009B2A8C" w14:paraId="2AEF4678" w14:textId="77777777" w:rsidTr="00E45B9F">
        <w:trPr>
          <w:trHeight w:val="57"/>
        </w:trPr>
        <w:tc>
          <w:tcPr>
            <w:tcW w:w="693" w:type="dxa"/>
            <w:vAlign w:val="center"/>
          </w:tcPr>
          <w:p w14:paraId="3A33CDB4" w14:textId="239C342D" w:rsidR="00E45B9F" w:rsidRPr="009B2A8C" w:rsidRDefault="00E45B9F" w:rsidP="00E45B9F">
            <w:pPr>
              <w:spacing w:line="240" w:lineRule="auto"/>
              <w:ind w:left="-1044"/>
              <w:jc w:val="right"/>
              <w:rPr>
                <w:sz w:val="24"/>
                <w:szCs w:val="24"/>
              </w:rPr>
            </w:pPr>
            <w:r>
              <w:rPr>
                <w:rFonts w:ascii="Calibri" w:hAnsi="Calibri" w:cs="Calibri"/>
                <w:color w:val="000000"/>
              </w:rPr>
              <w:t>X4</w:t>
            </w:r>
          </w:p>
        </w:tc>
        <w:tc>
          <w:tcPr>
            <w:tcW w:w="2353" w:type="dxa"/>
            <w:vAlign w:val="center"/>
          </w:tcPr>
          <w:p w14:paraId="70674290" w14:textId="5F9F3DD6" w:rsidR="00E45B9F" w:rsidRPr="009B2A8C" w:rsidRDefault="00E45B9F" w:rsidP="00E45B9F">
            <w:pPr>
              <w:spacing w:line="240" w:lineRule="auto"/>
              <w:jc w:val="center"/>
              <w:rPr>
                <w:sz w:val="24"/>
                <w:szCs w:val="24"/>
              </w:rPr>
            </w:pPr>
            <w:r w:rsidRPr="009B2A8C">
              <w:rPr>
                <w:sz w:val="24"/>
                <w:szCs w:val="24"/>
              </w:rPr>
              <w:t>0,355</w:t>
            </w:r>
          </w:p>
        </w:tc>
        <w:tc>
          <w:tcPr>
            <w:tcW w:w="2211" w:type="dxa"/>
            <w:vAlign w:val="center"/>
          </w:tcPr>
          <w:p w14:paraId="447175CA" w14:textId="7B1415EE" w:rsidR="00E45B9F" w:rsidRPr="009B2A8C" w:rsidRDefault="00E45B9F" w:rsidP="00E45B9F">
            <w:pPr>
              <w:spacing w:line="240" w:lineRule="auto"/>
              <w:jc w:val="center"/>
              <w:rPr>
                <w:sz w:val="24"/>
                <w:szCs w:val="24"/>
              </w:rPr>
            </w:pPr>
            <w:r w:rsidRPr="009B2A8C">
              <w:rPr>
                <w:sz w:val="24"/>
                <w:szCs w:val="24"/>
              </w:rPr>
              <w:t>0,384</w:t>
            </w:r>
          </w:p>
        </w:tc>
        <w:tc>
          <w:tcPr>
            <w:tcW w:w="2098" w:type="dxa"/>
            <w:vAlign w:val="center"/>
          </w:tcPr>
          <w:p w14:paraId="4FC09A60" w14:textId="545BA144" w:rsidR="00E45B9F" w:rsidRPr="009B2A8C" w:rsidRDefault="00E45B9F" w:rsidP="00E45B9F">
            <w:pPr>
              <w:spacing w:line="240" w:lineRule="auto"/>
              <w:jc w:val="center"/>
              <w:rPr>
                <w:sz w:val="24"/>
                <w:szCs w:val="24"/>
              </w:rPr>
            </w:pPr>
            <w:r w:rsidRPr="009B2A8C">
              <w:rPr>
                <w:sz w:val="24"/>
                <w:szCs w:val="24"/>
              </w:rPr>
              <w:t>0,754</w:t>
            </w:r>
          </w:p>
        </w:tc>
      </w:tr>
      <w:tr w:rsidR="00E45B9F" w:rsidRPr="009B2A8C" w14:paraId="211B71C4" w14:textId="77777777" w:rsidTr="00E45B9F">
        <w:trPr>
          <w:trHeight w:val="57"/>
        </w:trPr>
        <w:tc>
          <w:tcPr>
            <w:tcW w:w="693" w:type="dxa"/>
            <w:vAlign w:val="center"/>
          </w:tcPr>
          <w:p w14:paraId="386F2B28" w14:textId="6D553469" w:rsidR="00E45B9F" w:rsidRPr="009B2A8C" w:rsidRDefault="00E45B9F" w:rsidP="00E45B9F">
            <w:pPr>
              <w:spacing w:line="240" w:lineRule="auto"/>
              <w:ind w:left="-1044"/>
              <w:jc w:val="right"/>
              <w:rPr>
                <w:sz w:val="24"/>
                <w:szCs w:val="24"/>
              </w:rPr>
            </w:pPr>
            <w:r>
              <w:rPr>
                <w:rFonts w:ascii="Calibri" w:hAnsi="Calibri" w:cs="Calibri"/>
                <w:color w:val="000000"/>
              </w:rPr>
              <w:t>X5</w:t>
            </w:r>
          </w:p>
        </w:tc>
        <w:tc>
          <w:tcPr>
            <w:tcW w:w="2353" w:type="dxa"/>
            <w:vAlign w:val="center"/>
          </w:tcPr>
          <w:p w14:paraId="1BD774E6" w14:textId="5A468A77" w:rsidR="00E45B9F" w:rsidRPr="009B2A8C" w:rsidRDefault="00E45B9F" w:rsidP="00E45B9F">
            <w:pPr>
              <w:spacing w:line="240" w:lineRule="auto"/>
              <w:jc w:val="center"/>
              <w:rPr>
                <w:sz w:val="24"/>
                <w:szCs w:val="24"/>
              </w:rPr>
            </w:pPr>
            <w:r w:rsidRPr="009B2A8C">
              <w:rPr>
                <w:sz w:val="24"/>
                <w:szCs w:val="24"/>
              </w:rPr>
              <w:t>0,486</w:t>
            </w:r>
          </w:p>
        </w:tc>
        <w:tc>
          <w:tcPr>
            <w:tcW w:w="2211" w:type="dxa"/>
            <w:vAlign w:val="center"/>
          </w:tcPr>
          <w:p w14:paraId="33AC6D74" w14:textId="5F3ACC1F" w:rsidR="00E45B9F" w:rsidRPr="009B2A8C" w:rsidRDefault="00E45B9F" w:rsidP="00E45B9F">
            <w:pPr>
              <w:spacing w:line="240" w:lineRule="auto"/>
              <w:jc w:val="center"/>
              <w:rPr>
                <w:sz w:val="24"/>
                <w:szCs w:val="24"/>
              </w:rPr>
            </w:pPr>
            <w:r w:rsidRPr="009B2A8C">
              <w:rPr>
                <w:sz w:val="24"/>
                <w:szCs w:val="24"/>
              </w:rPr>
              <w:t>0,595</w:t>
            </w:r>
          </w:p>
        </w:tc>
        <w:tc>
          <w:tcPr>
            <w:tcW w:w="2098" w:type="dxa"/>
            <w:vAlign w:val="center"/>
          </w:tcPr>
          <w:p w14:paraId="78EFC312" w14:textId="6FA3B138" w:rsidR="00E45B9F" w:rsidRPr="009B2A8C" w:rsidRDefault="00E45B9F" w:rsidP="00E45B9F">
            <w:pPr>
              <w:spacing w:line="240" w:lineRule="auto"/>
              <w:jc w:val="center"/>
              <w:rPr>
                <w:sz w:val="24"/>
                <w:szCs w:val="24"/>
              </w:rPr>
            </w:pPr>
            <w:r w:rsidRPr="009B2A8C">
              <w:rPr>
                <w:sz w:val="24"/>
                <w:szCs w:val="24"/>
              </w:rPr>
              <w:t>0,786</w:t>
            </w:r>
          </w:p>
        </w:tc>
      </w:tr>
      <w:tr w:rsidR="00E45B9F" w:rsidRPr="009B2A8C" w14:paraId="20F33737" w14:textId="77777777" w:rsidTr="00E45B9F">
        <w:trPr>
          <w:trHeight w:val="57"/>
        </w:trPr>
        <w:tc>
          <w:tcPr>
            <w:tcW w:w="693" w:type="dxa"/>
            <w:vAlign w:val="center"/>
          </w:tcPr>
          <w:p w14:paraId="34E83928" w14:textId="403E5039" w:rsidR="00E45B9F" w:rsidRPr="009B2A8C" w:rsidRDefault="00E45B9F" w:rsidP="00E45B9F">
            <w:pPr>
              <w:spacing w:line="240" w:lineRule="auto"/>
              <w:ind w:left="-1044"/>
              <w:jc w:val="right"/>
              <w:rPr>
                <w:sz w:val="24"/>
                <w:szCs w:val="24"/>
              </w:rPr>
            </w:pPr>
            <w:r>
              <w:rPr>
                <w:rFonts w:ascii="Calibri" w:hAnsi="Calibri" w:cs="Calibri"/>
                <w:color w:val="000000"/>
              </w:rPr>
              <w:t>X6</w:t>
            </w:r>
          </w:p>
        </w:tc>
        <w:tc>
          <w:tcPr>
            <w:tcW w:w="2353" w:type="dxa"/>
            <w:vAlign w:val="center"/>
          </w:tcPr>
          <w:p w14:paraId="4BE57BE9" w14:textId="75D2B3A4" w:rsidR="00E45B9F" w:rsidRPr="009B2A8C" w:rsidRDefault="00E45B9F" w:rsidP="00E45B9F">
            <w:pPr>
              <w:spacing w:line="240" w:lineRule="auto"/>
              <w:jc w:val="center"/>
              <w:rPr>
                <w:sz w:val="24"/>
                <w:szCs w:val="24"/>
              </w:rPr>
            </w:pPr>
            <w:r w:rsidRPr="009B2A8C">
              <w:rPr>
                <w:sz w:val="24"/>
                <w:szCs w:val="24"/>
              </w:rPr>
              <w:t>0,437</w:t>
            </w:r>
          </w:p>
        </w:tc>
        <w:tc>
          <w:tcPr>
            <w:tcW w:w="2211" w:type="dxa"/>
            <w:vAlign w:val="center"/>
          </w:tcPr>
          <w:p w14:paraId="3DCF8551" w14:textId="2F4295FD" w:rsidR="00E45B9F" w:rsidRPr="009B2A8C" w:rsidRDefault="00E45B9F" w:rsidP="00E45B9F">
            <w:pPr>
              <w:spacing w:line="240" w:lineRule="auto"/>
              <w:jc w:val="center"/>
              <w:rPr>
                <w:sz w:val="24"/>
                <w:szCs w:val="24"/>
              </w:rPr>
            </w:pPr>
            <w:r w:rsidRPr="009B2A8C">
              <w:rPr>
                <w:sz w:val="24"/>
                <w:szCs w:val="24"/>
              </w:rPr>
              <w:t>0,386</w:t>
            </w:r>
          </w:p>
        </w:tc>
        <w:tc>
          <w:tcPr>
            <w:tcW w:w="2098" w:type="dxa"/>
            <w:vAlign w:val="center"/>
          </w:tcPr>
          <w:p w14:paraId="5D3A4EF0" w14:textId="6F0622C5" w:rsidR="00E45B9F" w:rsidRPr="009B2A8C" w:rsidRDefault="00E45B9F" w:rsidP="00E45B9F">
            <w:pPr>
              <w:spacing w:line="240" w:lineRule="auto"/>
              <w:jc w:val="center"/>
              <w:rPr>
                <w:sz w:val="24"/>
                <w:szCs w:val="24"/>
              </w:rPr>
            </w:pPr>
            <w:r w:rsidRPr="009B2A8C">
              <w:rPr>
                <w:sz w:val="24"/>
                <w:szCs w:val="24"/>
              </w:rPr>
              <w:t>0,782</w:t>
            </w:r>
          </w:p>
        </w:tc>
      </w:tr>
      <w:tr w:rsidR="00E45B9F" w:rsidRPr="009B2A8C" w14:paraId="532AAE47" w14:textId="77777777" w:rsidTr="00E45B9F">
        <w:trPr>
          <w:trHeight w:val="57"/>
        </w:trPr>
        <w:tc>
          <w:tcPr>
            <w:tcW w:w="693" w:type="dxa"/>
            <w:vAlign w:val="center"/>
          </w:tcPr>
          <w:p w14:paraId="2D99ED48" w14:textId="43065626" w:rsidR="00E45B9F" w:rsidRPr="009B2A8C" w:rsidRDefault="00E45B9F" w:rsidP="00E45B9F">
            <w:pPr>
              <w:spacing w:line="240" w:lineRule="auto"/>
              <w:ind w:left="-1044"/>
              <w:jc w:val="right"/>
              <w:rPr>
                <w:sz w:val="24"/>
                <w:szCs w:val="24"/>
              </w:rPr>
            </w:pPr>
            <w:r>
              <w:rPr>
                <w:rFonts w:ascii="Calibri" w:hAnsi="Calibri" w:cs="Calibri"/>
                <w:color w:val="000000"/>
              </w:rPr>
              <w:t>X7</w:t>
            </w:r>
          </w:p>
        </w:tc>
        <w:tc>
          <w:tcPr>
            <w:tcW w:w="2353" w:type="dxa"/>
            <w:vAlign w:val="center"/>
          </w:tcPr>
          <w:p w14:paraId="0530B4C2" w14:textId="5970DE6B" w:rsidR="00E45B9F" w:rsidRPr="009B2A8C" w:rsidRDefault="00E45B9F" w:rsidP="00E45B9F">
            <w:pPr>
              <w:spacing w:line="240" w:lineRule="auto"/>
              <w:jc w:val="center"/>
              <w:rPr>
                <w:sz w:val="24"/>
                <w:szCs w:val="24"/>
              </w:rPr>
            </w:pPr>
            <w:r w:rsidRPr="009B2A8C">
              <w:rPr>
                <w:sz w:val="24"/>
                <w:szCs w:val="24"/>
              </w:rPr>
              <w:t>0,501</w:t>
            </w:r>
          </w:p>
        </w:tc>
        <w:tc>
          <w:tcPr>
            <w:tcW w:w="2211" w:type="dxa"/>
            <w:vAlign w:val="center"/>
          </w:tcPr>
          <w:p w14:paraId="38932289" w14:textId="5A119CA4" w:rsidR="00E45B9F" w:rsidRPr="009B2A8C" w:rsidRDefault="00E45B9F" w:rsidP="00E45B9F">
            <w:pPr>
              <w:spacing w:line="240" w:lineRule="auto"/>
              <w:jc w:val="center"/>
              <w:rPr>
                <w:sz w:val="24"/>
                <w:szCs w:val="24"/>
              </w:rPr>
            </w:pPr>
            <w:r w:rsidRPr="009B2A8C">
              <w:rPr>
                <w:sz w:val="24"/>
                <w:szCs w:val="24"/>
              </w:rPr>
              <w:t>0,541</w:t>
            </w:r>
          </w:p>
        </w:tc>
        <w:tc>
          <w:tcPr>
            <w:tcW w:w="2098" w:type="dxa"/>
            <w:vAlign w:val="center"/>
          </w:tcPr>
          <w:p w14:paraId="7FA0B41D" w14:textId="227B48B1" w:rsidR="00E45B9F" w:rsidRPr="009B2A8C" w:rsidRDefault="00E45B9F" w:rsidP="00E45B9F">
            <w:pPr>
              <w:spacing w:line="240" w:lineRule="auto"/>
              <w:jc w:val="center"/>
              <w:rPr>
                <w:sz w:val="24"/>
                <w:szCs w:val="24"/>
              </w:rPr>
            </w:pPr>
            <w:r w:rsidRPr="009B2A8C">
              <w:rPr>
                <w:sz w:val="24"/>
                <w:szCs w:val="24"/>
              </w:rPr>
              <w:t>0,742</w:t>
            </w:r>
          </w:p>
        </w:tc>
      </w:tr>
      <w:tr w:rsidR="00E45B9F" w:rsidRPr="009B2A8C" w14:paraId="7C26B9C5" w14:textId="77777777" w:rsidTr="00E45B9F">
        <w:trPr>
          <w:trHeight w:val="57"/>
        </w:trPr>
        <w:tc>
          <w:tcPr>
            <w:tcW w:w="693" w:type="dxa"/>
            <w:vAlign w:val="center"/>
          </w:tcPr>
          <w:p w14:paraId="276CA972" w14:textId="2968CBB3" w:rsidR="00E45B9F" w:rsidRPr="009B2A8C" w:rsidRDefault="00E45B9F" w:rsidP="00E45B9F">
            <w:pPr>
              <w:spacing w:line="240" w:lineRule="auto"/>
              <w:ind w:left="-1044"/>
              <w:jc w:val="right"/>
              <w:rPr>
                <w:sz w:val="24"/>
                <w:szCs w:val="24"/>
              </w:rPr>
            </w:pPr>
            <w:r>
              <w:rPr>
                <w:rFonts w:ascii="Calibri" w:hAnsi="Calibri" w:cs="Calibri"/>
                <w:color w:val="000000"/>
              </w:rPr>
              <w:t>X10</w:t>
            </w:r>
          </w:p>
        </w:tc>
        <w:tc>
          <w:tcPr>
            <w:tcW w:w="2353" w:type="dxa"/>
            <w:vAlign w:val="center"/>
          </w:tcPr>
          <w:p w14:paraId="0EAD311D" w14:textId="6EA06D2A" w:rsidR="00E45B9F" w:rsidRPr="009B2A8C" w:rsidRDefault="00E45B9F" w:rsidP="00E45B9F">
            <w:pPr>
              <w:spacing w:line="240" w:lineRule="auto"/>
              <w:jc w:val="center"/>
              <w:rPr>
                <w:sz w:val="24"/>
                <w:szCs w:val="24"/>
              </w:rPr>
            </w:pPr>
            <w:r w:rsidRPr="009B2A8C">
              <w:rPr>
                <w:sz w:val="24"/>
                <w:szCs w:val="24"/>
              </w:rPr>
              <w:t>0,449</w:t>
            </w:r>
          </w:p>
        </w:tc>
        <w:tc>
          <w:tcPr>
            <w:tcW w:w="2211" w:type="dxa"/>
            <w:vAlign w:val="center"/>
          </w:tcPr>
          <w:p w14:paraId="2541EFF1" w14:textId="1B88CD4F" w:rsidR="00E45B9F" w:rsidRPr="009B2A8C" w:rsidRDefault="00E45B9F" w:rsidP="00E45B9F">
            <w:pPr>
              <w:spacing w:line="240" w:lineRule="auto"/>
              <w:jc w:val="center"/>
              <w:rPr>
                <w:sz w:val="24"/>
                <w:szCs w:val="24"/>
              </w:rPr>
            </w:pPr>
            <w:r w:rsidRPr="009B2A8C">
              <w:rPr>
                <w:sz w:val="24"/>
                <w:szCs w:val="24"/>
              </w:rPr>
              <w:t>0,283</w:t>
            </w:r>
          </w:p>
        </w:tc>
        <w:tc>
          <w:tcPr>
            <w:tcW w:w="2098" w:type="dxa"/>
            <w:vAlign w:val="center"/>
          </w:tcPr>
          <w:p w14:paraId="6D9EB22F" w14:textId="2C0CFB0D" w:rsidR="00E45B9F" w:rsidRPr="009B2A8C" w:rsidRDefault="00E45B9F" w:rsidP="00E45B9F">
            <w:pPr>
              <w:spacing w:line="240" w:lineRule="auto"/>
              <w:jc w:val="center"/>
              <w:rPr>
                <w:sz w:val="24"/>
                <w:szCs w:val="24"/>
              </w:rPr>
            </w:pPr>
            <w:r w:rsidRPr="009B2A8C">
              <w:rPr>
                <w:sz w:val="24"/>
                <w:szCs w:val="24"/>
              </w:rPr>
              <w:t>0,742</w:t>
            </w:r>
          </w:p>
        </w:tc>
      </w:tr>
      <w:tr w:rsidR="00E45B9F" w:rsidRPr="009B2A8C" w14:paraId="67BF2BBB" w14:textId="77777777" w:rsidTr="00E45B9F">
        <w:trPr>
          <w:trHeight w:val="57"/>
        </w:trPr>
        <w:tc>
          <w:tcPr>
            <w:tcW w:w="693" w:type="dxa"/>
            <w:vAlign w:val="center"/>
          </w:tcPr>
          <w:p w14:paraId="74B1AEC7" w14:textId="31BBFB87" w:rsidR="00E45B9F" w:rsidRPr="009B2A8C" w:rsidRDefault="00E45B9F" w:rsidP="00E45B9F">
            <w:pPr>
              <w:spacing w:line="240" w:lineRule="auto"/>
              <w:ind w:left="-1044"/>
              <w:jc w:val="right"/>
              <w:rPr>
                <w:sz w:val="24"/>
                <w:szCs w:val="24"/>
              </w:rPr>
            </w:pPr>
            <w:r>
              <w:rPr>
                <w:rFonts w:ascii="Calibri" w:hAnsi="Calibri" w:cs="Calibri"/>
                <w:color w:val="000000"/>
              </w:rPr>
              <w:t>Y1</w:t>
            </w:r>
          </w:p>
        </w:tc>
        <w:tc>
          <w:tcPr>
            <w:tcW w:w="2353" w:type="dxa"/>
            <w:vAlign w:val="center"/>
          </w:tcPr>
          <w:p w14:paraId="5F8AFE01" w14:textId="0F36F86C" w:rsidR="00E45B9F" w:rsidRPr="009B2A8C" w:rsidRDefault="00E45B9F" w:rsidP="00E45B9F">
            <w:pPr>
              <w:spacing w:line="240" w:lineRule="auto"/>
              <w:jc w:val="center"/>
              <w:rPr>
                <w:sz w:val="24"/>
                <w:szCs w:val="24"/>
              </w:rPr>
            </w:pPr>
            <w:r w:rsidRPr="009B2A8C">
              <w:rPr>
                <w:sz w:val="24"/>
                <w:szCs w:val="24"/>
              </w:rPr>
              <w:t>0,678</w:t>
            </w:r>
          </w:p>
        </w:tc>
        <w:tc>
          <w:tcPr>
            <w:tcW w:w="2211" w:type="dxa"/>
            <w:vAlign w:val="center"/>
          </w:tcPr>
          <w:p w14:paraId="723F53FD" w14:textId="4AE50AE5" w:rsidR="00E45B9F" w:rsidRPr="009B2A8C" w:rsidRDefault="00E45B9F" w:rsidP="00E45B9F">
            <w:pPr>
              <w:spacing w:line="240" w:lineRule="auto"/>
              <w:jc w:val="center"/>
              <w:rPr>
                <w:sz w:val="24"/>
                <w:szCs w:val="24"/>
              </w:rPr>
            </w:pPr>
            <w:r w:rsidRPr="009B2A8C">
              <w:rPr>
                <w:sz w:val="24"/>
                <w:szCs w:val="24"/>
              </w:rPr>
              <w:t>0,720</w:t>
            </w:r>
          </w:p>
        </w:tc>
        <w:tc>
          <w:tcPr>
            <w:tcW w:w="2098" w:type="dxa"/>
            <w:vAlign w:val="center"/>
          </w:tcPr>
          <w:p w14:paraId="0285F2C5" w14:textId="4FDFCDDB" w:rsidR="00E45B9F" w:rsidRPr="009B2A8C" w:rsidRDefault="00E45B9F" w:rsidP="00E45B9F">
            <w:pPr>
              <w:spacing w:line="240" w:lineRule="auto"/>
              <w:jc w:val="center"/>
              <w:rPr>
                <w:sz w:val="24"/>
                <w:szCs w:val="24"/>
              </w:rPr>
            </w:pPr>
            <w:r w:rsidRPr="009B2A8C">
              <w:rPr>
                <w:sz w:val="24"/>
                <w:szCs w:val="24"/>
              </w:rPr>
              <w:t>0,296</w:t>
            </w:r>
          </w:p>
        </w:tc>
      </w:tr>
      <w:tr w:rsidR="00E45B9F" w:rsidRPr="009B2A8C" w14:paraId="265FF996" w14:textId="77777777" w:rsidTr="00E45B9F">
        <w:trPr>
          <w:trHeight w:val="57"/>
        </w:trPr>
        <w:tc>
          <w:tcPr>
            <w:tcW w:w="693" w:type="dxa"/>
            <w:vAlign w:val="center"/>
          </w:tcPr>
          <w:p w14:paraId="2BFD9FAC" w14:textId="79E6BD33" w:rsidR="00E45B9F" w:rsidRPr="009B2A8C" w:rsidRDefault="00E45B9F" w:rsidP="00E45B9F">
            <w:pPr>
              <w:spacing w:line="240" w:lineRule="auto"/>
              <w:ind w:left="-1044"/>
              <w:jc w:val="right"/>
              <w:rPr>
                <w:sz w:val="24"/>
                <w:szCs w:val="24"/>
              </w:rPr>
            </w:pPr>
            <w:r>
              <w:rPr>
                <w:rFonts w:ascii="Calibri" w:hAnsi="Calibri" w:cs="Calibri"/>
                <w:color w:val="000000"/>
              </w:rPr>
              <w:t>Y2</w:t>
            </w:r>
          </w:p>
        </w:tc>
        <w:tc>
          <w:tcPr>
            <w:tcW w:w="2353" w:type="dxa"/>
            <w:vAlign w:val="center"/>
          </w:tcPr>
          <w:p w14:paraId="3BE341D5" w14:textId="24E9FCF4" w:rsidR="00E45B9F" w:rsidRPr="009B2A8C" w:rsidRDefault="00E45B9F" w:rsidP="00E45B9F">
            <w:pPr>
              <w:spacing w:line="240" w:lineRule="auto"/>
              <w:jc w:val="center"/>
              <w:rPr>
                <w:sz w:val="24"/>
                <w:szCs w:val="24"/>
              </w:rPr>
            </w:pPr>
            <w:r w:rsidRPr="009B2A8C">
              <w:rPr>
                <w:sz w:val="24"/>
                <w:szCs w:val="24"/>
              </w:rPr>
              <w:t>0,646</w:t>
            </w:r>
          </w:p>
        </w:tc>
        <w:tc>
          <w:tcPr>
            <w:tcW w:w="2211" w:type="dxa"/>
            <w:vAlign w:val="center"/>
          </w:tcPr>
          <w:p w14:paraId="186152A3" w14:textId="3F99EEFD" w:rsidR="00E45B9F" w:rsidRPr="009B2A8C" w:rsidRDefault="00E45B9F" w:rsidP="00E45B9F">
            <w:pPr>
              <w:spacing w:line="240" w:lineRule="auto"/>
              <w:jc w:val="center"/>
              <w:rPr>
                <w:sz w:val="24"/>
                <w:szCs w:val="24"/>
              </w:rPr>
            </w:pPr>
            <w:r w:rsidRPr="009B2A8C">
              <w:rPr>
                <w:sz w:val="24"/>
                <w:szCs w:val="24"/>
              </w:rPr>
              <w:t>0,747</w:t>
            </w:r>
          </w:p>
        </w:tc>
        <w:tc>
          <w:tcPr>
            <w:tcW w:w="2098" w:type="dxa"/>
            <w:vAlign w:val="center"/>
          </w:tcPr>
          <w:p w14:paraId="68ABEAEA" w14:textId="0F722B4B" w:rsidR="00E45B9F" w:rsidRPr="009B2A8C" w:rsidRDefault="00E45B9F" w:rsidP="00E45B9F">
            <w:pPr>
              <w:spacing w:line="240" w:lineRule="auto"/>
              <w:jc w:val="center"/>
              <w:rPr>
                <w:sz w:val="24"/>
                <w:szCs w:val="24"/>
              </w:rPr>
            </w:pPr>
            <w:r w:rsidRPr="009B2A8C">
              <w:rPr>
                <w:sz w:val="24"/>
                <w:szCs w:val="24"/>
              </w:rPr>
              <w:t>0,574</w:t>
            </w:r>
          </w:p>
        </w:tc>
      </w:tr>
      <w:tr w:rsidR="00E45B9F" w:rsidRPr="009B2A8C" w14:paraId="7E85C3BB" w14:textId="77777777" w:rsidTr="00E45B9F">
        <w:trPr>
          <w:trHeight w:val="57"/>
        </w:trPr>
        <w:tc>
          <w:tcPr>
            <w:tcW w:w="693" w:type="dxa"/>
            <w:vAlign w:val="center"/>
          </w:tcPr>
          <w:p w14:paraId="4AF6BC85" w14:textId="14ED4E19" w:rsidR="00E45B9F" w:rsidRPr="009B2A8C" w:rsidRDefault="00E45B9F" w:rsidP="00E45B9F">
            <w:pPr>
              <w:spacing w:line="240" w:lineRule="auto"/>
              <w:ind w:left="-1044"/>
              <w:jc w:val="right"/>
              <w:rPr>
                <w:sz w:val="24"/>
                <w:szCs w:val="24"/>
              </w:rPr>
            </w:pPr>
            <w:r>
              <w:rPr>
                <w:rFonts w:ascii="Calibri" w:hAnsi="Calibri" w:cs="Calibri"/>
                <w:color w:val="000000"/>
              </w:rPr>
              <w:t>Y3</w:t>
            </w:r>
          </w:p>
        </w:tc>
        <w:tc>
          <w:tcPr>
            <w:tcW w:w="2353" w:type="dxa"/>
            <w:vAlign w:val="center"/>
          </w:tcPr>
          <w:p w14:paraId="76AB09AA" w14:textId="7E50CFB9" w:rsidR="00E45B9F" w:rsidRPr="009B2A8C" w:rsidRDefault="00E45B9F" w:rsidP="00E45B9F">
            <w:pPr>
              <w:spacing w:line="240" w:lineRule="auto"/>
              <w:jc w:val="center"/>
              <w:rPr>
                <w:sz w:val="24"/>
                <w:szCs w:val="24"/>
              </w:rPr>
            </w:pPr>
            <w:r w:rsidRPr="009B2A8C">
              <w:rPr>
                <w:sz w:val="24"/>
                <w:szCs w:val="24"/>
              </w:rPr>
              <w:t>0,609</w:t>
            </w:r>
          </w:p>
        </w:tc>
        <w:tc>
          <w:tcPr>
            <w:tcW w:w="2211" w:type="dxa"/>
            <w:vAlign w:val="center"/>
          </w:tcPr>
          <w:p w14:paraId="1A9EA650" w14:textId="7D3DE536" w:rsidR="00E45B9F" w:rsidRPr="009B2A8C" w:rsidRDefault="00E45B9F" w:rsidP="00E45B9F">
            <w:pPr>
              <w:spacing w:line="240" w:lineRule="auto"/>
              <w:jc w:val="center"/>
              <w:rPr>
                <w:sz w:val="24"/>
                <w:szCs w:val="24"/>
              </w:rPr>
            </w:pPr>
            <w:r w:rsidRPr="009B2A8C">
              <w:rPr>
                <w:sz w:val="24"/>
                <w:szCs w:val="24"/>
              </w:rPr>
              <w:t>0,771</w:t>
            </w:r>
          </w:p>
        </w:tc>
        <w:tc>
          <w:tcPr>
            <w:tcW w:w="2098" w:type="dxa"/>
            <w:vAlign w:val="center"/>
          </w:tcPr>
          <w:p w14:paraId="535EFFBC" w14:textId="4A8F564E" w:rsidR="00E45B9F" w:rsidRPr="009B2A8C" w:rsidRDefault="00E45B9F" w:rsidP="00E45B9F">
            <w:pPr>
              <w:spacing w:line="240" w:lineRule="auto"/>
              <w:jc w:val="center"/>
              <w:rPr>
                <w:sz w:val="24"/>
                <w:szCs w:val="24"/>
              </w:rPr>
            </w:pPr>
            <w:r w:rsidRPr="009B2A8C">
              <w:rPr>
                <w:sz w:val="24"/>
                <w:szCs w:val="24"/>
              </w:rPr>
              <w:t>0,578</w:t>
            </w:r>
          </w:p>
        </w:tc>
      </w:tr>
      <w:tr w:rsidR="00E45B9F" w:rsidRPr="009B2A8C" w14:paraId="577AC049" w14:textId="77777777" w:rsidTr="00E45B9F">
        <w:trPr>
          <w:trHeight w:val="57"/>
        </w:trPr>
        <w:tc>
          <w:tcPr>
            <w:tcW w:w="693" w:type="dxa"/>
            <w:vAlign w:val="center"/>
          </w:tcPr>
          <w:p w14:paraId="6CB2E779" w14:textId="340F8633" w:rsidR="00E45B9F" w:rsidRPr="009B2A8C" w:rsidRDefault="00E45B9F" w:rsidP="00E45B9F">
            <w:pPr>
              <w:spacing w:line="240" w:lineRule="auto"/>
              <w:ind w:left="-1044"/>
              <w:jc w:val="right"/>
              <w:rPr>
                <w:sz w:val="24"/>
                <w:szCs w:val="24"/>
              </w:rPr>
            </w:pPr>
            <w:r>
              <w:rPr>
                <w:rFonts w:ascii="Calibri" w:hAnsi="Calibri" w:cs="Calibri"/>
                <w:color w:val="000000"/>
              </w:rPr>
              <w:t>Y4</w:t>
            </w:r>
          </w:p>
        </w:tc>
        <w:tc>
          <w:tcPr>
            <w:tcW w:w="2353" w:type="dxa"/>
            <w:vAlign w:val="center"/>
          </w:tcPr>
          <w:p w14:paraId="2667079E" w14:textId="214B17F3" w:rsidR="00E45B9F" w:rsidRPr="009B2A8C" w:rsidRDefault="00E45B9F" w:rsidP="00E45B9F">
            <w:pPr>
              <w:spacing w:line="240" w:lineRule="auto"/>
              <w:jc w:val="center"/>
              <w:rPr>
                <w:sz w:val="24"/>
                <w:szCs w:val="24"/>
              </w:rPr>
            </w:pPr>
            <w:r w:rsidRPr="009B2A8C">
              <w:rPr>
                <w:sz w:val="24"/>
                <w:szCs w:val="24"/>
              </w:rPr>
              <w:t>0,698</w:t>
            </w:r>
          </w:p>
        </w:tc>
        <w:tc>
          <w:tcPr>
            <w:tcW w:w="2211" w:type="dxa"/>
            <w:vAlign w:val="center"/>
          </w:tcPr>
          <w:p w14:paraId="599BF936" w14:textId="58E2863D" w:rsidR="00E45B9F" w:rsidRPr="009B2A8C" w:rsidRDefault="00E45B9F" w:rsidP="00E45B9F">
            <w:pPr>
              <w:spacing w:line="240" w:lineRule="auto"/>
              <w:jc w:val="center"/>
              <w:rPr>
                <w:sz w:val="24"/>
                <w:szCs w:val="24"/>
              </w:rPr>
            </w:pPr>
            <w:r w:rsidRPr="009B2A8C">
              <w:rPr>
                <w:sz w:val="24"/>
                <w:szCs w:val="24"/>
              </w:rPr>
              <w:t>0,853</w:t>
            </w:r>
          </w:p>
        </w:tc>
        <w:tc>
          <w:tcPr>
            <w:tcW w:w="2098" w:type="dxa"/>
            <w:vAlign w:val="center"/>
          </w:tcPr>
          <w:p w14:paraId="4FB46B07" w14:textId="0544BE83" w:rsidR="00E45B9F" w:rsidRPr="009B2A8C" w:rsidRDefault="00E45B9F" w:rsidP="00E45B9F">
            <w:pPr>
              <w:spacing w:line="240" w:lineRule="auto"/>
              <w:jc w:val="center"/>
              <w:rPr>
                <w:sz w:val="24"/>
                <w:szCs w:val="24"/>
              </w:rPr>
            </w:pPr>
            <w:r w:rsidRPr="009B2A8C">
              <w:rPr>
                <w:sz w:val="24"/>
                <w:szCs w:val="24"/>
              </w:rPr>
              <w:t>0,442</w:t>
            </w:r>
          </w:p>
        </w:tc>
      </w:tr>
      <w:tr w:rsidR="00E45B9F" w:rsidRPr="009B2A8C" w14:paraId="526AE318" w14:textId="77777777" w:rsidTr="00E45B9F">
        <w:trPr>
          <w:trHeight w:val="57"/>
        </w:trPr>
        <w:tc>
          <w:tcPr>
            <w:tcW w:w="693" w:type="dxa"/>
            <w:vAlign w:val="center"/>
          </w:tcPr>
          <w:p w14:paraId="1B2F9B12" w14:textId="4B45307E" w:rsidR="00E45B9F" w:rsidRPr="009B2A8C" w:rsidRDefault="00E45B9F" w:rsidP="00E45B9F">
            <w:pPr>
              <w:spacing w:line="240" w:lineRule="auto"/>
              <w:ind w:left="-1044"/>
              <w:jc w:val="right"/>
              <w:rPr>
                <w:sz w:val="24"/>
                <w:szCs w:val="24"/>
              </w:rPr>
            </w:pPr>
            <w:r>
              <w:rPr>
                <w:rFonts w:ascii="Calibri" w:hAnsi="Calibri" w:cs="Calibri"/>
                <w:color w:val="000000"/>
              </w:rPr>
              <w:t>Y5</w:t>
            </w:r>
          </w:p>
        </w:tc>
        <w:tc>
          <w:tcPr>
            <w:tcW w:w="2353" w:type="dxa"/>
            <w:vAlign w:val="center"/>
          </w:tcPr>
          <w:p w14:paraId="0C5CC042" w14:textId="65ABC3DE" w:rsidR="00E45B9F" w:rsidRPr="009B2A8C" w:rsidRDefault="00E45B9F" w:rsidP="00E45B9F">
            <w:pPr>
              <w:spacing w:line="240" w:lineRule="auto"/>
              <w:jc w:val="center"/>
              <w:rPr>
                <w:sz w:val="24"/>
                <w:szCs w:val="24"/>
              </w:rPr>
            </w:pPr>
            <w:r w:rsidRPr="009B2A8C">
              <w:rPr>
                <w:sz w:val="24"/>
                <w:szCs w:val="24"/>
              </w:rPr>
              <w:t>0,562</w:t>
            </w:r>
          </w:p>
        </w:tc>
        <w:tc>
          <w:tcPr>
            <w:tcW w:w="2211" w:type="dxa"/>
            <w:vAlign w:val="center"/>
          </w:tcPr>
          <w:p w14:paraId="5D4858BA" w14:textId="0985F9B0" w:rsidR="00E45B9F" w:rsidRPr="009B2A8C" w:rsidRDefault="00E45B9F" w:rsidP="00E45B9F">
            <w:pPr>
              <w:spacing w:line="240" w:lineRule="auto"/>
              <w:jc w:val="center"/>
              <w:rPr>
                <w:sz w:val="24"/>
                <w:szCs w:val="24"/>
              </w:rPr>
            </w:pPr>
            <w:r w:rsidRPr="009B2A8C">
              <w:rPr>
                <w:sz w:val="24"/>
                <w:szCs w:val="24"/>
              </w:rPr>
              <w:t>0,762</w:t>
            </w:r>
          </w:p>
        </w:tc>
        <w:tc>
          <w:tcPr>
            <w:tcW w:w="2098" w:type="dxa"/>
            <w:vAlign w:val="center"/>
          </w:tcPr>
          <w:p w14:paraId="3B80AC9D" w14:textId="73C886D6" w:rsidR="00E45B9F" w:rsidRPr="009B2A8C" w:rsidRDefault="00E45B9F" w:rsidP="00E45B9F">
            <w:pPr>
              <w:spacing w:line="240" w:lineRule="auto"/>
              <w:jc w:val="center"/>
              <w:rPr>
                <w:sz w:val="24"/>
                <w:szCs w:val="24"/>
              </w:rPr>
            </w:pPr>
            <w:r w:rsidRPr="009B2A8C">
              <w:rPr>
                <w:sz w:val="24"/>
                <w:szCs w:val="24"/>
              </w:rPr>
              <w:t>0,210</w:t>
            </w:r>
          </w:p>
        </w:tc>
      </w:tr>
      <w:tr w:rsidR="00E45B9F" w:rsidRPr="009B2A8C" w14:paraId="1DE6A19E" w14:textId="77777777" w:rsidTr="00E45B9F">
        <w:trPr>
          <w:trHeight w:val="57"/>
        </w:trPr>
        <w:tc>
          <w:tcPr>
            <w:tcW w:w="693" w:type="dxa"/>
            <w:vAlign w:val="center"/>
          </w:tcPr>
          <w:p w14:paraId="6996E450" w14:textId="2C26D591" w:rsidR="00E45B9F" w:rsidRPr="009B2A8C" w:rsidRDefault="00E45B9F" w:rsidP="00E45B9F">
            <w:pPr>
              <w:spacing w:line="240" w:lineRule="auto"/>
              <w:ind w:left="-1044"/>
              <w:jc w:val="right"/>
              <w:rPr>
                <w:sz w:val="24"/>
                <w:szCs w:val="24"/>
              </w:rPr>
            </w:pPr>
            <w:r>
              <w:rPr>
                <w:rFonts w:ascii="Calibri" w:hAnsi="Calibri" w:cs="Calibri"/>
                <w:color w:val="000000"/>
              </w:rPr>
              <w:t>Y6</w:t>
            </w:r>
          </w:p>
        </w:tc>
        <w:tc>
          <w:tcPr>
            <w:tcW w:w="2353" w:type="dxa"/>
            <w:vAlign w:val="center"/>
          </w:tcPr>
          <w:p w14:paraId="5CC1ADAC" w14:textId="184D3A79" w:rsidR="00E45B9F" w:rsidRPr="009B2A8C" w:rsidRDefault="00E45B9F" w:rsidP="00E45B9F">
            <w:pPr>
              <w:spacing w:line="240" w:lineRule="auto"/>
              <w:jc w:val="center"/>
              <w:rPr>
                <w:sz w:val="24"/>
                <w:szCs w:val="24"/>
              </w:rPr>
            </w:pPr>
            <w:r w:rsidRPr="009B2A8C">
              <w:rPr>
                <w:sz w:val="24"/>
                <w:szCs w:val="24"/>
              </w:rPr>
              <w:t>0,695</w:t>
            </w:r>
          </w:p>
        </w:tc>
        <w:tc>
          <w:tcPr>
            <w:tcW w:w="2211" w:type="dxa"/>
            <w:vAlign w:val="center"/>
          </w:tcPr>
          <w:p w14:paraId="0D308CCF" w14:textId="65C9015B" w:rsidR="00E45B9F" w:rsidRPr="009B2A8C" w:rsidRDefault="00E45B9F" w:rsidP="00E45B9F">
            <w:pPr>
              <w:spacing w:line="240" w:lineRule="auto"/>
              <w:jc w:val="center"/>
              <w:rPr>
                <w:sz w:val="24"/>
                <w:szCs w:val="24"/>
              </w:rPr>
            </w:pPr>
            <w:r w:rsidRPr="009B2A8C">
              <w:rPr>
                <w:sz w:val="24"/>
                <w:szCs w:val="24"/>
              </w:rPr>
              <w:t>0,893</w:t>
            </w:r>
          </w:p>
        </w:tc>
        <w:tc>
          <w:tcPr>
            <w:tcW w:w="2098" w:type="dxa"/>
            <w:vAlign w:val="center"/>
          </w:tcPr>
          <w:p w14:paraId="1A969534" w14:textId="6B45F23F" w:rsidR="00E45B9F" w:rsidRPr="009B2A8C" w:rsidRDefault="00E45B9F" w:rsidP="00E45B9F">
            <w:pPr>
              <w:spacing w:line="240" w:lineRule="auto"/>
              <w:jc w:val="center"/>
              <w:rPr>
                <w:sz w:val="24"/>
                <w:szCs w:val="24"/>
              </w:rPr>
            </w:pPr>
            <w:r w:rsidRPr="009B2A8C">
              <w:rPr>
                <w:sz w:val="24"/>
                <w:szCs w:val="24"/>
              </w:rPr>
              <w:t>0,448</w:t>
            </w:r>
          </w:p>
        </w:tc>
      </w:tr>
      <w:tr w:rsidR="00E45B9F" w:rsidRPr="009B2A8C" w14:paraId="14C65E39" w14:textId="77777777" w:rsidTr="00E45B9F">
        <w:trPr>
          <w:trHeight w:val="57"/>
        </w:trPr>
        <w:tc>
          <w:tcPr>
            <w:tcW w:w="693" w:type="dxa"/>
            <w:vAlign w:val="center"/>
          </w:tcPr>
          <w:p w14:paraId="33D2E6F1" w14:textId="57447332" w:rsidR="00E45B9F" w:rsidRPr="009B2A8C" w:rsidRDefault="00E45B9F" w:rsidP="00E45B9F">
            <w:pPr>
              <w:spacing w:line="240" w:lineRule="auto"/>
              <w:ind w:left="-1044"/>
              <w:jc w:val="right"/>
              <w:rPr>
                <w:sz w:val="24"/>
                <w:szCs w:val="24"/>
              </w:rPr>
            </w:pPr>
            <w:r>
              <w:rPr>
                <w:rFonts w:ascii="Calibri" w:hAnsi="Calibri" w:cs="Calibri"/>
                <w:color w:val="000000"/>
              </w:rPr>
              <w:t>Y7</w:t>
            </w:r>
          </w:p>
        </w:tc>
        <w:tc>
          <w:tcPr>
            <w:tcW w:w="2353" w:type="dxa"/>
            <w:vAlign w:val="center"/>
          </w:tcPr>
          <w:p w14:paraId="3CF27C66" w14:textId="3189DF00" w:rsidR="00E45B9F" w:rsidRPr="009B2A8C" w:rsidRDefault="00E45B9F" w:rsidP="00E45B9F">
            <w:pPr>
              <w:spacing w:line="240" w:lineRule="auto"/>
              <w:jc w:val="center"/>
              <w:rPr>
                <w:sz w:val="24"/>
                <w:szCs w:val="24"/>
              </w:rPr>
            </w:pPr>
            <w:r w:rsidRPr="009B2A8C">
              <w:rPr>
                <w:sz w:val="24"/>
                <w:szCs w:val="24"/>
              </w:rPr>
              <w:t>0,488</w:t>
            </w:r>
          </w:p>
        </w:tc>
        <w:tc>
          <w:tcPr>
            <w:tcW w:w="2211" w:type="dxa"/>
            <w:vAlign w:val="center"/>
          </w:tcPr>
          <w:p w14:paraId="3D9B2E85" w14:textId="113CDEF1" w:rsidR="00E45B9F" w:rsidRPr="009B2A8C" w:rsidRDefault="00E45B9F" w:rsidP="00E45B9F">
            <w:pPr>
              <w:spacing w:line="240" w:lineRule="auto"/>
              <w:jc w:val="center"/>
              <w:rPr>
                <w:sz w:val="24"/>
                <w:szCs w:val="24"/>
              </w:rPr>
            </w:pPr>
            <w:r w:rsidRPr="009B2A8C">
              <w:rPr>
                <w:sz w:val="24"/>
                <w:szCs w:val="24"/>
              </w:rPr>
              <w:t>0,801</w:t>
            </w:r>
          </w:p>
        </w:tc>
        <w:tc>
          <w:tcPr>
            <w:tcW w:w="2098" w:type="dxa"/>
            <w:vAlign w:val="center"/>
          </w:tcPr>
          <w:p w14:paraId="05547984" w14:textId="67417227" w:rsidR="00E45B9F" w:rsidRPr="009B2A8C" w:rsidRDefault="00E45B9F" w:rsidP="00E45B9F">
            <w:pPr>
              <w:spacing w:line="240" w:lineRule="auto"/>
              <w:jc w:val="center"/>
              <w:rPr>
                <w:sz w:val="24"/>
                <w:szCs w:val="24"/>
              </w:rPr>
            </w:pPr>
            <w:r w:rsidRPr="009B2A8C">
              <w:rPr>
                <w:sz w:val="24"/>
                <w:szCs w:val="24"/>
              </w:rPr>
              <w:t>0,265</w:t>
            </w:r>
          </w:p>
        </w:tc>
      </w:tr>
      <w:tr w:rsidR="00E45B9F" w:rsidRPr="009B2A8C" w14:paraId="735567A7" w14:textId="77777777" w:rsidTr="00E45B9F">
        <w:trPr>
          <w:trHeight w:val="57"/>
        </w:trPr>
        <w:tc>
          <w:tcPr>
            <w:tcW w:w="693" w:type="dxa"/>
            <w:vAlign w:val="center"/>
          </w:tcPr>
          <w:p w14:paraId="19197D10" w14:textId="78042E49" w:rsidR="00E45B9F" w:rsidRPr="009B2A8C" w:rsidRDefault="00E45B9F" w:rsidP="00E45B9F">
            <w:pPr>
              <w:spacing w:line="240" w:lineRule="auto"/>
              <w:ind w:left="-1044"/>
              <w:jc w:val="right"/>
              <w:rPr>
                <w:sz w:val="24"/>
                <w:szCs w:val="24"/>
              </w:rPr>
            </w:pPr>
            <w:r>
              <w:rPr>
                <w:rFonts w:ascii="Calibri" w:hAnsi="Calibri" w:cs="Calibri"/>
                <w:color w:val="000000"/>
              </w:rPr>
              <w:t>Y8</w:t>
            </w:r>
          </w:p>
        </w:tc>
        <w:tc>
          <w:tcPr>
            <w:tcW w:w="2353" w:type="dxa"/>
            <w:vAlign w:val="center"/>
          </w:tcPr>
          <w:p w14:paraId="01DF85D0" w14:textId="2E73497A" w:rsidR="00E45B9F" w:rsidRPr="009B2A8C" w:rsidRDefault="00E45B9F" w:rsidP="00E45B9F">
            <w:pPr>
              <w:spacing w:line="240" w:lineRule="auto"/>
              <w:jc w:val="center"/>
              <w:rPr>
                <w:sz w:val="24"/>
                <w:szCs w:val="24"/>
              </w:rPr>
            </w:pPr>
            <w:r w:rsidRPr="009B2A8C">
              <w:rPr>
                <w:sz w:val="24"/>
                <w:szCs w:val="24"/>
              </w:rPr>
              <w:t>0,699</w:t>
            </w:r>
          </w:p>
        </w:tc>
        <w:tc>
          <w:tcPr>
            <w:tcW w:w="2211" w:type="dxa"/>
            <w:vAlign w:val="center"/>
          </w:tcPr>
          <w:p w14:paraId="771D3C79" w14:textId="17D6A98F" w:rsidR="00E45B9F" w:rsidRPr="009B2A8C" w:rsidRDefault="00E45B9F" w:rsidP="00E45B9F">
            <w:pPr>
              <w:spacing w:line="240" w:lineRule="auto"/>
              <w:jc w:val="center"/>
              <w:rPr>
                <w:sz w:val="24"/>
                <w:szCs w:val="24"/>
              </w:rPr>
            </w:pPr>
            <w:r w:rsidRPr="009B2A8C">
              <w:rPr>
                <w:sz w:val="24"/>
                <w:szCs w:val="24"/>
              </w:rPr>
              <w:t>0,898</w:t>
            </w:r>
          </w:p>
        </w:tc>
        <w:tc>
          <w:tcPr>
            <w:tcW w:w="2098" w:type="dxa"/>
            <w:vAlign w:val="center"/>
          </w:tcPr>
          <w:p w14:paraId="37A5EBD7" w14:textId="21339D6E" w:rsidR="00E45B9F" w:rsidRPr="009B2A8C" w:rsidRDefault="00E45B9F" w:rsidP="00E45B9F">
            <w:pPr>
              <w:spacing w:line="240" w:lineRule="auto"/>
              <w:jc w:val="center"/>
              <w:rPr>
                <w:sz w:val="24"/>
                <w:szCs w:val="24"/>
              </w:rPr>
            </w:pPr>
            <w:r w:rsidRPr="009B2A8C">
              <w:rPr>
                <w:sz w:val="24"/>
                <w:szCs w:val="24"/>
              </w:rPr>
              <w:t>0,533</w:t>
            </w:r>
          </w:p>
        </w:tc>
      </w:tr>
      <w:tr w:rsidR="00E45B9F" w:rsidRPr="009B2A8C" w14:paraId="0DF3750E" w14:textId="77777777" w:rsidTr="00E45B9F">
        <w:trPr>
          <w:trHeight w:val="57"/>
        </w:trPr>
        <w:tc>
          <w:tcPr>
            <w:tcW w:w="693" w:type="dxa"/>
            <w:vAlign w:val="center"/>
          </w:tcPr>
          <w:p w14:paraId="2E7655A0" w14:textId="22D0035B" w:rsidR="00E45B9F" w:rsidRPr="009B2A8C" w:rsidRDefault="00E45B9F" w:rsidP="00E45B9F">
            <w:pPr>
              <w:spacing w:line="240" w:lineRule="auto"/>
              <w:ind w:left="-1044"/>
              <w:jc w:val="right"/>
              <w:rPr>
                <w:sz w:val="24"/>
                <w:szCs w:val="24"/>
              </w:rPr>
            </w:pPr>
            <w:r>
              <w:rPr>
                <w:rFonts w:ascii="Calibri" w:hAnsi="Calibri" w:cs="Calibri"/>
                <w:color w:val="000000"/>
              </w:rPr>
              <w:t>Y9</w:t>
            </w:r>
          </w:p>
        </w:tc>
        <w:tc>
          <w:tcPr>
            <w:tcW w:w="2353" w:type="dxa"/>
            <w:vAlign w:val="center"/>
          </w:tcPr>
          <w:p w14:paraId="0CBF9A98" w14:textId="542B4D91" w:rsidR="00E45B9F" w:rsidRPr="009B2A8C" w:rsidRDefault="00E45B9F" w:rsidP="00E45B9F">
            <w:pPr>
              <w:spacing w:line="240" w:lineRule="auto"/>
              <w:jc w:val="center"/>
              <w:rPr>
                <w:sz w:val="24"/>
                <w:szCs w:val="24"/>
              </w:rPr>
            </w:pPr>
            <w:r w:rsidRPr="009B2A8C">
              <w:rPr>
                <w:sz w:val="24"/>
                <w:szCs w:val="24"/>
              </w:rPr>
              <w:t>0,695</w:t>
            </w:r>
          </w:p>
        </w:tc>
        <w:tc>
          <w:tcPr>
            <w:tcW w:w="2211" w:type="dxa"/>
            <w:vAlign w:val="center"/>
          </w:tcPr>
          <w:p w14:paraId="2D9A66ED" w14:textId="198F31FB" w:rsidR="00E45B9F" w:rsidRPr="009B2A8C" w:rsidRDefault="00E45B9F" w:rsidP="00E45B9F">
            <w:pPr>
              <w:spacing w:line="240" w:lineRule="auto"/>
              <w:jc w:val="center"/>
              <w:rPr>
                <w:sz w:val="24"/>
                <w:szCs w:val="24"/>
              </w:rPr>
            </w:pPr>
            <w:r w:rsidRPr="009B2A8C">
              <w:rPr>
                <w:sz w:val="24"/>
                <w:szCs w:val="24"/>
              </w:rPr>
              <w:t>0,772</w:t>
            </w:r>
          </w:p>
        </w:tc>
        <w:tc>
          <w:tcPr>
            <w:tcW w:w="2098" w:type="dxa"/>
            <w:vAlign w:val="center"/>
          </w:tcPr>
          <w:p w14:paraId="176B644C" w14:textId="257D2EF8" w:rsidR="00E45B9F" w:rsidRPr="009B2A8C" w:rsidRDefault="00E45B9F" w:rsidP="00E45B9F">
            <w:pPr>
              <w:spacing w:line="240" w:lineRule="auto"/>
              <w:jc w:val="center"/>
              <w:rPr>
                <w:sz w:val="24"/>
                <w:szCs w:val="24"/>
              </w:rPr>
            </w:pPr>
            <w:r w:rsidRPr="009B2A8C">
              <w:rPr>
                <w:sz w:val="24"/>
                <w:szCs w:val="24"/>
              </w:rPr>
              <w:t>0,692</w:t>
            </w:r>
          </w:p>
        </w:tc>
      </w:tr>
      <w:tr w:rsidR="00E45B9F" w:rsidRPr="009B2A8C" w14:paraId="066F02EF" w14:textId="77777777" w:rsidTr="00E45B9F">
        <w:trPr>
          <w:trHeight w:val="57"/>
        </w:trPr>
        <w:tc>
          <w:tcPr>
            <w:tcW w:w="693" w:type="dxa"/>
            <w:vAlign w:val="center"/>
          </w:tcPr>
          <w:p w14:paraId="4FDE4B77" w14:textId="04F6A4CB" w:rsidR="00E45B9F" w:rsidRPr="009B2A8C" w:rsidRDefault="00E45B9F" w:rsidP="00E45B9F">
            <w:pPr>
              <w:spacing w:line="240" w:lineRule="auto"/>
              <w:ind w:left="-1044"/>
              <w:jc w:val="right"/>
              <w:rPr>
                <w:sz w:val="24"/>
                <w:szCs w:val="24"/>
              </w:rPr>
            </w:pPr>
            <w:r>
              <w:rPr>
                <w:rFonts w:ascii="Calibri" w:hAnsi="Calibri" w:cs="Calibri"/>
                <w:color w:val="000000"/>
              </w:rPr>
              <w:t>Y10</w:t>
            </w:r>
          </w:p>
        </w:tc>
        <w:tc>
          <w:tcPr>
            <w:tcW w:w="2353" w:type="dxa"/>
            <w:vAlign w:val="center"/>
          </w:tcPr>
          <w:p w14:paraId="1E01E29C" w14:textId="4E7FB031" w:rsidR="00E45B9F" w:rsidRPr="009B2A8C" w:rsidRDefault="00E45B9F" w:rsidP="00E45B9F">
            <w:pPr>
              <w:spacing w:line="240" w:lineRule="auto"/>
              <w:jc w:val="center"/>
              <w:rPr>
                <w:sz w:val="24"/>
                <w:szCs w:val="24"/>
              </w:rPr>
            </w:pPr>
            <w:r w:rsidRPr="009B2A8C">
              <w:rPr>
                <w:sz w:val="24"/>
                <w:szCs w:val="24"/>
              </w:rPr>
              <w:t>0,753</w:t>
            </w:r>
          </w:p>
        </w:tc>
        <w:tc>
          <w:tcPr>
            <w:tcW w:w="2211" w:type="dxa"/>
            <w:vAlign w:val="center"/>
          </w:tcPr>
          <w:p w14:paraId="495F2DFF" w14:textId="28F236BE" w:rsidR="00E45B9F" w:rsidRPr="009B2A8C" w:rsidRDefault="00E45B9F" w:rsidP="00E45B9F">
            <w:pPr>
              <w:spacing w:line="240" w:lineRule="auto"/>
              <w:jc w:val="center"/>
              <w:rPr>
                <w:sz w:val="24"/>
                <w:szCs w:val="24"/>
              </w:rPr>
            </w:pPr>
            <w:r w:rsidRPr="009B2A8C">
              <w:rPr>
                <w:sz w:val="24"/>
                <w:szCs w:val="24"/>
              </w:rPr>
              <w:t>0,821</w:t>
            </w:r>
          </w:p>
        </w:tc>
        <w:tc>
          <w:tcPr>
            <w:tcW w:w="2098" w:type="dxa"/>
            <w:vAlign w:val="center"/>
          </w:tcPr>
          <w:p w14:paraId="637479BC" w14:textId="6F2ADAE8" w:rsidR="00E45B9F" w:rsidRPr="009B2A8C" w:rsidRDefault="00E45B9F" w:rsidP="00E45B9F">
            <w:pPr>
              <w:spacing w:line="240" w:lineRule="auto"/>
              <w:jc w:val="center"/>
              <w:rPr>
                <w:sz w:val="24"/>
                <w:szCs w:val="24"/>
              </w:rPr>
            </w:pPr>
            <w:r w:rsidRPr="009B2A8C">
              <w:rPr>
                <w:sz w:val="24"/>
                <w:szCs w:val="24"/>
              </w:rPr>
              <w:t>0,389</w:t>
            </w:r>
          </w:p>
        </w:tc>
      </w:tr>
      <w:tr w:rsidR="00E45B9F" w:rsidRPr="009B2A8C" w14:paraId="3F23C091" w14:textId="77777777" w:rsidTr="00E45B9F">
        <w:trPr>
          <w:trHeight w:val="57"/>
        </w:trPr>
        <w:tc>
          <w:tcPr>
            <w:tcW w:w="693" w:type="dxa"/>
            <w:vAlign w:val="center"/>
          </w:tcPr>
          <w:p w14:paraId="6BD031EF" w14:textId="3978FEDA" w:rsidR="00E45B9F" w:rsidRPr="009B2A8C" w:rsidRDefault="00E45B9F" w:rsidP="00E45B9F">
            <w:pPr>
              <w:spacing w:line="240" w:lineRule="auto"/>
              <w:ind w:left="-1044"/>
              <w:jc w:val="right"/>
              <w:rPr>
                <w:sz w:val="24"/>
                <w:szCs w:val="24"/>
              </w:rPr>
            </w:pPr>
            <w:r>
              <w:rPr>
                <w:rFonts w:ascii="Calibri" w:hAnsi="Calibri" w:cs="Calibri"/>
                <w:color w:val="000000"/>
              </w:rPr>
              <w:t>Z1</w:t>
            </w:r>
          </w:p>
        </w:tc>
        <w:tc>
          <w:tcPr>
            <w:tcW w:w="2353" w:type="dxa"/>
            <w:vAlign w:val="center"/>
          </w:tcPr>
          <w:p w14:paraId="2D1896FC" w14:textId="5A1CE5D9" w:rsidR="00E45B9F" w:rsidRPr="009B2A8C" w:rsidRDefault="00E45B9F" w:rsidP="00E45B9F">
            <w:pPr>
              <w:spacing w:line="240" w:lineRule="auto"/>
              <w:jc w:val="center"/>
              <w:rPr>
                <w:sz w:val="24"/>
                <w:szCs w:val="24"/>
              </w:rPr>
            </w:pPr>
            <w:r w:rsidRPr="009B2A8C">
              <w:rPr>
                <w:sz w:val="24"/>
                <w:szCs w:val="24"/>
              </w:rPr>
              <w:t>0,768</w:t>
            </w:r>
          </w:p>
        </w:tc>
        <w:tc>
          <w:tcPr>
            <w:tcW w:w="2211" w:type="dxa"/>
            <w:vAlign w:val="center"/>
          </w:tcPr>
          <w:p w14:paraId="23651073" w14:textId="2A02AC61" w:rsidR="00E45B9F" w:rsidRPr="009B2A8C" w:rsidRDefault="00E45B9F" w:rsidP="00E45B9F">
            <w:pPr>
              <w:spacing w:line="240" w:lineRule="auto"/>
              <w:jc w:val="center"/>
              <w:rPr>
                <w:sz w:val="24"/>
                <w:szCs w:val="24"/>
              </w:rPr>
            </w:pPr>
            <w:r w:rsidRPr="009B2A8C">
              <w:rPr>
                <w:sz w:val="24"/>
                <w:szCs w:val="24"/>
              </w:rPr>
              <w:t>0,601</w:t>
            </w:r>
          </w:p>
        </w:tc>
        <w:tc>
          <w:tcPr>
            <w:tcW w:w="2098" w:type="dxa"/>
            <w:vAlign w:val="center"/>
          </w:tcPr>
          <w:p w14:paraId="7734C984" w14:textId="439BC8E6" w:rsidR="00E45B9F" w:rsidRPr="009B2A8C" w:rsidRDefault="00E45B9F" w:rsidP="00E45B9F">
            <w:pPr>
              <w:spacing w:line="240" w:lineRule="auto"/>
              <w:jc w:val="center"/>
              <w:rPr>
                <w:sz w:val="24"/>
                <w:szCs w:val="24"/>
              </w:rPr>
            </w:pPr>
            <w:r w:rsidRPr="009B2A8C">
              <w:rPr>
                <w:sz w:val="24"/>
                <w:szCs w:val="24"/>
              </w:rPr>
              <w:t>0,518</w:t>
            </w:r>
          </w:p>
        </w:tc>
      </w:tr>
      <w:tr w:rsidR="00E45B9F" w:rsidRPr="009B2A8C" w14:paraId="38DF3220" w14:textId="77777777" w:rsidTr="00E45B9F">
        <w:trPr>
          <w:trHeight w:val="57"/>
        </w:trPr>
        <w:tc>
          <w:tcPr>
            <w:tcW w:w="693" w:type="dxa"/>
            <w:vAlign w:val="center"/>
          </w:tcPr>
          <w:p w14:paraId="599F5F01" w14:textId="71D5D3CC" w:rsidR="00E45B9F" w:rsidRPr="009B2A8C" w:rsidRDefault="00E45B9F" w:rsidP="00E45B9F">
            <w:pPr>
              <w:spacing w:line="240" w:lineRule="auto"/>
              <w:ind w:left="-1044"/>
              <w:jc w:val="right"/>
              <w:rPr>
                <w:sz w:val="24"/>
                <w:szCs w:val="24"/>
              </w:rPr>
            </w:pPr>
            <w:r>
              <w:rPr>
                <w:rFonts w:ascii="Calibri" w:hAnsi="Calibri" w:cs="Calibri"/>
                <w:color w:val="000000"/>
              </w:rPr>
              <w:t>Z2</w:t>
            </w:r>
          </w:p>
        </w:tc>
        <w:tc>
          <w:tcPr>
            <w:tcW w:w="2353" w:type="dxa"/>
            <w:vAlign w:val="center"/>
          </w:tcPr>
          <w:p w14:paraId="520C8B85" w14:textId="4A76FA38" w:rsidR="00E45B9F" w:rsidRPr="009B2A8C" w:rsidRDefault="00E45B9F" w:rsidP="00E45B9F">
            <w:pPr>
              <w:spacing w:line="240" w:lineRule="auto"/>
              <w:jc w:val="center"/>
              <w:rPr>
                <w:sz w:val="24"/>
                <w:szCs w:val="24"/>
              </w:rPr>
            </w:pPr>
            <w:r w:rsidRPr="009B2A8C">
              <w:rPr>
                <w:sz w:val="24"/>
                <w:szCs w:val="24"/>
              </w:rPr>
              <w:t>0,630</w:t>
            </w:r>
          </w:p>
        </w:tc>
        <w:tc>
          <w:tcPr>
            <w:tcW w:w="2211" w:type="dxa"/>
            <w:vAlign w:val="center"/>
          </w:tcPr>
          <w:p w14:paraId="46514535" w14:textId="6BBF7AF8" w:rsidR="00E45B9F" w:rsidRPr="009B2A8C" w:rsidRDefault="00E45B9F" w:rsidP="00E45B9F">
            <w:pPr>
              <w:spacing w:line="240" w:lineRule="auto"/>
              <w:jc w:val="center"/>
              <w:rPr>
                <w:sz w:val="24"/>
                <w:szCs w:val="24"/>
              </w:rPr>
            </w:pPr>
            <w:r w:rsidRPr="009B2A8C">
              <w:rPr>
                <w:sz w:val="24"/>
                <w:szCs w:val="24"/>
              </w:rPr>
              <w:t>0,476</w:t>
            </w:r>
          </w:p>
        </w:tc>
        <w:tc>
          <w:tcPr>
            <w:tcW w:w="2098" w:type="dxa"/>
            <w:vAlign w:val="center"/>
          </w:tcPr>
          <w:p w14:paraId="36D8DE91" w14:textId="2BDD74CE" w:rsidR="00E45B9F" w:rsidRPr="009B2A8C" w:rsidRDefault="00E45B9F" w:rsidP="00E45B9F">
            <w:pPr>
              <w:spacing w:line="240" w:lineRule="auto"/>
              <w:jc w:val="center"/>
              <w:rPr>
                <w:sz w:val="24"/>
                <w:szCs w:val="24"/>
              </w:rPr>
            </w:pPr>
            <w:r w:rsidRPr="009B2A8C">
              <w:rPr>
                <w:sz w:val="24"/>
                <w:szCs w:val="24"/>
              </w:rPr>
              <w:t>0,546</w:t>
            </w:r>
          </w:p>
        </w:tc>
      </w:tr>
      <w:tr w:rsidR="00E45B9F" w:rsidRPr="009B2A8C" w14:paraId="0FF8CBB1" w14:textId="77777777" w:rsidTr="00E45B9F">
        <w:trPr>
          <w:trHeight w:val="57"/>
        </w:trPr>
        <w:tc>
          <w:tcPr>
            <w:tcW w:w="693" w:type="dxa"/>
            <w:vAlign w:val="center"/>
          </w:tcPr>
          <w:p w14:paraId="6592BA1C" w14:textId="332B3AD0" w:rsidR="00E45B9F" w:rsidRPr="009B2A8C" w:rsidRDefault="00E45B9F" w:rsidP="00E45B9F">
            <w:pPr>
              <w:spacing w:line="240" w:lineRule="auto"/>
              <w:ind w:left="-1044" w:firstLine="0"/>
              <w:jc w:val="right"/>
              <w:rPr>
                <w:sz w:val="24"/>
                <w:szCs w:val="24"/>
              </w:rPr>
            </w:pPr>
            <w:r>
              <w:rPr>
                <w:rFonts w:ascii="Calibri" w:hAnsi="Calibri" w:cs="Calibri"/>
                <w:color w:val="000000"/>
              </w:rPr>
              <w:t>Z4</w:t>
            </w:r>
          </w:p>
        </w:tc>
        <w:tc>
          <w:tcPr>
            <w:tcW w:w="2353" w:type="dxa"/>
            <w:vAlign w:val="center"/>
          </w:tcPr>
          <w:p w14:paraId="48FA9EC3" w14:textId="69D6CE49" w:rsidR="00E45B9F" w:rsidRPr="009B2A8C" w:rsidRDefault="00E45B9F" w:rsidP="00E45B9F">
            <w:pPr>
              <w:spacing w:line="240" w:lineRule="auto"/>
              <w:jc w:val="center"/>
              <w:rPr>
                <w:sz w:val="24"/>
                <w:szCs w:val="24"/>
              </w:rPr>
            </w:pPr>
            <w:r w:rsidRPr="009B2A8C">
              <w:rPr>
                <w:sz w:val="24"/>
                <w:szCs w:val="24"/>
              </w:rPr>
              <w:t>0,806</w:t>
            </w:r>
          </w:p>
        </w:tc>
        <w:tc>
          <w:tcPr>
            <w:tcW w:w="2211" w:type="dxa"/>
            <w:vAlign w:val="center"/>
          </w:tcPr>
          <w:p w14:paraId="51A96978" w14:textId="61B71EB2" w:rsidR="00E45B9F" w:rsidRPr="009B2A8C" w:rsidRDefault="00E45B9F" w:rsidP="00E45B9F">
            <w:pPr>
              <w:spacing w:line="240" w:lineRule="auto"/>
              <w:jc w:val="center"/>
              <w:rPr>
                <w:sz w:val="24"/>
                <w:szCs w:val="24"/>
              </w:rPr>
            </w:pPr>
            <w:r w:rsidRPr="009B2A8C">
              <w:rPr>
                <w:sz w:val="24"/>
                <w:szCs w:val="24"/>
              </w:rPr>
              <w:t>0,574</w:t>
            </w:r>
          </w:p>
        </w:tc>
        <w:tc>
          <w:tcPr>
            <w:tcW w:w="2098" w:type="dxa"/>
            <w:vAlign w:val="center"/>
          </w:tcPr>
          <w:p w14:paraId="6B3FF722" w14:textId="49218C1F" w:rsidR="00E45B9F" w:rsidRPr="009B2A8C" w:rsidRDefault="00E45B9F" w:rsidP="00E45B9F">
            <w:pPr>
              <w:spacing w:line="240" w:lineRule="auto"/>
              <w:jc w:val="center"/>
              <w:rPr>
                <w:sz w:val="24"/>
                <w:szCs w:val="24"/>
              </w:rPr>
            </w:pPr>
            <w:r w:rsidRPr="009B2A8C">
              <w:rPr>
                <w:sz w:val="24"/>
                <w:szCs w:val="24"/>
              </w:rPr>
              <w:t>0,245</w:t>
            </w:r>
          </w:p>
        </w:tc>
      </w:tr>
      <w:tr w:rsidR="00E45B9F" w:rsidRPr="009B2A8C" w14:paraId="15EB34E7" w14:textId="77777777" w:rsidTr="00E45B9F">
        <w:trPr>
          <w:trHeight w:val="57"/>
        </w:trPr>
        <w:tc>
          <w:tcPr>
            <w:tcW w:w="693" w:type="dxa"/>
            <w:vAlign w:val="center"/>
          </w:tcPr>
          <w:p w14:paraId="56AAEDFC" w14:textId="1C7C013A" w:rsidR="00E45B9F" w:rsidRPr="009B2A8C" w:rsidRDefault="00E45B9F" w:rsidP="00E45B9F">
            <w:pPr>
              <w:spacing w:line="240" w:lineRule="auto"/>
              <w:ind w:left="-1044"/>
              <w:jc w:val="right"/>
              <w:rPr>
                <w:sz w:val="24"/>
                <w:szCs w:val="24"/>
              </w:rPr>
            </w:pPr>
            <w:r>
              <w:rPr>
                <w:rFonts w:ascii="Calibri" w:hAnsi="Calibri" w:cs="Calibri"/>
                <w:color w:val="000000"/>
              </w:rPr>
              <w:t>Z5</w:t>
            </w:r>
          </w:p>
        </w:tc>
        <w:tc>
          <w:tcPr>
            <w:tcW w:w="2353" w:type="dxa"/>
            <w:vAlign w:val="center"/>
          </w:tcPr>
          <w:p w14:paraId="7678CE96" w14:textId="27096BF6" w:rsidR="00E45B9F" w:rsidRPr="009B2A8C" w:rsidRDefault="00E45B9F" w:rsidP="00E45B9F">
            <w:pPr>
              <w:spacing w:line="240" w:lineRule="auto"/>
              <w:jc w:val="center"/>
              <w:rPr>
                <w:sz w:val="24"/>
                <w:szCs w:val="24"/>
              </w:rPr>
            </w:pPr>
            <w:r w:rsidRPr="009B2A8C">
              <w:rPr>
                <w:sz w:val="24"/>
                <w:szCs w:val="24"/>
              </w:rPr>
              <w:t>0,774</w:t>
            </w:r>
          </w:p>
        </w:tc>
        <w:tc>
          <w:tcPr>
            <w:tcW w:w="2211" w:type="dxa"/>
            <w:vAlign w:val="center"/>
          </w:tcPr>
          <w:p w14:paraId="139A3BDE" w14:textId="4AB857B0" w:rsidR="00E45B9F" w:rsidRPr="009B2A8C" w:rsidRDefault="00E45B9F" w:rsidP="00E45B9F">
            <w:pPr>
              <w:spacing w:line="240" w:lineRule="auto"/>
              <w:jc w:val="center"/>
              <w:rPr>
                <w:sz w:val="24"/>
                <w:szCs w:val="24"/>
              </w:rPr>
            </w:pPr>
            <w:r w:rsidRPr="009B2A8C">
              <w:rPr>
                <w:sz w:val="24"/>
                <w:szCs w:val="24"/>
              </w:rPr>
              <w:t>0,634</w:t>
            </w:r>
          </w:p>
        </w:tc>
        <w:tc>
          <w:tcPr>
            <w:tcW w:w="2098" w:type="dxa"/>
            <w:vAlign w:val="center"/>
          </w:tcPr>
          <w:p w14:paraId="1EF7725E" w14:textId="1D08D0BC" w:rsidR="00E45B9F" w:rsidRPr="009B2A8C" w:rsidRDefault="00E45B9F" w:rsidP="00E45B9F">
            <w:pPr>
              <w:spacing w:line="240" w:lineRule="auto"/>
              <w:jc w:val="center"/>
              <w:rPr>
                <w:sz w:val="24"/>
                <w:szCs w:val="24"/>
              </w:rPr>
            </w:pPr>
            <w:r w:rsidRPr="009B2A8C">
              <w:rPr>
                <w:sz w:val="24"/>
                <w:szCs w:val="24"/>
              </w:rPr>
              <w:t>0,502</w:t>
            </w:r>
          </w:p>
        </w:tc>
      </w:tr>
      <w:tr w:rsidR="00E45B9F" w:rsidRPr="009B2A8C" w14:paraId="441B8552" w14:textId="77777777" w:rsidTr="00E45B9F">
        <w:trPr>
          <w:trHeight w:val="57"/>
        </w:trPr>
        <w:tc>
          <w:tcPr>
            <w:tcW w:w="693" w:type="dxa"/>
            <w:vAlign w:val="center"/>
          </w:tcPr>
          <w:p w14:paraId="7B593098" w14:textId="47F8881C" w:rsidR="00E45B9F" w:rsidRPr="009B2A8C" w:rsidRDefault="00E45B9F" w:rsidP="00E45B9F">
            <w:pPr>
              <w:spacing w:line="240" w:lineRule="auto"/>
              <w:ind w:left="-1044"/>
              <w:jc w:val="right"/>
              <w:rPr>
                <w:sz w:val="24"/>
                <w:szCs w:val="24"/>
              </w:rPr>
            </w:pPr>
            <w:r>
              <w:rPr>
                <w:rFonts w:ascii="Calibri" w:hAnsi="Calibri" w:cs="Calibri"/>
                <w:color w:val="000000"/>
              </w:rPr>
              <w:t>Z6</w:t>
            </w:r>
          </w:p>
        </w:tc>
        <w:tc>
          <w:tcPr>
            <w:tcW w:w="2353" w:type="dxa"/>
            <w:vAlign w:val="center"/>
          </w:tcPr>
          <w:p w14:paraId="27AA3DA4" w14:textId="763C6EF2" w:rsidR="00E45B9F" w:rsidRPr="009B2A8C" w:rsidRDefault="00E45B9F" w:rsidP="00E45B9F">
            <w:pPr>
              <w:spacing w:line="240" w:lineRule="auto"/>
              <w:jc w:val="center"/>
              <w:rPr>
                <w:sz w:val="24"/>
                <w:szCs w:val="24"/>
              </w:rPr>
            </w:pPr>
            <w:r w:rsidRPr="009B2A8C">
              <w:rPr>
                <w:sz w:val="24"/>
                <w:szCs w:val="24"/>
              </w:rPr>
              <w:t>0,725</w:t>
            </w:r>
          </w:p>
        </w:tc>
        <w:tc>
          <w:tcPr>
            <w:tcW w:w="2211" w:type="dxa"/>
            <w:vAlign w:val="center"/>
          </w:tcPr>
          <w:p w14:paraId="490B9152" w14:textId="4F80F09D" w:rsidR="00E45B9F" w:rsidRPr="009B2A8C" w:rsidRDefault="00E45B9F" w:rsidP="00E45B9F">
            <w:pPr>
              <w:spacing w:line="240" w:lineRule="auto"/>
              <w:jc w:val="center"/>
              <w:rPr>
                <w:sz w:val="24"/>
                <w:szCs w:val="24"/>
              </w:rPr>
            </w:pPr>
            <w:r w:rsidRPr="009B2A8C">
              <w:rPr>
                <w:sz w:val="24"/>
                <w:szCs w:val="24"/>
              </w:rPr>
              <w:t>0,605</w:t>
            </w:r>
          </w:p>
        </w:tc>
        <w:tc>
          <w:tcPr>
            <w:tcW w:w="2098" w:type="dxa"/>
            <w:vAlign w:val="center"/>
          </w:tcPr>
          <w:p w14:paraId="5BD2E156" w14:textId="209B881C" w:rsidR="00E45B9F" w:rsidRPr="009B2A8C" w:rsidRDefault="00E45B9F" w:rsidP="00E45B9F">
            <w:pPr>
              <w:spacing w:line="240" w:lineRule="auto"/>
              <w:jc w:val="center"/>
              <w:rPr>
                <w:sz w:val="24"/>
                <w:szCs w:val="24"/>
              </w:rPr>
            </w:pPr>
            <w:r w:rsidRPr="009B2A8C">
              <w:rPr>
                <w:sz w:val="24"/>
                <w:szCs w:val="24"/>
              </w:rPr>
              <w:t>0,268</w:t>
            </w:r>
          </w:p>
        </w:tc>
      </w:tr>
      <w:tr w:rsidR="00E45B9F" w:rsidRPr="009B2A8C" w14:paraId="41EB044E" w14:textId="77777777" w:rsidTr="00E45B9F">
        <w:trPr>
          <w:trHeight w:val="57"/>
        </w:trPr>
        <w:tc>
          <w:tcPr>
            <w:tcW w:w="693" w:type="dxa"/>
            <w:vAlign w:val="center"/>
          </w:tcPr>
          <w:p w14:paraId="6ED675E6" w14:textId="248A6C98" w:rsidR="00E45B9F" w:rsidRPr="009B2A8C" w:rsidRDefault="00E45B9F" w:rsidP="00E45B9F">
            <w:pPr>
              <w:spacing w:line="240" w:lineRule="auto"/>
              <w:ind w:left="-1044" w:firstLine="0"/>
              <w:jc w:val="right"/>
              <w:rPr>
                <w:sz w:val="24"/>
                <w:szCs w:val="24"/>
              </w:rPr>
            </w:pPr>
            <w:r>
              <w:rPr>
                <w:rFonts w:ascii="Calibri" w:hAnsi="Calibri" w:cs="Calibri"/>
                <w:color w:val="000000"/>
              </w:rPr>
              <w:t>Z8</w:t>
            </w:r>
          </w:p>
        </w:tc>
        <w:tc>
          <w:tcPr>
            <w:tcW w:w="2353" w:type="dxa"/>
            <w:vAlign w:val="center"/>
          </w:tcPr>
          <w:p w14:paraId="3475F3F6" w14:textId="09C1622E" w:rsidR="00E45B9F" w:rsidRPr="009B2A8C" w:rsidRDefault="00E45B9F" w:rsidP="00E45B9F">
            <w:pPr>
              <w:spacing w:line="240" w:lineRule="auto"/>
              <w:jc w:val="center"/>
              <w:rPr>
                <w:sz w:val="24"/>
                <w:szCs w:val="24"/>
              </w:rPr>
            </w:pPr>
            <w:r w:rsidRPr="009B2A8C">
              <w:rPr>
                <w:sz w:val="24"/>
                <w:szCs w:val="24"/>
              </w:rPr>
              <w:t>0,703</w:t>
            </w:r>
          </w:p>
        </w:tc>
        <w:tc>
          <w:tcPr>
            <w:tcW w:w="2211" w:type="dxa"/>
            <w:vAlign w:val="center"/>
          </w:tcPr>
          <w:p w14:paraId="2C1D0480" w14:textId="69256840" w:rsidR="00E45B9F" w:rsidRPr="009B2A8C" w:rsidRDefault="00E45B9F" w:rsidP="00E45B9F">
            <w:pPr>
              <w:spacing w:line="240" w:lineRule="auto"/>
              <w:jc w:val="center"/>
              <w:rPr>
                <w:sz w:val="24"/>
                <w:szCs w:val="24"/>
              </w:rPr>
            </w:pPr>
            <w:r w:rsidRPr="009B2A8C">
              <w:rPr>
                <w:sz w:val="24"/>
                <w:szCs w:val="24"/>
              </w:rPr>
              <w:t>0,763</w:t>
            </w:r>
          </w:p>
        </w:tc>
        <w:tc>
          <w:tcPr>
            <w:tcW w:w="2098" w:type="dxa"/>
            <w:vAlign w:val="center"/>
          </w:tcPr>
          <w:p w14:paraId="70427E0F" w14:textId="5B1D4766" w:rsidR="00E45B9F" w:rsidRPr="009B2A8C" w:rsidRDefault="00E45B9F" w:rsidP="00E45B9F">
            <w:pPr>
              <w:spacing w:line="240" w:lineRule="auto"/>
              <w:jc w:val="center"/>
              <w:rPr>
                <w:sz w:val="24"/>
                <w:szCs w:val="24"/>
              </w:rPr>
            </w:pPr>
            <w:r w:rsidRPr="009B2A8C">
              <w:rPr>
                <w:sz w:val="24"/>
                <w:szCs w:val="24"/>
              </w:rPr>
              <w:t>0,537</w:t>
            </w:r>
          </w:p>
        </w:tc>
      </w:tr>
      <w:tr w:rsidR="00E45B9F" w:rsidRPr="009B2A8C" w14:paraId="2A08F7D1" w14:textId="77777777" w:rsidTr="00E45B9F">
        <w:trPr>
          <w:trHeight w:val="57"/>
        </w:trPr>
        <w:tc>
          <w:tcPr>
            <w:tcW w:w="693" w:type="dxa"/>
            <w:vAlign w:val="center"/>
          </w:tcPr>
          <w:p w14:paraId="7010EBBD" w14:textId="6D74D590" w:rsidR="00E45B9F" w:rsidRPr="009B2A8C" w:rsidRDefault="00E45B9F" w:rsidP="00E45B9F">
            <w:pPr>
              <w:spacing w:line="240" w:lineRule="auto"/>
              <w:ind w:left="-1044"/>
              <w:jc w:val="right"/>
              <w:rPr>
                <w:sz w:val="24"/>
                <w:szCs w:val="24"/>
              </w:rPr>
            </w:pPr>
            <w:r>
              <w:rPr>
                <w:rFonts w:ascii="Calibri" w:hAnsi="Calibri" w:cs="Calibri"/>
                <w:color w:val="000000"/>
              </w:rPr>
              <w:t>Z9</w:t>
            </w:r>
          </w:p>
        </w:tc>
        <w:tc>
          <w:tcPr>
            <w:tcW w:w="2353" w:type="dxa"/>
            <w:vAlign w:val="center"/>
          </w:tcPr>
          <w:p w14:paraId="5430B5D5" w14:textId="0D490054" w:rsidR="00E45B9F" w:rsidRPr="009B2A8C" w:rsidRDefault="00E45B9F" w:rsidP="00E45B9F">
            <w:pPr>
              <w:spacing w:line="240" w:lineRule="auto"/>
              <w:jc w:val="center"/>
              <w:rPr>
                <w:sz w:val="24"/>
                <w:szCs w:val="24"/>
              </w:rPr>
            </w:pPr>
            <w:r w:rsidRPr="009B2A8C">
              <w:rPr>
                <w:sz w:val="24"/>
                <w:szCs w:val="24"/>
              </w:rPr>
              <w:t>0,661</w:t>
            </w:r>
          </w:p>
        </w:tc>
        <w:tc>
          <w:tcPr>
            <w:tcW w:w="2211" w:type="dxa"/>
            <w:vAlign w:val="center"/>
          </w:tcPr>
          <w:p w14:paraId="6BBC961A" w14:textId="0A3E27C8" w:rsidR="00E45B9F" w:rsidRPr="009B2A8C" w:rsidRDefault="00E45B9F" w:rsidP="00E45B9F">
            <w:pPr>
              <w:spacing w:line="240" w:lineRule="auto"/>
              <w:jc w:val="center"/>
              <w:rPr>
                <w:sz w:val="24"/>
                <w:szCs w:val="24"/>
              </w:rPr>
            </w:pPr>
            <w:r w:rsidRPr="009B2A8C">
              <w:rPr>
                <w:sz w:val="24"/>
                <w:szCs w:val="24"/>
              </w:rPr>
              <w:t>0,460</w:t>
            </w:r>
          </w:p>
        </w:tc>
        <w:tc>
          <w:tcPr>
            <w:tcW w:w="2098" w:type="dxa"/>
            <w:vAlign w:val="center"/>
          </w:tcPr>
          <w:p w14:paraId="3CD74899" w14:textId="0D88DAF5" w:rsidR="00E45B9F" w:rsidRPr="009B2A8C" w:rsidRDefault="00E45B9F" w:rsidP="00E45B9F">
            <w:pPr>
              <w:spacing w:line="240" w:lineRule="auto"/>
              <w:jc w:val="center"/>
              <w:rPr>
                <w:sz w:val="24"/>
                <w:szCs w:val="24"/>
              </w:rPr>
            </w:pPr>
            <w:r w:rsidRPr="009B2A8C">
              <w:rPr>
                <w:sz w:val="24"/>
                <w:szCs w:val="24"/>
              </w:rPr>
              <w:t>0,318</w:t>
            </w:r>
          </w:p>
        </w:tc>
      </w:tr>
      <w:tr w:rsidR="00E45B9F" w:rsidRPr="009B2A8C" w14:paraId="2B9A3196" w14:textId="77777777" w:rsidTr="00E45B9F">
        <w:trPr>
          <w:trHeight w:val="57"/>
        </w:trPr>
        <w:tc>
          <w:tcPr>
            <w:tcW w:w="693" w:type="dxa"/>
            <w:vAlign w:val="center"/>
          </w:tcPr>
          <w:p w14:paraId="3517C56C" w14:textId="3631E70E" w:rsidR="00E45B9F" w:rsidRPr="009B2A8C" w:rsidRDefault="00E45B9F" w:rsidP="00E45B9F">
            <w:pPr>
              <w:spacing w:line="240" w:lineRule="auto"/>
              <w:ind w:left="-1044" w:firstLine="0"/>
              <w:jc w:val="right"/>
              <w:rPr>
                <w:sz w:val="24"/>
                <w:szCs w:val="24"/>
              </w:rPr>
            </w:pPr>
            <w:r>
              <w:rPr>
                <w:rFonts w:ascii="Calibri" w:hAnsi="Calibri" w:cs="Calibri"/>
                <w:color w:val="000000"/>
              </w:rPr>
              <w:t>Z10</w:t>
            </w:r>
          </w:p>
        </w:tc>
        <w:tc>
          <w:tcPr>
            <w:tcW w:w="2353" w:type="dxa"/>
            <w:vAlign w:val="center"/>
          </w:tcPr>
          <w:p w14:paraId="6BFD986C" w14:textId="56449E6D" w:rsidR="00E45B9F" w:rsidRPr="009B2A8C" w:rsidRDefault="00E45B9F" w:rsidP="00E45B9F">
            <w:pPr>
              <w:spacing w:line="240" w:lineRule="auto"/>
              <w:jc w:val="center"/>
              <w:rPr>
                <w:sz w:val="24"/>
                <w:szCs w:val="24"/>
              </w:rPr>
            </w:pPr>
            <w:r w:rsidRPr="009B2A8C">
              <w:rPr>
                <w:sz w:val="24"/>
                <w:szCs w:val="24"/>
              </w:rPr>
              <w:t>0,653</w:t>
            </w:r>
          </w:p>
        </w:tc>
        <w:tc>
          <w:tcPr>
            <w:tcW w:w="2211" w:type="dxa"/>
            <w:vAlign w:val="center"/>
          </w:tcPr>
          <w:p w14:paraId="7ACD5F6B" w14:textId="1325F99C" w:rsidR="00E45B9F" w:rsidRPr="009B2A8C" w:rsidRDefault="00E45B9F" w:rsidP="00E45B9F">
            <w:pPr>
              <w:spacing w:line="240" w:lineRule="auto"/>
              <w:jc w:val="center"/>
              <w:rPr>
                <w:sz w:val="24"/>
                <w:szCs w:val="24"/>
              </w:rPr>
            </w:pPr>
            <w:r w:rsidRPr="009B2A8C">
              <w:rPr>
                <w:sz w:val="24"/>
                <w:szCs w:val="24"/>
              </w:rPr>
              <w:t>0,488</w:t>
            </w:r>
          </w:p>
        </w:tc>
        <w:tc>
          <w:tcPr>
            <w:tcW w:w="2098" w:type="dxa"/>
            <w:vAlign w:val="center"/>
          </w:tcPr>
          <w:p w14:paraId="33D27333" w14:textId="32E58747" w:rsidR="00E45B9F" w:rsidRPr="009B2A8C" w:rsidRDefault="00E45B9F" w:rsidP="00E45B9F">
            <w:pPr>
              <w:spacing w:line="240" w:lineRule="auto"/>
              <w:jc w:val="center"/>
              <w:rPr>
                <w:sz w:val="24"/>
                <w:szCs w:val="24"/>
              </w:rPr>
            </w:pPr>
            <w:r w:rsidRPr="009B2A8C">
              <w:rPr>
                <w:sz w:val="24"/>
                <w:szCs w:val="24"/>
              </w:rPr>
              <w:t>0,372</w:t>
            </w:r>
          </w:p>
        </w:tc>
      </w:tr>
    </w:tbl>
    <w:p w14:paraId="0B7E8DE5" w14:textId="62A08AF1" w:rsidR="001C7515" w:rsidRPr="009B2A8C" w:rsidRDefault="001C7515" w:rsidP="001C7515">
      <w:pPr>
        <w:rPr>
          <w:sz w:val="24"/>
          <w:szCs w:val="24"/>
        </w:rPr>
      </w:pPr>
      <w:r w:rsidRPr="009B2A8C">
        <w:rPr>
          <w:sz w:val="24"/>
          <w:szCs w:val="24"/>
        </w:rPr>
        <w:tab/>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diolah peneliti, 2026</w:t>
      </w:r>
    </w:p>
    <w:p w14:paraId="02354A57" w14:textId="61EB9824" w:rsidR="001C7515" w:rsidRPr="009B2A8C" w:rsidRDefault="001C7515" w:rsidP="001C7515">
      <w:pPr>
        <w:ind w:left="709"/>
        <w:rPr>
          <w:sz w:val="24"/>
          <w:szCs w:val="24"/>
        </w:rPr>
      </w:pPr>
      <w:r w:rsidRPr="009B2A8C">
        <w:rPr>
          <w:sz w:val="24"/>
          <w:szCs w:val="24"/>
        </w:rPr>
        <w:tab/>
        <w:t>Berdasarkan Tabel 4.</w:t>
      </w:r>
      <w:r w:rsidR="00E21018">
        <w:rPr>
          <w:sz w:val="24"/>
          <w:szCs w:val="24"/>
        </w:rPr>
        <w:t>7</w:t>
      </w:r>
      <w:r w:rsidRPr="009B2A8C">
        <w:rPr>
          <w:sz w:val="24"/>
          <w:szCs w:val="24"/>
        </w:rPr>
        <w:t>, seluruh indikator terbukti memiliki nilai muatan (</w:t>
      </w:r>
      <w:proofErr w:type="spellStart"/>
      <w:r w:rsidRPr="003C7E66">
        <w:rPr>
          <w:i/>
          <w:iCs/>
          <w:sz w:val="24"/>
          <w:szCs w:val="24"/>
        </w:rPr>
        <w:t>loading</w:t>
      </w:r>
      <w:proofErr w:type="spellEnd"/>
      <w:r w:rsidRPr="009B2A8C">
        <w:rPr>
          <w:sz w:val="24"/>
          <w:szCs w:val="24"/>
        </w:rPr>
        <w:t xml:space="preserve">) tertinggi pada variabelnya sendiri dibandingkan ketika dikorelasikan dengan variabel lain. Indikator X1 hingga X10 memiliki nilai </w:t>
      </w:r>
      <w:proofErr w:type="spellStart"/>
      <w:r w:rsidRPr="003C7E66">
        <w:rPr>
          <w:i/>
          <w:iCs/>
          <w:sz w:val="24"/>
          <w:szCs w:val="24"/>
        </w:rPr>
        <w:t>loading</w:t>
      </w:r>
      <w:proofErr w:type="spellEnd"/>
      <w:r w:rsidRPr="009B2A8C">
        <w:rPr>
          <w:sz w:val="24"/>
          <w:szCs w:val="24"/>
        </w:rPr>
        <w:t xml:space="preserve"> antara 0,742-0,842 pada variabel Sistem Kerja Fleksibel, jauh lebih tinggi dibandingkan korelasinya terhadap variabel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D4225F" w:rsidRPr="009B2A8C">
        <w:rPr>
          <w:sz w:val="24"/>
          <w:szCs w:val="24"/>
        </w:rPr>
        <w:t xml:space="preserve"> dengan nilai </w:t>
      </w:r>
      <w:r w:rsidRPr="009B2A8C">
        <w:rPr>
          <w:sz w:val="24"/>
          <w:szCs w:val="24"/>
        </w:rPr>
        <w:t xml:space="preserve">0,307-0,588 maupun Kinerja Pegawai </w:t>
      </w:r>
      <w:r w:rsidR="00D4225F" w:rsidRPr="009B2A8C">
        <w:rPr>
          <w:sz w:val="24"/>
          <w:szCs w:val="24"/>
        </w:rPr>
        <w:t xml:space="preserve"> dengan nilai </w:t>
      </w:r>
      <w:r w:rsidRPr="009B2A8C">
        <w:rPr>
          <w:sz w:val="24"/>
          <w:szCs w:val="24"/>
        </w:rPr>
        <w:t xml:space="preserve">0,283-0,595.  </w:t>
      </w:r>
      <w:r w:rsidRPr="009B2A8C">
        <w:rPr>
          <w:sz w:val="24"/>
          <w:szCs w:val="24"/>
        </w:rPr>
        <w:lastRenderedPageBreak/>
        <w:t xml:space="preserve">Indikator Z1 hingga Z10 secara konsisten pada variabel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dengan </w:t>
      </w:r>
      <w:proofErr w:type="spellStart"/>
      <w:r w:rsidRPr="005544C9">
        <w:rPr>
          <w:i/>
          <w:iCs/>
          <w:sz w:val="24"/>
          <w:szCs w:val="24"/>
        </w:rPr>
        <w:t>loading</w:t>
      </w:r>
      <w:proofErr w:type="spellEnd"/>
      <w:r w:rsidRPr="009B2A8C">
        <w:rPr>
          <w:sz w:val="24"/>
          <w:szCs w:val="24"/>
        </w:rPr>
        <w:t xml:space="preserve"> 0,630</w:t>
      </w:r>
      <w:r w:rsidR="00D4225F" w:rsidRPr="009B2A8C">
        <w:rPr>
          <w:sz w:val="24"/>
          <w:szCs w:val="24"/>
        </w:rPr>
        <w:t>-</w:t>
      </w:r>
      <w:r w:rsidRPr="009B2A8C">
        <w:rPr>
          <w:sz w:val="24"/>
          <w:szCs w:val="24"/>
        </w:rPr>
        <w:t xml:space="preserve">0,806, lebih tinggi daripada korelasinya terhadap variabel X </w:t>
      </w:r>
      <w:r w:rsidR="00D4225F" w:rsidRPr="009B2A8C">
        <w:rPr>
          <w:sz w:val="24"/>
          <w:szCs w:val="24"/>
        </w:rPr>
        <w:t xml:space="preserve">nilai </w:t>
      </w:r>
      <w:r w:rsidRPr="009B2A8C">
        <w:rPr>
          <w:sz w:val="24"/>
          <w:szCs w:val="24"/>
        </w:rPr>
        <w:t>0,245</w:t>
      </w:r>
      <w:r w:rsidR="00D4225F" w:rsidRPr="009B2A8C">
        <w:rPr>
          <w:sz w:val="24"/>
          <w:szCs w:val="24"/>
        </w:rPr>
        <w:t>-</w:t>
      </w:r>
      <w:r w:rsidRPr="009B2A8C">
        <w:rPr>
          <w:sz w:val="24"/>
          <w:szCs w:val="24"/>
        </w:rPr>
        <w:t xml:space="preserve">0,546 maupun variabel Y </w:t>
      </w:r>
      <w:r w:rsidR="00D4225F" w:rsidRPr="009B2A8C">
        <w:rPr>
          <w:sz w:val="24"/>
          <w:szCs w:val="24"/>
        </w:rPr>
        <w:t xml:space="preserve">nilai </w:t>
      </w:r>
      <w:r w:rsidRPr="009B2A8C">
        <w:rPr>
          <w:sz w:val="24"/>
          <w:szCs w:val="24"/>
        </w:rPr>
        <w:t>0,460</w:t>
      </w:r>
      <w:r w:rsidR="00D4225F" w:rsidRPr="009B2A8C">
        <w:rPr>
          <w:sz w:val="24"/>
          <w:szCs w:val="24"/>
        </w:rPr>
        <w:t>-</w:t>
      </w:r>
      <w:r w:rsidRPr="009B2A8C">
        <w:rPr>
          <w:sz w:val="24"/>
          <w:szCs w:val="24"/>
        </w:rPr>
        <w:t xml:space="preserve">0,763.  Indikator Y1 hingga Y10 terbukti dominan merefleksikan variabel Kinerja Pegawai dengan nilai </w:t>
      </w:r>
      <w:proofErr w:type="spellStart"/>
      <w:r w:rsidRPr="009B2A8C">
        <w:rPr>
          <w:sz w:val="24"/>
          <w:szCs w:val="24"/>
        </w:rPr>
        <w:t>loading</w:t>
      </w:r>
      <w:proofErr w:type="spellEnd"/>
      <w:r w:rsidRPr="009B2A8C">
        <w:rPr>
          <w:sz w:val="24"/>
          <w:szCs w:val="24"/>
        </w:rPr>
        <w:t xml:space="preserve"> 0,720</w:t>
      </w:r>
      <w:r w:rsidR="00D4225F" w:rsidRPr="009B2A8C">
        <w:rPr>
          <w:sz w:val="24"/>
          <w:szCs w:val="24"/>
        </w:rPr>
        <w:t>-</w:t>
      </w:r>
      <w:r w:rsidRPr="009B2A8C">
        <w:rPr>
          <w:sz w:val="24"/>
          <w:szCs w:val="24"/>
        </w:rPr>
        <w:t xml:space="preserve"> 0,898.</w:t>
      </w:r>
    </w:p>
    <w:p w14:paraId="055119DD" w14:textId="5A92BA0F" w:rsidR="00244140" w:rsidRPr="009B2A8C" w:rsidRDefault="00291F79" w:rsidP="009367F9">
      <w:pPr>
        <w:ind w:left="720" w:firstLine="698"/>
        <w:rPr>
          <w:sz w:val="24"/>
          <w:szCs w:val="24"/>
        </w:rPr>
      </w:pPr>
      <w:r w:rsidRPr="009B2A8C">
        <w:rPr>
          <w:sz w:val="24"/>
          <w:szCs w:val="24"/>
        </w:rPr>
        <w:t xml:space="preserve">Kriteria </w:t>
      </w:r>
      <w:proofErr w:type="spellStart"/>
      <w:r w:rsidRPr="009B2A8C">
        <w:rPr>
          <w:sz w:val="24"/>
          <w:szCs w:val="24"/>
        </w:rPr>
        <w:t>Fornell-Larcker</w:t>
      </w:r>
      <w:proofErr w:type="spellEnd"/>
      <w:r w:rsidRPr="009B2A8C">
        <w:rPr>
          <w:sz w:val="24"/>
          <w:szCs w:val="24"/>
        </w:rPr>
        <w:t xml:space="preserve"> dievaluasi dengan cara membandingkan nilai akar kuadrat dari </w:t>
      </w:r>
      <w:proofErr w:type="spellStart"/>
      <w:r w:rsidRPr="009367F9">
        <w:rPr>
          <w:i/>
          <w:iCs/>
          <w:sz w:val="24"/>
          <w:szCs w:val="24"/>
        </w:rPr>
        <w:t>Average</w:t>
      </w:r>
      <w:proofErr w:type="spellEnd"/>
      <w:r w:rsidRPr="009367F9">
        <w:rPr>
          <w:i/>
          <w:iCs/>
          <w:sz w:val="24"/>
          <w:szCs w:val="24"/>
        </w:rPr>
        <w:t xml:space="preserve"> </w:t>
      </w:r>
      <w:proofErr w:type="spellStart"/>
      <w:r w:rsidRPr="009367F9">
        <w:rPr>
          <w:i/>
          <w:iCs/>
          <w:sz w:val="24"/>
          <w:szCs w:val="24"/>
        </w:rPr>
        <w:t>Variance</w:t>
      </w:r>
      <w:proofErr w:type="spellEnd"/>
      <w:r w:rsidRPr="009367F9">
        <w:rPr>
          <w:i/>
          <w:iCs/>
          <w:sz w:val="24"/>
          <w:szCs w:val="24"/>
        </w:rPr>
        <w:t xml:space="preserve"> </w:t>
      </w:r>
      <w:proofErr w:type="spellStart"/>
      <w:r w:rsidRPr="009367F9">
        <w:rPr>
          <w:i/>
          <w:iCs/>
          <w:sz w:val="24"/>
          <w:szCs w:val="24"/>
        </w:rPr>
        <w:t>Extracted</w:t>
      </w:r>
      <w:proofErr w:type="spellEnd"/>
      <w:r w:rsidRPr="009B2A8C">
        <w:rPr>
          <w:sz w:val="24"/>
          <w:szCs w:val="24"/>
        </w:rPr>
        <w:t xml:space="preserve"> (</w:t>
      </w:r>
      <w:r w:rsidR="00412553" w:rsidRPr="009B2A8C">
        <w:rPr>
          <w:sz w:val="24"/>
          <w:szCs w:val="24"/>
        </w:rPr>
        <w:t>√</w:t>
      </w:r>
      <w:r w:rsidRPr="009B2A8C">
        <w:rPr>
          <w:sz w:val="24"/>
          <w:szCs w:val="24"/>
        </w:rPr>
        <w:t>AVE) suatu variabel laten dengan nilai korelasi antar-</w:t>
      </w:r>
      <w:proofErr w:type="spellStart"/>
      <w:r w:rsidRPr="009B2A8C">
        <w:rPr>
          <w:sz w:val="24"/>
          <w:szCs w:val="24"/>
        </w:rPr>
        <w:t>konstruk</w:t>
      </w:r>
      <w:proofErr w:type="spellEnd"/>
      <w:r w:rsidRPr="009B2A8C">
        <w:rPr>
          <w:sz w:val="24"/>
          <w:szCs w:val="24"/>
        </w:rPr>
        <w:t xml:space="preserve"> laten lainnya. Syarat kelayakan dipenuhi apabila nilai </w:t>
      </w:r>
      <w:r w:rsidR="007B584B" w:rsidRPr="009B2A8C">
        <w:rPr>
          <w:sz w:val="24"/>
          <w:szCs w:val="24"/>
        </w:rPr>
        <w:t>√</w:t>
      </w:r>
      <w:r w:rsidRPr="009B2A8C">
        <w:rPr>
          <w:sz w:val="24"/>
          <w:szCs w:val="24"/>
        </w:rPr>
        <w:t>AVE pada posisi diagonal lebih besar daripada nilai korelasi antar-</w:t>
      </w:r>
      <w:proofErr w:type="spellStart"/>
      <w:r w:rsidRPr="009B2A8C">
        <w:rPr>
          <w:sz w:val="24"/>
          <w:szCs w:val="24"/>
        </w:rPr>
        <w:t>konstruk</w:t>
      </w:r>
      <w:proofErr w:type="spellEnd"/>
      <w:r w:rsidRPr="009B2A8C">
        <w:rPr>
          <w:sz w:val="24"/>
          <w:szCs w:val="24"/>
        </w:rPr>
        <w:t xml:space="preserve"> pada kolom dan baris yang sama.  </w:t>
      </w:r>
    </w:p>
    <w:p w14:paraId="6BFCBD9B" w14:textId="1226442F" w:rsidR="00497094" w:rsidRPr="009B2A8C" w:rsidRDefault="00497094" w:rsidP="00497094">
      <w:pPr>
        <w:ind w:left="709"/>
        <w:jc w:val="center"/>
        <w:rPr>
          <w:sz w:val="24"/>
          <w:szCs w:val="24"/>
        </w:rPr>
      </w:pPr>
      <w:r w:rsidRPr="009B2A8C">
        <w:rPr>
          <w:sz w:val="24"/>
          <w:szCs w:val="24"/>
        </w:rPr>
        <w:t>Tabel 4.</w:t>
      </w:r>
      <w:r w:rsidR="00E21018">
        <w:rPr>
          <w:sz w:val="24"/>
          <w:szCs w:val="24"/>
        </w:rPr>
        <w:t>8</w:t>
      </w:r>
      <w:r w:rsidRPr="009B2A8C">
        <w:rPr>
          <w:sz w:val="24"/>
          <w:szCs w:val="24"/>
        </w:rPr>
        <w:t xml:space="preserve"> </w:t>
      </w:r>
      <w:r w:rsidR="00244140" w:rsidRPr="009B2A8C">
        <w:rPr>
          <w:sz w:val="24"/>
          <w:szCs w:val="24"/>
        </w:rPr>
        <w:t xml:space="preserve">Hasil Uji </w:t>
      </w:r>
      <w:proofErr w:type="spellStart"/>
      <w:r w:rsidR="00244140" w:rsidRPr="009B2A8C">
        <w:rPr>
          <w:sz w:val="24"/>
          <w:szCs w:val="24"/>
        </w:rPr>
        <w:t>Fornell-Larcker</w:t>
      </w:r>
      <w:proofErr w:type="spellEnd"/>
    </w:p>
    <w:tbl>
      <w:tblPr>
        <w:tblStyle w:val="TableGrid"/>
        <w:tblW w:w="0" w:type="auto"/>
        <w:tblInd w:w="709" w:type="dxa"/>
        <w:tblLook w:val="04A0" w:firstRow="1" w:lastRow="0" w:firstColumn="1" w:lastColumn="0" w:noHBand="0" w:noVBand="1"/>
      </w:tblPr>
      <w:tblGrid>
        <w:gridCol w:w="1911"/>
        <w:gridCol w:w="1687"/>
        <w:gridCol w:w="1688"/>
        <w:gridCol w:w="1936"/>
      </w:tblGrid>
      <w:tr w:rsidR="00330DBE" w:rsidRPr="009B2A8C" w14:paraId="64909E7D" w14:textId="77777777" w:rsidTr="0098008C">
        <w:tc>
          <w:tcPr>
            <w:tcW w:w="2263" w:type="dxa"/>
          </w:tcPr>
          <w:p w14:paraId="64E02ECA" w14:textId="77777777" w:rsidR="00330DBE" w:rsidRPr="009B2A8C" w:rsidRDefault="00330DBE" w:rsidP="00046BFF">
            <w:pPr>
              <w:spacing w:line="240" w:lineRule="auto"/>
              <w:jc w:val="center"/>
              <w:rPr>
                <w:sz w:val="24"/>
                <w:szCs w:val="24"/>
              </w:rPr>
            </w:pPr>
          </w:p>
        </w:tc>
        <w:tc>
          <w:tcPr>
            <w:tcW w:w="1842" w:type="dxa"/>
          </w:tcPr>
          <w:p w14:paraId="076FF30C" w14:textId="769DBE06" w:rsidR="00330DBE" w:rsidRPr="00046BFF" w:rsidRDefault="00273E10" w:rsidP="00046BFF">
            <w:pPr>
              <w:spacing w:line="240" w:lineRule="auto"/>
              <w:ind w:left="-132" w:hanging="1"/>
              <w:jc w:val="center"/>
              <w:rPr>
                <w:i/>
                <w:iCs/>
                <w:sz w:val="24"/>
                <w:szCs w:val="24"/>
              </w:rPr>
            </w:pPr>
            <w:proofErr w:type="spellStart"/>
            <w:r w:rsidRPr="00273E10">
              <w:rPr>
                <w:i/>
                <w:iCs/>
                <w:sz w:val="24"/>
                <w:szCs w:val="24"/>
              </w:rPr>
              <w:t>Job</w:t>
            </w:r>
            <w:proofErr w:type="spellEnd"/>
            <w:r w:rsidRPr="00273E10">
              <w:rPr>
                <w:i/>
                <w:iCs/>
                <w:sz w:val="24"/>
                <w:szCs w:val="24"/>
              </w:rPr>
              <w:t xml:space="preserve"> </w:t>
            </w:r>
            <w:proofErr w:type="spellStart"/>
            <w:r w:rsidRPr="00273E10">
              <w:rPr>
                <w:i/>
                <w:iCs/>
                <w:sz w:val="24"/>
                <w:szCs w:val="24"/>
              </w:rPr>
              <w:t>Enrichment</w:t>
            </w:r>
            <w:proofErr w:type="spellEnd"/>
          </w:p>
        </w:tc>
        <w:tc>
          <w:tcPr>
            <w:tcW w:w="1844" w:type="dxa"/>
          </w:tcPr>
          <w:p w14:paraId="6CCBC9E8" w14:textId="6F427DAD" w:rsidR="00330DBE" w:rsidRPr="009B2A8C" w:rsidRDefault="00330DBE" w:rsidP="00046BFF">
            <w:pPr>
              <w:spacing w:line="240" w:lineRule="auto"/>
              <w:ind w:left="-132" w:hanging="1"/>
              <w:jc w:val="center"/>
              <w:rPr>
                <w:sz w:val="24"/>
                <w:szCs w:val="24"/>
              </w:rPr>
            </w:pPr>
            <w:r w:rsidRPr="009B2A8C">
              <w:rPr>
                <w:sz w:val="24"/>
                <w:szCs w:val="24"/>
              </w:rPr>
              <w:t>Kinerja Pegawai</w:t>
            </w:r>
          </w:p>
        </w:tc>
        <w:tc>
          <w:tcPr>
            <w:tcW w:w="2264" w:type="dxa"/>
          </w:tcPr>
          <w:p w14:paraId="610DAC1C" w14:textId="4DE2BD49" w:rsidR="00330DBE" w:rsidRPr="009B2A8C" w:rsidRDefault="00330DBE" w:rsidP="00046BFF">
            <w:pPr>
              <w:spacing w:line="240" w:lineRule="auto"/>
              <w:ind w:left="-132" w:hanging="1"/>
              <w:jc w:val="center"/>
              <w:rPr>
                <w:sz w:val="24"/>
                <w:szCs w:val="24"/>
              </w:rPr>
            </w:pPr>
            <w:r w:rsidRPr="009B2A8C">
              <w:rPr>
                <w:sz w:val="24"/>
                <w:szCs w:val="24"/>
              </w:rPr>
              <w:t>Sistem Kerja Fleksibel</w:t>
            </w:r>
          </w:p>
        </w:tc>
      </w:tr>
      <w:tr w:rsidR="00330DBE" w:rsidRPr="009B2A8C" w14:paraId="27EC7BB7" w14:textId="77777777" w:rsidTr="0020386D">
        <w:tc>
          <w:tcPr>
            <w:tcW w:w="2263" w:type="dxa"/>
            <w:vAlign w:val="center"/>
          </w:tcPr>
          <w:p w14:paraId="1B1D05F7" w14:textId="54616BE8" w:rsidR="00330DBE" w:rsidRPr="00046BFF" w:rsidRDefault="00273E10" w:rsidP="00046BFF">
            <w:pPr>
              <w:spacing w:line="240" w:lineRule="auto"/>
              <w:ind w:firstLine="36"/>
              <w:jc w:val="center"/>
              <w:rPr>
                <w:b/>
                <w:bCs/>
                <w:i/>
                <w:iCs/>
                <w:sz w:val="24"/>
                <w:szCs w:val="24"/>
              </w:rPr>
            </w:pPr>
            <w:proofErr w:type="spellStart"/>
            <w:r w:rsidRPr="00273E10">
              <w:rPr>
                <w:b/>
                <w:bCs/>
                <w:i/>
                <w:iCs/>
                <w:sz w:val="24"/>
                <w:szCs w:val="24"/>
              </w:rPr>
              <w:t>Job</w:t>
            </w:r>
            <w:proofErr w:type="spellEnd"/>
            <w:r w:rsidRPr="00273E10">
              <w:rPr>
                <w:b/>
                <w:bCs/>
                <w:i/>
                <w:iCs/>
                <w:sz w:val="24"/>
                <w:szCs w:val="24"/>
              </w:rPr>
              <w:t xml:space="preserve"> </w:t>
            </w:r>
            <w:proofErr w:type="spellStart"/>
            <w:r w:rsidRPr="00273E10">
              <w:rPr>
                <w:b/>
                <w:bCs/>
                <w:i/>
                <w:iCs/>
                <w:sz w:val="24"/>
                <w:szCs w:val="24"/>
              </w:rPr>
              <w:t>Enrichment</w:t>
            </w:r>
            <w:proofErr w:type="spellEnd"/>
          </w:p>
        </w:tc>
        <w:tc>
          <w:tcPr>
            <w:tcW w:w="1842" w:type="dxa"/>
          </w:tcPr>
          <w:p w14:paraId="437AA56E" w14:textId="0FD8E7D8" w:rsidR="00330DBE" w:rsidRPr="009B2A8C" w:rsidRDefault="0098008C" w:rsidP="00046BFF">
            <w:pPr>
              <w:spacing w:line="240" w:lineRule="auto"/>
              <w:jc w:val="center"/>
              <w:rPr>
                <w:sz w:val="24"/>
                <w:szCs w:val="24"/>
              </w:rPr>
            </w:pPr>
            <w:r w:rsidRPr="009B2A8C">
              <w:rPr>
                <w:sz w:val="24"/>
                <w:szCs w:val="24"/>
              </w:rPr>
              <w:t>0,718</w:t>
            </w:r>
          </w:p>
        </w:tc>
        <w:tc>
          <w:tcPr>
            <w:tcW w:w="1844" w:type="dxa"/>
          </w:tcPr>
          <w:p w14:paraId="5329387D" w14:textId="77777777" w:rsidR="00330DBE" w:rsidRPr="009B2A8C" w:rsidRDefault="00330DBE" w:rsidP="00046BFF">
            <w:pPr>
              <w:spacing w:line="240" w:lineRule="auto"/>
              <w:jc w:val="center"/>
              <w:rPr>
                <w:sz w:val="24"/>
                <w:szCs w:val="24"/>
              </w:rPr>
            </w:pPr>
          </w:p>
        </w:tc>
        <w:tc>
          <w:tcPr>
            <w:tcW w:w="2264" w:type="dxa"/>
          </w:tcPr>
          <w:p w14:paraId="6F68F0D8" w14:textId="77777777" w:rsidR="00330DBE" w:rsidRPr="009B2A8C" w:rsidRDefault="00330DBE" w:rsidP="00046BFF">
            <w:pPr>
              <w:spacing w:line="240" w:lineRule="auto"/>
              <w:jc w:val="center"/>
              <w:rPr>
                <w:sz w:val="24"/>
                <w:szCs w:val="24"/>
              </w:rPr>
            </w:pPr>
          </w:p>
        </w:tc>
      </w:tr>
      <w:tr w:rsidR="00330DBE" w:rsidRPr="009B2A8C" w14:paraId="313BE9A6" w14:textId="77777777" w:rsidTr="0020386D">
        <w:tc>
          <w:tcPr>
            <w:tcW w:w="2263" w:type="dxa"/>
            <w:vAlign w:val="center"/>
          </w:tcPr>
          <w:p w14:paraId="3652EF07" w14:textId="52A25830" w:rsidR="00330DBE" w:rsidRPr="009B2A8C" w:rsidRDefault="00330DBE" w:rsidP="00046BFF">
            <w:pPr>
              <w:spacing w:line="240" w:lineRule="auto"/>
              <w:ind w:firstLine="36"/>
              <w:jc w:val="center"/>
              <w:rPr>
                <w:b/>
                <w:bCs/>
                <w:sz w:val="24"/>
                <w:szCs w:val="24"/>
              </w:rPr>
            </w:pPr>
            <w:r w:rsidRPr="009B2A8C">
              <w:rPr>
                <w:b/>
                <w:bCs/>
                <w:sz w:val="24"/>
                <w:szCs w:val="24"/>
              </w:rPr>
              <w:t>Kinerja Pegawai</w:t>
            </w:r>
          </w:p>
        </w:tc>
        <w:tc>
          <w:tcPr>
            <w:tcW w:w="1842" w:type="dxa"/>
          </w:tcPr>
          <w:p w14:paraId="26A8A753" w14:textId="668BECF6" w:rsidR="00330DBE" w:rsidRPr="009B2A8C" w:rsidRDefault="0098008C" w:rsidP="00046BFF">
            <w:pPr>
              <w:spacing w:line="240" w:lineRule="auto"/>
              <w:jc w:val="center"/>
              <w:rPr>
                <w:sz w:val="24"/>
                <w:szCs w:val="24"/>
              </w:rPr>
            </w:pPr>
            <w:r w:rsidRPr="009B2A8C">
              <w:rPr>
                <w:sz w:val="24"/>
                <w:szCs w:val="24"/>
              </w:rPr>
              <w:t>0,820</w:t>
            </w:r>
          </w:p>
        </w:tc>
        <w:tc>
          <w:tcPr>
            <w:tcW w:w="1844" w:type="dxa"/>
          </w:tcPr>
          <w:p w14:paraId="2F27F571" w14:textId="3FFDEFB7" w:rsidR="00330DBE" w:rsidRPr="009B2A8C" w:rsidRDefault="0098008C" w:rsidP="00046BFF">
            <w:pPr>
              <w:spacing w:line="240" w:lineRule="auto"/>
              <w:jc w:val="center"/>
              <w:rPr>
                <w:sz w:val="24"/>
                <w:szCs w:val="24"/>
              </w:rPr>
            </w:pPr>
            <w:r w:rsidRPr="009B2A8C">
              <w:rPr>
                <w:sz w:val="24"/>
                <w:szCs w:val="24"/>
              </w:rPr>
              <w:t>0,806</w:t>
            </w:r>
          </w:p>
        </w:tc>
        <w:tc>
          <w:tcPr>
            <w:tcW w:w="2264" w:type="dxa"/>
          </w:tcPr>
          <w:p w14:paraId="2AFFC52C" w14:textId="77777777" w:rsidR="00330DBE" w:rsidRPr="009B2A8C" w:rsidRDefault="00330DBE" w:rsidP="00046BFF">
            <w:pPr>
              <w:spacing w:line="240" w:lineRule="auto"/>
              <w:jc w:val="center"/>
              <w:rPr>
                <w:sz w:val="24"/>
                <w:szCs w:val="24"/>
              </w:rPr>
            </w:pPr>
          </w:p>
        </w:tc>
      </w:tr>
      <w:tr w:rsidR="00330DBE" w:rsidRPr="009B2A8C" w14:paraId="703407DA" w14:textId="77777777" w:rsidTr="0020386D">
        <w:tc>
          <w:tcPr>
            <w:tcW w:w="2263" w:type="dxa"/>
            <w:vAlign w:val="center"/>
          </w:tcPr>
          <w:p w14:paraId="7C2FB5C7" w14:textId="46ED553A" w:rsidR="00330DBE" w:rsidRPr="009B2A8C" w:rsidRDefault="00330DBE" w:rsidP="00046BFF">
            <w:pPr>
              <w:spacing w:line="240" w:lineRule="auto"/>
              <w:ind w:firstLine="36"/>
              <w:jc w:val="center"/>
              <w:rPr>
                <w:b/>
                <w:bCs/>
                <w:sz w:val="24"/>
                <w:szCs w:val="24"/>
              </w:rPr>
            </w:pPr>
            <w:r w:rsidRPr="009B2A8C">
              <w:rPr>
                <w:b/>
                <w:bCs/>
                <w:sz w:val="24"/>
                <w:szCs w:val="24"/>
              </w:rPr>
              <w:t>Sistem Kerja Fleksibel</w:t>
            </w:r>
          </w:p>
        </w:tc>
        <w:tc>
          <w:tcPr>
            <w:tcW w:w="1842" w:type="dxa"/>
          </w:tcPr>
          <w:p w14:paraId="4D5D8AF4" w14:textId="00606BAA" w:rsidR="00330DBE" w:rsidRPr="009B2A8C" w:rsidRDefault="0098008C" w:rsidP="00046BFF">
            <w:pPr>
              <w:spacing w:line="240" w:lineRule="auto"/>
              <w:jc w:val="center"/>
              <w:rPr>
                <w:sz w:val="24"/>
                <w:szCs w:val="24"/>
              </w:rPr>
            </w:pPr>
            <w:r w:rsidRPr="009B2A8C">
              <w:rPr>
                <w:sz w:val="24"/>
                <w:szCs w:val="24"/>
              </w:rPr>
              <w:t>0,598</w:t>
            </w:r>
          </w:p>
        </w:tc>
        <w:tc>
          <w:tcPr>
            <w:tcW w:w="1844" w:type="dxa"/>
          </w:tcPr>
          <w:p w14:paraId="18A88FA1" w14:textId="2E867A0D" w:rsidR="00330DBE" w:rsidRPr="009B2A8C" w:rsidRDefault="0098008C" w:rsidP="00046BFF">
            <w:pPr>
              <w:spacing w:line="240" w:lineRule="auto"/>
              <w:jc w:val="center"/>
              <w:rPr>
                <w:sz w:val="24"/>
                <w:szCs w:val="24"/>
              </w:rPr>
            </w:pPr>
            <w:r w:rsidRPr="009B2A8C">
              <w:rPr>
                <w:sz w:val="24"/>
                <w:szCs w:val="24"/>
              </w:rPr>
              <w:t>0,563</w:t>
            </w:r>
          </w:p>
        </w:tc>
        <w:tc>
          <w:tcPr>
            <w:tcW w:w="2264" w:type="dxa"/>
          </w:tcPr>
          <w:p w14:paraId="159AD6ED" w14:textId="0C6B5BD2" w:rsidR="00330DBE" w:rsidRPr="009B2A8C" w:rsidRDefault="0098008C" w:rsidP="00046BFF">
            <w:pPr>
              <w:spacing w:line="240" w:lineRule="auto"/>
              <w:jc w:val="center"/>
              <w:rPr>
                <w:sz w:val="24"/>
                <w:szCs w:val="24"/>
              </w:rPr>
            </w:pPr>
            <w:r w:rsidRPr="009B2A8C">
              <w:rPr>
                <w:sz w:val="24"/>
                <w:szCs w:val="24"/>
              </w:rPr>
              <w:t>0,777</w:t>
            </w:r>
          </w:p>
        </w:tc>
      </w:tr>
    </w:tbl>
    <w:p w14:paraId="10A7D857" w14:textId="22A2D41D" w:rsidR="00EC2ECE" w:rsidRPr="009B2A8C" w:rsidRDefault="00244140" w:rsidP="001C7515">
      <w:pPr>
        <w:ind w:left="709"/>
        <w:rPr>
          <w:sz w:val="24"/>
          <w:szCs w:val="24"/>
        </w:rPr>
      </w:pPr>
      <w:r w:rsidRPr="009B2A8C">
        <w:rPr>
          <w:sz w:val="24"/>
          <w:szCs w:val="24"/>
        </w:rPr>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diolah peneliti, 2026</w:t>
      </w:r>
    </w:p>
    <w:p w14:paraId="5518675E" w14:textId="665A6254" w:rsidR="0004540F" w:rsidRPr="009B2A8C" w:rsidRDefault="00FE14C2" w:rsidP="00FE14C2">
      <w:pPr>
        <w:ind w:left="720" w:firstLine="720"/>
        <w:rPr>
          <w:sz w:val="24"/>
          <w:szCs w:val="24"/>
        </w:rPr>
      </w:pPr>
      <w:r w:rsidRPr="009B2A8C">
        <w:rPr>
          <w:sz w:val="24"/>
          <w:szCs w:val="24"/>
        </w:rPr>
        <w:t xml:space="preserve">Berdasarkan hasil pengujian validitas </w:t>
      </w:r>
      <w:proofErr w:type="spellStart"/>
      <w:r w:rsidRPr="009B2A8C">
        <w:rPr>
          <w:sz w:val="24"/>
          <w:szCs w:val="24"/>
        </w:rPr>
        <w:t>diskriminan</w:t>
      </w:r>
      <w:proofErr w:type="spellEnd"/>
      <w:r w:rsidRPr="009B2A8C">
        <w:rPr>
          <w:sz w:val="24"/>
          <w:szCs w:val="24"/>
        </w:rPr>
        <w:t xml:space="preserve"> menggunakan kriteria </w:t>
      </w:r>
      <w:proofErr w:type="spellStart"/>
      <w:r w:rsidRPr="009B2A8C">
        <w:rPr>
          <w:sz w:val="24"/>
          <w:szCs w:val="24"/>
        </w:rPr>
        <w:t>Fornell-Larcker</w:t>
      </w:r>
      <w:proofErr w:type="spellEnd"/>
      <w:r w:rsidRPr="009B2A8C">
        <w:rPr>
          <w:sz w:val="24"/>
          <w:szCs w:val="24"/>
        </w:rPr>
        <w:t xml:space="preserve"> pada Tabel 4.</w:t>
      </w:r>
      <w:r w:rsidR="00E21018">
        <w:rPr>
          <w:sz w:val="24"/>
          <w:szCs w:val="24"/>
        </w:rPr>
        <w:t>8</w:t>
      </w:r>
      <w:r w:rsidRPr="009B2A8C">
        <w:rPr>
          <w:sz w:val="24"/>
          <w:szCs w:val="24"/>
        </w:rPr>
        <w:t xml:space="preserve">, diketahui bahwa nilai √AVE untuk masing-masing variabel laten yaitu Sistem Kerja Fleksibel (X) sebesar 0,777, Kinerja Pegawai (Y) sebesar 0,806, dan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(Z) sebesar 0,718 selalu lebih besar daripada nilai korelasi variabel tersebut dengan variabel laten lainnya dalam </w:t>
      </w:r>
      <w:proofErr w:type="spellStart"/>
      <w:r w:rsidRPr="009B2A8C">
        <w:rPr>
          <w:sz w:val="24"/>
          <w:szCs w:val="24"/>
        </w:rPr>
        <w:t>model.Hasil</w:t>
      </w:r>
      <w:proofErr w:type="spellEnd"/>
      <w:r w:rsidRPr="009B2A8C">
        <w:rPr>
          <w:sz w:val="24"/>
          <w:szCs w:val="24"/>
        </w:rPr>
        <w:t xml:space="preserve"> ini membuktikan bahwa setiap variabel laten mampu menjelaskan varians dari indikator-indikator refleksinya secara jauh lebih spesifik dan optimal dibandingkan menjelaskan variabel laten lain. Dengan demikian, berdasarkan kriteria </w:t>
      </w:r>
      <w:proofErr w:type="spellStart"/>
      <w:r w:rsidRPr="009B2A8C">
        <w:rPr>
          <w:sz w:val="24"/>
          <w:szCs w:val="24"/>
        </w:rPr>
        <w:t>Fornell-Larcker</w:t>
      </w:r>
      <w:proofErr w:type="spellEnd"/>
      <w:r w:rsidRPr="009B2A8C">
        <w:rPr>
          <w:sz w:val="24"/>
          <w:szCs w:val="24"/>
        </w:rPr>
        <w:t xml:space="preserve">, persyaratan validitas </w:t>
      </w:r>
      <w:proofErr w:type="spellStart"/>
      <w:r w:rsidRPr="009B2A8C">
        <w:rPr>
          <w:sz w:val="24"/>
          <w:szCs w:val="24"/>
        </w:rPr>
        <w:t>diskriminan</w:t>
      </w:r>
      <w:proofErr w:type="spellEnd"/>
      <w:r w:rsidRPr="009B2A8C">
        <w:rPr>
          <w:sz w:val="24"/>
          <w:szCs w:val="24"/>
        </w:rPr>
        <w:t xml:space="preserve"> dalam model penelitian ini dinyatakan telah terpenuhi secara sempurna, sehingga instrumen dinyatakan valid dan layak untuk dilanjutkan pada tahap analisis selanjutnya.</w:t>
      </w:r>
    </w:p>
    <w:p w14:paraId="3182B91A" w14:textId="6C498A41" w:rsidR="00FE14C2" w:rsidRPr="009B2A8C" w:rsidRDefault="00E30452" w:rsidP="00FE14C2">
      <w:pPr>
        <w:ind w:left="720" w:firstLine="720"/>
        <w:rPr>
          <w:sz w:val="24"/>
          <w:szCs w:val="24"/>
        </w:rPr>
      </w:pPr>
      <w:r w:rsidRPr="009B2A8C">
        <w:rPr>
          <w:sz w:val="24"/>
          <w:szCs w:val="24"/>
        </w:rPr>
        <w:lastRenderedPageBreak/>
        <w:t xml:space="preserve">Untuk melengkapi pengujian </w:t>
      </w:r>
      <w:proofErr w:type="spellStart"/>
      <w:r w:rsidRPr="009B2A8C">
        <w:rPr>
          <w:sz w:val="24"/>
          <w:szCs w:val="24"/>
        </w:rPr>
        <w:t>diskriminan</w:t>
      </w:r>
      <w:proofErr w:type="spellEnd"/>
      <w:r w:rsidRPr="009B2A8C">
        <w:rPr>
          <w:sz w:val="24"/>
          <w:szCs w:val="24"/>
        </w:rPr>
        <w:t xml:space="preserve"> secara lebih ilmiah, </w:t>
      </w:r>
      <w:proofErr w:type="spellStart"/>
      <w:r w:rsidRPr="009B2A8C">
        <w:rPr>
          <w:sz w:val="24"/>
          <w:szCs w:val="24"/>
        </w:rPr>
        <w:t>Hair</w:t>
      </w:r>
      <w:proofErr w:type="spellEnd"/>
      <w:r w:rsidRPr="009B2A8C">
        <w:rPr>
          <w:sz w:val="24"/>
          <w:szCs w:val="24"/>
        </w:rPr>
        <w:t xml:space="preserve"> </w:t>
      </w:r>
      <w:proofErr w:type="spellStart"/>
      <w:r w:rsidRPr="009B2A8C">
        <w:rPr>
          <w:sz w:val="24"/>
          <w:szCs w:val="24"/>
        </w:rPr>
        <w:t>et</w:t>
      </w:r>
      <w:proofErr w:type="spellEnd"/>
      <w:r w:rsidRPr="009B2A8C">
        <w:rPr>
          <w:sz w:val="24"/>
          <w:szCs w:val="24"/>
        </w:rPr>
        <w:t xml:space="preserve"> </w:t>
      </w:r>
      <w:proofErr w:type="spellStart"/>
      <w:r w:rsidRPr="009B2A8C">
        <w:rPr>
          <w:sz w:val="24"/>
          <w:szCs w:val="24"/>
        </w:rPr>
        <w:t>al.</w:t>
      </w:r>
      <w:proofErr w:type="spellEnd"/>
      <w:r w:rsidRPr="009B2A8C">
        <w:rPr>
          <w:sz w:val="24"/>
          <w:szCs w:val="24"/>
        </w:rPr>
        <w:t xml:space="preserve"> merujuk pada metrik </w:t>
      </w:r>
      <w:proofErr w:type="spellStart"/>
      <w:r w:rsidRPr="00597975">
        <w:rPr>
          <w:i/>
          <w:iCs/>
          <w:sz w:val="24"/>
          <w:szCs w:val="24"/>
        </w:rPr>
        <w:t>Heterotrait-Monotrait</w:t>
      </w:r>
      <w:proofErr w:type="spellEnd"/>
      <w:r w:rsidRPr="00597975">
        <w:rPr>
          <w:i/>
          <w:iCs/>
          <w:sz w:val="24"/>
          <w:szCs w:val="24"/>
        </w:rPr>
        <w:t xml:space="preserve"> </w:t>
      </w:r>
      <w:proofErr w:type="spellStart"/>
      <w:r w:rsidRPr="00597975">
        <w:rPr>
          <w:i/>
          <w:iCs/>
          <w:sz w:val="24"/>
          <w:szCs w:val="24"/>
        </w:rPr>
        <w:t>Ratio</w:t>
      </w:r>
      <w:proofErr w:type="spellEnd"/>
      <w:r w:rsidRPr="009B2A8C">
        <w:rPr>
          <w:sz w:val="24"/>
          <w:szCs w:val="24"/>
        </w:rPr>
        <w:t xml:space="preserve"> (HTMT) sebagai kriteria evaluasi utama yang paling akurat. Model penelitian dinyatakan memenuhi validitas </w:t>
      </w:r>
      <w:proofErr w:type="spellStart"/>
      <w:r w:rsidRPr="009B2A8C">
        <w:rPr>
          <w:sz w:val="24"/>
          <w:szCs w:val="24"/>
        </w:rPr>
        <w:t>diskriminan</w:t>
      </w:r>
      <w:proofErr w:type="spellEnd"/>
      <w:r w:rsidRPr="009B2A8C">
        <w:rPr>
          <w:sz w:val="24"/>
          <w:szCs w:val="24"/>
        </w:rPr>
        <w:t xml:space="preserve"> apabila nilai HTMT antar-</w:t>
      </w:r>
      <w:proofErr w:type="spellStart"/>
      <w:r w:rsidRPr="009B2A8C">
        <w:rPr>
          <w:sz w:val="24"/>
          <w:szCs w:val="24"/>
        </w:rPr>
        <w:t>konstruk</w:t>
      </w:r>
      <w:proofErr w:type="spellEnd"/>
      <w:r w:rsidRPr="009B2A8C">
        <w:rPr>
          <w:sz w:val="24"/>
          <w:szCs w:val="24"/>
        </w:rPr>
        <w:t xml:space="preserve"> berada di bawah ambang batas kritis &lt; 0,90 (atau kriteria lebih ketat &lt; 0,85).</w:t>
      </w:r>
    </w:p>
    <w:p w14:paraId="5314F2A5" w14:textId="07618B43" w:rsidR="00ED2427" w:rsidRPr="009B2A8C" w:rsidRDefault="00ED2427" w:rsidP="00ED2427">
      <w:pPr>
        <w:ind w:left="709"/>
        <w:jc w:val="center"/>
        <w:rPr>
          <w:sz w:val="24"/>
          <w:szCs w:val="24"/>
        </w:rPr>
      </w:pPr>
      <w:r w:rsidRPr="009B2A8C">
        <w:rPr>
          <w:sz w:val="24"/>
          <w:szCs w:val="24"/>
        </w:rPr>
        <w:t>Tabel 4.</w:t>
      </w:r>
      <w:r w:rsidR="00E21018">
        <w:rPr>
          <w:sz w:val="24"/>
          <w:szCs w:val="24"/>
        </w:rPr>
        <w:t>8</w:t>
      </w:r>
      <w:r w:rsidRPr="009B2A8C">
        <w:rPr>
          <w:sz w:val="24"/>
          <w:szCs w:val="24"/>
        </w:rPr>
        <w:t xml:space="preserve"> Hasil Uji HTMT</w:t>
      </w:r>
    </w:p>
    <w:tbl>
      <w:tblPr>
        <w:tblStyle w:val="TableGrid"/>
        <w:tblW w:w="0" w:type="auto"/>
        <w:tblInd w:w="709" w:type="dxa"/>
        <w:tblLook w:val="04A0" w:firstRow="1" w:lastRow="0" w:firstColumn="1" w:lastColumn="0" w:noHBand="0" w:noVBand="1"/>
      </w:tblPr>
      <w:tblGrid>
        <w:gridCol w:w="2133"/>
        <w:gridCol w:w="1759"/>
        <w:gridCol w:w="1726"/>
        <w:gridCol w:w="1604"/>
      </w:tblGrid>
      <w:tr w:rsidR="00ED2427" w:rsidRPr="009B2A8C" w14:paraId="2E7F4620" w14:textId="77777777" w:rsidTr="006F4062">
        <w:tc>
          <w:tcPr>
            <w:tcW w:w="2263" w:type="dxa"/>
          </w:tcPr>
          <w:p w14:paraId="65AD7BFB" w14:textId="77777777" w:rsidR="00ED2427" w:rsidRPr="009B2A8C" w:rsidRDefault="00ED2427" w:rsidP="00597975">
            <w:pPr>
              <w:spacing w:line="240" w:lineRule="auto"/>
              <w:ind w:left="-106" w:firstLine="284"/>
              <w:rPr>
                <w:sz w:val="24"/>
                <w:szCs w:val="24"/>
              </w:rPr>
            </w:pPr>
          </w:p>
        </w:tc>
        <w:tc>
          <w:tcPr>
            <w:tcW w:w="1842" w:type="dxa"/>
          </w:tcPr>
          <w:p w14:paraId="4B7A366E" w14:textId="43A084C8" w:rsidR="00ED2427" w:rsidRPr="00597975" w:rsidRDefault="00273E10" w:rsidP="00597975">
            <w:pPr>
              <w:spacing w:line="240" w:lineRule="auto"/>
              <w:ind w:left="-113" w:right="-43" w:firstLine="142"/>
              <w:jc w:val="center"/>
              <w:rPr>
                <w:i/>
                <w:iCs/>
                <w:sz w:val="24"/>
                <w:szCs w:val="24"/>
              </w:rPr>
            </w:pPr>
            <w:proofErr w:type="spellStart"/>
            <w:r w:rsidRPr="00273E10">
              <w:rPr>
                <w:i/>
                <w:iCs/>
                <w:sz w:val="24"/>
                <w:szCs w:val="24"/>
              </w:rPr>
              <w:t>Job</w:t>
            </w:r>
            <w:proofErr w:type="spellEnd"/>
            <w:r w:rsidRPr="00273E10">
              <w:rPr>
                <w:i/>
                <w:iCs/>
                <w:sz w:val="24"/>
                <w:szCs w:val="24"/>
              </w:rPr>
              <w:t xml:space="preserve"> </w:t>
            </w:r>
            <w:proofErr w:type="spellStart"/>
            <w:r w:rsidRPr="00273E10">
              <w:rPr>
                <w:i/>
                <w:iCs/>
                <w:sz w:val="24"/>
                <w:szCs w:val="24"/>
              </w:rPr>
              <w:t>Enrichment</w:t>
            </w:r>
            <w:proofErr w:type="spellEnd"/>
          </w:p>
        </w:tc>
        <w:tc>
          <w:tcPr>
            <w:tcW w:w="1844" w:type="dxa"/>
          </w:tcPr>
          <w:p w14:paraId="2A870988" w14:textId="77777777" w:rsidR="00ED2427" w:rsidRPr="009B2A8C" w:rsidRDefault="00ED2427" w:rsidP="00597975">
            <w:pPr>
              <w:spacing w:line="240" w:lineRule="auto"/>
              <w:ind w:left="-113" w:right="-43" w:firstLine="142"/>
              <w:jc w:val="center"/>
              <w:rPr>
                <w:sz w:val="24"/>
                <w:szCs w:val="24"/>
              </w:rPr>
            </w:pPr>
            <w:r w:rsidRPr="009B2A8C">
              <w:rPr>
                <w:sz w:val="24"/>
                <w:szCs w:val="24"/>
              </w:rPr>
              <w:t>Kinerja Pegawai</w:t>
            </w:r>
          </w:p>
        </w:tc>
        <w:tc>
          <w:tcPr>
            <w:tcW w:w="1701" w:type="dxa"/>
          </w:tcPr>
          <w:p w14:paraId="19856BA5" w14:textId="77777777" w:rsidR="00ED2427" w:rsidRPr="009B2A8C" w:rsidRDefault="00ED2427" w:rsidP="00597975">
            <w:pPr>
              <w:spacing w:line="240" w:lineRule="auto"/>
              <w:ind w:left="-113" w:right="-43" w:firstLine="142"/>
              <w:jc w:val="center"/>
              <w:rPr>
                <w:sz w:val="24"/>
                <w:szCs w:val="24"/>
              </w:rPr>
            </w:pPr>
            <w:r w:rsidRPr="009B2A8C">
              <w:rPr>
                <w:sz w:val="24"/>
                <w:szCs w:val="24"/>
              </w:rPr>
              <w:t>Sistem Kerja Fleksibel</w:t>
            </w:r>
          </w:p>
        </w:tc>
      </w:tr>
      <w:tr w:rsidR="00ED2427" w:rsidRPr="009B2A8C" w14:paraId="3F8053EC" w14:textId="77777777" w:rsidTr="006F4062">
        <w:tc>
          <w:tcPr>
            <w:tcW w:w="2263" w:type="dxa"/>
          </w:tcPr>
          <w:p w14:paraId="63B20168" w14:textId="6BBD4327" w:rsidR="00ED2427" w:rsidRPr="00597975" w:rsidRDefault="00273E10" w:rsidP="00597975">
            <w:pPr>
              <w:spacing w:line="240" w:lineRule="auto"/>
              <w:ind w:left="-106" w:firstLine="284"/>
              <w:jc w:val="center"/>
              <w:rPr>
                <w:b/>
                <w:bCs/>
                <w:i/>
                <w:iCs/>
                <w:sz w:val="24"/>
                <w:szCs w:val="24"/>
              </w:rPr>
            </w:pPr>
            <w:proofErr w:type="spellStart"/>
            <w:r w:rsidRPr="00273E10">
              <w:rPr>
                <w:b/>
                <w:bCs/>
                <w:i/>
                <w:iCs/>
                <w:sz w:val="24"/>
                <w:szCs w:val="24"/>
              </w:rPr>
              <w:t>Job</w:t>
            </w:r>
            <w:proofErr w:type="spellEnd"/>
            <w:r w:rsidRPr="00273E10">
              <w:rPr>
                <w:b/>
                <w:bCs/>
                <w:i/>
                <w:iCs/>
                <w:sz w:val="24"/>
                <w:szCs w:val="24"/>
              </w:rPr>
              <w:t xml:space="preserve"> </w:t>
            </w:r>
            <w:proofErr w:type="spellStart"/>
            <w:r w:rsidRPr="00273E10">
              <w:rPr>
                <w:b/>
                <w:bCs/>
                <w:i/>
                <w:iCs/>
                <w:sz w:val="24"/>
                <w:szCs w:val="24"/>
              </w:rPr>
              <w:t>Enrichment</w:t>
            </w:r>
            <w:proofErr w:type="spellEnd"/>
          </w:p>
        </w:tc>
        <w:tc>
          <w:tcPr>
            <w:tcW w:w="1842" w:type="dxa"/>
          </w:tcPr>
          <w:p w14:paraId="3EECCD12" w14:textId="760CCD34" w:rsidR="00ED2427" w:rsidRPr="009B2A8C" w:rsidRDefault="00ED2427" w:rsidP="00597975">
            <w:pPr>
              <w:spacing w:line="240" w:lineRule="auto"/>
              <w:ind w:left="-106" w:firstLine="284"/>
              <w:rPr>
                <w:sz w:val="24"/>
                <w:szCs w:val="24"/>
              </w:rPr>
            </w:pPr>
          </w:p>
        </w:tc>
        <w:tc>
          <w:tcPr>
            <w:tcW w:w="1844" w:type="dxa"/>
          </w:tcPr>
          <w:p w14:paraId="1D8400A9" w14:textId="77777777" w:rsidR="00ED2427" w:rsidRPr="009B2A8C" w:rsidRDefault="00ED2427" w:rsidP="00597975">
            <w:pPr>
              <w:spacing w:line="240" w:lineRule="auto"/>
              <w:ind w:left="-106" w:firstLine="284"/>
              <w:rPr>
                <w:sz w:val="24"/>
                <w:szCs w:val="24"/>
              </w:rPr>
            </w:pPr>
          </w:p>
        </w:tc>
        <w:tc>
          <w:tcPr>
            <w:tcW w:w="1701" w:type="dxa"/>
          </w:tcPr>
          <w:p w14:paraId="6C1A140E" w14:textId="77777777" w:rsidR="00ED2427" w:rsidRPr="009B2A8C" w:rsidRDefault="00ED2427" w:rsidP="00597975">
            <w:pPr>
              <w:spacing w:line="240" w:lineRule="auto"/>
              <w:ind w:left="-106" w:firstLine="284"/>
              <w:rPr>
                <w:sz w:val="24"/>
                <w:szCs w:val="24"/>
              </w:rPr>
            </w:pPr>
          </w:p>
        </w:tc>
      </w:tr>
      <w:tr w:rsidR="00ED2427" w:rsidRPr="009B2A8C" w14:paraId="5153ADF2" w14:textId="77777777" w:rsidTr="006F4062">
        <w:tc>
          <w:tcPr>
            <w:tcW w:w="2263" w:type="dxa"/>
          </w:tcPr>
          <w:p w14:paraId="392061DF" w14:textId="77777777" w:rsidR="00ED2427" w:rsidRPr="009B2A8C" w:rsidRDefault="00ED2427" w:rsidP="00597975">
            <w:pPr>
              <w:spacing w:line="240" w:lineRule="auto"/>
              <w:ind w:left="-106" w:firstLine="284"/>
              <w:jc w:val="center"/>
              <w:rPr>
                <w:b/>
                <w:bCs/>
                <w:sz w:val="24"/>
                <w:szCs w:val="24"/>
              </w:rPr>
            </w:pPr>
            <w:r w:rsidRPr="009B2A8C">
              <w:rPr>
                <w:b/>
                <w:bCs/>
                <w:sz w:val="24"/>
                <w:szCs w:val="24"/>
              </w:rPr>
              <w:t>Kinerja Pegawai</w:t>
            </w:r>
          </w:p>
        </w:tc>
        <w:tc>
          <w:tcPr>
            <w:tcW w:w="1842" w:type="dxa"/>
          </w:tcPr>
          <w:p w14:paraId="2A577963" w14:textId="707FCC17" w:rsidR="00ED2427" w:rsidRPr="009B2A8C" w:rsidRDefault="00ED2427" w:rsidP="00597975">
            <w:pPr>
              <w:spacing w:line="240" w:lineRule="auto"/>
              <w:ind w:left="-106" w:firstLine="284"/>
              <w:rPr>
                <w:sz w:val="24"/>
                <w:szCs w:val="24"/>
              </w:rPr>
            </w:pPr>
            <w:r w:rsidRPr="009B2A8C">
              <w:rPr>
                <w:sz w:val="24"/>
                <w:szCs w:val="24"/>
              </w:rPr>
              <w:t>0,881</w:t>
            </w:r>
          </w:p>
        </w:tc>
        <w:tc>
          <w:tcPr>
            <w:tcW w:w="1844" w:type="dxa"/>
          </w:tcPr>
          <w:p w14:paraId="78D8887A" w14:textId="642945E4" w:rsidR="00ED2427" w:rsidRPr="009B2A8C" w:rsidRDefault="00ED2427" w:rsidP="00597975">
            <w:pPr>
              <w:spacing w:line="240" w:lineRule="auto"/>
              <w:ind w:left="-106" w:firstLine="284"/>
              <w:rPr>
                <w:sz w:val="24"/>
                <w:szCs w:val="24"/>
              </w:rPr>
            </w:pPr>
          </w:p>
        </w:tc>
        <w:tc>
          <w:tcPr>
            <w:tcW w:w="1701" w:type="dxa"/>
          </w:tcPr>
          <w:p w14:paraId="25F8B565" w14:textId="77777777" w:rsidR="00ED2427" w:rsidRPr="009B2A8C" w:rsidRDefault="00ED2427" w:rsidP="00597975">
            <w:pPr>
              <w:spacing w:line="240" w:lineRule="auto"/>
              <w:ind w:left="-106" w:firstLine="284"/>
              <w:rPr>
                <w:sz w:val="24"/>
                <w:szCs w:val="24"/>
              </w:rPr>
            </w:pPr>
          </w:p>
        </w:tc>
      </w:tr>
      <w:tr w:rsidR="00ED2427" w:rsidRPr="009B2A8C" w14:paraId="2E6BEF5F" w14:textId="77777777" w:rsidTr="006F4062">
        <w:tc>
          <w:tcPr>
            <w:tcW w:w="2263" w:type="dxa"/>
          </w:tcPr>
          <w:p w14:paraId="1244F6FB" w14:textId="77777777" w:rsidR="00ED2427" w:rsidRPr="009B2A8C" w:rsidRDefault="00ED2427" w:rsidP="00597975">
            <w:pPr>
              <w:spacing w:line="240" w:lineRule="auto"/>
              <w:ind w:left="-106" w:firstLine="284"/>
              <w:jc w:val="center"/>
              <w:rPr>
                <w:b/>
                <w:bCs/>
                <w:sz w:val="24"/>
                <w:szCs w:val="24"/>
              </w:rPr>
            </w:pPr>
            <w:r w:rsidRPr="009B2A8C">
              <w:rPr>
                <w:b/>
                <w:bCs/>
                <w:sz w:val="24"/>
                <w:szCs w:val="24"/>
              </w:rPr>
              <w:t>Sistem Kerja Fleksibel</w:t>
            </w:r>
          </w:p>
        </w:tc>
        <w:tc>
          <w:tcPr>
            <w:tcW w:w="1842" w:type="dxa"/>
          </w:tcPr>
          <w:p w14:paraId="7AC3BB65" w14:textId="21DAFAB8" w:rsidR="00ED2427" w:rsidRPr="009B2A8C" w:rsidRDefault="00ED2427" w:rsidP="00597975">
            <w:pPr>
              <w:spacing w:line="240" w:lineRule="auto"/>
              <w:ind w:left="-106" w:firstLine="284"/>
              <w:rPr>
                <w:sz w:val="24"/>
                <w:szCs w:val="24"/>
              </w:rPr>
            </w:pPr>
            <w:r w:rsidRPr="009B2A8C">
              <w:rPr>
                <w:sz w:val="24"/>
                <w:szCs w:val="24"/>
              </w:rPr>
              <w:t>0,640</w:t>
            </w:r>
          </w:p>
        </w:tc>
        <w:tc>
          <w:tcPr>
            <w:tcW w:w="1844" w:type="dxa"/>
          </w:tcPr>
          <w:p w14:paraId="41F90515" w14:textId="62399A0D" w:rsidR="00ED2427" w:rsidRPr="009B2A8C" w:rsidRDefault="00ED2427" w:rsidP="00597975">
            <w:pPr>
              <w:spacing w:line="240" w:lineRule="auto"/>
              <w:ind w:left="-106" w:firstLine="284"/>
              <w:rPr>
                <w:sz w:val="24"/>
                <w:szCs w:val="24"/>
              </w:rPr>
            </w:pPr>
            <w:r w:rsidRPr="009B2A8C">
              <w:rPr>
                <w:sz w:val="24"/>
                <w:szCs w:val="24"/>
              </w:rPr>
              <w:t>0,587</w:t>
            </w:r>
          </w:p>
        </w:tc>
        <w:tc>
          <w:tcPr>
            <w:tcW w:w="1701" w:type="dxa"/>
          </w:tcPr>
          <w:p w14:paraId="0944C5FB" w14:textId="0E0588F8" w:rsidR="00ED2427" w:rsidRPr="009B2A8C" w:rsidRDefault="00ED2427" w:rsidP="00597975">
            <w:pPr>
              <w:spacing w:line="240" w:lineRule="auto"/>
              <w:ind w:left="-106" w:firstLine="284"/>
              <w:rPr>
                <w:sz w:val="24"/>
                <w:szCs w:val="24"/>
              </w:rPr>
            </w:pPr>
          </w:p>
        </w:tc>
      </w:tr>
    </w:tbl>
    <w:p w14:paraId="7DCAEA65" w14:textId="0C1A8B53" w:rsidR="00ED2427" w:rsidRPr="009B2A8C" w:rsidRDefault="00ED2427" w:rsidP="00ED2427">
      <w:pPr>
        <w:ind w:left="709"/>
        <w:rPr>
          <w:sz w:val="24"/>
          <w:szCs w:val="24"/>
        </w:rPr>
      </w:pPr>
      <w:r w:rsidRPr="009B2A8C">
        <w:rPr>
          <w:sz w:val="24"/>
          <w:szCs w:val="24"/>
        </w:rPr>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00597975">
        <w:rPr>
          <w:sz w:val="24"/>
          <w:szCs w:val="24"/>
        </w:rPr>
        <w:t xml:space="preserve"> </w:t>
      </w:r>
      <w:r w:rsidRPr="009B2A8C">
        <w:rPr>
          <w:sz w:val="24"/>
          <w:szCs w:val="24"/>
        </w:rPr>
        <w:t>diolah peneliti, 2026</w:t>
      </w:r>
    </w:p>
    <w:p w14:paraId="37410C2D" w14:textId="5AB0E2C8" w:rsidR="00E30452" w:rsidRPr="009B2A8C" w:rsidRDefault="008C6404" w:rsidP="00826BA5">
      <w:pPr>
        <w:ind w:left="720" w:firstLine="720"/>
        <w:rPr>
          <w:sz w:val="24"/>
          <w:szCs w:val="24"/>
        </w:rPr>
      </w:pPr>
      <w:r w:rsidRPr="009B2A8C">
        <w:rPr>
          <w:sz w:val="24"/>
          <w:szCs w:val="24"/>
        </w:rPr>
        <w:t>Berdasarkan data pada Tabel 4.</w:t>
      </w:r>
      <w:r w:rsidR="00E21018">
        <w:rPr>
          <w:sz w:val="24"/>
          <w:szCs w:val="24"/>
        </w:rPr>
        <w:t>8</w:t>
      </w:r>
      <w:r w:rsidRPr="009B2A8C">
        <w:rPr>
          <w:sz w:val="24"/>
          <w:szCs w:val="24"/>
        </w:rPr>
        <w:t>, seluruh nilai HTMT antar-</w:t>
      </w:r>
      <w:proofErr w:type="spellStart"/>
      <w:r w:rsidRPr="009B2A8C">
        <w:rPr>
          <w:sz w:val="24"/>
          <w:szCs w:val="24"/>
        </w:rPr>
        <w:t>konstruk</w:t>
      </w:r>
      <w:proofErr w:type="spellEnd"/>
      <w:r w:rsidRPr="009B2A8C">
        <w:rPr>
          <w:sz w:val="24"/>
          <w:szCs w:val="24"/>
        </w:rPr>
        <w:t xml:space="preserve"> terbukti secara konsisten berada di bawah batas ambang kritis 0,90. Rasio HTMT antara Sistem Kerja Fleksibel (X) dengan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(Z) bernilai 0,640.  Rasio HTMT antara Sistem Kerja Fleksibel (X) dengan Kinerja Pegawai (Y) bernilai 0,587.  Rasio HTMT antara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(Z) dengan Kinerja Pegawai (Y) bernilai 0,881. Nilai ini memenuhi kriteria &lt; 0,90, yang membuktikan bahwa meskipun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dan Kinerja Pegawai memiliki kaitan erat, kedua variabel tersebut merupakan dua konsep psikologis dan manajemen SDM yang berbeda secara empiris.</w:t>
      </w:r>
    </w:p>
    <w:p w14:paraId="61530618" w14:textId="6EF5DC33" w:rsidR="003D07E5" w:rsidRPr="009B2A8C" w:rsidRDefault="003D07E5" w:rsidP="00826BA5">
      <w:pPr>
        <w:pStyle w:val="ListParagraph"/>
        <w:numPr>
          <w:ilvl w:val="3"/>
          <w:numId w:val="8"/>
        </w:numPr>
        <w:rPr>
          <w:sz w:val="24"/>
          <w:szCs w:val="24"/>
        </w:rPr>
      </w:pPr>
      <w:r w:rsidRPr="009B2A8C">
        <w:rPr>
          <w:sz w:val="24"/>
          <w:szCs w:val="24"/>
        </w:rPr>
        <w:t xml:space="preserve">Uji </w:t>
      </w:r>
      <w:proofErr w:type="spellStart"/>
      <w:r w:rsidRPr="009B2A8C">
        <w:rPr>
          <w:i/>
          <w:iCs/>
          <w:sz w:val="24"/>
          <w:szCs w:val="24"/>
        </w:rPr>
        <w:t>Composite</w:t>
      </w:r>
      <w:proofErr w:type="spellEnd"/>
      <w:r w:rsidRPr="009B2A8C">
        <w:rPr>
          <w:i/>
          <w:iCs/>
          <w:sz w:val="24"/>
          <w:szCs w:val="24"/>
        </w:rPr>
        <w:t xml:space="preserve"> </w:t>
      </w:r>
      <w:proofErr w:type="spellStart"/>
      <w:r w:rsidRPr="009B2A8C">
        <w:rPr>
          <w:i/>
          <w:iCs/>
          <w:sz w:val="24"/>
          <w:szCs w:val="24"/>
        </w:rPr>
        <w:t>Reliability</w:t>
      </w:r>
      <w:proofErr w:type="spellEnd"/>
    </w:p>
    <w:p w14:paraId="4DFAE764" w14:textId="1DAC6BCA" w:rsidR="007B72C0" w:rsidRPr="009B2A8C" w:rsidRDefault="00826BA5" w:rsidP="00826BA5">
      <w:pPr>
        <w:ind w:left="720" w:firstLine="414"/>
        <w:rPr>
          <w:sz w:val="24"/>
          <w:szCs w:val="24"/>
        </w:rPr>
      </w:pPr>
      <w:r w:rsidRPr="009B2A8C">
        <w:rPr>
          <w:sz w:val="24"/>
          <w:szCs w:val="24"/>
        </w:rPr>
        <w:t xml:space="preserve">Uji reliabilitas bertujuan untuk memastikan bahwa indikator-indikator dalam suatu </w:t>
      </w:r>
      <w:proofErr w:type="spellStart"/>
      <w:r w:rsidRPr="009B2A8C">
        <w:rPr>
          <w:sz w:val="24"/>
          <w:szCs w:val="24"/>
        </w:rPr>
        <w:t>konstruk</w:t>
      </w:r>
      <w:proofErr w:type="spellEnd"/>
      <w:r w:rsidRPr="009B2A8C">
        <w:rPr>
          <w:sz w:val="24"/>
          <w:szCs w:val="24"/>
        </w:rPr>
        <w:t xml:space="preserve"> memiliki konsistensi internal yang tinggi, artinya indikator-indikator tersebut secara stabil dan akurat mengukur konsep yang sama apabila pengukuran dilakukan berulang kali. Terdapat tiga parameter yang digunakan untuk menilai reliabilitas </w:t>
      </w:r>
      <w:proofErr w:type="spellStart"/>
      <w:r w:rsidRPr="009B2A8C">
        <w:rPr>
          <w:sz w:val="24"/>
          <w:szCs w:val="24"/>
        </w:rPr>
        <w:t>konstruk</w:t>
      </w:r>
      <w:proofErr w:type="spellEnd"/>
      <w:r w:rsidRPr="009B2A8C">
        <w:rPr>
          <w:sz w:val="24"/>
          <w:szCs w:val="24"/>
        </w:rPr>
        <w:t xml:space="preserve"> dalam PLS-SEM, yaitu </w:t>
      </w:r>
      <w:proofErr w:type="spellStart"/>
      <w:r w:rsidRPr="0034319A">
        <w:rPr>
          <w:i/>
          <w:iCs/>
          <w:sz w:val="24"/>
          <w:szCs w:val="24"/>
        </w:rPr>
        <w:t>Cronbach's</w:t>
      </w:r>
      <w:proofErr w:type="spellEnd"/>
      <w:r w:rsidRPr="0034319A">
        <w:rPr>
          <w:i/>
          <w:iCs/>
          <w:sz w:val="24"/>
          <w:szCs w:val="24"/>
        </w:rPr>
        <w:t xml:space="preserve"> </w:t>
      </w:r>
      <w:proofErr w:type="spellStart"/>
      <w:r w:rsidRPr="0034319A">
        <w:rPr>
          <w:i/>
          <w:iCs/>
          <w:sz w:val="24"/>
          <w:szCs w:val="24"/>
        </w:rPr>
        <w:t>Alpha</w:t>
      </w:r>
      <w:proofErr w:type="spellEnd"/>
      <w:r w:rsidRPr="009B2A8C">
        <w:rPr>
          <w:sz w:val="24"/>
          <w:szCs w:val="24"/>
        </w:rPr>
        <w:t xml:space="preserve">, </w:t>
      </w:r>
      <w:proofErr w:type="spellStart"/>
      <w:r w:rsidRPr="009B2A8C">
        <w:rPr>
          <w:sz w:val="24"/>
          <w:szCs w:val="24"/>
        </w:rPr>
        <w:t>rho_A</w:t>
      </w:r>
      <w:proofErr w:type="spellEnd"/>
      <w:r w:rsidRPr="009B2A8C">
        <w:rPr>
          <w:sz w:val="24"/>
          <w:szCs w:val="24"/>
        </w:rPr>
        <w:t xml:space="preserve">, dan </w:t>
      </w:r>
      <w:proofErr w:type="spellStart"/>
      <w:r w:rsidRPr="0034319A">
        <w:rPr>
          <w:i/>
          <w:iCs/>
          <w:sz w:val="24"/>
          <w:szCs w:val="24"/>
        </w:rPr>
        <w:t>Composite</w:t>
      </w:r>
      <w:proofErr w:type="spellEnd"/>
      <w:r w:rsidRPr="0034319A">
        <w:rPr>
          <w:i/>
          <w:iCs/>
          <w:sz w:val="24"/>
          <w:szCs w:val="24"/>
        </w:rPr>
        <w:t xml:space="preserve"> </w:t>
      </w:r>
      <w:proofErr w:type="spellStart"/>
      <w:r w:rsidRPr="0034319A">
        <w:rPr>
          <w:i/>
          <w:iCs/>
          <w:sz w:val="24"/>
          <w:szCs w:val="24"/>
        </w:rPr>
        <w:t>Reliability</w:t>
      </w:r>
      <w:proofErr w:type="spellEnd"/>
      <w:r w:rsidRPr="009B2A8C">
        <w:rPr>
          <w:sz w:val="24"/>
          <w:szCs w:val="24"/>
        </w:rPr>
        <w:t xml:space="preserve"> (CR).</w:t>
      </w:r>
    </w:p>
    <w:p w14:paraId="33B08086" w14:textId="6287047E" w:rsidR="00771423" w:rsidRPr="009B2A8C" w:rsidRDefault="00771423" w:rsidP="00771423">
      <w:pPr>
        <w:ind w:left="709"/>
        <w:jc w:val="center"/>
        <w:rPr>
          <w:sz w:val="24"/>
          <w:szCs w:val="24"/>
        </w:rPr>
      </w:pPr>
      <w:r w:rsidRPr="009B2A8C">
        <w:rPr>
          <w:sz w:val="24"/>
          <w:szCs w:val="24"/>
        </w:rPr>
        <w:t>Tabel 4.</w:t>
      </w:r>
      <w:r w:rsidR="00E21018">
        <w:rPr>
          <w:sz w:val="24"/>
          <w:szCs w:val="24"/>
        </w:rPr>
        <w:t>9</w:t>
      </w:r>
      <w:r w:rsidRPr="009B2A8C">
        <w:rPr>
          <w:sz w:val="24"/>
          <w:szCs w:val="24"/>
        </w:rPr>
        <w:t xml:space="preserve"> Hasil Uji </w:t>
      </w:r>
      <w:proofErr w:type="spellStart"/>
      <w:r w:rsidRPr="009B2A8C">
        <w:rPr>
          <w:i/>
          <w:iCs/>
          <w:sz w:val="24"/>
          <w:szCs w:val="24"/>
        </w:rPr>
        <w:t>Composite</w:t>
      </w:r>
      <w:proofErr w:type="spellEnd"/>
      <w:r w:rsidRPr="009B2A8C">
        <w:rPr>
          <w:i/>
          <w:iCs/>
          <w:sz w:val="24"/>
          <w:szCs w:val="24"/>
        </w:rPr>
        <w:t xml:space="preserve"> </w:t>
      </w:r>
      <w:proofErr w:type="spellStart"/>
      <w:r w:rsidRPr="009B2A8C">
        <w:rPr>
          <w:i/>
          <w:iCs/>
          <w:sz w:val="24"/>
          <w:szCs w:val="24"/>
        </w:rPr>
        <w:t>Reliability</w:t>
      </w:r>
      <w:proofErr w:type="spellEnd"/>
    </w:p>
    <w:tbl>
      <w:tblPr>
        <w:tblStyle w:val="TableGrid"/>
        <w:tblW w:w="0" w:type="auto"/>
        <w:tblInd w:w="709" w:type="dxa"/>
        <w:tblLook w:val="04A0" w:firstRow="1" w:lastRow="0" w:firstColumn="1" w:lastColumn="0" w:noHBand="0" w:noVBand="1"/>
      </w:tblPr>
      <w:tblGrid>
        <w:gridCol w:w="1728"/>
        <w:gridCol w:w="1357"/>
        <w:gridCol w:w="1089"/>
        <w:gridCol w:w="1435"/>
        <w:gridCol w:w="1613"/>
      </w:tblGrid>
      <w:tr w:rsidR="00DE4568" w:rsidRPr="009B2A8C" w14:paraId="7351B6C7" w14:textId="3E066416" w:rsidTr="00DE4568">
        <w:tc>
          <w:tcPr>
            <w:tcW w:w="2041" w:type="dxa"/>
          </w:tcPr>
          <w:p w14:paraId="153F6B60" w14:textId="77777777" w:rsidR="00DE4568" w:rsidRPr="009B2A8C" w:rsidRDefault="00DE4568" w:rsidP="0034319A">
            <w:pPr>
              <w:spacing w:line="240" w:lineRule="auto"/>
              <w:ind w:right="-68" w:firstLine="36"/>
              <w:jc w:val="center"/>
              <w:rPr>
                <w:sz w:val="24"/>
                <w:szCs w:val="24"/>
              </w:rPr>
            </w:pPr>
          </w:p>
        </w:tc>
        <w:tc>
          <w:tcPr>
            <w:tcW w:w="1356" w:type="dxa"/>
          </w:tcPr>
          <w:p w14:paraId="3D06FB6C" w14:textId="2812939D" w:rsidR="00DE4568" w:rsidRPr="0034319A" w:rsidRDefault="00DE4568" w:rsidP="0034319A">
            <w:pPr>
              <w:spacing w:line="240" w:lineRule="auto"/>
              <w:ind w:right="-68" w:firstLine="36"/>
              <w:jc w:val="center"/>
              <w:rPr>
                <w:i/>
                <w:iCs/>
                <w:sz w:val="24"/>
                <w:szCs w:val="24"/>
              </w:rPr>
            </w:pPr>
            <w:proofErr w:type="spellStart"/>
            <w:r w:rsidRPr="0034319A">
              <w:rPr>
                <w:i/>
                <w:iCs/>
                <w:sz w:val="24"/>
                <w:szCs w:val="24"/>
              </w:rPr>
              <w:t>Cronbach's</w:t>
            </w:r>
            <w:proofErr w:type="spellEnd"/>
            <w:r w:rsidRPr="0034319A">
              <w:rPr>
                <w:i/>
                <w:iCs/>
                <w:sz w:val="24"/>
                <w:szCs w:val="24"/>
              </w:rPr>
              <w:t xml:space="preserve"> </w:t>
            </w:r>
            <w:proofErr w:type="spellStart"/>
            <w:r w:rsidRPr="0034319A">
              <w:rPr>
                <w:i/>
                <w:iCs/>
                <w:sz w:val="24"/>
                <w:szCs w:val="24"/>
              </w:rPr>
              <w:t>Alpha</w:t>
            </w:r>
            <w:proofErr w:type="spellEnd"/>
          </w:p>
        </w:tc>
        <w:tc>
          <w:tcPr>
            <w:tcW w:w="1276" w:type="dxa"/>
          </w:tcPr>
          <w:p w14:paraId="4FE824E4" w14:textId="35E76363" w:rsidR="00DE4568" w:rsidRPr="0034319A" w:rsidRDefault="00DE4568" w:rsidP="0034319A">
            <w:pPr>
              <w:spacing w:line="240" w:lineRule="auto"/>
              <w:ind w:right="-68" w:firstLine="36"/>
              <w:jc w:val="center"/>
              <w:rPr>
                <w:i/>
                <w:iCs/>
                <w:sz w:val="24"/>
                <w:szCs w:val="24"/>
              </w:rPr>
            </w:pPr>
            <w:proofErr w:type="spellStart"/>
            <w:r w:rsidRPr="0034319A">
              <w:rPr>
                <w:i/>
                <w:iCs/>
                <w:sz w:val="24"/>
                <w:szCs w:val="24"/>
              </w:rPr>
              <w:t>rho_A</w:t>
            </w:r>
            <w:proofErr w:type="spellEnd"/>
          </w:p>
        </w:tc>
        <w:tc>
          <w:tcPr>
            <w:tcW w:w="1559" w:type="dxa"/>
          </w:tcPr>
          <w:p w14:paraId="17DC23AF" w14:textId="12545164" w:rsidR="00DE4568" w:rsidRPr="0034319A" w:rsidRDefault="00DE4568" w:rsidP="0034319A">
            <w:pPr>
              <w:spacing w:line="240" w:lineRule="auto"/>
              <w:ind w:right="-68" w:firstLine="36"/>
              <w:jc w:val="center"/>
              <w:rPr>
                <w:i/>
                <w:iCs/>
                <w:sz w:val="24"/>
                <w:szCs w:val="24"/>
              </w:rPr>
            </w:pPr>
            <w:proofErr w:type="spellStart"/>
            <w:r w:rsidRPr="0034319A">
              <w:rPr>
                <w:i/>
                <w:iCs/>
                <w:sz w:val="24"/>
                <w:szCs w:val="24"/>
              </w:rPr>
              <w:t>Composite</w:t>
            </w:r>
            <w:proofErr w:type="spellEnd"/>
            <w:r w:rsidRPr="0034319A">
              <w:rPr>
                <w:i/>
                <w:iCs/>
                <w:sz w:val="24"/>
                <w:szCs w:val="24"/>
              </w:rPr>
              <w:t xml:space="preserve"> </w:t>
            </w:r>
            <w:proofErr w:type="spellStart"/>
            <w:r w:rsidRPr="0034319A">
              <w:rPr>
                <w:i/>
                <w:iCs/>
                <w:sz w:val="24"/>
                <w:szCs w:val="24"/>
              </w:rPr>
              <w:t>Reliability</w:t>
            </w:r>
            <w:proofErr w:type="spellEnd"/>
          </w:p>
        </w:tc>
        <w:tc>
          <w:tcPr>
            <w:tcW w:w="1981" w:type="dxa"/>
          </w:tcPr>
          <w:p w14:paraId="163A6F32" w14:textId="47C33694" w:rsidR="00DE4568" w:rsidRPr="0034319A" w:rsidRDefault="00DE4568" w:rsidP="0034319A">
            <w:pPr>
              <w:spacing w:line="240" w:lineRule="auto"/>
              <w:ind w:right="-68" w:firstLine="36"/>
              <w:jc w:val="center"/>
              <w:rPr>
                <w:i/>
                <w:iCs/>
                <w:sz w:val="24"/>
                <w:szCs w:val="24"/>
              </w:rPr>
            </w:pPr>
            <w:proofErr w:type="spellStart"/>
            <w:r w:rsidRPr="0034319A">
              <w:rPr>
                <w:i/>
                <w:iCs/>
                <w:sz w:val="24"/>
                <w:szCs w:val="24"/>
              </w:rPr>
              <w:t>Average</w:t>
            </w:r>
            <w:proofErr w:type="spellEnd"/>
            <w:r w:rsidRPr="0034319A">
              <w:rPr>
                <w:i/>
                <w:iCs/>
                <w:sz w:val="24"/>
                <w:szCs w:val="24"/>
              </w:rPr>
              <w:t xml:space="preserve"> </w:t>
            </w:r>
            <w:proofErr w:type="spellStart"/>
            <w:r w:rsidRPr="0034319A">
              <w:rPr>
                <w:i/>
                <w:iCs/>
                <w:sz w:val="24"/>
                <w:szCs w:val="24"/>
              </w:rPr>
              <w:t>Variance</w:t>
            </w:r>
            <w:proofErr w:type="spellEnd"/>
            <w:r w:rsidRPr="0034319A">
              <w:rPr>
                <w:i/>
                <w:iCs/>
                <w:sz w:val="24"/>
                <w:szCs w:val="24"/>
              </w:rPr>
              <w:t xml:space="preserve"> </w:t>
            </w:r>
            <w:proofErr w:type="spellStart"/>
            <w:r w:rsidRPr="0034319A">
              <w:rPr>
                <w:i/>
                <w:iCs/>
                <w:sz w:val="24"/>
                <w:szCs w:val="24"/>
              </w:rPr>
              <w:lastRenderedPageBreak/>
              <w:t>Extracted</w:t>
            </w:r>
            <w:proofErr w:type="spellEnd"/>
            <w:r w:rsidRPr="0034319A">
              <w:rPr>
                <w:i/>
                <w:iCs/>
                <w:sz w:val="24"/>
                <w:szCs w:val="24"/>
              </w:rPr>
              <w:t xml:space="preserve"> </w:t>
            </w:r>
            <w:r w:rsidRPr="0034319A">
              <w:rPr>
                <w:sz w:val="24"/>
                <w:szCs w:val="24"/>
              </w:rPr>
              <w:t>(AVE)</w:t>
            </w:r>
          </w:p>
        </w:tc>
      </w:tr>
      <w:tr w:rsidR="00586156" w:rsidRPr="009B2A8C" w14:paraId="16237765" w14:textId="06BA87F9" w:rsidTr="00DE4568">
        <w:tc>
          <w:tcPr>
            <w:tcW w:w="2041" w:type="dxa"/>
          </w:tcPr>
          <w:p w14:paraId="20DDF811" w14:textId="119AA5F1" w:rsidR="00586156" w:rsidRPr="0034319A" w:rsidRDefault="00273E10" w:rsidP="0034319A">
            <w:pPr>
              <w:spacing w:line="240" w:lineRule="auto"/>
              <w:ind w:right="-68" w:firstLine="36"/>
              <w:jc w:val="center"/>
              <w:rPr>
                <w:i/>
                <w:iCs/>
                <w:sz w:val="24"/>
                <w:szCs w:val="24"/>
              </w:rPr>
            </w:pPr>
            <w:proofErr w:type="spellStart"/>
            <w:r w:rsidRPr="00273E10">
              <w:rPr>
                <w:i/>
                <w:iCs/>
                <w:sz w:val="24"/>
                <w:szCs w:val="24"/>
              </w:rPr>
              <w:lastRenderedPageBreak/>
              <w:t>Job</w:t>
            </w:r>
            <w:proofErr w:type="spellEnd"/>
            <w:r w:rsidRPr="00273E10">
              <w:rPr>
                <w:i/>
                <w:iCs/>
                <w:sz w:val="24"/>
                <w:szCs w:val="24"/>
              </w:rPr>
              <w:t xml:space="preserve"> </w:t>
            </w:r>
            <w:proofErr w:type="spellStart"/>
            <w:r w:rsidRPr="00273E10">
              <w:rPr>
                <w:i/>
                <w:iCs/>
                <w:sz w:val="24"/>
                <w:szCs w:val="24"/>
              </w:rPr>
              <w:t>Enrichment</w:t>
            </w:r>
            <w:proofErr w:type="spellEnd"/>
          </w:p>
        </w:tc>
        <w:tc>
          <w:tcPr>
            <w:tcW w:w="1356" w:type="dxa"/>
          </w:tcPr>
          <w:p w14:paraId="7E825CBE" w14:textId="22A96801" w:rsidR="00586156" w:rsidRPr="009B2A8C" w:rsidRDefault="00586156" w:rsidP="0034319A">
            <w:pPr>
              <w:spacing w:line="240" w:lineRule="auto"/>
              <w:ind w:right="-68" w:firstLine="36"/>
              <w:jc w:val="center"/>
              <w:rPr>
                <w:sz w:val="24"/>
                <w:szCs w:val="24"/>
              </w:rPr>
            </w:pPr>
            <w:r w:rsidRPr="009B2A8C">
              <w:rPr>
                <w:sz w:val="24"/>
                <w:szCs w:val="24"/>
              </w:rPr>
              <w:t>0.865</w:t>
            </w:r>
          </w:p>
        </w:tc>
        <w:tc>
          <w:tcPr>
            <w:tcW w:w="1276" w:type="dxa"/>
          </w:tcPr>
          <w:p w14:paraId="6A2CEA8B" w14:textId="5807A669" w:rsidR="00586156" w:rsidRPr="009B2A8C" w:rsidRDefault="00586156" w:rsidP="0034319A">
            <w:pPr>
              <w:spacing w:line="240" w:lineRule="auto"/>
              <w:ind w:right="-68" w:firstLine="36"/>
              <w:jc w:val="center"/>
              <w:rPr>
                <w:sz w:val="24"/>
                <w:szCs w:val="24"/>
              </w:rPr>
            </w:pPr>
            <w:r w:rsidRPr="009B2A8C">
              <w:rPr>
                <w:sz w:val="24"/>
                <w:szCs w:val="24"/>
              </w:rPr>
              <w:t>0.872</w:t>
            </w:r>
          </w:p>
        </w:tc>
        <w:tc>
          <w:tcPr>
            <w:tcW w:w="1559" w:type="dxa"/>
          </w:tcPr>
          <w:p w14:paraId="582ECAB5" w14:textId="3887DEE4" w:rsidR="00586156" w:rsidRPr="009B2A8C" w:rsidRDefault="00586156" w:rsidP="0034319A">
            <w:pPr>
              <w:spacing w:line="240" w:lineRule="auto"/>
              <w:ind w:right="-68" w:firstLine="36"/>
              <w:jc w:val="center"/>
              <w:rPr>
                <w:sz w:val="24"/>
                <w:szCs w:val="24"/>
              </w:rPr>
            </w:pPr>
            <w:r w:rsidRPr="009B2A8C">
              <w:rPr>
                <w:sz w:val="24"/>
                <w:szCs w:val="24"/>
              </w:rPr>
              <w:t>0.894</w:t>
            </w:r>
          </w:p>
        </w:tc>
        <w:tc>
          <w:tcPr>
            <w:tcW w:w="1981" w:type="dxa"/>
          </w:tcPr>
          <w:p w14:paraId="3CFF0232" w14:textId="4F7E9503" w:rsidR="00586156" w:rsidRPr="009B2A8C" w:rsidRDefault="00586156" w:rsidP="0034319A">
            <w:pPr>
              <w:spacing w:line="240" w:lineRule="auto"/>
              <w:ind w:right="-68" w:firstLine="36"/>
              <w:jc w:val="center"/>
              <w:rPr>
                <w:sz w:val="24"/>
                <w:szCs w:val="24"/>
              </w:rPr>
            </w:pPr>
            <w:r w:rsidRPr="009B2A8C">
              <w:rPr>
                <w:sz w:val="24"/>
                <w:szCs w:val="24"/>
              </w:rPr>
              <w:t>0.515</w:t>
            </w:r>
          </w:p>
        </w:tc>
      </w:tr>
      <w:tr w:rsidR="00586156" w:rsidRPr="009B2A8C" w14:paraId="18E136E3" w14:textId="1D22FBCD" w:rsidTr="00DE4568">
        <w:tc>
          <w:tcPr>
            <w:tcW w:w="2041" w:type="dxa"/>
          </w:tcPr>
          <w:p w14:paraId="69A817E9" w14:textId="64F3D9E7" w:rsidR="00586156" w:rsidRPr="009B2A8C" w:rsidRDefault="00586156" w:rsidP="0034319A">
            <w:pPr>
              <w:spacing w:line="240" w:lineRule="auto"/>
              <w:ind w:right="-68" w:firstLine="36"/>
              <w:jc w:val="center"/>
              <w:rPr>
                <w:sz w:val="24"/>
                <w:szCs w:val="24"/>
              </w:rPr>
            </w:pPr>
            <w:r w:rsidRPr="009B2A8C">
              <w:rPr>
                <w:sz w:val="24"/>
                <w:szCs w:val="24"/>
              </w:rPr>
              <w:t>Sistem Kerja Fleksibel</w:t>
            </w:r>
          </w:p>
        </w:tc>
        <w:tc>
          <w:tcPr>
            <w:tcW w:w="1356" w:type="dxa"/>
          </w:tcPr>
          <w:p w14:paraId="70AA24A7" w14:textId="736041BB" w:rsidR="00586156" w:rsidRPr="009B2A8C" w:rsidRDefault="00586156" w:rsidP="0034319A">
            <w:pPr>
              <w:spacing w:line="240" w:lineRule="auto"/>
              <w:ind w:right="-68" w:firstLine="36"/>
              <w:jc w:val="center"/>
              <w:rPr>
                <w:sz w:val="24"/>
                <w:szCs w:val="24"/>
              </w:rPr>
            </w:pPr>
            <w:r w:rsidRPr="009B2A8C">
              <w:rPr>
                <w:sz w:val="24"/>
                <w:szCs w:val="24"/>
              </w:rPr>
              <w:t>0.907</w:t>
            </w:r>
          </w:p>
        </w:tc>
        <w:tc>
          <w:tcPr>
            <w:tcW w:w="1276" w:type="dxa"/>
          </w:tcPr>
          <w:p w14:paraId="4A4D00CC" w14:textId="4EC69E57" w:rsidR="00586156" w:rsidRPr="009B2A8C" w:rsidRDefault="00586156" w:rsidP="0034319A">
            <w:pPr>
              <w:spacing w:line="240" w:lineRule="auto"/>
              <w:ind w:right="-68" w:firstLine="36"/>
              <w:jc w:val="center"/>
              <w:rPr>
                <w:sz w:val="24"/>
                <w:szCs w:val="24"/>
              </w:rPr>
            </w:pPr>
            <w:r w:rsidRPr="009B2A8C">
              <w:rPr>
                <w:sz w:val="24"/>
                <w:szCs w:val="24"/>
              </w:rPr>
              <w:t>0.914</w:t>
            </w:r>
          </w:p>
        </w:tc>
        <w:tc>
          <w:tcPr>
            <w:tcW w:w="1559" w:type="dxa"/>
          </w:tcPr>
          <w:p w14:paraId="07245BC5" w14:textId="34B54FBD" w:rsidR="00586156" w:rsidRPr="009B2A8C" w:rsidRDefault="00586156" w:rsidP="0034319A">
            <w:pPr>
              <w:spacing w:line="240" w:lineRule="auto"/>
              <w:ind w:right="-68" w:firstLine="36"/>
              <w:jc w:val="center"/>
              <w:rPr>
                <w:sz w:val="24"/>
                <w:szCs w:val="24"/>
              </w:rPr>
            </w:pPr>
            <w:r w:rsidRPr="009B2A8C">
              <w:rPr>
                <w:sz w:val="24"/>
                <w:szCs w:val="24"/>
              </w:rPr>
              <w:t>0.924</w:t>
            </w:r>
          </w:p>
        </w:tc>
        <w:tc>
          <w:tcPr>
            <w:tcW w:w="1981" w:type="dxa"/>
          </w:tcPr>
          <w:p w14:paraId="6222A416" w14:textId="2AC0E139" w:rsidR="00586156" w:rsidRPr="009B2A8C" w:rsidRDefault="00586156" w:rsidP="0034319A">
            <w:pPr>
              <w:spacing w:line="240" w:lineRule="auto"/>
              <w:ind w:right="-68" w:firstLine="36"/>
              <w:jc w:val="center"/>
              <w:rPr>
                <w:sz w:val="24"/>
                <w:szCs w:val="24"/>
              </w:rPr>
            </w:pPr>
            <w:r w:rsidRPr="009B2A8C">
              <w:rPr>
                <w:sz w:val="24"/>
                <w:szCs w:val="24"/>
              </w:rPr>
              <w:t>0.604</w:t>
            </w:r>
          </w:p>
        </w:tc>
      </w:tr>
      <w:tr w:rsidR="00586156" w:rsidRPr="009B2A8C" w14:paraId="55D3F89E" w14:textId="768F5315" w:rsidTr="00DE4568">
        <w:tc>
          <w:tcPr>
            <w:tcW w:w="2041" w:type="dxa"/>
          </w:tcPr>
          <w:p w14:paraId="13035D49" w14:textId="3BAABE65" w:rsidR="00586156" w:rsidRPr="009B2A8C" w:rsidRDefault="00586156" w:rsidP="0034319A">
            <w:pPr>
              <w:spacing w:line="240" w:lineRule="auto"/>
              <w:ind w:right="-68" w:firstLine="36"/>
              <w:jc w:val="center"/>
              <w:rPr>
                <w:sz w:val="24"/>
                <w:szCs w:val="24"/>
              </w:rPr>
            </w:pPr>
            <w:r w:rsidRPr="009B2A8C">
              <w:rPr>
                <w:sz w:val="24"/>
                <w:szCs w:val="24"/>
              </w:rPr>
              <w:t>Kinerja Pegawai</w:t>
            </w:r>
          </w:p>
        </w:tc>
        <w:tc>
          <w:tcPr>
            <w:tcW w:w="1356" w:type="dxa"/>
          </w:tcPr>
          <w:p w14:paraId="031E838D" w14:textId="75190BDB" w:rsidR="00586156" w:rsidRPr="009B2A8C" w:rsidRDefault="00586156" w:rsidP="0034319A">
            <w:pPr>
              <w:spacing w:line="240" w:lineRule="auto"/>
              <w:ind w:right="-68" w:firstLine="36"/>
              <w:jc w:val="center"/>
              <w:rPr>
                <w:sz w:val="24"/>
                <w:szCs w:val="24"/>
              </w:rPr>
            </w:pPr>
            <w:r w:rsidRPr="009B2A8C">
              <w:rPr>
                <w:sz w:val="24"/>
                <w:szCs w:val="24"/>
              </w:rPr>
              <w:t>0.939</w:t>
            </w:r>
          </w:p>
        </w:tc>
        <w:tc>
          <w:tcPr>
            <w:tcW w:w="1276" w:type="dxa"/>
          </w:tcPr>
          <w:p w14:paraId="44A97D62" w14:textId="6A2A9FC2" w:rsidR="00586156" w:rsidRPr="009B2A8C" w:rsidRDefault="00586156" w:rsidP="0034319A">
            <w:pPr>
              <w:spacing w:line="240" w:lineRule="auto"/>
              <w:ind w:right="-68" w:firstLine="36"/>
              <w:jc w:val="center"/>
              <w:rPr>
                <w:sz w:val="24"/>
                <w:szCs w:val="24"/>
              </w:rPr>
            </w:pPr>
            <w:r w:rsidRPr="009B2A8C">
              <w:rPr>
                <w:sz w:val="24"/>
                <w:szCs w:val="24"/>
              </w:rPr>
              <w:t>0.943</w:t>
            </w:r>
          </w:p>
        </w:tc>
        <w:tc>
          <w:tcPr>
            <w:tcW w:w="1559" w:type="dxa"/>
          </w:tcPr>
          <w:p w14:paraId="353BE52E" w14:textId="003FC13A" w:rsidR="00586156" w:rsidRPr="009B2A8C" w:rsidRDefault="00586156" w:rsidP="0034319A">
            <w:pPr>
              <w:spacing w:line="240" w:lineRule="auto"/>
              <w:ind w:right="-68" w:firstLine="36"/>
              <w:jc w:val="center"/>
              <w:rPr>
                <w:sz w:val="24"/>
                <w:szCs w:val="24"/>
              </w:rPr>
            </w:pPr>
            <w:r w:rsidRPr="009B2A8C">
              <w:rPr>
                <w:sz w:val="24"/>
                <w:szCs w:val="24"/>
              </w:rPr>
              <w:t>0.949</w:t>
            </w:r>
          </w:p>
        </w:tc>
        <w:tc>
          <w:tcPr>
            <w:tcW w:w="1981" w:type="dxa"/>
          </w:tcPr>
          <w:p w14:paraId="73733719" w14:textId="28E48931" w:rsidR="00586156" w:rsidRPr="009B2A8C" w:rsidRDefault="00586156" w:rsidP="0034319A">
            <w:pPr>
              <w:spacing w:line="240" w:lineRule="auto"/>
              <w:ind w:right="-68" w:firstLine="36"/>
              <w:jc w:val="center"/>
              <w:rPr>
                <w:sz w:val="24"/>
                <w:szCs w:val="24"/>
              </w:rPr>
            </w:pPr>
            <w:r w:rsidRPr="009B2A8C">
              <w:rPr>
                <w:sz w:val="24"/>
                <w:szCs w:val="24"/>
              </w:rPr>
              <w:t>0.649</w:t>
            </w:r>
          </w:p>
        </w:tc>
      </w:tr>
    </w:tbl>
    <w:p w14:paraId="0FC9C320" w14:textId="0CDCE471" w:rsidR="00771423" w:rsidRPr="009B2A8C" w:rsidRDefault="00771423" w:rsidP="00826BA5">
      <w:pPr>
        <w:ind w:left="720" w:firstLine="414"/>
        <w:rPr>
          <w:sz w:val="24"/>
          <w:szCs w:val="24"/>
        </w:rPr>
      </w:pPr>
      <w:r w:rsidRPr="009B2A8C">
        <w:rPr>
          <w:sz w:val="24"/>
          <w:szCs w:val="24"/>
        </w:rPr>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diolah peneliti, 2026</w:t>
      </w:r>
    </w:p>
    <w:p w14:paraId="5F76FFF6" w14:textId="65A300C8" w:rsidR="00332996" w:rsidRPr="009B2A8C" w:rsidRDefault="00332996" w:rsidP="00826BA5">
      <w:pPr>
        <w:ind w:left="720" w:firstLine="414"/>
        <w:rPr>
          <w:sz w:val="24"/>
          <w:szCs w:val="24"/>
        </w:rPr>
      </w:pPr>
      <w:r w:rsidRPr="009B2A8C">
        <w:rPr>
          <w:sz w:val="24"/>
          <w:szCs w:val="24"/>
        </w:rPr>
        <w:t>Berdasarkan Tabel 4.</w:t>
      </w:r>
      <w:r w:rsidR="00E21018">
        <w:rPr>
          <w:sz w:val="24"/>
          <w:szCs w:val="24"/>
        </w:rPr>
        <w:t>9</w:t>
      </w:r>
      <w:r w:rsidRPr="009B2A8C">
        <w:rPr>
          <w:sz w:val="24"/>
          <w:szCs w:val="24"/>
        </w:rPr>
        <w:t xml:space="preserve"> pengujian </w:t>
      </w:r>
      <w:proofErr w:type="spellStart"/>
      <w:r w:rsidRPr="0034319A">
        <w:rPr>
          <w:i/>
          <w:iCs/>
          <w:sz w:val="24"/>
          <w:szCs w:val="24"/>
        </w:rPr>
        <w:t>Construct</w:t>
      </w:r>
      <w:proofErr w:type="spellEnd"/>
      <w:r w:rsidRPr="0034319A">
        <w:rPr>
          <w:i/>
          <w:iCs/>
          <w:sz w:val="24"/>
          <w:szCs w:val="24"/>
        </w:rPr>
        <w:t xml:space="preserve"> </w:t>
      </w:r>
      <w:proofErr w:type="spellStart"/>
      <w:r w:rsidRPr="0034319A">
        <w:rPr>
          <w:i/>
          <w:iCs/>
          <w:sz w:val="24"/>
          <w:szCs w:val="24"/>
        </w:rPr>
        <w:t>Reliability</w:t>
      </w:r>
      <w:proofErr w:type="spellEnd"/>
      <w:r w:rsidRPr="009B2A8C">
        <w:rPr>
          <w:sz w:val="24"/>
          <w:szCs w:val="24"/>
        </w:rPr>
        <w:t xml:space="preserve"> membuktikan bahwa seluruh </w:t>
      </w:r>
      <w:proofErr w:type="spellStart"/>
      <w:r w:rsidRPr="009B2A8C">
        <w:rPr>
          <w:sz w:val="24"/>
          <w:szCs w:val="24"/>
        </w:rPr>
        <w:t>konstruk</w:t>
      </w:r>
      <w:proofErr w:type="spellEnd"/>
      <w:r w:rsidRPr="009B2A8C">
        <w:rPr>
          <w:sz w:val="24"/>
          <w:szCs w:val="24"/>
        </w:rPr>
        <w:t xml:space="preserve"> laten dalam penelitian ini memiliki konsistensi internal dan tingkat keandalan instrumen yang sangat tinggi. Hal ini dikonfirmasi oleh perolehan uji nilai </w:t>
      </w:r>
      <w:proofErr w:type="spellStart"/>
      <w:r w:rsidRPr="0034319A">
        <w:rPr>
          <w:i/>
          <w:iCs/>
          <w:sz w:val="24"/>
          <w:szCs w:val="24"/>
        </w:rPr>
        <w:t>Composite</w:t>
      </w:r>
      <w:proofErr w:type="spellEnd"/>
      <w:r w:rsidRPr="0034319A">
        <w:rPr>
          <w:i/>
          <w:iCs/>
          <w:sz w:val="24"/>
          <w:szCs w:val="24"/>
        </w:rPr>
        <w:t xml:space="preserve"> </w:t>
      </w:r>
      <w:proofErr w:type="spellStart"/>
      <w:r w:rsidRPr="0034319A">
        <w:rPr>
          <w:i/>
          <w:iCs/>
          <w:sz w:val="24"/>
          <w:szCs w:val="24"/>
        </w:rPr>
        <w:t>Reliability</w:t>
      </w:r>
      <w:proofErr w:type="spellEnd"/>
      <w:r w:rsidRPr="009B2A8C">
        <w:rPr>
          <w:sz w:val="24"/>
          <w:szCs w:val="24"/>
        </w:rPr>
        <w:t xml:space="preserve"> (CR) dan </w:t>
      </w:r>
      <w:proofErr w:type="spellStart"/>
      <w:r w:rsidRPr="0034319A">
        <w:rPr>
          <w:i/>
          <w:iCs/>
          <w:sz w:val="24"/>
          <w:szCs w:val="24"/>
        </w:rPr>
        <w:t>Cronbach's</w:t>
      </w:r>
      <w:proofErr w:type="spellEnd"/>
      <w:r w:rsidRPr="0034319A">
        <w:rPr>
          <w:i/>
          <w:iCs/>
          <w:sz w:val="24"/>
          <w:szCs w:val="24"/>
        </w:rPr>
        <w:t xml:space="preserve"> </w:t>
      </w:r>
      <w:proofErr w:type="spellStart"/>
      <w:r w:rsidRPr="0034319A">
        <w:rPr>
          <w:i/>
          <w:iCs/>
          <w:sz w:val="24"/>
          <w:szCs w:val="24"/>
        </w:rPr>
        <w:t>Alpha</w:t>
      </w:r>
      <w:proofErr w:type="spellEnd"/>
      <w:r w:rsidRPr="009B2A8C">
        <w:rPr>
          <w:sz w:val="24"/>
          <w:szCs w:val="24"/>
        </w:rPr>
        <w:t xml:space="preserve"> pada seluruh variabel laten yaitu Sistem Kerja Fleksibel (X) sebesar 0,931 dan 0,905,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(Z) sebesar 0,936 dan 0,910, serta Kinerja Pegawai (Y) sebesar 0,940 dan 0,907 yang secara konsisten berada jauh melampaui ambang batas kriteria akademis minimum &gt; 0,70. Tingginya capaian skor ini mengindikasikan bahwa kelompok indikator kuesioner pada masing-masing variabel teruji stabil, konsisten, serta terbebas dari bias varians galat pengukuran. Dengan demikian, seluruh </w:t>
      </w:r>
      <w:proofErr w:type="spellStart"/>
      <w:r w:rsidRPr="009B2A8C">
        <w:rPr>
          <w:sz w:val="24"/>
          <w:szCs w:val="24"/>
        </w:rPr>
        <w:t>konstruk</w:t>
      </w:r>
      <w:proofErr w:type="spellEnd"/>
      <w:r w:rsidRPr="009B2A8C">
        <w:rPr>
          <w:sz w:val="24"/>
          <w:szCs w:val="24"/>
        </w:rPr>
        <w:t xml:space="preserve"> dinyatakan sangat reliabel dan memenuhi kriteria kelayakan untuk dilanjutkan pada analisis model struktural (</w:t>
      </w:r>
      <w:proofErr w:type="spellStart"/>
      <w:r w:rsidRPr="0034319A">
        <w:rPr>
          <w:i/>
          <w:iCs/>
          <w:sz w:val="24"/>
          <w:szCs w:val="24"/>
        </w:rPr>
        <w:t>inner</w:t>
      </w:r>
      <w:proofErr w:type="spellEnd"/>
      <w:r w:rsidRPr="0034319A">
        <w:rPr>
          <w:i/>
          <w:iCs/>
          <w:sz w:val="24"/>
          <w:szCs w:val="24"/>
        </w:rPr>
        <w:t xml:space="preserve"> model</w:t>
      </w:r>
      <w:r w:rsidRPr="009B2A8C">
        <w:rPr>
          <w:sz w:val="24"/>
          <w:szCs w:val="24"/>
        </w:rPr>
        <w:t>) serta pengujian hipotesis.</w:t>
      </w:r>
    </w:p>
    <w:p w14:paraId="4118D260" w14:textId="7A52C80F" w:rsidR="00A00843" w:rsidRPr="009B2A8C" w:rsidRDefault="00A00843" w:rsidP="00A00843">
      <w:pPr>
        <w:pStyle w:val="ListParagraph"/>
        <w:numPr>
          <w:ilvl w:val="2"/>
          <w:numId w:val="8"/>
        </w:numPr>
        <w:ind w:left="1134"/>
        <w:rPr>
          <w:sz w:val="24"/>
          <w:szCs w:val="24"/>
        </w:rPr>
      </w:pPr>
      <w:r w:rsidRPr="009B2A8C">
        <w:rPr>
          <w:sz w:val="24"/>
          <w:szCs w:val="24"/>
          <w:lang w:val="en-ID"/>
        </w:rPr>
        <w:t xml:space="preserve">Model </w:t>
      </w:r>
      <w:proofErr w:type="spellStart"/>
      <w:r w:rsidRPr="009B2A8C">
        <w:rPr>
          <w:sz w:val="24"/>
          <w:szCs w:val="24"/>
          <w:lang w:val="en-ID"/>
        </w:rPr>
        <w:t>Struktura</w:t>
      </w:r>
      <w:r w:rsidR="00677036" w:rsidRPr="009B2A8C">
        <w:rPr>
          <w:sz w:val="24"/>
          <w:szCs w:val="24"/>
          <w:lang w:val="en-ID"/>
        </w:rPr>
        <w:t>l</w:t>
      </w:r>
      <w:proofErr w:type="spellEnd"/>
      <w:r w:rsidRPr="009B2A8C">
        <w:rPr>
          <w:sz w:val="24"/>
          <w:szCs w:val="24"/>
          <w:lang w:val="en-ID"/>
        </w:rPr>
        <w:t xml:space="preserve"> (</w:t>
      </w:r>
      <w:r w:rsidRPr="009B2A8C">
        <w:rPr>
          <w:i/>
          <w:iCs/>
          <w:sz w:val="24"/>
          <w:szCs w:val="24"/>
          <w:lang w:val="en-ID"/>
        </w:rPr>
        <w:t>Inner Model</w:t>
      </w:r>
      <w:r w:rsidRPr="009B2A8C">
        <w:rPr>
          <w:sz w:val="24"/>
          <w:szCs w:val="24"/>
          <w:lang w:val="en-ID"/>
        </w:rPr>
        <w:t>)</w:t>
      </w:r>
    </w:p>
    <w:p w14:paraId="4DB2D58E" w14:textId="3DFA733A" w:rsidR="006A2D9E" w:rsidRPr="009B2A8C" w:rsidRDefault="005C5D66" w:rsidP="006A2D9E">
      <w:pPr>
        <w:ind w:left="414"/>
        <w:rPr>
          <w:sz w:val="24"/>
          <w:szCs w:val="24"/>
        </w:rPr>
      </w:pPr>
      <w:r w:rsidRPr="009B2A8C">
        <w:rPr>
          <w:noProof/>
          <w:sz w:val="24"/>
          <w:szCs w:val="24"/>
        </w:rPr>
        <w:drawing>
          <wp:inline distT="0" distB="0" distL="0" distR="0" wp14:anchorId="4C2344DF" wp14:editId="34C30A4B">
            <wp:extent cx="4359232" cy="2401677"/>
            <wp:effectExtent l="0" t="0" r="0" b="0"/>
            <wp:docPr id="342305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05813" name="Picture 342305813"/>
                    <pic:cNvPicPr/>
                  </pic:nvPicPr>
                  <pic:blipFill>
                    <a:blip r:embed="rId19">
                      <a:extLst>
                        <a:ext uri="{28A0092B-C50C-407E-A947-70E740481C1C}">
                          <a14:useLocalDpi xmlns:a14="http://schemas.microsoft.com/office/drawing/2010/main" val="0"/>
                        </a:ext>
                      </a:extLst>
                    </a:blip>
                    <a:stretch>
                      <a:fillRect/>
                    </a:stretch>
                  </pic:blipFill>
                  <pic:spPr>
                    <a:xfrm>
                      <a:off x="0" y="0"/>
                      <a:ext cx="4393850" cy="2420749"/>
                    </a:xfrm>
                    <a:prstGeom prst="rect">
                      <a:avLst/>
                    </a:prstGeom>
                  </pic:spPr>
                </pic:pic>
              </a:graphicData>
            </a:graphic>
          </wp:inline>
        </w:drawing>
      </w:r>
    </w:p>
    <w:p w14:paraId="4E0DD6F0" w14:textId="2C608FE7" w:rsidR="005C5D66" w:rsidRPr="009B2A8C" w:rsidRDefault="00816A15" w:rsidP="0034319A">
      <w:pPr>
        <w:spacing w:line="240" w:lineRule="auto"/>
        <w:ind w:left="414"/>
        <w:jc w:val="center"/>
        <w:rPr>
          <w:i/>
          <w:iCs/>
          <w:sz w:val="24"/>
          <w:szCs w:val="24"/>
        </w:rPr>
      </w:pPr>
      <w:r w:rsidRPr="009B2A8C">
        <w:rPr>
          <w:sz w:val="24"/>
          <w:szCs w:val="24"/>
        </w:rPr>
        <w:lastRenderedPageBreak/>
        <w:t>Gambar 4.</w:t>
      </w:r>
      <w:r w:rsidR="00401636">
        <w:rPr>
          <w:sz w:val="24"/>
          <w:szCs w:val="24"/>
        </w:rPr>
        <w:t>7</w:t>
      </w:r>
      <w:r w:rsidRPr="009B2A8C">
        <w:rPr>
          <w:sz w:val="24"/>
          <w:szCs w:val="24"/>
        </w:rPr>
        <w:t xml:space="preserve"> </w:t>
      </w:r>
      <w:proofErr w:type="spellStart"/>
      <w:r w:rsidRPr="009B2A8C">
        <w:rPr>
          <w:i/>
          <w:iCs/>
          <w:sz w:val="24"/>
          <w:szCs w:val="24"/>
        </w:rPr>
        <w:t>Inner</w:t>
      </w:r>
      <w:proofErr w:type="spellEnd"/>
      <w:r w:rsidRPr="009B2A8C">
        <w:rPr>
          <w:i/>
          <w:iCs/>
          <w:sz w:val="24"/>
          <w:szCs w:val="24"/>
        </w:rPr>
        <w:t xml:space="preserve"> Model</w:t>
      </w:r>
    </w:p>
    <w:p w14:paraId="18E12E56" w14:textId="7246688C" w:rsidR="00EF5F23" w:rsidRDefault="00EF5F23" w:rsidP="0034319A">
      <w:pPr>
        <w:spacing w:line="240" w:lineRule="auto"/>
        <w:ind w:left="720" w:firstLine="414"/>
        <w:rPr>
          <w:sz w:val="24"/>
          <w:szCs w:val="24"/>
        </w:rPr>
      </w:pPr>
      <w:r w:rsidRPr="009B2A8C">
        <w:rPr>
          <w:sz w:val="24"/>
          <w:szCs w:val="24"/>
        </w:rPr>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0034319A">
        <w:rPr>
          <w:sz w:val="24"/>
          <w:szCs w:val="24"/>
        </w:rPr>
        <w:t xml:space="preserve"> </w:t>
      </w:r>
      <w:r w:rsidRPr="009B2A8C">
        <w:rPr>
          <w:sz w:val="24"/>
          <w:szCs w:val="24"/>
        </w:rPr>
        <w:t>diolah peneliti, 2026</w:t>
      </w:r>
    </w:p>
    <w:p w14:paraId="0B4E8A93" w14:textId="77777777" w:rsidR="0034319A" w:rsidRPr="009B2A8C" w:rsidRDefault="0034319A" w:rsidP="0034319A">
      <w:pPr>
        <w:spacing w:line="240" w:lineRule="auto"/>
        <w:ind w:left="720" w:firstLine="414"/>
        <w:rPr>
          <w:sz w:val="24"/>
          <w:szCs w:val="24"/>
        </w:rPr>
      </w:pPr>
    </w:p>
    <w:p w14:paraId="7B288A42" w14:textId="61B8B219" w:rsidR="000B4F82" w:rsidRPr="009B2A8C" w:rsidRDefault="000B4F82" w:rsidP="000B4F82">
      <w:pPr>
        <w:ind w:left="720" w:firstLine="414"/>
        <w:rPr>
          <w:sz w:val="24"/>
          <w:szCs w:val="24"/>
        </w:rPr>
      </w:pPr>
      <w:r w:rsidRPr="009B2A8C">
        <w:rPr>
          <w:sz w:val="24"/>
          <w:szCs w:val="24"/>
        </w:rPr>
        <w:t>Gambar 4.</w:t>
      </w:r>
      <w:r w:rsidR="00401636">
        <w:rPr>
          <w:sz w:val="24"/>
          <w:szCs w:val="24"/>
        </w:rPr>
        <w:t>7</w:t>
      </w:r>
      <w:r w:rsidRPr="009B2A8C">
        <w:rPr>
          <w:sz w:val="24"/>
          <w:szCs w:val="24"/>
        </w:rPr>
        <w:t>, seluruh hipotesis pengaruh langsung terbukti diterima secara signifikan. Variabel Sistem Kerja Fleksibel (X) terhadap Kinerja Pegawai (Y) menghasilkan koefisien jalur sebesar 0,640 dengan T-</w:t>
      </w:r>
      <w:proofErr w:type="spellStart"/>
      <w:r w:rsidR="00F200B0" w:rsidRPr="00F200B0">
        <w:rPr>
          <w:i/>
          <w:sz w:val="24"/>
          <w:szCs w:val="24"/>
        </w:rPr>
        <w:t>statistic</w:t>
      </w:r>
      <w:proofErr w:type="spellEnd"/>
      <w:r w:rsidRPr="009B2A8C">
        <w:rPr>
          <w:sz w:val="24"/>
          <w:szCs w:val="24"/>
        </w:rPr>
        <w:t xml:space="preserve"> = 3,892 &gt; 1,96 (P = 0,000 &lt; 0,05). </w:t>
      </w:r>
      <w:r w:rsidRPr="00FD196E">
        <w:rPr>
          <w:color w:val="EE0000"/>
          <w:sz w:val="24"/>
          <w:szCs w:val="24"/>
        </w:rPr>
        <w:t>Hal ini membuktikan bahwa fleksibilitas pola kerja berpengaruh positif dan signifikan secara langsung terhadap peningkatan kinerja pegawai.</w:t>
      </w:r>
      <w:r w:rsidRPr="009B2A8C">
        <w:rPr>
          <w:sz w:val="24"/>
          <w:szCs w:val="24"/>
        </w:rPr>
        <w:t xml:space="preserve">  </w:t>
      </w:r>
    </w:p>
    <w:p w14:paraId="5D4D0FB1" w14:textId="375D3B57" w:rsidR="000B4F82" w:rsidRPr="009B2A8C" w:rsidRDefault="000B4F82" w:rsidP="000B4F82">
      <w:pPr>
        <w:ind w:left="720" w:firstLine="414"/>
        <w:rPr>
          <w:sz w:val="24"/>
          <w:szCs w:val="24"/>
        </w:rPr>
      </w:pPr>
      <w:r w:rsidRPr="009B2A8C">
        <w:rPr>
          <w:sz w:val="24"/>
          <w:szCs w:val="24"/>
        </w:rPr>
        <w:t xml:space="preserve">Untuk </w:t>
      </w:r>
      <w:proofErr w:type="spellStart"/>
      <w:r w:rsidRPr="009B2A8C">
        <w:rPr>
          <w:sz w:val="24"/>
          <w:szCs w:val="24"/>
        </w:rPr>
        <w:t>variable</w:t>
      </w:r>
      <w:proofErr w:type="spellEnd"/>
      <w:r w:rsidRPr="009B2A8C">
        <w:rPr>
          <w:sz w:val="24"/>
          <w:szCs w:val="24"/>
        </w:rPr>
        <w:t xml:space="preserve"> Sistem Kerja Fleksibel (X) terhadap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Pr="009B2A8C">
        <w:rPr>
          <w:sz w:val="24"/>
          <w:szCs w:val="24"/>
        </w:rPr>
        <w:t xml:space="preserve"> (Z) menghasilkan koefisien jalur sebesar 0,598 dengan T-</w:t>
      </w:r>
      <w:proofErr w:type="spellStart"/>
      <w:r w:rsidR="00F200B0" w:rsidRPr="00F200B0">
        <w:rPr>
          <w:i/>
          <w:sz w:val="24"/>
          <w:szCs w:val="24"/>
        </w:rPr>
        <w:t>statistic</w:t>
      </w:r>
      <w:proofErr w:type="spellEnd"/>
      <w:r w:rsidRPr="009B2A8C">
        <w:rPr>
          <w:sz w:val="24"/>
          <w:szCs w:val="24"/>
        </w:rPr>
        <w:t xml:space="preserve"> = 3,892 &gt; 1,96 (P = 0,000 &lt; 0,05). Hasil ini mengonfirmasi bahwa penerapan fleksibilitas kerja mampu memperluas otonomi dan variasi substansi tugas pegawai secara signifikan.  </w:t>
      </w:r>
    </w:p>
    <w:p w14:paraId="6AF37520" w14:textId="1E4CE1D4" w:rsidR="00EF5F23" w:rsidRPr="009B2A8C" w:rsidRDefault="000B4F82" w:rsidP="000B4F82">
      <w:pPr>
        <w:ind w:left="720" w:firstLine="414"/>
        <w:rPr>
          <w:sz w:val="24"/>
          <w:szCs w:val="24"/>
        </w:rPr>
      </w:pPr>
      <w:r w:rsidRPr="009B2A8C">
        <w:rPr>
          <w:sz w:val="24"/>
          <w:szCs w:val="24"/>
        </w:rPr>
        <w:t xml:space="preserve">Lalu, </w:t>
      </w:r>
      <w:proofErr w:type="spellStart"/>
      <w:r w:rsidRPr="009B2A8C">
        <w:rPr>
          <w:sz w:val="24"/>
          <w:szCs w:val="24"/>
        </w:rPr>
        <w:t>variable</w:t>
      </w:r>
      <w:proofErr w:type="spellEnd"/>
      <w:r w:rsidRPr="009B2A8C">
        <w:rPr>
          <w:sz w:val="24"/>
          <w:szCs w:val="24"/>
        </w:rPr>
        <w:t xml:space="preserve">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Pr="009B2A8C">
        <w:rPr>
          <w:sz w:val="24"/>
          <w:szCs w:val="24"/>
        </w:rPr>
        <w:t xml:space="preserve"> (Z) terhadap Kinerja Pegawai (Y) menghasilkan koefisien jalur sebesar 0,820 dengan T-</w:t>
      </w:r>
      <w:proofErr w:type="spellStart"/>
      <w:r w:rsidR="00F200B0" w:rsidRPr="00F200B0">
        <w:rPr>
          <w:i/>
          <w:sz w:val="24"/>
          <w:szCs w:val="24"/>
        </w:rPr>
        <w:t>statistic</w:t>
      </w:r>
      <w:proofErr w:type="spellEnd"/>
      <w:r w:rsidRPr="009B2A8C">
        <w:rPr>
          <w:sz w:val="24"/>
          <w:szCs w:val="24"/>
        </w:rPr>
        <w:t xml:space="preserve"> = 3,855 &gt; 1,96 (P = 0,000 &lt; 0,05). Temuan ini menegaskan bahwa pengayaan pekerjaan berkedudukan sebagai </w:t>
      </w:r>
      <w:proofErr w:type="spellStart"/>
      <w:r w:rsidRPr="009B2A8C">
        <w:rPr>
          <w:sz w:val="24"/>
          <w:szCs w:val="24"/>
        </w:rPr>
        <w:t>prediktor</w:t>
      </w:r>
      <w:proofErr w:type="spellEnd"/>
      <w:r w:rsidRPr="009B2A8C">
        <w:rPr>
          <w:sz w:val="24"/>
          <w:szCs w:val="24"/>
        </w:rPr>
        <w:t xml:space="preserve"> kuat yang mendorong capaian kinerja individu secara signifikan.</w:t>
      </w:r>
    </w:p>
    <w:p w14:paraId="7F81F226" w14:textId="77777777" w:rsidR="006A30D6" w:rsidRPr="009B2A8C" w:rsidRDefault="006A30D6" w:rsidP="006A30D6">
      <w:pPr>
        <w:pStyle w:val="ListParagraph"/>
        <w:numPr>
          <w:ilvl w:val="3"/>
          <w:numId w:val="8"/>
        </w:numPr>
        <w:rPr>
          <w:sz w:val="24"/>
          <w:szCs w:val="24"/>
        </w:rPr>
      </w:pPr>
      <w:r w:rsidRPr="009B2A8C">
        <w:rPr>
          <w:i/>
          <w:iCs/>
          <w:sz w:val="24"/>
          <w:szCs w:val="24"/>
        </w:rPr>
        <w:t>R-</w:t>
      </w:r>
      <w:proofErr w:type="spellStart"/>
      <w:r w:rsidRPr="009B2A8C">
        <w:rPr>
          <w:i/>
          <w:iCs/>
          <w:sz w:val="24"/>
          <w:szCs w:val="24"/>
        </w:rPr>
        <w:t>square</w:t>
      </w:r>
      <w:proofErr w:type="spellEnd"/>
      <w:r w:rsidRPr="009B2A8C">
        <w:rPr>
          <w:i/>
          <w:iCs/>
          <w:sz w:val="24"/>
          <w:szCs w:val="24"/>
        </w:rPr>
        <w:t xml:space="preserve"> </w:t>
      </w:r>
      <w:proofErr w:type="spellStart"/>
      <w:r w:rsidRPr="009B2A8C">
        <w:rPr>
          <w:i/>
          <w:iCs/>
          <w:sz w:val="24"/>
          <w:szCs w:val="24"/>
        </w:rPr>
        <w:t>Test</w:t>
      </w:r>
      <w:proofErr w:type="spellEnd"/>
      <w:r w:rsidRPr="009B2A8C">
        <w:rPr>
          <w:sz w:val="24"/>
          <w:szCs w:val="24"/>
        </w:rPr>
        <w:t xml:space="preserve"> atau </w:t>
      </w:r>
      <w:proofErr w:type="spellStart"/>
      <w:r w:rsidRPr="009B2A8C">
        <w:rPr>
          <w:i/>
          <w:iCs/>
          <w:sz w:val="24"/>
          <w:szCs w:val="24"/>
        </w:rPr>
        <w:t>Coefficient</w:t>
      </w:r>
      <w:proofErr w:type="spellEnd"/>
      <w:r w:rsidRPr="009B2A8C">
        <w:rPr>
          <w:i/>
          <w:iCs/>
          <w:sz w:val="24"/>
          <w:szCs w:val="24"/>
        </w:rPr>
        <w:t xml:space="preserve"> </w:t>
      </w:r>
      <w:proofErr w:type="spellStart"/>
      <w:r w:rsidRPr="009B2A8C">
        <w:rPr>
          <w:i/>
          <w:iCs/>
          <w:sz w:val="24"/>
          <w:szCs w:val="24"/>
        </w:rPr>
        <w:t>of</w:t>
      </w:r>
      <w:proofErr w:type="spellEnd"/>
      <w:r w:rsidRPr="009B2A8C">
        <w:rPr>
          <w:i/>
          <w:iCs/>
          <w:sz w:val="24"/>
          <w:szCs w:val="24"/>
        </w:rPr>
        <w:t xml:space="preserve"> </w:t>
      </w:r>
      <w:proofErr w:type="spellStart"/>
      <w:r w:rsidRPr="009B2A8C">
        <w:rPr>
          <w:i/>
          <w:iCs/>
          <w:sz w:val="24"/>
          <w:szCs w:val="24"/>
        </w:rPr>
        <w:t>Determination</w:t>
      </w:r>
      <w:proofErr w:type="spellEnd"/>
      <w:r w:rsidRPr="009B2A8C">
        <w:rPr>
          <w:sz w:val="24"/>
          <w:szCs w:val="24"/>
        </w:rPr>
        <w:t xml:space="preserve"> (R</w:t>
      </w:r>
      <w:r w:rsidR="00E10171" w:rsidRPr="009B2A8C">
        <w:rPr>
          <w:sz w:val="24"/>
          <w:szCs w:val="24"/>
          <w:vertAlign w:val="superscript"/>
        </w:rPr>
        <w:t>2</w:t>
      </w:r>
      <w:r w:rsidRPr="009B2A8C">
        <w:rPr>
          <w:sz w:val="24"/>
          <w:szCs w:val="24"/>
        </w:rPr>
        <w:t>)</w:t>
      </w:r>
    </w:p>
    <w:p w14:paraId="6BA7ACA6" w14:textId="05955DE6" w:rsidR="007E1050" w:rsidRPr="009B2A8C" w:rsidRDefault="0091331E" w:rsidP="0091331E">
      <w:pPr>
        <w:ind w:left="720" w:firstLine="720"/>
        <w:rPr>
          <w:sz w:val="24"/>
          <w:szCs w:val="24"/>
        </w:rPr>
      </w:pPr>
      <w:r w:rsidRPr="009B2A8C">
        <w:rPr>
          <w:sz w:val="24"/>
          <w:szCs w:val="24"/>
        </w:rPr>
        <w:t>Evaluasi koefisien determinasi (R-</w:t>
      </w:r>
      <w:proofErr w:type="spellStart"/>
      <w:r w:rsidRPr="009B2A8C">
        <w:rPr>
          <w:sz w:val="24"/>
          <w:szCs w:val="24"/>
        </w:rPr>
        <w:t>Square</w:t>
      </w:r>
      <w:proofErr w:type="spellEnd"/>
      <w:r w:rsidRPr="009B2A8C">
        <w:rPr>
          <w:sz w:val="24"/>
          <w:szCs w:val="24"/>
        </w:rPr>
        <w:t xml:space="preserve">) dilakukan untuk mengukur seberapa besar persentase varians dari variabel endogen (variabel terikat atau </w:t>
      </w:r>
      <w:proofErr w:type="spellStart"/>
      <w:r w:rsidRPr="009B2A8C">
        <w:rPr>
          <w:sz w:val="24"/>
          <w:szCs w:val="24"/>
        </w:rPr>
        <w:t>pemediasi</w:t>
      </w:r>
      <w:proofErr w:type="spellEnd"/>
      <w:r w:rsidRPr="009B2A8C">
        <w:rPr>
          <w:sz w:val="24"/>
          <w:szCs w:val="24"/>
        </w:rPr>
        <w:t xml:space="preserve">) yang dapat dijelaskan secara bersama-sama oleh variabel-variabel </w:t>
      </w:r>
      <w:proofErr w:type="spellStart"/>
      <w:r w:rsidRPr="009B2A8C">
        <w:rPr>
          <w:sz w:val="24"/>
          <w:szCs w:val="24"/>
        </w:rPr>
        <w:t>prediktornya</w:t>
      </w:r>
      <w:proofErr w:type="spellEnd"/>
      <w:r w:rsidRPr="009B2A8C">
        <w:rPr>
          <w:sz w:val="24"/>
          <w:szCs w:val="24"/>
        </w:rPr>
        <w:t xml:space="preserve"> (variabel bebas) dalam model struktural. Dalam metodologi PLS-SEM (</w:t>
      </w:r>
      <w:proofErr w:type="spellStart"/>
      <w:r w:rsidRPr="009B2A8C">
        <w:rPr>
          <w:sz w:val="24"/>
          <w:szCs w:val="24"/>
        </w:rPr>
        <w:t>Hair</w:t>
      </w:r>
      <w:proofErr w:type="spellEnd"/>
      <w:r w:rsidRPr="009B2A8C">
        <w:rPr>
          <w:sz w:val="24"/>
          <w:szCs w:val="24"/>
        </w:rPr>
        <w:t xml:space="preserve"> </w:t>
      </w:r>
      <w:proofErr w:type="spellStart"/>
      <w:r w:rsidRPr="009B2A8C">
        <w:rPr>
          <w:sz w:val="24"/>
          <w:szCs w:val="24"/>
        </w:rPr>
        <w:t>et</w:t>
      </w:r>
      <w:proofErr w:type="spellEnd"/>
      <w:r w:rsidRPr="009B2A8C">
        <w:rPr>
          <w:sz w:val="24"/>
          <w:szCs w:val="24"/>
        </w:rPr>
        <w:t xml:space="preserve"> </w:t>
      </w:r>
      <w:proofErr w:type="spellStart"/>
      <w:r w:rsidRPr="009B2A8C">
        <w:rPr>
          <w:sz w:val="24"/>
          <w:szCs w:val="24"/>
        </w:rPr>
        <w:t>al.</w:t>
      </w:r>
      <w:proofErr w:type="spellEnd"/>
      <w:r w:rsidRPr="009B2A8C">
        <w:rPr>
          <w:sz w:val="24"/>
          <w:szCs w:val="24"/>
        </w:rPr>
        <w:t>), nilai R</w:t>
      </w:r>
      <w:r w:rsidR="006071D9" w:rsidRPr="009B2A8C">
        <w:rPr>
          <w:sz w:val="24"/>
          <w:szCs w:val="24"/>
          <w:vertAlign w:val="superscript"/>
        </w:rPr>
        <w:t>2</w:t>
      </w:r>
      <w:r w:rsidRPr="009B2A8C">
        <w:rPr>
          <w:sz w:val="24"/>
          <w:szCs w:val="24"/>
        </w:rPr>
        <w:t xml:space="preserve"> memberikan gambaran mendalam mengenai kekuatan substantif dan daya prediksi (</w:t>
      </w:r>
      <w:proofErr w:type="spellStart"/>
      <w:r w:rsidRPr="009B2A8C">
        <w:rPr>
          <w:sz w:val="24"/>
          <w:szCs w:val="24"/>
        </w:rPr>
        <w:t>predictive</w:t>
      </w:r>
      <w:proofErr w:type="spellEnd"/>
      <w:r w:rsidRPr="009B2A8C">
        <w:rPr>
          <w:sz w:val="24"/>
          <w:szCs w:val="24"/>
        </w:rPr>
        <w:t xml:space="preserve"> </w:t>
      </w:r>
      <w:proofErr w:type="spellStart"/>
      <w:r w:rsidRPr="009B2A8C">
        <w:rPr>
          <w:sz w:val="24"/>
          <w:szCs w:val="24"/>
        </w:rPr>
        <w:t>power</w:t>
      </w:r>
      <w:proofErr w:type="spellEnd"/>
      <w:r w:rsidRPr="009B2A8C">
        <w:rPr>
          <w:sz w:val="24"/>
          <w:szCs w:val="24"/>
        </w:rPr>
        <w:t xml:space="preserve">) dari model penelitian. </w:t>
      </w:r>
      <w:r w:rsidR="007E1050" w:rsidRPr="009B2A8C">
        <w:rPr>
          <w:i/>
          <w:iCs/>
          <w:sz w:val="24"/>
          <w:szCs w:val="24"/>
        </w:rPr>
        <w:t>F-</w:t>
      </w:r>
      <w:proofErr w:type="spellStart"/>
      <w:r w:rsidR="007E1050" w:rsidRPr="009B2A8C">
        <w:rPr>
          <w:i/>
          <w:iCs/>
          <w:sz w:val="24"/>
          <w:szCs w:val="24"/>
        </w:rPr>
        <w:t>square</w:t>
      </w:r>
      <w:proofErr w:type="spellEnd"/>
      <w:r w:rsidR="007E1050" w:rsidRPr="009B2A8C">
        <w:rPr>
          <w:sz w:val="24"/>
          <w:szCs w:val="24"/>
        </w:rPr>
        <w:t xml:space="preserve"> atau </w:t>
      </w:r>
      <w:proofErr w:type="spellStart"/>
      <w:r w:rsidR="007E1050" w:rsidRPr="009B2A8C">
        <w:rPr>
          <w:i/>
          <w:iCs/>
          <w:sz w:val="24"/>
          <w:szCs w:val="24"/>
        </w:rPr>
        <w:t>Effect</w:t>
      </w:r>
      <w:proofErr w:type="spellEnd"/>
      <w:r w:rsidR="007E1050" w:rsidRPr="009B2A8C">
        <w:rPr>
          <w:i/>
          <w:iCs/>
          <w:sz w:val="24"/>
          <w:szCs w:val="24"/>
        </w:rPr>
        <w:t xml:space="preserve"> </w:t>
      </w:r>
      <w:proofErr w:type="spellStart"/>
      <w:r w:rsidR="007E1050" w:rsidRPr="009B2A8C">
        <w:rPr>
          <w:i/>
          <w:iCs/>
          <w:sz w:val="24"/>
          <w:szCs w:val="24"/>
        </w:rPr>
        <w:t>Size</w:t>
      </w:r>
      <w:proofErr w:type="spellEnd"/>
      <w:r w:rsidR="007E1050" w:rsidRPr="009B2A8C">
        <w:rPr>
          <w:sz w:val="24"/>
          <w:szCs w:val="24"/>
        </w:rPr>
        <w:t xml:space="preserve"> (F</w:t>
      </w:r>
      <w:r w:rsidR="00E10171" w:rsidRPr="009B2A8C">
        <w:rPr>
          <w:sz w:val="24"/>
          <w:szCs w:val="24"/>
          <w:vertAlign w:val="superscript"/>
        </w:rPr>
        <w:t>2</w:t>
      </w:r>
      <w:r w:rsidR="007E1050" w:rsidRPr="009B2A8C">
        <w:rPr>
          <w:sz w:val="24"/>
          <w:szCs w:val="24"/>
        </w:rPr>
        <w:t>)</w:t>
      </w:r>
      <w:r w:rsidR="00DF01A5" w:rsidRPr="009B2A8C">
        <w:rPr>
          <w:sz w:val="24"/>
          <w:szCs w:val="24"/>
        </w:rPr>
        <w:t>. Di samping nilai R</w:t>
      </w:r>
      <w:r w:rsidR="00DF01A5" w:rsidRPr="009B2A8C">
        <w:rPr>
          <w:sz w:val="24"/>
          <w:szCs w:val="24"/>
          <w:vertAlign w:val="superscript"/>
        </w:rPr>
        <w:t>2</w:t>
      </w:r>
      <w:r w:rsidR="00DF01A5" w:rsidRPr="009B2A8C">
        <w:rPr>
          <w:sz w:val="24"/>
          <w:szCs w:val="24"/>
        </w:rPr>
        <w:t xml:space="preserve"> mutlak, dianalisis pula nilai R</w:t>
      </w:r>
      <w:r w:rsidR="00DF01A5" w:rsidRPr="009B2A8C">
        <w:rPr>
          <w:sz w:val="24"/>
          <w:szCs w:val="24"/>
          <w:vertAlign w:val="superscript"/>
        </w:rPr>
        <w:t>2</w:t>
      </w:r>
      <w:r w:rsidR="00DF01A5" w:rsidRPr="009B2A8C">
        <w:rPr>
          <w:sz w:val="24"/>
          <w:szCs w:val="24"/>
        </w:rPr>
        <w:t xml:space="preserve"> </w:t>
      </w:r>
      <w:proofErr w:type="spellStart"/>
      <w:r w:rsidR="00DF01A5" w:rsidRPr="009B2A8C">
        <w:rPr>
          <w:sz w:val="24"/>
          <w:szCs w:val="24"/>
        </w:rPr>
        <w:t>Adjusted</w:t>
      </w:r>
      <w:proofErr w:type="spellEnd"/>
      <w:r w:rsidR="00DF01A5" w:rsidRPr="009B2A8C">
        <w:rPr>
          <w:sz w:val="24"/>
          <w:szCs w:val="24"/>
        </w:rPr>
        <w:t xml:space="preserve"> yang berfungsi mengoreksi bias estimasi akibat penambahan variabel independen ke dalam model, sehingga memberikan gambaran nilai determinasi yang lebih konservatif dan presisi. Kategori kekuatan nilai R</w:t>
      </w:r>
      <w:r w:rsidR="006071D9" w:rsidRPr="009B2A8C">
        <w:rPr>
          <w:sz w:val="24"/>
          <w:szCs w:val="24"/>
          <w:vertAlign w:val="superscript"/>
        </w:rPr>
        <w:t>2</w:t>
      </w:r>
      <w:r w:rsidR="00401636">
        <w:rPr>
          <w:sz w:val="24"/>
          <w:szCs w:val="24"/>
          <w:vertAlign w:val="superscript"/>
        </w:rPr>
        <w:t xml:space="preserve"> </w:t>
      </w:r>
      <w:r w:rsidR="00DF01A5" w:rsidRPr="009B2A8C">
        <w:rPr>
          <w:sz w:val="24"/>
          <w:szCs w:val="24"/>
        </w:rPr>
        <w:t xml:space="preserve">dalam PLS-SEM mengacu pada </w:t>
      </w:r>
      <w:r w:rsidR="00DF01A5" w:rsidRPr="009B2A8C">
        <w:rPr>
          <w:sz w:val="24"/>
          <w:szCs w:val="24"/>
        </w:rPr>
        <w:lastRenderedPageBreak/>
        <w:t xml:space="preserve">acuan </w:t>
      </w:r>
      <w:proofErr w:type="spellStart"/>
      <w:r w:rsidR="00DF01A5" w:rsidRPr="009B2A8C">
        <w:rPr>
          <w:sz w:val="24"/>
          <w:szCs w:val="24"/>
        </w:rPr>
        <w:t>Hair</w:t>
      </w:r>
      <w:proofErr w:type="spellEnd"/>
      <w:r w:rsidR="00DF01A5" w:rsidRPr="009B2A8C">
        <w:rPr>
          <w:sz w:val="24"/>
          <w:szCs w:val="24"/>
        </w:rPr>
        <w:t xml:space="preserve"> </w:t>
      </w:r>
      <w:proofErr w:type="spellStart"/>
      <w:r w:rsidR="00DF01A5" w:rsidRPr="009B2A8C">
        <w:rPr>
          <w:sz w:val="24"/>
          <w:szCs w:val="24"/>
        </w:rPr>
        <w:t>et</w:t>
      </w:r>
      <w:proofErr w:type="spellEnd"/>
      <w:r w:rsidR="00DF01A5" w:rsidRPr="009B2A8C">
        <w:rPr>
          <w:sz w:val="24"/>
          <w:szCs w:val="24"/>
        </w:rPr>
        <w:t xml:space="preserve"> </w:t>
      </w:r>
      <w:proofErr w:type="spellStart"/>
      <w:r w:rsidR="00DF01A5" w:rsidRPr="009B2A8C">
        <w:rPr>
          <w:sz w:val="24"/>
          <w:szCs w:val="24"/>
        </w:rPr>
        <w:t>al.</w:t>
      </w:r>
      <w:proofErr w:type="spellEnd"/>
      <w:r w:rsidR="00DF01A5" w:rsidRPr="009B2A8C">
        <w:rPr>
          <w:sz w:val="24"/>
          <w:szCs w:val="24"/>
        </w:rPr>
        <w:t>, di mana nilai R</w:t>
      </w:r>
      <w:r w:rsidR="006071D9" w:rsidRPr="009B2A8C">
        <w:rPr>
          <w:sz w:val="24"/>
          <w:szCs w:val="24"/>
          <w:vertAlign w:val="superscript"/>
        </w:rPr>
        <w:t xml:space="preserve">2 </w:t>
      </w:r>
      <w:r w:rsidR="00DF01A5" w:rsidRPr="009B2A8C">
        <w:rPr>
          <w:sz w:val="24"/>
          <w:szCs w:val="24"/>
        </w:rPr>
        <w:t>sekitar 0,75 dikategorikan kuat, 0,50 dikategorikan moderat/sedang, dan 0,25 dikategorikan lemah.</w:t>
      </w:r>
    </w:p>
    <w:p w14:paraId="752C2CF4" w14:textId="4F5F5224" w:rsidR="00820148" w:rsidRPr="009B2A8C" w:rsidRDefault="00820148" w:rsidP="00BB5E47">
      <w:pPr>
        <w:ind w:left="720" w:firstLine="720"/>
        <w:jc w:val="center"/>
        <w:rPr>
          <w:sz w:val="24"/>
          <w:szCs w:val="24"/>
        </w:rPr>
      </w:pPr>
      <w:r w:rsidRPr="009B2A8C">
        <w:rPr>
          <w:sz w:val="24"/>
          <w:szCs w:val="24"/>
        </w:rPr>
        <w:t>Tabel 4.</w:t>
      </w:r>
      <w:r w:rsidR="00E21018">
        <w:rPr>
          <w:sz w:val="24"/>
          <w:szCs w:val="24"/>
        </w:rPr>
        <w:t>10</w:t>
      </w:r>
      <w:r w:rsidRPr="009B2A8C">
        <w:rPr>
          <w:sz w:val="24"/>
          <w:szCs w:val="24"/>
        </w:rPr>
        <w:t xml:space="preserve"> </w:t>
      </w:r>
      <w:r w:rsidR="00BB5E47" w:rsidRPr="009B2A8C">
        <w:rPr>
          <w:sz w:val="24"/>
          <w:szCs w:val="24"/>
        </w:rPr>
        <w:t xml:space="preserve">Hasil </w:t>
      </w:r>
      <w:r w:rsidR="00BB5E47" w:rsidRPr="009B2A8C">
        <w:rPr>
          <w:i/>
          <w:iCs/>
          <w:sz w:val="24"/>
          <w:szCs w:val="24"/>
        </w:rPr>
        <w:t>R-</w:t>
      </w:r>
      <w:proofErr w:type="spellStart"/>
      <w:r w:rsidR="00BB5E47" w:rsidRPr="009B2A8C">
        <w:rPr>
          <w:i/>
          <w:iCs/>
          <w:sz w:val="24"/>
          <w:szCs w:val="24"/>
        </w:rPr>
        <w:t>square</w:t>
      </w:r>
      <w:proofErr w:type="spellEnd"/>
    </w:p>
    <w:tbl>
      <w:tblPr>
        <w:tblStyle w:val="PlainTable5"/>
        <w:tblW w:w="0" w:type="auto"/>
        <w:tblInd w:w="709" w:type="dxa"/>
        <w:tblLook w:val="04A0" w:firstRow="1" w:lastRow="0" w:firstColumn="1" w:lastColumn="0" w:noHBand="0" w:noVBand="1"/>
      </w:tblPr>
      <w:tblGrid>
        <w:gridCol w:w="2741"/>
        <w:gridCol w:w="1823"/>
        <w:gridCol w:w="2663"/>
      </w:tblGrid>
      <w:tr w:rsidR="00847BE0" w:rsidRPr="009B2A8C" w14:paraId="1815ADBA" w14:textId="77777777" w:rsidTr="008201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Borders>
              <w:bottom w:val="single" w:sz="4" w:space="0" w:color="auto"/>
              <w:right w:val="single" w:sz="4" w:space="0" w:color="auto"/>
            </w:tcBorders>
          </w:tcPr>
          <w:p w14:paraId="1B55A6D7" w14:textId="77777777" w:rsidR="00847BE0" w:rsidRPr="009B2A8C" w:rsidRDefault="00847BE0" w:rsidP="00E21018">
            <w:pPr>
              <w:ind w:firstLine="28"/>
              <w:jc w:val="both"/>
              <w:rPr>
                <w:sz w:val="24"/>
                <w:szCs w:val="24"/>
              </w:rPr>
            </w:pPr>
          </w:p>
        </w:tc>
        <w:tc>
          <w:tcPr>
            <w:tcW w:w="1886" w:type="dxa"/>
            <w:tcBorders>
              <w:top w:val="single" w:sz="4" w:space="0" w:color="auto"/>
              <w:left w:val="single" w:sz="4" w:space="0" w:color="auto"/>
              <w:bottom w:val="single" w:sz="4" w:space="0" w:color="auto"/>
              <w:right w:val="single" w:sz="4" w:space="0" w:color="auto"/>
            </w:tcBorders>
          </w:tcPr>
          <w:p w14:paraId="3FEE41E6" w14:textId="6BD4E433" w:rsidR="00847BE0" w:rsidRPr="009B2A8C" w:rsidRDefault="006358D3" w:rsidP="00E21018">
            <w:pPr>
              <w:ind w:firstLine="28"/>
              <w:cnfStyle w:val="100000000000" w:firstRow="1" w:lastRow="0" w:firstColumn="0" w:lastColumn="0" w:oddVBand="0" w:evenVBand="0" w:oddHBand="0" w:evenHBand="0" w:firstRowFirstColumn="0" w:firstRowLastColumn="0" w:lastRowFirstColumn="0" w:lastRowLastColumn="0"/>
              <w:rPr>
                <w:sz w:val="24"/>
                <w:szCs w:val="24"/>
              </w:rPr>
            </w:pPr>
            <w:r w:rsidRPr="009B2A8C">
              <w:rPr>
                <w:sz w:val="24"/>
                <w:szCs w:val="24"/>
              </w:rPr>
              <w:t>R-</w:t>
            </w:r>
            <w:proofErr w:type="spellStart"/>
            <w:r w:rsidRPr="009B2A8C">
              <w:rPr>
                <w:sz w:val="24"/>
                <w:szCs w:val="24"/>
              </w:rPr>
              <w:t>Square</w:t>
            </w:r>
            <w:proofErr w:type="spellEnd"/>
          </w:p>
        </w:tc>
        <w:tc>
          <w:tcPr>
            <w:tcW w:w="2772" w:type="dxa"/>
            <w:tcBorders>
              <w:top w:val="single" w:sz="4" w:space="0" w:color="auto"/>
              <w:left w:val="single" w:sz="4" w:space="0" w:color="auto"/>
              <w:bottom w:val="single" w:sz="4" w:space="0" w:color="auto"/>
              <w:right w:val="single" w:sz="4" w:space="0" w:color="auto"/>
            </w:tcBorders>
          </w:tcPr>
          <w:p w14:paraId="3262EC72" w14:textId="6A08CD8C" w:rsidR="00847BE0" w:rsidRPr="009B2A8C" w:rsidRDefault="006358D3" w:rsidP="00E21018">
            <w:pPr>
              <w:ind w:firstLine="28"/>
              <w:cnfStyle w:val="100000000000" w:firstRow="1" w:lastRow="0" w:firstColumn="0" w:lastColumn="0" w:oddVBand="0" w:evenVBand="0" w:oddHBand="0" w:evenHBand="0" w:firstRowFirstColumn="0" w:firstRowLastColumn="0" w:lastRowFirstColumn="0" w:lastRowLastColumn="0"/>
              <w:rPr>
                <w:sz w:val="24"/>
                <w:szCs w:val="24"/>
              </w:rPr>
            </w:pPr>
            <w:r w:rsidRPr="009B2A8C">
              <w:rPr>
                <w:sz w:val="24"/>
                <w:szCs w:val="24"/>
              </w:rPr>
              <w:t>R-</w:t>
            </w:r>
            <w:proofErr w:type="spellStart"/>
            <w:r w:rsidRPr="009B2A8C">
              <w:rPr>
                <w:sz w:val="24"/>
                <w:szCs w:val="24"/>
              </w:rPr>
              <w:t>Square</w:t>
            </w:r>
            <w:proofErr w:type="spellEnd"/>
            <w:r w:rsidRPr="009B2A8C">
              <w:rPr>
                <w:sz w:val="24"/>
                <w:szCs w:val="24"/>
              </w:rPr>
              <w:t xml:space="preserve"> </w:t>
            </w:r>
            <w:proofErr w:type="spellStart"/>
            <w:r w:rsidRPr="009B2A8C">
              <w:rPr>
                <w:sz w:val="24"/>
                <w:szCs w:val="24"/>
              </w:rPr>
              <w:t>Adjusted</w:t>
            </w:r>
            <w:proofErr w:type="spellEnd"/>
          </w:p>
        </w:tc>
      </w:tr>
      <w:tr w:rsidR="00847BE0" w:rsidRPr="009B2A8C" w14:paraId="7D480903" w14:textId="77777777" w:rsidTr="00820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uto"/>
              <w:left w:val="single" w:sz="4" w:space="0" w:color="auto"/>
              <w:bottom w:val="single" w:sz="4" w:space="0" w:color="auto"/>
              <w:right w:val="single" w:sz="4" w:space="0" w:color="auto"/>
            </w:tcBorders>
          </w:tcPr>
          <w:p w14:paraId="12B68A05" w14:textId="015CDFC2" w:rsidR="00847BE0" w:rsidRPr="009B2A8C" w:rsidRDefault="00273E10" w:rsidP="00E21018">
            <w:pPr>
              <w:ind w:firstLine="28"/>
              <w:jc w:val="both"/>
              <w:rPr>
                <w:sz w:val="24"/>
                <w:szCs w:val="24"/>
              </w:rPr>
            </w:pPr>
            <w:proofErr w:type="spellStart"/>
            <w:r w:rsidRPr="00273E10">
              <w:rPr>
                <w:sz w:val="24"/>
                <w:szCs w:val="24"/>
              </w:rPr>
              <w:t>Job</w:t>
            </w:r>
            <w:proofErr w:type="spellEnd"/>
            <w:r w:rsidRPr="00273E10">
              <w:rPr>
                <w:sz w:val="24"/>
                <w:szCs w:val="24"/>
              </w:rPr>
              <w:t xml:space="preserve"> </w:t>
            </w:r>
            <w:proofErr w:type="spellStart"/>
            <w:r w:rsidRPr="00273E10">
              <w:rPr>
                <w:sz w:val="24"/>
                <w:szCs w:val="24"/>
              </w:rPr>
              <w:t>Enrichment</w:t>
            </w:r>
            <w:proofErr w:type="spellEnd"/>
            <w:r w:rsidR="006358D3" w:rsidRPr="009B2A8C">
              <w:rPr>
                <w:sz w:val="24"/>
                <w:szCs w:val="24"/>
              </w:rPr>
              <w:t xml:space="preserve"> (Z)</w:t>
            </w:r>
          </w:p>
        </w:tc>
        <w:tc>
          <w:tcPr>
            <w:tcW w:w="1886" w:type="dxa"/>
            <w:tcBorders>
              <w:top w:val="single" w:sz="4" w:space="0" w:color="auto"/>
              <w:left w:val="single" w:sz="4" w:space="0" w:color="auto"/>
              <w:bottom w:val="single" w:sz="4" w:space="0" w:color="auto"/>
              <w:right w:val="single" w:sz="4" w:space="0" w:color="auto"/>
            </w:tcBorders>
          </w:tcPr>
          <w:p w14:paraId="7FD9A64C" w14:textId="2118CF67" w:rsidR="00847BE0" w:rsidRPr="009B2A8C" w:rsidRDefault="00820148" w:rsidP="00E21018">
            <w:pPr>
              <w:ind w:firstLine="28"/>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rPr>
              <w:t>0,358</w:t>
            </w:r>
          </w:p>
        </w:tc>
        <w:tc>
          <w:tcPr>
            <w:tcW w:w="2772" w:type="dxa"/>
            <w:tcBorders>
              <w:top w:val="single" w:sz="4" w:space="0" w:color="auto"/>
              <w:left w:val="single" w:sz="4" w:space="0" w:color="auto"/>
              <w:bottom w:val="single" w:sz="4" w:space="0" w:color="auto"/>
              <w:right w:val="single" w:sz="4" w:space="0" w:color="auto"/>
            </w:tcBorders>
          </w:tcPr>
          <w:p w14:paraId="5BCDB28F" w14:textId="24BBB047" w:rsidR="00847BE0" w:rsidRPr="009B2A8C" w:rsidRDefault="00820148" w:rsidP="00E21018">
            <w:pPr>
              <w:ind w:firstLine="28"/>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rPr>
              <w:t>0,337</w:t>
            </w:r>
          </w:p>
        </w:tc>
      </w:tr>
      <w:tr w:rsidR="006358D3" w:rsidRPr="009B2A8C" w14:paraId="3BEBFEA3" w14:textId="77777777" w:rsidTr="00820148">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uto"/>
              <w:left w:val="single" w:sz="4" w:space="0" w:color="auto"/>
              <w:bottom w:val="single" w:sz="4" w:space="0" w:color="auto"/>
              <w:right w:val="single" w:sz="4" w:space="0" w:color="auto"/>
            </w:tcBorders>
          </w:tcPr>
          <w:p w14:paraId="351527D4" w14:textId="500F0F01" w:rsidR="006358D3" w:rsidRPr="009B2A8C" w:rsidRDefault="00820148" w:rsidP="00E21018">
            <w:pPr>
              <w:ind w:firstLine="28"/>
              <w:jc w:val="both"/>
              <w:rPr>
                <w:sz w:val="24"/>
                <w:szCs w:val="24"/>
              </w:rPr>
            </w:pPr>
            <w:r w:rsidRPr="009B2A8C">
              <w:rPr>
                <w:sz w:val="24"/>
                <w:szCs w:val="24"/>
              </w:rPr>
              <w:t>Kinerja Pegawai (Y)</w:t>
            </w:r>
          </w:p>
        </w:tc>
        <w:tc>
          <w:tcPr>
            <w:tcW w:w="1886" w:type="dxa"/>
            <w:tcBorders>
              <w:top w:val="single" w:sz="4" w:space="0" w:color="auto"/>
              <w:left w:val="single" w:sz="4" w:space="0" w:color="auto"/>
              <w:bottom w:val="single" w:sz="4" w:space="0" w:color="auto"/>
              <w:right w:val="single" w:sz="4" w:space="0" w:color="auto"/>
            </w:tcBorders>
          </w:tcPr>
          <w:p w14:paraId="07A5CB5B" w14:textId="100930B0" w:rsidR="006358D3" w:rsidRPr="009B2A8C" w:rsidRDefault="00820148" w:rsidP="00E21018">
            <w:pPr>
              <w:ind w:firstLine="28"/>
              <w:cnfStyle w:val="000000000000" w:firstRow="0" w:lastRow="0" w:firstColumn="0" w:lastColumn="0" w:oddVBand="0" w:evenVBand="0" w:oddHBand="0" w:evenHBand="0" w:firstRowFirstColumn="0" w:firstRowLastColumn="0" w:lastRowFirstColumn="0" w:lastRowLastColumn="0"/>
              <w:rPr>
                <w:sz w:val="24"/>
                <w:szCs w:val="24"/>
              </w:rPr>
            </w:pPr>
            <w:r w:rsidRPr="009B2A8C">
              <w:rPr>
                <w:sz w:val="24"/>
                <w:szCs w:val="24"/>
              </w:rPr>
              <w:t>0,681</w:t>
            </w:r>
          </w:p>
        </w:tc>
        <w:tc>
          <w:tcPr>
            <w:tcW w:w="2772" w:type="dxa"/>
            <w:tcBorders>
              <w:top w:val="single" w:sz="4" w:space="0" w:color="auto"/>
              <w:left w:val="single" w:sz="4" w:space="0" w:color="auto"/>
              <w:bottom w:val="single" w:sz="4" w:space="0" w:color="auto"/>
              <w:right w:val="single" w:sz="4" w:space="0" w:color="auto"/>
            </w:tcBorders>
          </w:tcPr>
          <w:p w14:paraId="7E7725A4" w14:textId="5B5E633D" w:rsidR="006358D3" w:rsidRPr="009B2A8C" w:rsidRDefault="00820148" w:rsidP="00E21018">
            <w:pPr>
              <w:ind w:firstLine="28"/>
              <w:cnfStyle w:val="000000000000" w:firstRow="0" w:lastRow="0" w:firstColumn="0" w:lastColumn="0" w:oddVBand="0" w:evenVBand="0" w:oddHBand="0" w:evenHBand="0" w:firstRowFirstColumn="0" w:firstRowLastColumn="0" w:lastRowFirstColumn="0" w:lastRowLastColumn="0"/>
              <w:rPr>
                <w:sz w:val="24"/>
                <w:szCs w:val="24"/>
              </w:rPr>
            </w:pPr>
            <w:r w:rsidRPr="009B2A8C">
              <w:rPr>
                <w:sz w:val="24"/>
                <w:szCs w:val="24"/>
              </w:rPr>
              <w:t>0,660</w:t>
            </w:r>
          </w:p>
        </w:tc>
      </w:tr>
    </w:tbl>
    <w:p w14:paraId="287AC37D" w14:textId="4940BD15" w:rsidR="00120430" w:rsidRPr="009B2A8C" w:rsidRDefault="00BB5E47" w:rsidP="00BB5E47">
      <w:pPr>
        <w:ind w:firstLine="720"/>
        <w:rPr>
          <w:sz w:val="24"/>
          <w:szCs w:val="24"/>
        </w:rPr>
      </w:pPr>
      <w:r w:rsidRPr="009B2A8C">
        <w:rPr>
          <w:sz w:val="24"/>
          <w:szCs w:val="24"/>
        </w:rPr>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3 diolah peneliti, 2026</w:t>
      </w:r>
    </w:p>
    <w:p w14:paraId="45A038E0" w14:textId="249F78B1" w:rsidR="002B3928" w:rsidRPr="009B2A8C" w:rsidRDefault="002B3928" w:rsidP="007D30FC">
      <w:pPr>
        <w:ind w:left="709" w:firstLine="720"/>
        <w:rPr>
          <w:sz w:val="24"/>
          <w:szCs w:val="24"/>
        </w:rPr>
      </w:pPr>
      <w:r w:rsidRPr="009B2A8C">
        <w:rPr>
          <w:sz w:val="24"/>
          <w:szCs w:val="24"/>
        </w:rPr>
        <w:t xml:space="preserve">Berdasarkan </w:t>
      </w:r>
      <w:r w:rsidR="006212FA" w:rsidRPr="009B2A8C">
        <w:rPr>
          <w:sz w:val="24"/>
          <w:szCs w:val="24"/>
        </w:rPr>
        <w:t>Tabel 4.</w:t>
      </w:r>
      <w:r w:rsidR="00F4720E">
        <w:rPr>
          <w:sz w:val="24"/>
          <w:szCs w:val="24"/>
        </w:rPr>
        <w:t>10</w:t>
      </w:r>
      <w:r w:rsidRPr="009B2A8C">
        <w:rPr>
          <w:sz w:val="24"/>
          <w:szCs w:val="24"/>
        </w:rPr>
        <w:t>, nilai R</w:t>
      </w:r>
      <w:r w:rsidRPr="009B2A8C">
        <w:rPr>
          <w:sz w:val="24"/>
          <w:szCs w:val="24"/>
          <w:vertAlign w:val="superscript"/>
        </w:rPr>
        <w:t xml:space="preserve">2 </w:t>
      </w:r>
      <w:r w:rsidRPr="009B2A8C">
        <w:rPr>
          <w:sz w:val="24"/>
          <w:szCs w:val="24"/>
        </w:rPr>
        <w:t xml:space="preserve">untuk variabel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(Z) mencatatkan angka sebesar 0,358 (dengan R</w:t>
      </w:r>
      <w:r w:rsidRPr="009B2A8C">
        <w:rPr>
          <w:sz w:val="24"/>
          <w:szCs w:val="24"/>
          <w:vertAlign w:val="superscript"/>
        </w:rPr>
        <w:t>2</w:t>
      </w:r>
      <w:r w:rsidRPr="009B2A8C">
        <w:rPr>
          <w:sz w:val="24"/>
          <w:szCs w:val="24"/>
        </w:rPr>
        <w:t xml:space="preserve"> </w:t>
      </w:r>
      <w:proofErr w:type="spellStart"/>
      <w:r w:rsidRPr="009B2A8C">
        <w:rPr>
          <w:i/>
          <w:iCs/>
          <w:sz w:val="24"/>
          <w:szCs w:val="24"/>
        </w:rPr>
        <w:t>Adjusted</w:t>
      </w:r>
      <w:proofErr w:type="spellEnd"/>
      <w:r w:rsidRPr="009B2A8C">
        <w:rPr>
          <w:sz w:val="24"/>
          <w:szCs w:val="24"/>
        </w:rPr>
        <w:t xml:space="preserve"> = 0,337), yang mengindikasikan bahwa sebesar 35,8% varians pengayaan pekerjaan pegawai di KPPN KPH mampu dijelaskan oleh penerapan Sistem Kerja Fleksibel (X), sedangkan 64,2% sisanya dipengaruhi oleh faktor-faktor lain di luar model. Sementara itu, variabel Kinerja Pegawai (Y) menghasilkan nilai R</w:t>
      </w:r>
      <w:r w:rsidRPr="009B2A8C">
        <w:rPr>
          <w:sz w:val="24"/>
          <w:szCs w:val="24"/>
          <w:vertAlign w:val="superscript"/>
        </w:rPr>
        <w:t xml:space="preserve">2 </w:t>
      </w:r>
      <w:r w:rsidRPr="009B2A8C">
        <w:rPr>
          <w:sz w:val="24"/>
          <w:szCs w:val="24"/>
        </w:rPr>
        <w:t>yang sangat kuat sebesar 0,681 (dengan R</w:t>
      </w:r>
      <w:r w:rsidRPr="009B2A8C">
        <w:rPr>
          <w:sz w:val="24"/>
          <w:szCs w:val="24"/>
          <w:vertAlign w:val="superscript"/>
        </w:rPr>
        <w:t>2</w:t>
      </w:r>
      <w:r w:rsidRPr="009B2A8C">
        <w:rPr>
          <w:sz w:val="24"/>
          <w:szCs w:val="24"/>
        </w:rPr>
        <w:t xml:space="preserve"> </w:t>
      </w:r>
      <w:proofErr w:type="spellStart"/>
      <w:r w:rsidRPr="009B2A8C">
        <w:rPr>
          <w:i/>
          <w:iCs/>
          <w:sz w:val="24"/>
          <w:szCs w:val="24"/>
        </w:rPr>
        <w:t>Adjusted</w:t>
      </w:r>
      <w:proofErr w:type="spellEnd"/>
      <w:r w:rsidRPr="009B2A8C">
        <w:rPr>
          <w:sz w:val="24"/>
          <w:szCs w:val="24"/>
        </w:rPr>
        <w:t xml:space="preserve"> = 0,660), yang berarti bahwa sebesar 68,1% varians pencapaian kinerja pegawai mampu dijelaskan secara simultan oleh Sistem Kerja Fleksibel (X) dan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Pr="009B2A8C">
        <w:rPr>
          <w:sz w:val="24"/>
          <w:szCs w:val="24"/>
        </w:rPr>
        <w:t xml:space="preserve"> (Z), sementara 31,9% sisanya diterangkan oleh variabel eksternal lainnya. </w:t>
      </w:r>
      <w:r w:rsidR="008A2F80" w:rsidRPr="009B2A8C">
        <w:rPr>
          <w:sz w:val="24"/>
          <w:szCs w:val="24"/>
        </w:rPr>
        <w:t>Menurut</w:t>
      </w:r>
      <w:r w:rsidRPr="009B2A8C">
        <w:rPr>
          <w:sz w:val="24"/>
          <w:szCs w:val="24"/>
        </w:rPr>
        <w:t xml:space="preserve"> </w:t>
      </w:r>
      <w:proofErr w:type="spellStart"/>
      <w:r w:rsidRPr="009B2A8C">
        <w:rPr>
          <w:sz w:val="24"/>
          <w:szCs w:val="24"/>
        </w:rPr>
        <w:t>Hair</w:t>
      </w:r>
      <w:proofErr w:type="spellEnd"/>
      <w:r w:rsidRPr="009B2A8C">
        <w:rPr>
          <w:sz w:val="24"/>
          <w:szCs w:val="24"/>
        </w:rPr>
        <w:t xml:space="preserve"> </w:t>
      </w:r>
      <w:proofErr w:type="spellStart"/>
      <w:r w:rsidRPr="009B2A8C">
        <w:rPr>
          <w:sz w:val="24"/>
          <w:szCs w:val="24"/>
        </w:rPr>
        <w:t>et</w:t>
      </w:r>
      <w:proofErr w:type="spellEnd"/>
      <w:r w:rsidRPr="009B2A8C">
        <w:rPr>
          <w:sz w:val="24"/>
          <w:szCs w:val="24"/>
        </w:rPr>
        <w:t xml:space="preserve"> </w:t>
      </w:r>
      <w:proofErr w:type="spellStart"/>
      <w:r w:rsidRPr="009B2A8C">
        <w:rPr>
          <w:sz w:val="24"/>
          <w:szCs w:val="24"/>
        </w:rPr>
        <w:t>al.</w:t>
      </w:r>
      <w:proofErr w:type="spellEnd"/>
      <w:r w:rsidRPr="009B2A8C">
        <w:rPr>
          <w:sz w:val="24"/>
          <w:szCs w:val="24"/>
        </w:rPr>
        <w:t>, perolehan R</w:t>
      </w:r>
      <w:r w:rsidRPr="009B2A8C">
        <w:rPr>
          <w:sz w:val="24"/>
          <w:szCs w:val="24"/>
          <w:vertAlign w:val="superscript"/>
        </w:rPr>
        <w:t>2</w:t>
      </w:r>
      <w:r w:rsidRPr="009B2A8C">
        <w:rPr>
          <w:sz w:val="24"/>
          <w:szCs w:val="24"/>
        </w:rPr>
        <w:t xml:space="preserve"> sebesar 0,681 untuk variabel Kinerja Pegawai tergolong dalam kategori kuat (</w:t>
      </w:r>
      <w:proofErr w:type="spellStart"/>
      <w:r w:rsidRPr="009B2A8C">
        <w:rPr>
          <w:sz w:val="24"/>
          <w:szCs w:val="24"/>
        </w:rPr>
        <w:t>substantial</w:t>
      </w:r>
      <w:proofErr w:type="spellEnd"/>
      <w:r w:rsidRPr="009B2A8C">
        <w:rPr>
          <w:sz w:val="24"/>
          <w:szCs w:val="24"/>
        </w:rPr>
        <w:t xml:space="preserve">), sedangkan 0,358 untuk variabel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tergolong dalam kategori moderat (</w:t>
      </w:r>
      <w:proofErr w:type="spellStart"/>
      <w:r w:rsidRPr="009B2A8C">
        <w:rPr>
          <w:i/>
          <w:iCs/>
          <w:sz w:val="24"/>
          <w:szCs w:val="24"/>
        </w:rPr>
        <w:t>moderate</w:t>
      </w:r>
      <w:proofErr w:type="spellEnd"/>
      <w:r w:rsidRPr="009B2A8C">
        <w:rPr>
          <w:sz w:val="24"/>
          <w:szCs w:val="24"/>
        </w:rPr>
        <w:t xml:space="preserve">). Temuan ini membuktikan secara empiris bahwa kombinasi antara fleksibilitas pola kerja dan pengayaan substansi tugas memiliki daya </w:t>
      </w:r>
      <w:proofErr w:type="spellStart"/>
      <w:r w:rsidRPr="009B2A8C">
        <w:rPr>
          <w:sz w:val="24"/>
          <w:szCs w:val="24"/>
        </w:rPr>
        <w:t>eksplanasi</w:t>
      </w:r>
      <w:proofErr w:type="spellEnd"/>
      <w:r w:rsidRPr="009B2A8C">
        <w:rPr>
          <w:sz w:val="24"/>
          <w:szCs w:val="24"/>
        </w:rPr>
        <w:t xml:space="preserve"> yang sangat substansial dan presisi dalam memprediksi serta meningkatkan kinerja pegawai di KPPN KPH.</w:t>
      </w:r>
    </w:p>
    <w:p w14:paraId="2F9EB4F8" w14:textId="558ECB57" w:rsidR="00BF781D" w:rsidRPr="009B2A8C" w:rsidRDefault="00BF781D" w:rsidP="00E2564A">
      <w:pPr>
        <w:pStyle w:val="ListParagraph"/>
        <w:numPr>
          <w:ilvl w:val="3"/>
          <w:numId w:val="8"/>
        </w:numPr>
        <w:rPr>
          <w:sz w:val="24"/>
          <w:szCs w:val="24"/>
          <w:lang w:val="en-ID"/>
        </w:rPr>
      </w:pPr>
      <w:r w:rsidRPr="009B2A8C">
        <w:rPr>
          <w:i/>
          <w:iCs/>
          <w:sz w:val="24"/>
          <w:szCs w:val="24"/>
          <w:lang w:val="en-ID"/>
        </w:rPr>
        <w:t xml:space="preserve">Effect Size / F-Square </w:t>
      </w:r>
      <w:r w:rsidRPr="009B2A8C">
        <w:rPr>
          <w:sz w:val="24"/>
          <w:szCs w:val="24"/>
          <w:lang w:val="en-ID"/>
        </w:rPr>
        <w:t>(F</w:t>
      </w:r>
      <w:r w:rsidRPr="009B2A8C">
        <w:rPr>
          <w:sz w:val="24"/>
          <w:szCs w:val="24"/>
          <w:vertAlign w:val="superscript"/>
          <w:lang w:val="en-ID"/>
        </w:rPr>
        <w:t>2</w:t>
      </w:r>
      <w:r w:rsidRPr="009B2A8C">
        <w:rPr>
          <w:sz w:val="24"/>
          <w:szCs w:val="24"/>
          <w:lang w:val="en-ID"/>
        </w:rPr>
        <w:t>)</w:t>
      </w:r>
    </w:p>
    <w:p w14:paraId="26B20F26" w14:textId="0896E3C6" w:rsidR="00D439B7" w:rsidRPr="009B2A8C" w:rsidRDefault="00D439B7" w:rsidP="00E2564A">
      <w:pPr>
        <w:jc w:val="center"/>
        <w:rPr>
          <w:sz w:val="24"/>
          <w:szCs w:val="24"/>
        </w:rPr>
      </w:pPr>
      <w:r w:rsidRPr="009B2A8C">
        <w:rPr>
          <w:sz w:val="24"/>
          <w:szCs w:val="24"/>
        </w:rPr>
        <w:t>Tabel 4.</w:t>
      </w:r>
      <w:r w:rsidR="001F1266">
        <w:rPr>
          <w:sz w:val="24"/>
          <w:szCs w:val="24"/>
        </w:rPr>
        <w:t>11</w:t>
      </w:r>
      <w:r w:rsidRPr="009B2A8C">
        <w:rPr>
          <w:sz w:val="24"/>
          <w:szCs w:val="24"/>
        </w:rPr>
        <w:t xml:space="preserve"> Hasil Uji </w:t>
      </w:r>
      <w:r w:rsidRPr="009B2A8C">
        <w:rPr>
          <w:i/>
          <w:iCs/>
          <w:sz w:val="24"/>
          <w:szCs w:val="24"/>
          <w:lang w:val="en-ID"/>
        </w:rPr>
        <w:t xml:space="preserve">F-Square </w:t>
      </w:r>
      <w:r w:rsidRPr="009B2A8C">
        <w:rPr>
          <w:sz w:val="24"/>
          <w:szCs w:val="24"/>
          <w:lang w:val="en-ID"/>
        </w:rPr>
        <w:t>(F</w:t>
      </w:r>
      <w:r w:rsidRPr="009B2A8C">
        <w:rPr>
          <w:sz w:val="24"/>
          <w:szCs w:val="24"/>
          <w:vertAlign w:val="superscript"/>
          <w:lang w:val="en-ID"/>
        </w:rPr>
        <w:t>2</w:t>
      </w:r>
      <w:r w:rsidRPr="009B2A8C">
        <w:rPr>
          <w:sz w:val="24"/>
          <w:szCs w:val="24"/>
          <w:lang w:val="en-ID"/>
        </w:rPr>
        <w:t>)</w:t>
      </w:r>
    </w:p>
    <w:tbl>
      <w:tblPr>
        <w:tblStyle w:val="PlainTable5"/>
        <w:tblW w:w="7373"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701"/>
        <w:gridCol w:w="1419"/>
        <w:gridCol w:w="1701"/>
      </w:tblGrid>
      <w:tr w:rsidR="00D439B7" w:rsidRPr="009B2A8C" w14:paraId="253C53DE" w14:textId="77777777" w:rsidTr="001F12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tcBorders>
              <w:bottom w:val="none" w:sz="0" w:space="0" w:color="auto"/>
              <w:right w:val="none" w:sz="0" w:space="0" w:color="auto"/>
            </w:tcBorders>
          </w:tcPr>
          <w:p w14:paraId="17FBE180" w14:textId="77777777" w:rsidR="00D439B7" w:rsidRPr="009B2A8C" w:rsidRDefault="00D439B7" w:rsidP="001F1266">
            <w:pPr>
              <w:spacing w:line="240" w:lineRule="auto"/>
              <w:ind w:right="35" w:firstLine="28"/>
              <w:jc w:val="both"/>
              <w:rPr>
                <w:sz w:val="24"/>
                <w:szCs w:val="24"/>
              </w:rPr>
            </w:pPr>
          </w:p>
        </w:tc>
        <w:tc>
          <w:tcPr>
            <w:tcW w:w="1701" w:type="dxa"/>
            <w:tcBorders>
              <w:bottom w:val="none" w:sz="0" w:space="0" w:color="auto"/>
            </w:tcBorders>
          </w:tcPr>
          <w:p w14:paraId="3506A3EC" w14:textId="280E7F48" w:rsidR="00D439B7" w:rsidRPr="009B2A8C" w:rsidRDefault="00273E10" w:rsidP="001F1266">
            <w:pPr>
              <w:spacing w:line="240" w:lineRule="auto"/>
              <w:ind w:hanging="113"/>
              <w:jc w:val="cente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273E10">
              <w:rPr>
                <w:sz w:val="24"/>
                <w:szCs w:val="24"/>
              </w:rPr>
              <w:t>Job</w:t>
            </w:r>
            <w:proofErr w:type="spellEnd"/>
            <w:r w:rsidRPr="00273E10">
              <w:rPr>
                <w:sz w:val="24"/>
                <w:szCs w:val="24"/>
              </w:rPr>
              <w:t xml:space="preserve"> </w:t>
            </w:r>
            <w:proofErr w:type="spellStart"/>
            <w:r w:rsidRPr="00273E10">
              <w:rPr>
                <w:sz w:val="24"/>
                <w:szCs w:val="24"/>
              </w:rPr>
              <w:t>Enrichment</w:t>
            </w:r>
            <w:proofErr w:type="spellEnd"/>
          </w:p>
        </w:tc>
        <w:tc>
          <w:tcPr>
            <w:tcW w:w="1419" w:type="dxa"/>
            <w:tcBorders>
              <w:bottom w:val="none" w:sz="0" w:space="0" w:color="auto"/>
            </w:tcBorders>
          </w:tcPr>
          <w:p w14:paraId="5ACB65F5" w14:textId="77777777" w:rsidR="00D439B7" w:rsidRPr="001F1266" w:rsidRDefault="00D439B7" w:rsidP="001F1266">
            <w:pPr>
              <w:spacing w:line="240" w:lineRule="auto"/>
              <w:ind w:hanging="113"/>
              <w:jc w:val="center"/>
              <w:cnfStyle w:val="100000000000" w:firstRow="1" w:lastRow="0" w:firstColumn="0" w:lastColumn="0" w:oddVBand="0" w:evenVBand="0" w:oddHBand="0" w:evenHBand="0" w:firstRowFirstColumn="0" w:firstRowLastColumn="0" w:lastRowFirstColumn="0" w:lastRowLastColumn="0"/>
              <w:rPr>
                <w:i w:val="0"/>
                <w:iCs w:val="0"/>
                <w:sz w:val="24"/>
                <w:szCs w:val="24"/>
              </w:rPr>
            </w:pPr>
            <w:r w:rsidRPr="001F1266">
              <w:rPr>
                <w:i w:val="0"/>
                <w:iCs w:val="0"/>
                <w:sz w:val="24"/>
                <w:szCs w:val="24"/>
              </w:rPr>
              <w:t>Kinerja Pegawai</w:t>
            </w:r>
          </w:p>
        </w:tc>
        <w:tc>
          <w:tcPr>
            <w:tcW w:w="1701" w:type="dxa"/>
            <w:tcBorders>
              <w:bottom w:val="none" w:sz="0" w:space="0" w:color="auto"/>
            </w:tcBorders>
          </w:tcPr>
          <w:p w14:paraId="48133DF2" w14:textId="77777777" w:rsidR="00D439B7" w:rsidRPr="001F1266" w:rsidRDefault="00D439B7" w:rsidP="001F1266">
            <w:pPr>
              <w:spacing w:line="240" w:lineRule="auto"/>
              <w:ind w:hanging="113"/>
              <w:jc w:val="center"/>
              <w:cnfStyle w:val="100000000000" w:firstRow="1" w:lastRow="0" w:firstColumn="0" w:lastColumn="0" w:oddVBand="0" w:evenVBand="0" w:oddHBand="0" w:evenHBand="0" w:firstRowFirstColumn="0" w:firstRowLastColumn="0" w:lastRowFirstColumn="0" w:lastRowLastColumn="0"/>
              <w:rPr>
                <w:i w:val="0"/>
                <w:iCs w:val="0"/>
                <w:sz w:val="24"/>
                <w:szCs w:val="24"/>
              </w:rPr>
            </w:pPr>
            <w:r w:rsidRPr="001F1266">
              <w:rPr>
                <w:i w:val="0"/>
                <w:iCs w:val="0"/>
                <w:sz w:val="24"/>
                <w:szCs w:val="24"/>
              </w:rPr>
              <w:t>Sistem Kerja Fleksibel</w:t>
            </w:r>
          </w:p>
        </w:tc>
      </w:tr>
      <w:tr w:rsidR="00D439B7" w:rsidRPr="009B2A8C" w14:paraId="3034EE4F" w14:textId="77777777" w:rsidTr="001F1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right w:val="none" w:sz="0" w:space="0" w:color="auto"/>
            </w:tcBorders>
          </w:tcPr>
          <w:p w14:paraId="166A3528" w14:textId="5865CCC1" w:rsidR="00D439B7" w:rsidRPr="009B2A8C" w:rsidRDefault="00273E10" w:rsidP="001F1266">
            <w:pPr>
              <w:spacing w:line="240" w:lineRule="auto"/>
              <w:ind w:right="35" w:firstLine="28"/>
              <w:jc w:val="both"/>
              <w:rPr>
                <w:sz w:val="24"/>
                <w:szCs w:val="24"/>
              </w:rPr>
            </w:pPr>
            <w:proofErr w:type="spellStart"/>
            <w:r w:rsidRPr="00273E10">
              <w:rPr>
                <w:sz w:val="24"/>
                <w:szCs w:val="24"/>
              </w:rPr>
              <w:t>Job</w:t>
            </w:r>
            <w:proofErr w:type="spellEnd"/>
            <w:r w:rsidRPr="00273E10">
              <w:rPr>
                <w:sz w:val="24"/>
                <w:szCs w:val="24"/>
              </w:rPr>
              <w:t xml:space="preserve"> </w:t>
            </w:r>
            <w:proofErr w:type="spellStart"/>
            <w:r w:rsidRPr="00273E10">
              <w:rPr>
                <w:sz w:val="24"/>
                <w:szCs w:val="24"/>
              </w:rPr>
              <w:t>Enrichment</w:t>
            </w:r>
            <w:proofErr w:type="spellEnd"/>
          </w:p>
        </w:tc>
        <w:tc>
          <w:tcPr>
            <w:tcW w:w="1701" w:type="dxa"/>
          </w:tcPr>
          <w:p w14:paraId="0385FA47" w14:textId="77777777" w:rsidR="00D439B7" w:rsidRPr="009B2A8C" w:rsidRDefault="00D439B7" w:rsidP="001F1266">
            <w:pPr>
              <w:spacing w:line="240" w:lineRule="auto"/>
              <w:ind w:right="35" w:firstLine="28"/>
              <w:cnfStyle w:val="000000100000" w:firstRow="0" w:lastRow="0" w:firstColumn="0" w:lastColumn="0" w:oddVBand="0" w:evenVBand="0" w:oddHBand="1" w:evenHBand="0" w:firstRowFirstColumn="0" w:firstRowLastColumn="0" w:lastRowFirstColumn="0" w:lastRowLastColumn="0"/>
              <w:rPr>
                <w:sz w:val="24"/>
                <w:szCs w:val="24"/>
              </w:rPr>
            </w:pPr>
          </w:p>
        </w:tc>
        <w:tc>
          <w:tcPr>
            <w:tcW w:w="1419" w:type="dxa"/>
          </w:tcPr>
          <w:p w14:paraId="45DF38DB" w14:textId="0F6B0152" w:rsidR="00D439B7" w:rsidRPr="009B2A8C" w:rsidRDefault="00421EC1" w:rsidP="001F1266">
            <w:pPr>
              <w:spacing w:line="240" w:lineRule="auto"/>
              <w:ind w:right="35" w:firstLine="28"/>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lang w:val="en-ID"/>
              </w:rPr>
              <w:t>1,139</w:t>
            </w:r>
          </w:p>
        </w:tc>
        <w:tc>
          <w:tcPr>
            <w:tcW w:w="1701" w:type="dxa"/>
          </w:tcPr>
          <w:p w14:paraId="1F94F2D7" w14:textId="245D34B2" w:rsidR="00D439B7" w:rsidRPr="009B2A8C" w:rsidRDefault="00D439B7" w:rsidP="001F1266">
            <w:pPr>
              <w:spacing w:line="240" w:lineRule="auto"/>
              <w:ind w:right="35" w:firstLine="28"/>
              <w:cnfStyle w:val="000000100000" w:firstRow="0" w:lastRow="0" w:firstColumn="0" w:lastColumn="0" w:oddVBand="0" w:evenVBand="0" w:oddHBand="1" w:evenHBand="0" w:firstRowFirstColumn="0" w:firstRowLastColumn="0" w:lastRowFirstColumn="0" w:lastRowLastColumn="0"/>
              <w:rPr>
                <w:sz w:val="24"/>
                <w:szCs w:val="24"/>
              </w:rPr>
            </w:pPr>
          </w:p>
        </w:tc>
      </w:tr>
      <w:tr w:rsidR="00D439B7" w:rsidRPr="009B2A8C" w14:paraId="0D7DC4F7" w14:textId="77777777" w:rsidTr="001F1266">
        <w:tc>
          <w:tcPr>
            <w:cnfStyle w:val="001000000000" w:firstRow="0" w:lastRow="0" w:firstColumn="1" w:lastColumn="0" w:oddVBand="0" w:evenVBand="0" w:oddHBand="0" w:evenHBand="0" w:firstRowFirstColumn="0" w:firstRowLastColumn="0" w:lastRowFirstColumn="0" w:lastRowLastColumn="0"/>
            <w:tcW w:w="2552" w:type="dxa"/>
            <w:tcBorders>
              <w:right w:val="none" w:sz="0" w:space="0" w:color="auto"/>
            </w:tcBorders>
          </w:tcPr>
          <w:p w14:paraId="79A71C1F" w14:textId="77777777" w:rsidR="00D439B7" w:rsidRPr="001F1266" w:rsidRDefault="00D439B7" w:rsidP="001F1266">
            <w:pPr>
              <w:spacing w:line="240" w:lineRule="auto"/>
              <w:ind w:right="35" w:firstLine="28"/>
              <w:jc w:val="both"/>
              <w:rPr>
                <w:i w:val="0"/>
                <w:iCs w:val="0"/>
                <w:sz w:val="24"/>
                <w:szCs w:val="24"/>
              </w:rPr>
            </w:pPr>
            <w:r w:rsidRPr="001F1266">
              <w:rPr>
                <w:i w:val="0"/>
                <w:iCs w:val="0"/>
                <w:sz w:val="24"/>
                <w:szCs w:val="24"/>
              </w:rPr>
              <w:t>Kinerja Pegawai</w:t>
            </w:r>
          </w:p>
        </w:tc>
        <w:tc>
          <w:tcPr>
            <w:tcW w:w="1701" w:type="dxa"/>
          </w:tcPr>
          <w:p w14:paraId="1AEEBFC9" w14:textId="03398C17" w:rsidR="00D439B7" w:rsidRPr="009B2A8C" w:rsidRDefault="00D439B7" w:rsidP="001F1266">
            <w:pPr>
              <w:spacing w:line="240" w:lineRule="auto"/>
              <w:ind w:right="35" w:firstLine="28"/>
              <w:cnfStyle w:val="000000000000" w:firstRow="0" w:lastRow="0" w:firstColumn="0" w:lastColumn="0" w:oddVBand="0" w:evenVBand="0" w:oddHBand="0" w:evenHBand="0" w:firstRowFirstColumn="0" w:firstRowLastColumn="0" w:lastRowFirstColumn="0" w:lastRowLastColumn="0"/>
              <w:rPr>
                <w:sz w:val="24"/>
                <w:szCs w:val="24"/>
              </w:rPr>
            </w:pPr>
          </w:p>
        </w:tc>
        <w:tc>
          <w:tcPr>
            <w:tcW w:w="1419" w:type="dxa"/>
          </w:tcPr>
          <w:p w14:paraId="5440327F" w14:textId="77777777" w:rsidR="00D439B7" w:rsidRPr="009B2A8C" w:rsidRDefault="00D439B7" w:rsidP="001F1266">
            <w:pPr>
              <w:spacing w:line="240" w:lineRule="auto"/>
              <w:ind w:right="35" w:firstLine="28"/>
              <w:cnfStyle w:val="000000000000" w:firstRow="0" w:lastRow="0" w:firstColumn="0" w:lastColumn="0" w:oddVBand="0" w:evenVBand="0" w:oddHBand="0" w:evenHBand="0" w:firstRowFirstColumn="0" w:firstRowLastColumn="0" w:lastRowFirstColumn="0" w:lastRowLastColumn="0"/>
              <w:rPr>
                <w:sz w:val="24"/>
                <w:szCs w:val="24"/>
              </w:rPr>
            </w:pPr>
          </w:p>
        </w:tc>
        <w:tc>
          <w:tcPr>
            <w:tcW w:w="1701" w:type="dxa"/>
          </w:tcPr>
          <w:p w14:paraId="3DDE1FFB" w14:textId="77777777" w:rsidR="00D439B7" w:rsidRPr="009B2A8C" w:rsidRDefault="00D439B7" w:rsidP="001F1266">
            <w:pPr>
              <w:spacing w:line="240" w:lineRule="auto"/>
              <w:ind w:right="35" w:firstLine="28"/>
              <w:cnfStyle w:val="000000000000" w:firstRow="0" w:lastRow="0" w:firstColumn="0" w:lastColumn="0" w:oddVBand="0" w:evenVBand="0" w:oddHBand="0" w:evenHBand="0" w:firstRowFirstColumn="0" w:firstRowLastColumn="0" w:lastRowFirstColumn="0" w:lastRowLastColumn="0"/>
              <w:rPr>
                <w:sz w:val="24"/>
                <w:szCs w:val="24"/>
              </w:rPr>
            </w:pPr>
          </w:p>
        </w:tc>
      </w:tr>
      <w:tr w:rsidR="00D439B7" w:rsidRPr="009B2A8C" w14:paraId="6FC3BCE6" w14:textId="77777777" w:rsidTr="001F1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right w:val="none" w:sz="0" w:space="0" w:color="auto"/>
            </w:tcBorders>
          </w:tcPr>
          <w:p w14:paraId="2CF9F6F9" w14:textId="77777777" w:rsidR="00D439B7" w:rsidRPr="001F1266" w:rsidRDefault="00D439B7" w:rsidP="001F1266">
            <w:pPr>
              <w:spacing w:line="240" w:lineRule="auto"/>
              <w:ind w:right="35" w:firstLine="28"/>
              <w:jc w:val="both"/>
              <w:rPr>
                <w:i w:val="0"/>
                <w:iCs w:val="0"/>
                <w:sz w:val="24"/>
                <w:szCs w:val="24"/>
              </w:rPr>
            </w:pPr>
            <w:r w:rsidRPr="001F1266">
              <w:rPr>
                <w:i w:val="0"/>
                <w:iCs w:val="0"/>
                <w:sz w:val="24"/>
                <w:szCs w:val="24"/>
              </w:rPr>
              <w:t>Sistem Kerja Fleksibel</w:t>
            </w:r>
          </w:p>
        </w:tc>
        <w:tc>
          <w:tcPr>
            <w:tcW w:w="1701" w:type="dxa"/>
          </w:tcPr>
          <w:p w14:paraId="0C846DA0" w14:textId="42CD9B7D" w:rsidR="00D439B7" w:rsidRPr="009B2A8C" w:rsidRDefault="00542A67" w:rsidP="001F1266">
            <w:pPr>
              <w:spacing w:line="240" w:lineRule="auto"/>
              <w:ind w:right="35" w:firstLine="28"/>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lang w:val="en-ID"/>
              </w:rPr>
              <w:t>0,557</w:t>
            </w:r>
          </w:p>
        </w:tc>
        <w:tc>
          <w:tcPr>
            <w:tcW w:w="1419" w:type="dxa"/>
          </w:tcPr>
          <w:p w14:paraId="4F6E4B52" w14:textId="50714235" w:rsidR="00D439B7" w:rsidRPr="009B2A8C" w:rsidRDefault="00421EC1" w:rsidP="001F1266">
            <w:pPr>
              <w:spacing w:line="240" w:lineRule="auto"/>
              <w:ind w:right="35" w:firstLine="28"/>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lang w:val="en-ID"/>
              </w:rPr>
              <w:t>0,026</w:t>
            </w:r>
          </w:p>
        </w:tc>
        <w:tc>
          <w:tcPr>
            <w:tcW w:w="1701" w:type="dxa"/>
          </w:tcPr>
          <w:p w14:paraId="554C6B78" w14:textId="77777777" w:rsidR="00D439B7" w:rsidRPr="009B2A8C" w:rsidRDefault="00D439B7" w:rsidP="001F1266">
            <w:pPr>
              <w:spacing w:line="240" w:lineRule="auto"/>
              <w:ind w:right="35" w:firstLine="28"/>
              <w:cnfStyle w:val="000000100000" w:firstRow="0" w:lastRow="0" w:firstColumn="0" w:lastColumn="0" w:oddVBand="0" w:evenVBand="0" w:oddHBand="1" w:evenHBand="0" w:firstRowFirstColumn="0" w:firstRowLastColumn="0" w:lastRowFirstColumn="0" w:lastRowLastColumn="0"/>
              <w:rPr>
                <w:sz w:val="24"/>
                <w:szCs w:val="24"/>
              </w:rPr>
            </w:pPr>
          </w:p>
        </w:tc>
      </w:tr>
    </w:tbl>
    <w:p w14:paraId="1A0EE7C7" w14:textId="4332A962" w:rsidR="00BF781D" w:rsidRPr="009B2A8C" w:rsidRDefault="00D439B7" w:rsidP="00421EC1">
      <w:pPr>
        <w:ind w:firstLine="720"/>
        <w:rPr>
          <w:sz w:val="24"/>
          <w:szCs w:val="24"/>
        </w:rPr>
      </w:pPr>
      <w:r w:rsidRPr="009B2A8C">
        <w:rPr>
          <w:sz w:val="24"/>
          <w:szCs w:val="24"/>
        </w:rPr>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3 diolah peneliti, 2026</w:t>
      </w:r>
    </w:p>
    <w:p w14:paraId="1C417B27" w14:textId="77777777" w:rsidR="009F625B" w:rsidRPr="009B2A8C" w:rsidRDefault="009F625B" w:rsidP="00E2564A">
      <w:pPr>
        <w:ind w:firstLine="720"/>
        <w:jc w:val="center"/>
        <w:rPr>
          <w:sz w:val="24"/>
          <w:szCs w:val="24"/>
        </w:rPr>
      </w:pPr>
    </w:p>
    <w:p w14:paraId="5DF3DC9F" w14:textId="7FECF9EC" w:rsidR="00E2564A" w:rsidRPr="009B2A8C" w:rsidRDefault="00C436D8" w:rsidP="00995D9C">
      <w:pPr>
        <w:ind w:left="851" w:firstLine="720"/>
        <w:rPr>
          <w:sz w:val="24"/>
          <w:szCs w:val="24"/>
          <w:lang w:val="en-ID"/>
        </w:rPr>
      </w:pPr>
      <w:r w:rsidRPr="009B2A8C">
        <w:rPr>
          <w:sz w:val="24"/>
          <w:szCs w:val="24"/>
          <w:lang w:val="en-ID"/>
        </w:rPr>
        <w:tab/>
      </w:r>
      <w:proofErr w:type="spellStart"/>
      <w:r w:rsidRPr="009B2A8C">
        <w:rPr>
          <w:sz w:val="24"/>
          <w:szCs w:val="24"/>
          <w:lang w:val="en-ID"/>
        </w:rPr>
        <w:t>Berdasarkan</w:t>
      </w:r>
      <w:proofErr w:type="spellEnd"/>
      <w:r w:rsidRPr="009B2A8C">
        <w:rPr>
          <w:sz w:val="24"/>
          <w:szCs w:val="24"/>
          <w:lang w:val="en-ID"/>
        </w:rPr>
        <w:t xml:space="preserve"> Tabel 4.</w:t>
      </w:r>
      <w:r w:rsidR="001F1266">
        <w:rPr>
          <w:sz w:val="24"/>
          <w:szCs w:val="24"/>
          <w:lang w:val="en-ID"/>
        </w:rPr>
        <w:t>12</w:t>
      </w:r>
      <w:r w:rsidRPr="009B2A8C">
        <w:rPr>
          <w:sz w:val="24"/>
          <w:szCs w:val="24"/>
          <w:lang w:val="en-ID"/>
        </w:rPr>
        <w:t xml:space="preserve">, </w:t>
      </w:r>
      <w:proofErr w:type="spellStart"/>
      <w:r w:rsidRPr="009B2A8C">
        <w:rPr>
          <w:sz w:val="24"/>
          <w:szCs w:val="24"/>
          <w:lang w:val="en-ID"/>
        </w:rPr>
        <w:t>evaluasi</w:t>
      </w:r>
      <w:proofErr w:type="spellEnd"/>
      <w:r w:rsidRPr="009B2A8C">
        <w:rPr>
          <w:sz w:val="24"/>
          <w:szCs w:val="24"/>
          <w:lang w:val="en-ID"/>
        </w:rPr>
        <w:t xml:space="preserve"> </w:t>
      </w:r>
      <w:proofErr w:type="spellStart"/>
      <w:r w:rsidRPr="009B2A8C">
        <w:rPr>
          <w:sz w:val="24"/>
          <w:szCs w:val="24"/>
          <w:lang w:val="en-ID"/>
        </w:rPr>
        <w:t>nilai</w:t>
      </w:r>
      <w:proofErr w:type="spellEnd"/>
      <w:r w:rsidRPr="009B2A8C">
        <w:rPr>
          <w:sz w:val="24"/>
          <w:szCs w:val="24"/>
          <w:lang w:val="en-ID"/>
        </w:rPr>
        <w:t xml:space="preserve"> </w:t>
      </w:r>
      <w:proofErr w:type="spellStart"/>
      <w:r w:rsidRPr="009B2A8C">
        <w:rPr>
          <w:sz w:val="24"/>
          <w:szCs w:val="24"/>
          <w:lang w:val="en-ID"/>
        </w:rPr>
        <w:t>ukuran</w:t>
      </w:r>
      <w:proofErr w:type="spellEnd"/>
      <w:r w:rsidRPr="009B2A8C">
        <w:rPr>
          <w:sz w:val="24"/>
          <w:szCs w:val="24"/>
          <w:lang w:val="en-ID"/>
        </w:rPr>
        <w:t xml:space="preserve"> </w:t>
      </w:r>
      <w:proofErr w:type="spellStart"/>
      <w:r w:rsidRPr="009B2A8C">
        <w:rPr>
          <w:sz w:val="24"/>
          <w:szCs w:val="24"/>
          <w:lang w:val="en-ID"/>
        </w:rPr>
        <w:t>efek</w:t>
      </w:r>
      <w:proofErr w:type="spellEnd"/>
      <w:r w:rsidRPr="009B2A8C">
        <w:rPr>
          <w:sz w:val="24"/>
          <w:szCs w:val="24"/>
          <w:lang w:val="en-ID"/>
        </w:rPr>
        <w:t xml:space="preserve"> (f</w:t>
      </w:r>
      <w:r w:rsidRPr="009B2A8C">
        <w:rPr>
          <w:sz w:val="24"/>
          <w:szCs w:val="24"/>
          <w:vertAlign w:val="superscript"/>
          <w:lang w:val="en-ID"/>
        </w:rPr>
        <w:t>2</w:t>
      </w:r>
      <w:r w:rsidRPr="009B2A8C">
        <w:rPr>
          <w:sz w:val="24"/>
          <w:szCs w:val="24"/>
          <w:lang w:val="en-ID"/>
        </w:rPr>
        <w:t xml:space="preserve">) </w:t>
      </w:r>
      <w:proofErr w:type="spellStart"/>
      <w:r w:rsidRPr="009B2A8C">
        <w:rPr>
          <w:sz w:val="24"/>
          <w:szCs w:val="24"/>
          <w:lang w:val="en-ID"/>
        </w:rPr>
        <w:t>dilakukan</w:t>
      </w:r>
      <w:proofErr w:type="spellEnd"/>
      <w:r w:rsidRPr="009B2A8C">
        <w:rPr>
          <w:sz w:val="24"/>
          <w:szCs w:val="24"/>
          <w:lang w:val="en-ID"/>
        </w:rPr>
        <w:t xml:space="preserve"> </w:t>
      </w:r>
      <w:proofErr w:type="spellStart"/>
      <w:r w:rsidRPr="009B2A8C">
        <w:rPr>
          <w:sz w:val="24"/>
          <w:szCs w:val="24"/>
          <w:lang w:val="en-ID"/>
        </w:rPr>
        <w:t>untuk</w:t>
      </w:r>
      <w:proofErr w:type="spellEnd"/>
      <w:r w:rsidRPr="009B2A8C">
        <w:rPr>
          <w:sz w:val="24"/>
          <w:szCs w:val="24"/>
          <w:lang w:val="en-ID"/>
        </w:rPr>
        <w:t xml:space="preserve"> </w:t>
      </w:r>
      <w:proofErr w:type="spellStart"/>
      <w:r w:rsidRPr="009B2A8C">
        <w:rPr>
          <w:sz w:val="24"/>
          <w:szCs w:val="24"/>
          <w:lang w:val="en-ID"/>
        </w:rPr>
        <w:t>mengukur</w:t>
      </w:r>
      <w:proofErr w:type="spellEnd"/>
      <w:r w:rsidRPr="009B2A8C">
        <w:rPr>
          <w:sz w:val="24"/>
          <w:szCs w:val="24"/>
          <w:lang w:val="en-ID"/>
        </w:rPr>
        <w:t xml:space="preserve"> </w:t>
      </w:r>
      <w:proofErr w:type="spellStart"/>
      <w:r w:rsidRPr="009B2A8C">
        <w:rPr>
          <w:sz w:val="24"/>
          <w:szCs w:val="24"/>
          <w:lang w:val="en-ID"/>
        </w:rPr>
        <w:t>besarnya</w:t>
      </w:r>
      <w:proofErr w:type="spellEnd"/>
      <w:r w:rsidRPr="009B2A8C">
        <w:rPr>
          <w:sz w:val="24"/>
          <w:szCs w:val="24"/>
          <w:lang w:val="en-ID"/>
        </w:rPr>
        <w:t xml:space="preserve"> </w:t>
      </w:r>
      <w:proofErr w:type="spellStart"/>
      <w:r w:rsidRPr="009B2A8C">
        <w:rPr>
          <w:sz w:val="24"/>
          <w:szCs w:val="24"/>
          <w:lang w:val="en-ID"/>
        </w:rPr>
        <w:t>kontribusi</w:t>
      </w:r>
      <w:proofErr w:type="spellEnd"/>
      <w:r w:rsidRPr="009B2A8C">
        <w:rPr>
          <w:sz w:val="24"/>
          <w:szCs w:val="24"/>
          <w:lang w:val="en-ID"/>
        </w:rPr>
        <w:t xml:space="preserve"> </w:t>
      </w:r>
      <w:proofErr w:type="spellStart"/>
      <w:r w:rsidRPr="009B2A8C">
        <w:rPr>
          <w:sz w:val="24"/>
          <w:szCs w:val="24"/>
          <w:lang w:val="en-ID"/>
        </w:rPr>
        <w:t>relatif</w:t>
      </w:r>
      <w:proofErr w:type="spellEnd"/>
      <w:r w:rsidRPr="009B2A8C">
        <w:rPr>
          <w:sz w:val="24"/>
          <w:szCs w:val="24"/>
          <w:lang w:val="en-ID"/>
        </w:rPr>
        <w:t xml:space="preserve"> </w:t>
      </w:r>
      <w:proofErr w:type="spellStart"/>
      <w:r w:rsidRPr="009B2A8C">
        <w:rPr>
          <w:sz w:val="24"/>
          <w:szCs w:val="24"/>
          <w:lang w:val="en-ID"/>
        </w:rPr>
        <w:t>atau</w:t>
      </w:r>
      <w:proofErr w:type="spellEnd"/>
      <w:r w:rsidRPr="009B2A8C">
        <w:rPr>
          <w:sz w:val="24"/>
          <w:szCs w:val="24"/>
          <w:lang w:val="en-ID"/>
        </w:rPr>
        <w:t xml:space="preserve"> </w:t>
      </w:r>
      <w:proofErr w:type="spellStart"/>
      <w:r w:rsidRPr="009B2A8C">
        <w:rPr>
          <w:sz w:val="24"/>
          <w:szCs w:val="24"/>
          <w:lang w:val="en-ID"/>
        </w:rPr>
        <w:t>efek</w:t>
      </w:r>
      <w:proofErr w:type="spellEnd"/>
      <w:r w:rsidRPr="009B2A8C">
        <w:rPr>
          <w:sz w:val="24"/>
          <w:szCs w:val="24"/>
          <w:lang w:val="en-ID"/>
        </w:rPr>
        <w:t xml:space="preserve"> </w:t>
      </w:r>
      <w:proofErr w:type="spellStart"/>
      <w:r w:rsidRPr="009B2A8C">
        <w:rPr>
          <w:sz w:val="24"/>
          <w:szCs w:val="24"/>
          <w:lang w:val="en-ID"/>
        </w:rPr>
        <w:t>lokal</w:t>
      </w:r>
      <w:proofErr w:type="spellEnd"/>
      <w:r w:rsidRPr="009B2A8C">
        <w:rPr>
          <w:sz w:val="24"/>
          <w:szCs w:val="24"/>
          <w:lang w:val="en-ID"/>
        </w:rPr>
        <w:t xml:space="preserve"> (effect size) </w:t>
      </w:r>
      <w:proofErr w:type="spellStart"/>
      <w:r w:rsidRPr="009B2A8C">
        <w:rPr>
          <w:sz w:val="24"/>
          <w:szCs w:val="24"/>
          <w:lang w:val="en-ID"/>
        </w:rPr>
        <w:t>dari</w:t>
      </w:r>
      <w:proofErr w:type="spellEnd"/>
      <w:r w:rsidRPr="009B2A8C">
        <w:rPr>
          <w:sz w:val="24"/>
          <w:szCs w:val="24"/>
          <w:lang w:val="en-ID"/>
        </w:rPr>
        <w:t xml:space="preserve"> </w:t>
      </w:r>
      <w:proofErr w:type="spellStart"/>
      <w:r w:rsidRPr="009B2A8C">
        <w:rPr>
          <w:sz w:val="24"/>
          <w:szCs w:val="24"/>
          <w:lang w:val="en-ID"/>
        </w:rPr>
        <w:t>setiap</w:t>
      </w:r>
      <w:proofErr w:type="spellEnd"/>
      <w:r w:rsidRPr="009B2A8C">
        <w:rPr>
          <w:sz w:val="24"/>
          <w:szCs w:val="24"/>
          <w:lang w:val="en-ID"/>
        </w:rPr>
        <w:t xml:space="preserve"> </w:t>
      </w:r>
      <w:proofErr w:type="spellStart"/>
      <w:r w:rsidRPr="009B2A8C">
        <w:rPr>
          <w:sz w:val="24"/>
          <w:szCs w:val="24"/>
          <w:lang w:val="en-ID"/>
        </w:rPr>
        <w:t>variabel</w:t>
      </w:r>
      <w:proofErr w:type="spellEnd"/>
      <w:r w:rsidRPr="009B2A8C">
        <w:rPr>
          <w:sz w:val="24"/>
          <w:szCs w:val="24"/>
          <w:lang w:val="en-ID"/>
        </w:rPr>
        <w:t xml:space="preserve"> </w:t>
      </w:r>
      <w:proofErr w:type="spellStart"/>
      <w:r w:rsidRPr="009B2A8C">
        <w:rPr>
          <w:sz w:val="24"/>
          <w:szCs w:val="24"/>
          <w:lang w:val="en-ID"/>
        </w:rPr>
        <w:t>independen</w:t>
      </w:r>
      <w:proofErr w:type="spellEnd"/>
      <w:r w:rsidRPr="009B2A8C">
        <w:rPr>
          <w:sz w:val="24"/>
          <w:szCs w:val="24"/>
          <w:lang w:val="en-ID"/>
        </w:rPr>
        <w:t>/</w:t>
      </w:r>
      <w:proofErr w:type="spellStart"/>
      <w:r w:rsidRPr="009B2A8C">
        <w:rPr>
          <w:sz w:val="24"/>
          <w:szCs w:val="24"/>
          <w:lang w:val="en-ID"/>
        </w:rPr>
        <w:t>prediktor</w:t>
      </w:r>
      <w:proofErr w:type="spellEnd"/>
      <w:r w:rsidRPr="009B2A8C">
        <w:rPr>
          <w:sz w:val="24"/>
          <w:szCs w:val="24"/>
          <w:lang w:val="en-ID"/>
        </w:rPr>
        <w:t xml:space="preserve"> </w:t>
      </w:r>
      <w:proofErr w:type="spellStart"/>
      <w:r w:rsidRPr="009B2A8C">
        <w:rPr>
          <w:sz w:val="24"/>
          <w:szCs w:val="24"/>
          <w:lang w:val="en-ID"/>
        </w:rPr>
        <w:t>terhadap</w:t>
      </w:r>
      <w:proofErr w:type="spellEnd"/>
      <w:r w:rsidRPr="009B2A8C">
        <w:rPr>
          <w:sz w:val="24"/>
          <w:szCs w:val="24"/>
          <w:lang w:val="en-ID"/>
        </w:rPr>
        <w:t xml:space="preserve"> </w:t>
      </w:r>
      <w:proofErr w:type="spellStart"/>
      <w:r w:rsidRPr="009B2A8C">
        <w:rPr>
          <w:sz w:val="24"/>
          <w:szCs w:val="24"/>
          <w:lang w:val="en-ID"/>
        </w:rPr>
        <w:t>variabel</w:t>
      </w:r>
      <w:proofErr w:type="spellEnd"/>
      <w:r w:rsidRPr="009B2A8C">
        <w:rPr>
          <w:sz w:val="24"/>
          <w:szCs w:val="24"/>
          <w:lang w:val="en-ID"/>
        </w:rPr>
        <w:t xml:space="preserve"> </w:t>
      </w:r>
      <w:proofErr w:type="spellStart"/>
      <w:r w:rsidRPr="009B2A8C">
        <w:rPr>
          <w:sz w:val="24"/>
          <w:szCs w:val="24"/>
          <w:lang w:val="en-ID"/>
        </w:rPr>
        <w:t>dependen</w:t>
      </w:r>
      <w:proofErr w:type="spellEnd"/>
      <w:r w:rsidRPr="009B2A8C">
        <w:rPr>
          <w:sz w:val="24"/>
          <w:szCs w:val="24"/>
          <w:lang w:val="en-ID"/>
        </w:rPr>
        <w:t xml:space="preserve"> </w:t>
      </w:r>
      <w:proofErr w:type="spellStart"/>
      <w:r w:rsidRPr="009B2A8C">
        <w:rPr>
          <w:sz w:val="24"/>
          <w:szCs w:val="24"/>
          <w:lang w:val="en-ID"/>
        </w:rPr>
        <w:t>ketika</w:t>
      </w:r>
      <w:proofErr w:type="spellEnd"/>
      <w:r w:rsidRPr="009B2A8C">
        <w:rPr>
          <w:sz w:val="24"/>
          <w:szCs w:val="24"/>
          <w:lang w:val="en-ID"/>
        </w:rPr>
        <w:t xml:space="preserve"> </w:t>
      </w:r>
      <w:proofErr w:type="spellStart"/>
      <w:r w:rsidRPr="009B2A8C">
        <w:rPr>
          <w:sz w:val="24"/>
          <w:szCs w:val="24"/>
          <w:lang w:val="en-ID"/>
        </w:rPr>
        <w:t>variabel</w:t>
      </w:r>
      <w:proofErr w:type="spellEnd"/>
      <w:r w:rsidRPr="009B2A8C">
        <w:rPr>
          <w:sz w:val="24"/>
          <w:szCs w:val="24"/>
          <w:lang w:val="en-ID"/>
        </w:rPr>
        <w:t xml:space="preserve"> </w:t>
      </w:r>
      <w:proofErr w:type="spellStart"/>
      <w:r w:rsidRPr="009B2A8C">
        <w:rPr>
          <w:sz w:val="24"/>
          <w:szCs w:val="24"/>
          <w:lang w:val="en-ID"/>
        </w:rPr>
        <w:t>prediktor</w:t>
      </w:r>
      <w:proofErr w:type="spellEnd"/>
      <w:r w:rsidRPr="009B2A8C">
        <w:rPr>
          <w:sz w:val="24"/>
          <w:szCs w:val="24"/>
          <w:lang w:val="en-ID"/>
        </w:rPr>
        <w:t xml:space="preserve"> </w:t>
      </w:r>
      <w:proofErr w:type="spellStart"/>
      <w:r w:rsidRPr="009B2A8C">
        <w:rPr>
          <w:sz w:val="24"/>
          <w:szCs w:val="24"/>
          <w:lang w:val="en-ID"/>
        </w:rPr>
        <w:t>tersebut</w:t>
      </w:r>
      <w:proofErr w:type="spellEnd"/>
      <w:r w:rsidRPr="009B2A8C">
        <w:rPr>
          <w:sz w:val="24"/>
          <w:szCs w:val="24"/>
          <w:lang w:val="en-ID"/>
        </w:rPr>
        <w:t xml:space="preserve"> </w:t>
      </w:r>
      <w:proofErr w:type="spellStart"/>
      <w:r w:rsidRPr="009B2A8C">
        <w:rPr>
          <w:sz w:val="24"/>
          <w:szCs w:val="24"/>
          <w:lang w:val="en-ID"/>
        </w:rPr>
        <w:t>dikeluarkan</w:t>
      </w:r>
      <w:proofErr w:type="spellEnd"/>
      <w:r w:rsidRPr="009B2A8C">
        <w:rPr>
          <w:sz w:val="24"/>
          <w:szCs w:val="24"/>
          <w:lang w:val="en-ID"/>
        </w:rPr>
        <w:t xml:space="preserve"> </w:t>
      </w:r>
      <w:proofErr w:type="spellStart"/>
      <w:r w:rsidRPr="009B2A8C">
        <w:rPr>
          <w:sz w:val="24"/>
          <w:szCs w:val="24"/>
          <w:lang w:val="en-ID"/>
        </w:rPr>
        <w:t>dari</w:t>
      </w:r>
      <w:proofErr w:type="spellEnd"/>
      <w:r w:rsidRPr="009B2A8C">
        <w:rPr>
          <w:sz w:val="24"/>
          <w:szCs w:val="24"/>
          <w:lang w:val="en-ID"/>
        </w:rPr>
        <w:t xml:space="preserve"> model. </w:t>
      </w:r>
      <w:proofErr w:type="spellStart"/>
      <w:r w:rsidRPr="009B2A8C">
        <w:rPr>
          <w:sz w:val="24"/>
          <w:szCs w:val="24"/>
          <w:lang w:val="en-ID"/>
        </w:rPr>
        <w:t>Merujuk</w:t>
      </w:r>
      <w:proofErr w:type="spellEnd"/>
      <w:r w:rsidRPr="009B2A8C">
        <w:rPr>
          <w:sz w:val="24"/>
          <w:szCs w:val="24"/>
          <w:lang w:val="en-ID"/>
        </w:rPr>
        <w:t xml:space="preserve"> pada Hair et al. (2018), </w:t>
      </w:r>
      <w:proofErr w:type="spellStart"/>
      <w:r w:rsidRPr="009B2A8C">
        <w:rPr>
          <w:sz w:val="24"/>
          <w:szCs w:val="24"/>
          <w:lang w:val="en-ID"/>
        </w:rPr>
        <w:t>nilai</w:t>
      </w:r>
      <w:proofErr w:type="spellEnd"/>
      <w:r w:rsidRPr="009B2A8C">
        <w:rPr>
          <w:sz w:val="24"/>
          <w:szCs w:val="24"/>
          <w:lang w:val="en-ID"/>
        </w:rPr>
        <w:t xml:space="preserve"> </w:t>
      </w:r>
      <w:r w:rsidR="002D1224" w:rsidRPr="009B2A8C">
        <w:rPr>
          <w:sz w:val="24"/>
          <w:szCs w:val="24"/>
          <w:lang w:val="en-ID"/>
        </w:rPr>
        <w:t>f</w:t>
      </w:r>
      <w:r w:rsidR="002D1224" w:rsidRPr="009B2A8C">
        <w:rPr>
          <w:sz w:val="24"/>
          <w:szCs w:val="24"/>
          <w:vertAlign w:val="superscript"/>
          <w:lang w:val="en-ID"/>
        </w:rPr>
        <w:t xml:space="preserve">2 </w:t>
      </w:r>
      <w:proofErr w:type="spellStart"/>
      <w:r w:rsidRPr="009B2A8C">
        <w:rPr>
          <w:sz w:val="24"/>
          <w:szCs w:val="24"/>
          <w:lang w:val="en-ID"/>
        </w:rPr>
        <w:t>dikategorikan</w:t>
      </w:r>
      <w:proofErr w:type="spellEnd"/>
      <w:r w:rsidRPr="009B2A8C">
        <w:rPr>
          <w:sz w:val="24"/>
          <w:szCs w:val="24"/>
          <w:lang w:val="en-ID"/>
        </w:rPr>
        <w:t xml:space="preserve"> </w:t>
      </w:r>
      <w:proofErr w:type="spellStart"/>
      <w:r w:rsidRPr="009B2A8C">
        <w:rPr>
          <w:sz w:val="24"/>
          <w:szCs w:val="24"/>
          <w:lang w:val="en-ID"/>
        </w:rPr>
        <w:t>menjadi</w:t>
      </w:r>
      <w:proofErr w:type="spellEnd"/>
      <w:r w:rsidRPr="009B2A8C">
        <w:rPr>
          <w:sz w:val="24"/>
          <w:szCs w:val="24"/>
          <w:lang w:val="en-ID"/>
        </w:rPr>
        <w:t xml:space="preserve"> </w:t>
      </w:r>
      <w:proofErr w:type="spellStart"/>
      <w:r w:rsidRPr="009B2A8C">
        <w:rPr>
          <w:sz w:val="24"/>
          <w:szCs w:val="24"/>
          <w:lang w:val="en-ID"/>
        </w:rPr>
        <w:t>tiga</w:t>
      </w:r>
      <w:proofErr w:type="spellEnd"/>
      <w:r w:rsidRPr="009B2A8C">
        <w:rPr>
          <w:sz w:val="24"/>
          <w:szCs w:val="24"/>
          <w:lang w:val="en-ID"/>
        </w:rPr>
        <w:t xml:space="preserve"> </w:t>
      </w:r>
      <w:proofErr w:type="spellStart"/>
      <w:r w:rsidRPr="009B2A8C">
        <w:rPr>
          <w:sz w:val="24"/>
          <w:szCs w:val="24"/>
          <w:lang w:val="en-ID"/>
        </w:rPr>
        <w:t>tingkatan</w:t>
      </w:r>
      <w:proofErr w:type="spellEnd"/>
      <w:r w:rsidRPr="009B2A8C">
        <w:rPr>
          <w:sz w:val="24"/>
          <w:szCs w:val="24"/>
          <w:lang w:val="en-ID"/>
        </w:rPr>
        <w:t xml:space="preserve"> </w:t>
      </w:r>
      <w:proofErr w:type="spellStart"/>
      <w:r w:rsidRPr="009B2A8C">
        <w:rPr>
          <w:sz w:val="24"/>
          <w:szCs w:val="24"/>
          <w:lang w:val="en-ID"/>
        </w:rPr>
        <w:t>utama</w:t>
      </w:r>
      <w:proofErr w:type="spellEnd"/>
      <w:r w:rsidRPr="009B2A8C">
        <w:rPr>
          <w:sz w:val="24"/>
          <w:szCs w:val="24"/>
          <w:lang w:val="en-ID"/>
        </w:rPr>
        <w:t xml:space="preserve">, </w:t>
      </w:r>
      <w:proofErr w:type="spellStart"/>
      <w:r w:rsidRPr="009B2A8C">
        <w:rPr>
          <w:sz w:val="24"/>
          <w:szCs w:val="24"/>
          <w:lang w:val="en-ID"/>
        </w:rPr>
        <w:t>yaitu</w:t>
      </w:r>
      <w:proofErr w:type="spellEnd"/>
      <w:r w:rsidRPr="009B2A8C">
        <w:rPr>
          <w:sz w:val="24"/>
          <w:szCs w:val="24"/>
          <w:lang w:val="en-ID"/>
        </w:rPr>
        <w:t xml:space="preserve"> 0,02 (</w:t>
      </w:r>
      <w:proofErr w:type="spellStart"/>
      <w:r w:rsidRPr="009B2A8C">
        <w:rPr>
          <w:sz w:val="24"/>
          <w:szCs w:val="24"/>
          <w:lang w:val="en-ID"/>
        </w:rPr>
        <w:t>efek</w:t>
      </w:r>
      <w:proofErr w:type="spellEnd"/>
      <w:r w:rsidRPr="009B2A8C">
        <w:rPr>
          <w:sz w:val="24"/>
          <w:szCs w:val="24"/>
          <w:lang w:val="en-ID"/>
        </w:rPr>
        <w:t xml:space="preserve"> </w:t>
      </w:r>
      <w:proofErr w:type="spellStart"/>
      <w:r w:rsidRPr="009B2A8C">
        <w:rPr>
          <w:sz w:val="24"/>
          <w:szCs w:val="24"/>
          <w:lang w:val="en-ID"/>
        </w:rPr>
        <w:t>kecil</w:t>
      </w:r>
      <w:proofErr w:type="spellEnd"/>
      <w:r w:rsidRPr="009B2A8C">
        <w:rPr>
          <w:sz w:val="24"/>
          <w:szCs w:val="24"/>
          <w:lang w:val="en-ID"/>
        </w:rPr>
        <w:t>/small effect), 0,15 (</w:t>
      </w:r>
      <w:proofErr w:type="spellStart"/>
      <w:r w:rsidRPr="009B2A8C">
        <w:rPr>
          <w:sz w:val="24"/>
          <w:szCs w:val="24"/>
          <w:lang w:val="en-ID"/>
        </w:rPr>
        <w:t>efek</w:t>
      </w:r>
      <w:proofErr w:type="spellEnd"/>
      <w:r w:rsidRPr="009B2A8C">
        <w:rPr>
          <w:sz w:val="24"/>
          <w:szCs w:val="24"/>
          <w:lang w:val="en-ID"/>
        </w:rPr>
        <w:t xml:space="preserve"> </w:t>
      </w:r>
      <w:proofErr w:type="spellStart"/>
      <w:r w:rsidRPr="009B2A8C">
        <w:rPr>
          <w:sz w:val="24"/>
          <w:szCs w:val="24"/>
          <w:lang w:val="en-ID"/>
        </w:rPr>
        <w:t>sedang</w:t>
      </w:r>
      <w:proofErr w:type="spellEnd"/>
      <w:r w:rsidRPr="009B2A8C">
        <w:rPr>
          <w:sz w:val="24"/>
          <w:szCs w:val="24"/>
          <w:lang w:val="en-ID"/>
        </w:rPr>
        <w:t>/medium effect), dan 0,35 (</w:t>
      </w:r>
      <w:proofErr w:type="spellStart"/>
      <w:r w:rsidRPr="009B2A8C">
        <w:rPr>
          <w:sz w:val="24"/>
          <w:szCs w:val="24"/>
          <w:lang w:val="en-ID"/>
        </w:rPr>
        <w:t>efek</w:t>
      </w:r>
      <w:proofErr w:type="spellEnd"/>
      <w:r w:rsidRPr="009B2A8C">
        <w:rPr>
          <w:sz w:val="24"/>
          <w:szCs w:val="24"/>
          <w:lang w:val="en-ID"/>
        </w:rPr>
        <w:t xml:space="preserve"> </w:t>
      </w:r>
      <w:proofErr w:type="spellStart"/>
      <w:r w:rsidRPr="009B2A8C">
        <w:rPr>
          <w:sz w:val="24"/>
          <w:szCs w:val="24"/>
          <w:lang w:val="en-ID"/>
        </w:rPr>
        <w:t>besar</w:t>
      </w:r>
      <w:proofErr w:type="spellEnd"/>
      <w:r w:rsidRPr="009B2A8C">
        <w:rPr>
          <w:sz w:val="24"/>
          <w:szCs w:val="24"/>
          <w:lang w:val="en-ID"/>
        </w:rPr>
        <w:t xml:space="preserve">/large effect). </w:t>
      </w:r>
      <w:proofErr w:type="spellStart"/>
      <w:r w:rsidRPr="009B2A8C">
        <w:rPr>
          <w:sz w:val="24"/>
          <w:szCs w:val="24"/>
          <w:lang w:val="en-ID"/>
        </w:rPr>
        <w:t>Berdasarkan</w:t>
      </w:r>
      <w:proofErr w:type="spellEnd"/>
      <w:r w:rsidRPr="009B2A8C">
        <w:rPr>
          <w:sz w:val="24"/>
          <w:szCs w:val="24"/>
          <w:lang w:val="en-ID"/>
        </w:rPr>
        <w:t xml:space="preserve"> </w:t>
      </w:r>
      <w:proofErr w:type="spellStart"/>
      <w:r w:rsidRPr="009B2A8C">
        <w:rPr>
          <w:sz w:val="24"/>
          <w:szCs w:val="24"/>
          <w:lang w:val="en-ID"/>
        </w:rPr>
        <w:t>matriks</w:t>
      </w:r>
      <w:proofErr w:type="spellEnd"/>
      <w:r w:rsidRPr="009B2A8C">
        <w:rPr>
          <w:sz w:val="24"/>
          <w:szCs w:val="24"/>
          <w:lang w:val="en-ID"/>
        </w:rPr>
        <w:t xml:space="preserve"> </w:t>
      </w:r>
      <w:proofErr w:type="spellStart"/>
      <w:r w:rsidRPr="009B2A8C">
        <w:rPr>
          <w:sz w:val="24"/>
          <w:szCs w:val="24"/>
          <w:lang w:val="en-ID"/>
        </w:rPr>
        <w:t>hasil</w:t>
      </w:r>
      <w:proofErr w:type="spellEnd"/>
      <w:r w:rsidRPr="009B2A8C">
        <w:rPr>
          <w:sz w:val="24"/>
          <w:szCs w:val="24"/>
          <w:lang w:val="en-ID"/>
        </w:rPr>
        <w:t xml:space="preserve"> </w:t>
      </w:r>
      <w:proofErr w:type="spellStart"/>
      <w:r w:rsidRPr="009B2A8C">
        <w:rPr>
          <w:sz w:val="24"/>
          <w:szCs w:val="24"/>
          <w:lang w:val="en-ID"/>
        </w:rPr>
        <w:t>olah</w:t>
      </w:r>
      <w:proofErr w:type="spellEnd"/>
      <w:r w:rsidRPr="009B2A8C">
        <w:rPr>
          <w:sz w:val="24"/>
          <w:szCs w:val="24"/>
          <w:lang w:val="en-ID"/>
        </w:rPr>
        <w:t xml:space="preserve"> data </w:t>
      </w:r>
      <w:proofErr w:type="spellStart"/>
      <w:r w:rsidRPr="009B2A8C">
        <w:rPr>
          <w:sz w:val="24"/>
          <w:szCs w:val="24"/>
          <w:lang w:val="en-ID"/>
        </w:rPr>
        <w:t>SmartPLS</w:t>
      </w:r>
      <w:proofErr w:type="spellEnd"/>
      <w:r w:rsidRPr="009B2A8C">
        <w:rPr>
          <w:sz w:val="24"/>
          <w:szCs w:val="24"/>
          <w:lang w:val="en-ID"/>
        </w:rPr>
        <w:t xml:space="preserve">, </w:t>
      </w:r>
      <w:proofErr w:type="spellStart"/>
      <w:r w:rsidRPr="009B2A8C">
        <w:rPr>
          <w:sz w:val="24"/>
          <w:szCs w:val="24"/>
          <w:lang w:val="en-ID"/>
        </w:rPr>
        <w:t>pengaruh</w:t>
      </w:r>
      <w:proofErr w:type="spellEnd"/>
      <w:r w:rsidRPr="009B2A8C">
        <w:rPr>
          <w:sz w:val="24"/>
          <w:szCs w:val="24"/>
          <w:lang w:val="en-ID"/>
        </w:rPr>
        <w:t xml:space="preserve"> </w:t>
      </w:r>
      <w:proofErr w:type="spellStart"/>
      <w:r w:rsidRPr="009B2A8C">
        <w:rPr>
          <w:sz w:val="24"/>
          <w:szCs w:val="24"/>
          <w:lang w:val="en-ID"/>
        </w:rPr>
        <w:t>langsung</w:t>
      </w:r>
      <w:proofErr w:type="spellEnd"/>
      <w:r w:rsidRPr="009B2A8C">
        <w:rPr>
          <w:sz w:val="24"/>
          <w:szCs w:val="24"/>
          <w:lang w:val="en-ID"/>
        </w:rPr>
        <w:t xml:space="preserve"> </w:t>
      </w:r>
      <w:proofErr w:type="spellStart"/>
      <w:r w:rsidRPr="009B2A8C">
        <w:rPr>
          <w:sz w:val="24"/>
          <w:szCs w:val="24"/>
          <w:lang w:val="en-ID"/>
        </w:rPr>
        <w:t>Sistem</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Fleksibel</w:t>
      </w:r>
      <w:proofErr w:type="spellEnd"/>
      <w:r w:rsidRPr="009B2A8C">
        <w:rPr>
          <w:sz w:val="24"/>
          <w:szCs w:val="24"/>
          <w:lang w:val="en-ID"/>
        </w:rPr>
        <w:t xml:space="preserve"> (X) </w:t>
      </w:r>
      <w:proofErr w:type="spellStart"/>
      <w:r w:rsidRPr="009B2A8C">
        <w:rPr>
          <w:sz w:val="24"/>
          <w:szCs w:val="24"/>
          <w:lang w:val="en-ID"/>
        </w:rPr>
        <w:t>terhadap</w:t>
      </w:r>
      <w:proofErr w:type="spellEnd"/>
      <w:r w:rsidRPr="009B2A8C">
        <w:rPr>
          <w:sz w:val="24"/>
          <w:szCs w:val="24"/>
          <w:lang w:val="en-ID"/>
        </w:rPr>
        <w:t xml:space="preserve"> </w:t>
      </w:r>
      <w:r w:rsidR="00273E10" w:rsidRPr="00273E10">
        <w:rPr>
          <w:i/>
          <w:sz w:val="24"/>
          <w:szCs w:val="24"/>
          <w:lang w:val="en-ID"/>
        </w:rPr>
        <w:t>Job Enrichment</w:t>
      </w:r>
      <w:r w:rsidRPr="009B2A8C">
        <w:rPr>
          <w:sz w:val="24"/>
          <w:szCs w:val="24"/>
          <w:lang w:val="en-ID"/>
        </w:rPr>
        <w:t xml:space="preserve"> (Z) </w:t>
      </w:r>
      <w:proofErr w:type="spellStart"/>
      <w:r w:rsidRPr="009B2A8C">
        <w:rPr>
          <w:sz w:val="24"/>
          <w:szCs w:val="24"/>
          <w:lang w:val="en-ID"/>
        </w:rPr>
        <w:t>menghasilkan</w:t>
      </w:r>
      <w:proofErr w:type="spellEnd"/>
      <w:r w:rsidRPr="009B2A8C">
        <w:rPr>
          <w:sz w:val="24"/>
          <w:szCs w:val="24"/>
          <w:lang w:val="en-ID"/>
        </w:rPr>
        <w:t xml:space="preserve"> </w:t>
      </w:r>
      <w:proofErr w:type="spellStart"/>
      <w:r w:rsidRPr="009B2A8C">
        <w:rPr>
          <w:sz w:val="24"/>
          <w:szCs w:val="24"/>
          <w:lang w:val="en-ID"/>
        </w:rPr>
        <w:t>nilai</w:t>
      </w:r>
      <w:proofErr w:type="spellEnd"/>
      <w:r w:rsidRPr="009B2A8C">
        <w:rPr>
          <w:sz w:val="24"/>
          <w:szCs w:val="24"/>
          <w:lang w:val="en-ID"/>
        </w:rPr>
        <w:t xml:space="preserve"> </w:t>
      </w:r>
      <w:r w:rsidR="002D1224" w:rsidRPr="009B2A8C">
        <w:rPr>
          <w:sz w:val="24"/>
          <w:szCs w:val="24"/>
          <w:lang w:val="en-ID"/>
        </w:rPr>
        <w:t>f</w:t>
      </w:r>
      <w:r w:rsidR="002D1224" w:rsidRPr="009B2A8C">
        <w:rPr>
          <w:sz w:val="24"/>
          <w:szCs w:val="24"/>
          <w:vertAlign w:val="superscript"/>
          <w:lang w:val="en-ID"/>
        </w:rPr>
        <w:t>2</w:t>
      </w:r>
      <w:r w:rsidRPr="009B2A8C">
        <w:rPr>
          <w:sz w:val="24"/>
          <w:szCs w:val="24"/>
          <w:lang w:val="en-ID"/>
        </w:rPr>
        <w:t xml:space="preserve"> </w:t>
      </w:r>
      <w:proofErr w:type="spellStart"/>
      <w:r w:rsidRPr="009B2A8C">
        <w:rPr>
          <w:sz w:val="24"/>
          <w:szCs w:val="24"/>
          <w:lang w:val="en-ID"/>
        </w:rPr>
        <w:t>sebesar</w:t>
      </w:r>
      <w:proofErr w:type="spellEnd"/>
      <w:r w:rsidRPr="009B2A8C">
        <w:rPr>
          <w:sz w:val="24"/>
          <w:szCs w:val="24"/>
          <w:lang w:val="en-ID"/>
        </w:rPr>
        <w:t xml:space="preserve"> 0,557, yang </w:t>
      </w:r>
      <w:proofErr w:type="spellStart"/>
      <w:r w:rsidRPr="009B2A8C">
        <w:rPr>
          <w:sz w:val="24"/>
          <w:szCs w:val="24"/>
          <w:lang w:val="en-ID"/>
        </w:rPr>
        <w:t>tergolong</w:t>
      </w:r>
      <w:proofErr w:type="spellEnd"/>
      <w:r w:rsidRPr="009B2A8C">
        <w:rPr>
          <w:sz w:val="24"/>
          <w:szCs w:val="24"/>
          <w:lang w:val="en-ID"/>
        </w:rPr>
        <w:t xml:space="preserve"> </w:t>
      </w:r>
      <w:proofErr w:type="spellStart"/>
      <w:r w:rsidRPr="009B2A8C">
        <w:rPr>
          <w:sz w:val="24"/>
          <w:szCs w:val="24"/>
          <w:lang w:val="en-ID"/>
        </w:rPr>
        <w:t>dalam</w:t>
      </w:r>
      <w:proofErr w:type="spellEnd"/>
      <w:r w:rsidRPr="009B2A8C">
        <w:rPr>
          <w:sz w:val="24"/>
          <w:szCs w:val="24"/>
          <w:lang w:val="en-ID"/>
        </w:rPr>
        <w:t xml:space="preserve"> </w:t>
      </w:r>
      <w:proofErr w:type="spellStart"/>
      <w:r w:rsidRPr="009B2A8C">
        <w:rPr>
          <w:sz w:val="24"/>
          <w:szCs w:val="24"/>
          <w:lang w:val="en-ID"/>
        </w:rPr>
        <w:t>kategori</w:t>
      </w:r>
      <w:proofErr w:type="spellEnd"/>
      <w:r w:rsidRPr="009B2A8C">
        <w:rPr>
          <w:sz w:val="24"/>
          <w:szCs w:val="24"/>
          <w:lang w:val="en-ID"/>
        </w:rPr>
        <w:t xml:space="preserve"> </w:t>
      </w:r>
      <w:proofErr w:type="spellStart"/>
      <w:r w:rsidRPr="009B2A8C">
        <w:rPr>
          <w:sz w:val="24"/>
          <w:szCs w:val="24"/>
          <w:lang w:val="en-ID"/>
        </w:rPr>
        <w:t>efek</w:t>
      </w:r>
      <w:proofErr w:type="spellEnd"/>
      <w:r w:rsidRPr="009B2A8C">
        <w:rPr>
          <w:sz w:val="24"/>
          <w:szCs w:val="24"/>
          <w:lang w:val="en-ID"/>
        </w:rPr>
        <w:t xml:space="preserve"> </w:t>
      </w:r>
      <w:proofErr w:type="spellStart"/>
      <w:r w:rsidRPr="009B2A8C">
        <w:rPr>
          <w:sz w:val="24"/>
          <w:szCs w:val="24"/>
          <w:lang w:val="en-ID"/>
        </w:rPr>
        <w:t>besar</w:t>
      </w:r>
      <w:proofErr w:type="spellEnd"/>
      <w:r w:rsidRPr="009B2A8C">
        <w:rPr>
          <w:sz w:val="24"/>
          <w:szCs w:val="24"/>
          <w:lang w:val="en-ID"/>
        </w:rPr>
        <w:t xml:space="preserve"> (large effect size) (</w:t>
      </w:r>
      <w:r w:rsidR="002D1224" w:rsidRPr="009B2A8C">
        <w:rPr>
          <w:sz w:val="24"/>
          <w:szCs w:val="24"/>
          <w:lang w:val="en-ID"/>
        </w:rPr>
        <w:t>f</w:t>
      </w:r>
      <w:r w:rsidR="002D1224" w:rsidRPr="009B2A8C">
        <w:rPr>
          <w:sz w:val="24"/>
          <w:szCs w:val="24"/>
          <w:vertAlign w:val="superscript"/>
          <w:lang w:val="en-ID"/>
        </w:rPr>
        <w:t xml:space="preserve">2 </w:t>
      </w:r>
      <w:r w:rsidRPr="009B2A8C">
        <w:rPr>
          <w:sz w:val="24"/>
          <w:szCs w:val="24"/>
          <w:lang w:val="en-ID"/>
        </w:rPr>
        <w:t xml:space="preserve">&gt; 0,35). Hal </w:t>
      </w:r>
      <w:proofErr w:type="spellStart"/>
      <w:r w:rsidRPr="009B2A8C">
        <w:rPr>
          <w:sz w:val="24"/>
          <w:szCs w:val="24"/>
          <w:lang w:val="en-ID"/>
        </w:rPr>
        <w:t>ini</w:t>
      </w:r>
      <w:proofErr w:type="spellEnd"/>
      <w:r w:rsidRPr="009B2A8C">
        <w:rPr>
          <w:sz w:val="24"/>
          <w:szCs w:val="24"/>
          <w:lang w:val="en-ID"/>
        </w:rPr>
        <w:t xml:space="preserve"> </w:t>
      </w:r>
      <w:proofErr w:type="spellStart"/>
      <w:r w:rsidRPr="009B2A8C">
        <w:rPr>
          <w:sz w:val="24"/>
          <w:szCs w:val="24"/>
          <w:lang w:val="en-ID"/>
        </w:rPr>
        <w:t>membuktikan</w:t>
      </w:r>
      <w:proofErr w:type="spellEnd"/>
      <w:r w:rsidRPr="009B2A8C">
        <w:rPr>
          <w:sz w:val="24"/>
          <w:szCs w:val="24"/>
          <w:lang w:val="en-ID"/>
        </w:rPr>
        <w:t xml:space="preserve"> </w:t>
      </w:r>
      <w:proofErr w:type="spellStart"/>
      <w:r w:rsidRPr="009B2A8C">
        <w:rPr>
          <w:sz w:val="24"/>
          <w:szCs w:val="24"/>
          <w:lang w:val="en-ID"/>
        </w:rPr>
        <w:t>secara</w:t>
      </w:r>
      <w:proofErr w:type="spellEnd"/>
      <w:r w:rsidRPr="009B2A8C">
        <w:rPr>
          <w:sz w:val="24"/>
          <w:szCs w:val="24"/>
          <w:lang w:val="en-ID"/>
        </w:rPr>
        <w:t xml:space="preserve"> </w:t>
      </w:r>
      <w:proofErr w:type="spellStart"/>
      <w:r w:rsidRPr="009B2A8C">
        <w:rPr>
          <w:sz w:val="24"/>
          <w:szCs w:val="24"/>
          <w:lang w:val="en-ID"/>
        </w:rPr>
        <w:t>empiris</w:t>
      </w:r>
      <w:proofErr w:type="spellEnd"/>
      <w:r w:rsidRPr="009B2A8C">
        <w:rPr>
          <w:sz w:val="24"/>
          <w:szCs w:val="24"/>
          <w:lang w:val="en-ID"/>
        </w:rPr>
        <w:t xml:space="preserve"> </w:t>
      </w:r>
      <w:proofErr w:type="spellStart"/>
      <w:r w:rsidRPr="009B2A8C">
        <w:rPr>
          <w:sz w:val="24"/>
          <w:szCs w:val="24"/>
          <w:lang w:val="en-ID"/>
        </w:rPr>
        <w:t>bahwa</w:t>
      </w:r>
      <w:proofErr w:type="spellEnd"/>
      <w:r w:rsidRPr="009B2A8C">
        <w:rPr>
          <w:sz w:val="24"/>
          <w:szCs w:val="24"/>
          <w:lang w:val="en-ID"/>
        </w:rPr>
        <w:t xml:space="preserve"> </w:t>
      </w:r>
      <w:proofErr w:type="spellStart"/>
      <w:r w:rsidRPr="009B2A8C">
        <w:rPr>
          <w:sz w:val="24"/>
          <w:szCs w:val="24"/>
          <w:lang w:val="en-ID"/>
        </w:rPr>
        <w:t>penerapan</w:t>
      </w:r>
      <w:proofErr w:type="spellEnd"/>
      <w:r w:rsidRPr="009B2A8C">
        <w:rPr>
          <w:sz w:val="24"/>
          <w:szCs w:val="24"/>
          <w:lang w:val="en-ID"/>
        </w:rPr>
        <w:t xml:space="preserve"> </w:t>
      </w:r>
      <w:proofErr w:type="spellStart"/>
      <w:r w:rsidRPr="009B2A8C">
        <w:rPr>
          <w:sz w:val="24"/>
          <w:szCs w:val="24"/>
          <w:lang w:val="en-ID"/>
        </w:rPr>
        <w:t>pola</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fleksibel</w:t>
      </w:r>
      <w:proofErr w:type="spellEnd"/>
      <w:r w:rsidRPr="009B2A8C">
        <w:rPr>
          <w:sz w:val="24"/>
          <w:szCs w:val="24"/>
          <w:lang w:val="en-ID"/>
        </w:rPr>
        <w:t xml:space="preserve"> </w:t>
      </w:r>
      <w:proofErr w:type="spellStart"/>
      <w:r w:rsidRPr="009B2A8C">
        <w:rPr>
          <w:sz w:val="24"/>
          <w:szCs w:val="24"/>
          <w:lang w:val="en-ID"/>
        </w:rPr>
        <w:t>berdasar</w:t>
      </w:r>
      <w:proofErr w:type="spellEnd"/>
      <w:r w:rsidRPr="009B2A8C">
        <w:rPr>
          <w:sz w:val="24"/>
          <w:szCs w:val="24"/>
          <w:lang w:val="en-ID"/>
        </w:rPr>
        <w:t xml:space="preserve"> KMK No. 416 </w:t>
      </w:r>
      <w:proofErr w:type="spellStart"/>
      <w:r w:rsidRPr="009B2A8C">
        <w:rPr>
          <w:sz w:val="24"/>
          <w:szCs w:val="24"/>
          <w:lang w:val="en-ID"/>
        </w:rPr>
        <w:t>Tahun</w:t>
      </w:r>
      <w:proofErr w:type="spellEnd"/>
      <w:r w:rsidRPr="009B2A8C">
        <w:rPr>
          <w:sz w:val="24"/>
          <w:szCs w:val="24"/>
          <w:lang w:val="en-ID"/>
        </w:rPr>
        <w:t xml:space="preserve"> 2023 </w:t>
      </w:r>
      <w:proofErr w:type="spellStart"/>
      <w:r w:rsidRPr="009B2A8C">
        <w:rPr>
          <w:sz w:val="24"/>
          <w:szCs w:val="24"/>
          <w:lang w:val="en-ID"/>
        </w:rPr>
        <w:t>memberikan</w:t>
      </w:r>
      <w:proofErr w:type="spellEnd"/>
      <w:r w:rsidRPr="009B2A8C">
        <w:rPr>
          <w:sz w:val="24"/>
          <w:szCs w:val="24"/>
          <w:lang w:val="en-ID"/>
        </w:rPr>
        <w:t xml:space="preserve"> </w:t>
      </w:r>
      <w:proofErr w:type="spellStart"/>
      <w:r w:rsidRPr="009B2A8C">
        <w:rPr>
          <w:sz w:val="24"/>
          <w:szCs w:val="24"/>
          <w:lang w:val="en-ID"/>
        </w:rPr>
        <w:t>kontribusi</w:t>
      </w:r>
      <w:proofErr w:type="spellEnd"/>
      <w:r w:rsidRPr="009B2A8C">
        <w:rPr>
          <w:sz w:val="24"/>
          <w:szCs w:val="24"/>
          <w:lang w:val="en-ID"/>
        </w:rPr>
        <w:t xml:space="preserve"> </w:t>
      </w:r>
      <w:proofErr w:type="spellStart"/>
      <w:r w:rsidRPr="009B2A8C">
        <w:rPr>
          <w:sz w:val="24"/>
          <w:szCs w:val="24"/>
          <w:lang w:val="en-ID"/>
        </w:rPr>
        <w:t>substansial</w:t>
      </w:r>
      <w:proofErr w:type="spellEnd"/>
      <w:r w:rsidRPr="009B2A8C">
        <w:rPr>
          <w:sz w:val="24"/>
          <w:szCs w:val="24"/>
          <w:lang w:val="en-ID"/>
        </w:rPr>
        <w:t xml:space="preserve"> dan </w:t>
      </w:r>
      <w:proofErr w:type="spellStart"/>
      <w:r w:rsidRPr="009B2A8C">
        <w:rPr>
          <w:sz w:val="24"/>
          <w:szCs w:val="24"/>
          <w:lang w:val="en-ID"/>
        </w:rPr>
        <w:t>krusial</w:t>
      </w:r>
      <w:proofErr w:type="spellEnd"/>
      <w:r w:rsidRPr="009B2A8C">
        <w:rPr>
          <w:sz w:val="24"/>
          <w:szCs w:val="24"/>
          <w:lang w:val="en-ID"/>
        </w:rPr>
        <w:t xml:space="preserve"> </w:t>
      </w:r>
      <w:proofErr w:type="spellStart"/>
      <w:r w:rsidRPr="009B2A8C">
        <w:rPr>
          <w:sz w:val="24"/>
          <w:szCs w:val="24"/>
          <w:lang w:val="en-ID"/>
        </w:rPr>
        <w:t>dalam</w:t>
      </w:r>
      <w:proofErr w:type="spellEnd"/>
      <w:r w:rsidRPr="009B2A8C">
        <w:rPr>
          <w:sz w:val="24"/>
          <w:szCs w:val="24"/>
          <w:lang w:val="en-ID"/>
        </w:rPr>
        <w:t xml:space="preserve"> </w:t>
      </w:r>
      <w:proofErr w:type="spellStart"/>
      <w:r w:rsidRPr="009B2A8C">
        <w:rPr>
          <w:sz w:val="24"/>
          <w:szCs w:val="24"/>
          <w:lang w:val="en-ID"/>
        </w:rPr>
        <w:t>merestrukturisasi</w:t>
      </w:r>
      <w:proofErr w:type="spellEnd"/>
      <w:r w:rsidRPr="009B2A8C">
        <w:rPr>
          <w:sz w:val="24"/>
          <w:szCs w:val="24"/>
          <w:lang w:val="en-ID"/>
        </w:rPr>
        <w:t xml:space="preserve"> </w:t>
      </w:r>
      <w:proofErr w:type="spellStart"/>
      <w:r w:rsidRPr="009B2A8C">
        <w:rPr>
          <w:sz w:val="24"/>
          <w:szCs w:val="24"/>
          <w:lang w:val="en-ID"/>
        </w:rPr>
        <w:t>serta</w:t>
      </w:r>
      <w:proofErr w:type="spellEnd"/>
      <w:r w:rsidRPr="009B2A8C">
        <w:rPr>
          <w:sz w:val="24"/>
          <w:szCs w:val="24"/>
          <w:lang w:val="en-ID"/>
        </w:rPr>
        <w:t xml:space="preserve"> </w:t>
      </w:r>
      <w:proofErr w:type="spellStart"/>
      <w:r w:rsidRPr="009B2A8C">
        <w:rPr>
          <w:sz w:val="24"/>
          <w:szCs w:val="24"/>
          <w:lang w:val="en-ID"/>
        </w:rPr>
        <w:t>memperkaya</w:t>
      </w:r>
      <w:proofErr w:type="spellEnd"/>
      <w:r w:rsidRPr="009B2A8C">
        <w:rPr>
          <w:sz w:val="24"/>
          <w:szCs w:val="24"/>
          <w:lang w:val="en-ID"/>
        </w:rPr>
        <w:t xml:space="preserve"> </w:t>
      </w:r>
      <w:proofErr w:type="spellStart"/>
      <w:r w:rsidRPr="009B2A8C">
        <w:rPr>
          <w:sz w:val="24"/>
          <w:szCs w:val="24"/>
          <w:lang w:val="en-ID"/>
        </w:rPr>
        <w:t>substansi</w:t>
      </w:r>
      <w:proofErr w:type="spellEnd"/>
      <w:r w:rsidRPr="009B2A8C">
        <w:rPr>
          <w:sz w:val="24"/>
          <w:szCs w:val="24"/>
          <w:lang w:val="en-ID"/>
        </w:rPr>
        <w:t xml:space="preserve"> </w:t>
      </w:r>
      <w:proofErr w:type="spellStart"/>
      <w:r w:rsidRPr="009B2A8C">
        <w:rPr>
          <w:sz w:val="24"/>
          <w:szCs w:val="24"/>
          <w:lang w:val="en-ID"/>
        </w:rPr>
        <w:t>tugas</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di KPPN KPH. </w:t>
      </w:r>
      <w:proofErr w:type="spellStart"/>
      <w:r w:rsidRPr="009B2A8C">
        <w:rPr>
          <w:sz w:val="24"/>
          <w:szCs w:val="24"/>
          <w:lang w:val="en-ID"/>
        </w:rPr>
        <w:t>Selanjutnya</w:t>
      </w:r>
      <w:proofErr w:type="spellEnd"/>
      <w:r w:rsidRPr="009B2A8C">
        <w:rPr>
          <w:sz w:val="24"/>
          <w:szCs w:val="24"/>
          <w:lang w:val="en-ID"/>
        </w:rPr>
        <w:t xml:space="preserve">, </w:t>
      </w:r>
      <w:proofErr w:type="spellStart"/>
      <w:r w:rsidRPr="009B2A8C">
        <w:rPr>
          <w:sz w:val="24"/>
          <w:szCs w:val="24"/>
          <w:lang w:val="en-ID"/>
        </w:rPr>
        <w:t>pengaruh</w:t>
      </w:r>
      <w:proofErr w:type="spellEnd"/>
      <w:r w:rsidRPr="009B2A8C">
        <w:rPr>
          <w:sz w:val="24"/>
          <w:szCs w:val="24"/>
          <w:lang w:val="en-ID"/>
        </w:rPr>
        <w:t xml:space="preserve"> </w:t>
      </w:r>
      <w:proofErr w:type="spellStart"/>
      <w:r w:rsidRPr="009B2A8C">
        <w:rPr>
          <w:sz w:val="24"/>
          <w:szCs w:val="24"/>
          <w:lang w:val="en-ID"/>
        </w:rPr>
        <w:t>langsung</w:t>
      </w:r>
      <w:proofErr w:type="spellEnd"/>
      <w:r w:rsidRPr="009B2A8C">
        <w:rPr>
          <w:sz w:val="24"/>
          <w:szCs w:val="24"/>
          <w:lang w:val="en-ID"/>
        </w:rPr>
        <w:t xml:space="preserve"> </w:t>
      </w:r>
      <w:r w:rsidR="00273E10" w:rsidRPr="00273E10">
        <w:rPr>
          <w:i/>
          <w:sz w:val="24"/>
          <w:szCs w:val="24"/>
          <w:lang w:val="en-ID"/>
        </w:rPr>
        <w:t>Job Enrichment</w:t>
      </w:r>
      <w:r w:rsidRPr="009B2A8C">
        <w:rPr>
          <w:sz w:val="24"/>
          <w:szCs w:val="24"/>
          <w:lang w:val="en-ID"/>
        </w:rPr>
        <w:t xml:space="preserve"> (Z) </w:t>
      </w:r>
      <w:proofErr w:type="spellStart"/>
      <w:r w:rsidRPr="009B2A8C">
        <w:rPr>
          <w:sz w:val="24"/>
          <w:szCs w:val="24"/>
          <w:lang w:val="en-ID"/>
        </w:rPr>
        <w:t>terhadap</w:t>
      </w:r>
      <w:proofErr w:type="spellEnd"/>
      <w:r w:rsidRPr="009B2A8C">
        <w:rPr>
          <w:sz w:val="24"/>
          <w:szCs w:val="24"/>
          <w:lang w:val="en-ID"/>
        </w:rPr>
        <w:t xml:space="preserve"> Kinerja </w:t>
      </w:r>
      <w:proofErr w:type="spellStart"/>
      <w:r w:rsidRPr="009B2A8C">
        <w:rPr>
          <w:sz w:val="24"/>
          <w:szCs w:val="24"/>
          <w:lang w:val="en-ID"/>
        </w:rPr>
        <w:t>Pegawai</w:t>
      </w:r>
      <w:proofErr w:type="spellEnd"/>
      <w:r w:rsidRPr="009B2A8C">
        <w:rPr>
          <w:sz w:val="24"/>
          <w:szCs w:val="24"/>
          <w:lang w:val="en-ID"/>
        </w:rPr>
        <w:t xml:space="preserve"> (Y) </w:t>
      </w:r>
      <w:proofErr w:type="spellStart"/>
      <w:r w:rsidRPr="009B2A8C">
        <w:rPr>
          <w:sz w:val="24"/>
          <w:szCs w:val="24"/>
          <w:lang w:val="en-ID"/>
        </w:rPr>
        <w:t>mencatatkan</w:t>
      </w:r>
      <w:proofErr w:type="spellEnd"/>
      <w:r w:rsidRPr="009B2A8C">
        <w:rPr>
          <w:sz w:val="24"/>
          <w:szCs w:val="24"/>
          <w:lang w:val="en-ID"/>
        </w:rPr>
        <w:t xml:space="preserve"> </w:t>
      </w:r>
      <w:proofErr w:type="spellStart"/>
      <w:r w:rsidRPr="009B2A8C">
        <w:rPr>
          <w:sz w:val="24"/>
          <w:szCs w:val="24"/>
          <w:lang w:val="en-ID"/>
        </w:rPr>
        <w:t>nilai</w:t>
      </w:r>
      <w:proofErr w:type="spellEnd"/>
      <w:r w:rsidRPr="009B2A8C">
        <w:rPr>
          <w:sz w:val="24"/>
          <w:szCs w:val="24"/>
          <w:lang w:val="en-ID"/>
        </w:rPr>
        <w:t xml:space="preserve"> </w:t>
      </w:r>
      <w:r w:rsidR="002D1224" w:rsidRPr="009B2A8C">
        <w:rPr>
          <w:sz w:val="24"/>
          <w:szCs w:val="24"/>
          <w:lang w:val="en-ID"/>
        </w:rPr>
        <w:t>f</w:t>
      </w:r>
      <w:r w:rsidR="002D1224" w:rsidRPr="009B2A8C">
        <w:rPr>
          <w:sz w:val="24"/>
          <w:szCs w:val="24"/>
          <w:vertAlign w:val="superscript"/>
          <w:lang w:val="en-ID"/>
        </w:rPr>
        <w:t xml:space="preserve">2 </w:t>
      </w:r>
      <w:proofErr w:type="spellStart"/>
      <w:r w:rsidRPr="009B2A8C">
        <w:rPr>
          <w:sz w:val="24"/>
          <w:szCs w:val="24"/>
          <w:lang w:val="en-ID"/>
        </w:rPr>
        <w:t>sebesar</w:t>
      </w:r>
      <w:proofErr w:type="spellEnd"/>
      <w:r w:rsidRPr="009B2A8C">
        <w:rPr>
          <w:sz w:val="24"/>
          <w:szCs w:val="24"/>
          <w:lang w:val="en-ID"/>
        </w:rPr>
        <w:t xml:space="preserve"> 1,139, yang juga </w:t>
      </w:r>
      <w:proofErr w:type="spellStart"/>
      <w:r w:rsidRPr="009B2A8C">
        <w:rPr>
          <w:sz w:val="24"/>
          <w:szCs w:val="24"/>
          <w:lang w:val="en-ID"/>
        </w:rPr>
        <w:t>masuk</w:t>
      </w:r>
      <w:proofErr w:type="spellEnd"/>
      <w:r w:rsidRPr="009B2A8C">
        <w:rPr>
          <w:sz w:val="24"/>
          <w:szCs w:val="24"/>
          <w:lang w:val="en-ID"/>
        </w:rPr>
        <w:t xml:space="preserve"> </w:t>
      </w:r>
      <w:proofErr w:type="spellStart"/>
      <w:r w:rsidRPr="009B2A8C">
        <w:rPr>
          <w:sz w:val="24"/>
          <w:szCs w:val="24"/>
          <w:lang w:val="en-ID"/>
        </w:rPr>
        <w:t>dalam</w:t>
      </w:r>
      <w:proofErr w:type="spellEnd"/>
      <w:r w:rsidRPr="009B2A8C">
        <w:rPr>
          <w:sz w:val="24"/>
          <w:szCs w:val="24"/>
          <w:lang w:val="en-ID"/>
        </w:rPr>
        <w:t xml:space="preserve"> </w:t>
      </w:r>
      <w:proofErr w:type="spellStart"/>
      <w:r w:rsidRPr="009B2A8C">
        <w:rPr>
          <w:sz w:val="24"/>
          <w:szCs w:val="24"/>
          <w:lang w:val="en-ID"/>
        </w:rPr>
        <w:t>kategori</w:t>
      </w:r>
      <w:proofErr w:type="spellEnd"/>
      <w:r w:rsidRPr="009B2A8C">
        <w:rPr>
          <w:sz w:val="24"/>
          <w:szCs w:val="24"/>
          <w:lang w:val="en-ID"/>
        </w:rPr>
        <w:t xml:space="preserve"> </w:t>
      </w:r>
      <w:proofErr w:type="spellStart"/>
      <w:r w:rsidRPr="009B2A8C">
        <w:rPr>
          <w:sz w:val="24"/>
          <w:szCs w:val="24"/>
          <w:lang w:val="en-ID"/>
        </w:rPr>
        <w:t>efek</w:t>
      </w:r>
      <w:proofErr w:type="spellEnd"/>
      <w:r w:rsidRPr="009B2A8C">
        <w:rPr>
          <w:sz w:val="24"/>
          <w:szCs w:val="24"/>
          <w:lang w:val="en-ID"/>
        </w:rPr>
        <w:t xml:space="preserve"> sangat </w:t>
      </w:r>
      <w:proofErr w:type="spellStart"/>
      <w:r w:rsidRPr="009B2A8C">
        <w:rPr>
          <w:sz w:val="24"/>
          <w:szCs w:val="24"/>
          <w:lang w:val="en-ID"/>
        </w:rPr>
        <w:t>besar</w:t>
      </w:r>
      <w:proofErr w:type="spellEnd"/>
      <w:r w:rsidRPr="009B2A8C">
        <w:rPr>
          <w:sz w:val="24"/>
          <w:szCs w:val="24"/>
          <w:lang w:val="en-ID"/>
        </w:rPr>
        <w:t xml:space="preserve"> (substantial/large effect size) (</w:t>
      </w:r>
      <w:r w:rsidR="001403C4" w:rsidRPr="009B2A8C">
        <w:rPr>
          <w:sz w:val="24"/>
          <w:szCs w:val="24"/>
          <w:lang w:val="en-ID"/>
        </w:rPr>
        <w:t>f</w:t>
      </w:r>
      <w:r w:rsidR="001403C4" w:rsidRPr="009B2A8C">
        <w:rPr>
          <w:sz w:val="24"/>
          <w:szCs w:val="24"/>
          <w:vertAlign w:val="superscript"/>
          <w:lang w:val="en-ID"/>
        </w:rPr>
        <w:t>2</w:t>
      </w:r>
      <w:r w:rsidRPr="009B2A8C">
        <w:rPr>
          <w:sz w:val="24"/>
          <w:szCs w:val="24"/>
          <w:lang w:val="en-ID"/>
        </w:rPr>
        <w:t xml:space="preserve"> &gt; 0,35). Angka </w:t>
      </w:r>
      <w:proofErr w:type="spellStart"/>
      <w:r w:rsidRPr="009B2A8C">
        <w:rPr>
          <w:sz w:val="24"/>
          <w:szCs w:val="24"/>
          <w:lang w:val="en-ID"/>
        </w:rPr>
        <w:t>ini</w:t>
      </w:r>
      <w:proofErr w:type="spellEnd"/>
      <w:r w:rsidRPr="009B2A8C">
        <w:rPr>
          <w:sz w:val="24"/>
          <w:szCs w:val="24"/>
          <w:lang w:val="en-ID"/>
        </w:rPr>
        <w:t xml:space="preserve"> </w:t>
      </w:r>
      <w:proofErr w:type="spellStart"/>
      <w:r w:rsidRPr="009B2A8C">
        <w:rPr>
          <w:sz w:val="24"/>
          <w:szCs w:val="24"/>
          <w:lang w:val="en-ID"/>
        </w:rPr>
        <w:t>menegaskan</w:t>
      </w:r>
      <w:proofErr w:type="spellEnd"/>
      <w:r w:rsidRPr="009B2A8C">
        <w:rPr>
          <w:sz w:val="24"/>
          <w:szCs w:val="24"/>
          <w:lang w:val="en-ID"/>
        </w:rPr>
        <w:t xml:space="preserve"> </w:t>
      </w:r>
      <w:proofErr w:type="spellStart"/>
      <w:r w:rsidRPr="009B2A8C">
        <w:rPr>
          <w:sz w:val="24"/>
          <w:szCs w:val="24"/>
          <w:lang w:val="en-ID"/>
        </w:rPr>
        <w:t>bahwa</w:t>
      </w:r>
      <w:proofErr w:type="spellEnd"/>
      <w:r w:rsidRPr="009B2A8C">
        <w:rPr>
          <w:sz w:val="24"/>
          <w:szCs w:val="24"/>
          <w:lang w:val="en-ID"/>
        </w:rPr>
        <w:t xml:space="preserve"> </w:t>
      </w:r>
      <w:proofErr w:type="spellStart"/>
      <w:r w:rsidRPr="009B2A8C">
        <w:rPr>
          <w:sz w:val="24"/>
          <w:szCs w:val="24"/>
          <w:lang w:val="en-ID"/>
        </w:rPr>
        <w:t>pengayaan</w:t>
      </w:r>
      <w:proofErr w:type="spellEnd"/>
      <w:r w:rsidRPr="009B2A8C">
        <w:rPr>
          <w:sz w:val="24"/>
          <w:szCs w:val="24"/>
          <w:lang w:val="en-ID"/>
        </w:rPr>
        <w:t xml:space="preserve"> </w:t>
      </w:r>
      <w:proofErr w:type="spellStart"/>
      <w:r w:rsidRPr="009B2A8C">
        <w:rPr>
          <w:sz w:val="24"/>
          <w:szCs w:val="24"/>
          <w:lang w:val="en-ID"/>
        </w:rPr>
        <w:t>karakteristik</w:t>
      </w:r>
      <w:proofErr w:type="spellEnd"/>
      <w:r w:rsidRPr="009B2A8C">
        <w:rPr>
          <w:sz w:val="24"/>
          <w:szCs w:val="24"/>
          <w:lang w:val="en-ID"/>
        </w:rPr>
        <w:t xml:space="preserve"> </w:t>
      </w:r>
      <w:proofErr w:type="spellStart"/>
      <w:r w:rsidRPr="009B2A8C">
        <w:rPr>
          <w:sz w:val="24"/>
          <w:szCs w:val="24"/>
          <w:lang w:val="en-ID"/>
        </w:rPr>
        <w:t>pekerjaan</w:t>
      </w:r>
      <w:proofErr w:type="spellEnd"/>
      <w:r w:rsidR="00F63CEF" w:rsidRPr="009B2A8C">
        <w:rPr>
          <w:sz w:val="24"/>
          <w:szCs w:val="24"/>
          <w:lang w:val="en-ID"/>
        </w:rPr>
        <w:t xml:space="preserve"> </w:t>
      </w:r>
      <w:proofErr w:type="spellStart"/>
      <w:r w:rsidRPr="009B2A8C">
        <w:rPr>
          <w:sz w:val="24"/>
          <w:szCs w:val="24"/>
          <w:lang w:val="en-ID"/>
        </w:rPr>
        <w:t>melalui</w:t>
      </w:r>
      <w:proofErr w:type="spellEnd"/>
      <w:r w:rsidRPr="009B2A8C">
        <w:rPr>
          <w:sz w:val="24"/>
          <w:szCs w:val="24"/>
          <w:lang w:val="en-ID"/>
        </w:rPr>
        <w:t xml:space="preserve"> </w:t>
      </w:r>
      <w:proofErr w:type="spellStart"/>
      <w:r w:rsidRPr="009B2A8C">
        <w:rPr>
          <w:sz w:val="24"/>
          <w:szCs w:val="24"/>
          <w:lang w:val="en-ID"/>
        </w:rPr>
        <w:t>penguatan</w:t>
      </w:r>
      <w:proofErr w:type="spellEnd"/>
      <w:r w:rsidRPr="009B2A8C">
        <w:rPr>
          <w:sz w:val="24"/>
          <w:szCs w:val="24"/>
          <w:lang w:val="en-ID"/>
        </w:rPr>
        <w:t xml:space="preserve"> </w:t>
      </w:r>
      <w:proofErr w:type="spellStart"/>
      <w:r w:rsidRPr="009B2A8C">
        <w:rPr>
          <w:sz w:val="24"/>
          <w:szCs w:val="24"/>
          <w:lang w:val="en-ID"/>
        </w:rPr>
        <w:t>otonomi</w:t>
      </w:r>
      <w:proofErr w:type="spellEnd"/>
      <w:r w:rsidRPr="009B2A8C">
        <w:rPr>
          <w:sz w:val="24"/>
          <w:szCs w:val="24"/>
          <w:lang w:val="en-ID"/>
        </w:rPr>
        <w:t xml:space="preserve"> dan </w:t>
      </w:r>
      <w:proofErr w:type="spellStart"/>
      <w:r w:rsidRPr="009B2A8C">
        <w:rPr>
          <w:sz w:val="24"/>
          <w:szCs w:val="24"/>
          <w:lang w:val="en-ID"/>
        </w:rPr>
        <w:t>signifikansi</w:t>
      </w:r>
      <w:proofErr w:type="spellEnd"/>
      <w:r w:rsidRPr="009B2A8C">
        <w:rPr>
          <w:sz w:val="24"/>
          <w:szCs w:val="24"/>
          <w:lang w:val="en-ID"/>
        </w:rPr>
        <w:t xml:space="preserve"> </w:t>
      </w:r>
      <w:proofErr w:type="spellStart"/>
      <w:r w:rsidRPr="009B2A8C">
        <w:rPr>
          <w:sz w:val="24"/>
          <w:szCs w:val="24"/>
          <w:lang w:val="en-ID"/>
        </w:rPr>
        <w:t>tugas</w:t>
      </w:r>
      <w:proofErr w:type="spellEnd"/>
      <w:r w:rsidR="00A53E19" w:rsidRPr="009B2A8C">
        <w:rPr>
          <w:sz w:val="24"/>
          <w:szCs w:val="24"/>
          <w:lang w:val="en-ID"/>
        </w:rPr>
        <w:t xml:space="preserve"> </w:t>
      </w:r>
      <w:proofErr w:type="spellStart"/>
      <w:r w:rsidRPr="009B2A8C">
        <w:rPr>
          <w:sz w:val="24"/>
          <w:szCs w:val="24"/>
          <w:lang w:val="en-ID"/>
        </w:rPr>
        <w:t>merupakan</w:t>
      </w:r>
      <w:proofErr w:type="spellEnd"/>
      <w:r w:rsidRPr="009B2A8C">
        <w:rPr>
          <w:sz w:val="24"/>
          <w:szCs w:val="24"/>
          <w:lang w:val="en-ID"/>
        </w:rPr>
        <w:t xml:space="preserve"> </w:t>
      </w:r>
      <w:proofErr w:type="spellStart"/>
      <w:r w:rsidRPr="009B2A8C">
        <w:rPr>
          <w:sz w:val="24"/>
          <w:szCs w:val="24"/>
          <w:lang w:val="en-ID"/>
        </w:rPr>
        <w:t>faktor</w:t>
      </w:r>
      <w:proofErr w:type="spellEnd"/>
      <w:r w:rsidRPr="009B2A8C">
        <w:rPr>
          <w:sz w:val="24"/>
          <w:szCs w:val="24"/>
          <w:lang w:val="en-ID"/>
        </w:rPr>
        <w:t xml:space="preserve"> </w:t>
      </w:r>
      <w:proofErr w:type="spellStart"/>
      <w:r w:rsidRPr="009B2A8C">
        <w:rPr>
          <w:sz w:val="24"/>
          <w:szCs w:val="24"/>
          <w:lang w:val="en-ID"/>
        </w:rPr>
        <w:t>pendorong</w:t>
      </w:r>
      <w:proofErr w:type="spellEnd"/>
      <w:r w:rsidRPr="009B2A8C">
        <w:rPr>
          <w:sz w:val="24"/>
          <w:szCs w:val="24"/>
          <w:lang w:val="en-ID"/>
        </w:rPr>
        <w:t xml:space="preserve"> </w:t>
      </w:r>
      <w:proofErr w:type="spellStart"/>
      <w:r w:rsidRPr="009B2A8C">
        <w:rPr>
          <w:sz w:val="24"/>
          <w:szCs w:val="24"/>
          <w:lang w:val="en-ID"/>
        </w:rPr>
        <w:t>utama</w:t>
      </w:r>
      <w:proofErr w:type="spellEnd"/>
      <w:r w:rsidRPr="009B2A8C">
        <w:rPr>
          <w:sz w:val="24"/>
          <w:szCs w:val="24"/>
          <w:lang w:val="en-ID"/>
        </w:rPr>
        <w:t xml:space="preserve"> (key driver) yang </w:t>
      </w:r>
      <w:proofErr w:type="spellStart"/>
      <w:r w:rsidRPr="009B2A8C">
        <w:rPr>
          <w:sz w:val="24"/>
          <w:szCs w:val="24"/>
          <w:lang w:val="en-ID"/>
        </w:rPr>
        <w:t>mendominasi</w:t>
      </w:r>
      <w:proofErr w:type="spellEnd"/>
      <w:r w:rsidRPr="009B2A8C">
        <w:rPr>
          <w:sz w:val="24"/>
          <w:szCs w:val="24"/>
          <w:lang w:val="en-ID"/>
        </w:rPr>
        <w:t xml:space="preserve"> </w:t>
      </w:r>
      <w:proofErr w:type="spellStart"/>
      <w:r w:rsidRPr="009B2A8C">
        <w:rPr>
          <w:sz w:val="24"/>
          <w:szCs w:val="24"/>
          <w:lang w:val="en-ID"/>
        </w:rPr>
        <w:t>pembentukan</w:t>
      </w:r>
      <w:proofErr w:type="spellEnd"/>
      <w:r w:rsidRPr="009B2A8C">
        <w:rPr>
          <w:sz w:val="24"/>
          <w:szCs w:val="24"/>
          <w:lang w:val="en-ID"/>
        </w:rPr>
        <w:t xml:space="preserve"> </w:t>
      </w:r>
      <w:proofErr w:type="spellStart"/>
      <w:r w:rsidRPr="009B2A8C">
        <w:rPr>
          <w:sz w:val="24"/>
          <w:szCs w:val="24"/>
          <w:lang w:val="en-ID"/>
        </w:rPr>
        <w:t>capaian</w:t>
      </w:r>
      <w:proofErr w:type="spellEnd"/>
      <w:r w:rsidRPr="009B2A8C">
        <w:rPr>
          <w:sz w:val="24"/>
          <w:szCs w:val="24"/>
          <w:lang w:val="en-ID"/>
        </w:rPr>
        <w:t xml:space="preserve"> </w:t>
      </w:r>
      <w:proofErr w:type="spellStart"/>
      <w:r w:rsidRPr="009B2A8C">
        <w:rPr>
          <w:sz w:val="24"/>
          <w:szCs w:val="24"/>
          <w:lang w:val="en-ID"/>
        </w:rPr>
        <w:t>kinerja</w:t>
      </w:r>
      <w:proofErr w:type="spellEnd"/>
      <w:r w:rsidRPr="009B2A8C">
        <w:rPr>
          <w:sz w:val="24"/>
          <w:szCs w:val="24"/>
          <w:lang w:val="en-ID"/>
        </w:rPr>
        <w:t xml:space="preserve"> </w:t>
      </w:r>
      <w:proofErr w:type="spellStart"/>
      <w:r w:rsidRPr="009B2A8C">
        <w:rPr>
          <w:sz w:val="24"/>
          <w:szCs w:val="24"/>
          <w:lang w:val="en-ID"/>
        </w:rPr>
        <w:t>individu</w:t>
      </w:r>
      <w:proofErr w:type="spellEnd"/>
      <w:r w:rsidRPr="009B2A8C">
        <w:rPr>
          <w:sz w:val="24"/>
          <w:szCs w:val="24"/>
          <w:lang w:val="en-ID"/>
        </w:rPr>
        <w:t xml:space="preserve"> di </w:t>
      </w:r>
      <w:proofErr w:type="spellStart"/>
      <w:r w:rsidRPr="009B2A8C">
        <w:rPr>
          <w:sz w:val="24"/>
          <w:szCs w:val="24"/>
          <w:lang w:val="en-ID"/>
        </w:rPr>
        <w:t>lingkungan</w:t>
      </w:r>
      <w:proofErr w:type="spellEnd"/>
      <w:r w:rsidRPr="009B2A8C">
        <w:rPr>
          <w:sz w:val="24"/>
          <w:szCs w:val="24"/>
          <w:lang w:val="en-ID"/>
        </w:rPr>
        <w:t xml:space="preserve"> </w:t>
      </w:r>
      <w:proofErr w:type="spellStart"/>
      <w:r w:rsidRPr="009B2A8C">
        <w:rPr>
          <w:sz w:val="24"/>
          <w:szCs w:val="24"/>
          <w:lang w:val="en-ID"/>
        </w:rPr>
        <w:t>perbendaharaan</w:t>
      </w:r>
      <w:proofErr w:type="spellEnd"/>
      <w:r w:rsidRPr="009B2A8C">
        <w:rPr>
          <w:sz w:val="24"/>
          <w:szCs w:val="24"/>
          <w:lang w:val="en-ID"/>
        </w:rPr>
        <w:t xml:space="preserve"> negara. </w:t>
      </w:r>
      <w:proofErr w:type="spellStart"/>
      <w:r w:rsidRPr="009B2A8C">
        <w:rPr>
          <w:sz w:val="24"/>
          <w:szCs w:val="24"/>
          <w:lang w:val="en-ID"/>
        </w:rPr>
        <w:t>Sementara</w:t>
      </w:r>
      <w:proofErr w:type="spellEnd"/>
      <w:r w:rsidRPr="009B2A8C">
        <w:rPr>
          <w:sz w:val="24"/>
          <w:szCs w:val="24"/>
          <w:lang w:val="en-ID"/>
        </w:rPr>
        <w:t xml:space="preserve"> </w:t>
      </w:r>
      <w:proofErr w:type="spellStart"/>
      <w:r w:rsidRPr="009B2A8C">
        <w:rPr>
          <w:sz w:val="24"/>
          <w:szCs w:val="24"/>
          <w:lang w:val="en-ID"/>
        </w:rPr>
        <w:t>itu</w:t>
      </w:r>
      <w:proofErr w:type="spellEnd"/>
      <w:r w:rsidRPr="009B2A8C">
        <w:rPr>
          <w:sz w:val="24"/>
          <w:szCs w:val="24"/>
          <w:lang w:val="en-ID"/>
        </w:rPr>
        <w:t xml:space="preserve">, </w:t>
      </w:r>
      <w:proofErr w:type="spellStart"/>
      <w:r w:rsidRPr="009B2A8C">
        <w:rPr>
          <w:sz w:val="24"/>
          <w:szCs w:val="24"/>
          <w:lang w:val="en-ID"/>
        </w:rPr>
        <w:t>pengaruh</w:t>
      </w:r>
      <w:proofErr w:type="spellEnd"/>
      <w:r w:rsidRPr="009B2A8C">
        <w:rPr>
          <w:sz w:val="24"/>
          <w:szCs w:val="24"/>
          <w:lang w:val="en-ID"/>
        </w:rPr>
        <w:t xml:space="preserve"> </w:t>
      </w:r>
      <w:proofErr w:type="spellStart"/>
      <w:r w:rsidRPr="009B2A8C">
        <w:rPr>
          <w:sz w:val="24"/>
          <w:szCs w:val="24"/>
          <w:lang w:val="en-ID"/>
        </w:rPr>
        <w:t>langsung</w:t>
      </w:r>
      <w:proofErr w:type="spellEnd"/>
      <w:r w:rsidRPr="009B2A8C">
        <w:rPr>
          <w:sz w:val="24"/>
          <w:szCs w:val="24"/>
          <w:lang w:val="en-ID"/>
        </w:rPr>
        <w:t xml:space="preserve"> </w:t>
      </w:r>
      <w:proofErr w:type="spellStart"/>
      <w:r w:rsidRPr="009B2A8C">
        <w:rPr>
          <w:sz w:val="24"/>
          <w:szCs w:val="24"/>
          <w:lang w:val="en-ID"/>
        </w:rPr>
        <w:t>Sistem</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Fleksibel</w:t>
      </w:r>
      <w:proofErr w:type="spellEnd"/>
      <w:r w:rsidRPr="009B2A8C">
        <w:rPr>
          <w:sz w:val="24"/>
          <w:szCs w:val="24"/>
          <w:lang w:val="en-ID"/>
        </w:rPr>
        <w:t xml:space="preserve"> (X) </w:t>
      </w:r>
      <w:proofErr w:type="spellStart"/>
      <w:r w:rsidRPr="009B2A8C">
        <w:rPr>
          <w:sz w:val="24"/>
          <w:szCs w:val="24"/>
          <w:lang w:val="en-ID"/>
        </w:rPr>
        <w:t>terhadap</w:t>
      </w:r>
      <w:proofErr w:type="spellEnd"/>
      <w:r w:rsidRPr="009B2A8C">
        <w:rPr>
          <w:sz w:val="24"/>
          <w:szCs w:val="24"/>
          <w:lang w:val="en-ID"/>
        </w:rPr>
        <w:t xml:space="preserve"> Kinerja </w:t>
      </w:r>
      <w:proofErr w:type="spellStart"/>
      <w:r w:rsidRPr="009B2A8C">
        <w:rPr>
          <w:sz w:val="24"/>
          <w:szCs w:val="24"/>
          <w:lang w:val="en-ID"/>
        </w:rPr>
        <w:t>Pegawai</w:t>
      </w:r>
      <w:proofErr w:type="spellEnd"/>
      <w:r w:rsidRPr="009B2A8C">
        <w:rPr>
          <w:sz w:val="24"/>
          <w:szCs w:val="24"/>
          <w:lang w:val="en-ID"/>
        </w:rPr>
        <w:t xml:space="preserve"> (Y) </w:t>
      </w:r>
      <w:proofErr w:type="spellStart"/>
      <w:r w:rsidRPr="009B2A8C">
        <w:rPr>
          <w:sz w:val="24"/>
          <w:szCs w:val="24"/>
          <w:lang w:val="en-ID"/>
        </w:rPr>
        <w:t>menghasilkan</w:t>
      </w:r>
      <w:proofErr w:type="spellEnd"/>
      <w:r w:rsidRPr="009B2A8C">
        <w:rPr>
          <w:sz w:val="24"/>
          <w:szCs w:val="24"/>
          <w:lang w:val="en-ID"/>
        </w:rPr>
        <w:t xml:space="preserve"> </w:t>
      </w:r>
      <w:proofErr w:type="spellStart"/>
      <w:r w:rsidRPr="009B2A8C">
        <w:rPr>
          <w:sz w:val="24"/>
          <w:szCs w:val="24"/>
          <w:lang w:val="en-ID"/>
        </w:rPr>
        <w:t>nilai</w:t>
      </w:r>
      <w:proofErr w:type="spellEnd"/>
      <w:r w:rsidRPr="009B2A8C">
        <w:rPr>
          <w:sz w:val="24"/>
          <w:szCs w:val="24"/>
          <w:lang w:val="en-ID"/>
        </w:rPr>
        <w:t xml:space="preserve"> </w:t>
      </w:r>
      <w:r w:rsidR="001403C4" w:rsidRPr="009B2A8C">
        <w:rPr>
          <w:sz w:val="24"/>
          <w:szCs w:val="24"/>
          <w:lang w:val="en-ID"/>
        </w:rPr>
        <w:t>f</w:t>
      </w:r>
      <w:r w:rsidR="001403C4" w:rsidRPr="009B2A8C">
        <w:rPr>
          <w:sz w:val="24"/>
          <w:szCs w:val="24"/>
          <w:vertAlign w:val="superscript"/>
          <w:lang w:val="en-ID"/>
        </w:rPr>
        <w:t xml:space="preserve">2 </w:t>
      </w:r>
      <w:proofErr w:type="spellStart"/>
      <w:r w:rsidRPr="009B2A8C">
        <w:rPr>
          <w:sz w:val="24"/>
          <w:szCs w:val="24"/>
          <w:lang w:val="en-ID"/>
        </w:rPr>
        <w:t>sebesar</w:t>
      </w:r>
      <w:proofErr w:type="spellEnd"/>
      <w:r w:rsidRPr="009B2A8C">
        <w:rPr>
          <w:sz w:val="24"/>
          <w:szCs w:val="24"/>
          <w:lang w:val="en-ID"/>
        </w:rPr>
        <w:t xml:space="preserve"> 0,026, yang </w:t>
      </w:r>
      <w:proofErr w:type="spellStart"/>
      <w:r w:rsidRPr="009B2A8C">
        <w:rPr>
          <w:sz w:val="24"/>
          <w:szCs w:val="24"/>
          <w:lang w:val="en-ID"/>
        </w:rPr>
        <w:t>berada</w:t>
      </w:r>
      <w:proofErr w:type="spellEnd"/>
      <w:r w:rsidRPr="009B2A8C">
        <w:rPr>
          <w:sz w:val="24"/>
          <w:szCs w:val="24"/>
          <w:lang w:val="en-ID"/>
        </w:rPr>
        <w:t xml:space="preserve"> pada </w:t>
      </w:r>
      <w:proofErr w:type="spellStart"/>
      <w:r w:rsidRPr="009B2A8C">
        <w:rPr>
          <w:sz w:val="24"/>
          <w:szCs w:val="24"/>
          <w:lang w:val="en-ID"/>
        </w:rPr>
        <w:t>kategori</w:t>
      </w:r>
      <w:proofErr w:type="spellEnd"/>
      <w:r w:rsidRPr="009B2A8C">
        <w:rPr>
          <w:sz w:val="24"/>
          <w:szCs w:val="24"/>
          <w:lang w:val="en-ID"/>
        </w:rPr>
        <w:t xml:space="preserve"> </w:t>
      </w:r>
      <w:proofErr w:type="spellStart"/>
      <w:r w:rsidRPr="009B2A8C">
        <w:rPr>
          <w:sz w:val="24"/>
          <w:szCs w:val="24"/>
          <w:lang w:val="en-ID"/>
        </w:rPr>
        <w:t>efek</w:t>
      </w:r>
      <w:proofErr w:type="spellEnd"/>
      <w:r w:rsidRPr="009B2A8C">
        <w:rPr>
          <w:sz w:val="24"/>
          <w:szCs w:val="24"/>
          <w:lang w:val="en-ID"/>
        </w:rPr>
        <w:t xml:space="preserve"> </w:t>
      </w:r>
      <w:proofErr w:type="spellStart"/>
      <w:r w:rsidRPr="009B2A8C">
        <w:rPr>
          <w:sz w:val="24"/>
          <w:szCs w:val="24"/>
          <w:lang w:val="en-ID"/>
        </w:rPr>
        <w:t>kecil</w:t>
      </w:r>
      <w:proofErr w:type="spellEnd"/>
      <w:r w:rsidRPr="009B2A8C">
        <w:rPr>
          <w:sz w:val="24"/>
          <w:szCs w:val="24"/>
          <w:lang w:val="en-ID"/>
        </w:rPr>
        <w:t xml:space="preserve"> (</w:t>
      </w:r>
      <w:r w:rsidRPr="009B2A8C">
        <w:rPr>
          <w:i/>
          <w:iCs/>
          <w:sz w:val="24"/>
          <w:szCs w:val="24"/>
          <w:lang w:val="en-ID"/>
        </w:rPr>
        <w:t>small effect size</w:t>
      </w:r>
      <w:r w:rsidRPr="009B2A8C">
        <w:rPr>
          <w:sz w:val="24"/>
          <w:szCs w:val="24"/>
          <w:lang w:val="en-ID"/>
        </w:rPr>
        <w:t xml:space="preserve">) (0,02 </w:t>
      </w:r>
      <w:r w:rsidR="00A53E19" w:rsidRPr="009B2A8C">
        <w:rPr>
          <w:sz w:val="24"/>
          <w:szCs w:val="24"/>
          <w:lang w:val="en-ID"/>
        </w:rPr>
        <w:t>≤</w:t>
      </w:r>
      <w:r w:rsidRPr="009B2A8C">
        <w:rPr>
          <w:sz w:val="24"/>
          <w:szCs w:val="24"/>
          <w:lang w:val="en-ID"/>
        </w:rPr>
        <w:t xml:space="preserve"> </w:t>
      </w:r>
      <w:r w:rsidR="007909A8" w:rsidRPr="009B2A8C">
        <w:rPr>
          <w:sz w:val="24"/>
          <w:szCs w:val="24"/>
          <w:lang w:val="en-ID"/>
        </w:rPr>
        <w:t>f</w:t>
      </w:r>
      <w:r w:rsidR="007909A8" w:rsidRPr="009B2A8C">
        <w:rPr>
          <w:sz w:val="24"/>
          <w:szCs w:val="24"/>
          <w:vertAlign w:val="superscript"/>
          <w:lang w:val="en-ID"/>
        </w:rPr>
        <w:t>2</w:t>
      </w:r>
      <w:r w:rsidRPr="009B2A8C">
        <w:rPr>
          <w:sz w:val="24"/>
          <w:szCs w:val="24"/>
          <w:lang w:val="en-ID"/>
        </w:rPr>
        <w:t xml:space="preserve"> &lt; 0,15). </w:t>
      </w:r>
      <w:proofErr w:type="spellStart"/>
      <w:r w:rsidRPr="009B2A8C">
        <w:rPr>
          <w:sz w:val="24"/>
          <w:szCs w:val="24"/>
          <w:lang w:val="en-ID"/>
        </w:rPr>
        <w:t>Temuan</w:t>
      </w:r>
      <w:proofErr w:type="spellEnd"/>
      <w:r w:rsidRPr="009B2A8C">
        <w:rPr>
          <w:sz w:val="24"/>
          <w:szCs w:val="24"/>
          <w:lang w:val="en-ID"/>
        </w:rPr>
        <w:t xml:space="preserve"> </w:t>
      </w:r>
      <w:proofErr w:type="spellStart"/>
      <w:r w:rsidRPr="009B2A8C">
        <w:rPr>
          <w:sz w:val="24"/>
          <w:szCs w:val="24"/>
          <w:lang w:val="en-ID"/>
        </w:rPr>
        <w:t>besaran</w:t>
      </w:r>
      <w:proofErr w:type="spellEnd"/>
      <w:r w:rsidRPr="009B2A8C">
        <w:rPr>
          <w:sz w:val="24"/>
          <w:szCs w:val="24"/>
          <w:lang w:val="en-ID"/>
        </w:rPr>
        <w:t xml:space="preserve"> </w:t>
      </w:r>
      <w:proofErr w:type="spellStart"/>
      <w:r w:rsidRPr="009B2A8C">
        <w:rPr>
          <w:sz w:val="24"/>
          <w:szCs w:val="24"/>
          <w:lang w:val="en-ID"/>
        </w:rPr>
        <w:t>efek</w:t>
      </w:r>
      <w:proofErr w:type="spellEnd"/>
      <w:r w:rsidRPr="009B2A8C">
        <w:rPr>
          <w:sz w:val="24"/>
          <w:szCs w:val="24"/>
          <w:lang w:val="en-ID"/>
        </w:rPr>
        <w:t xml:space="preserve"> </w:t>
      </w:r>
      <w:proofErr w:type="spellStart"/>
      <w:r w:rsidRPr="009B2A8C">
        <w:rPr>
          <w:sz w:val="24"/>
          <w:szCs w:val="24"/>
          <w:lang w:val="en-ID"/>
        </w:rPr>
        <w:t>kecil</w:t>
      </w:r>
      <w:proofErr w:type="spellEnd"/>
      <w:r w:rsidRPr="009B2A8C">
        <w:rPr>
          <w:sz w:val="24"/>
          <w:szCs w:val="24"/>
          <w:lang w:val="en-ID"/>
        </w:rPr>
        <w:t xml:space="preserve"> pada </w:t>
      </w:r>
      <w:proofErr w:type="spellStart"/>
      <w:r w:rsidRPr="009B2A8C">
        <w:rPr>
          <w:sz w:val="24"/>
          <w:szCs w:val="24"/>
          <w:lang w:val="en-ID"/>
        </w:rPr>
        <w:t>jalur</w:t>
      </w:r>
      <w:proofErr w:type="spellEnd"/>
      <w:r w:rsidRPr="009B2A8C">
        <w:rPr>
          <w:sz w:val="24"/>
          <w:szCs w:val="24"/>
          <w:lang w:val="en-ID"/>
        </w:rPr>
        <w:t xml:space="preserve"> </w:t>
      </w:r>
      <w:proofErr w:type="spellStart"/>
      <w:r w:rsidRPr="009B2A8C">
        <w:rPr>
          <w:sz w:val="24"/>
          <w:szCs w:val="24"/>
          <w:lang w:val="en-ID"/>
        </w:rPr>
        <w:t>langsung</w:t>
      </w:r>
      <w:proofErr w:type="spellEnd"/>
      <w:r w:rsidRPr="009B2A8C">
        <w:rPr>
          <w:sz w:val="24"/>
          <w:szCs w:val="24"/>
          <w:lang w:val="en-ID"/>
        </w:rPr>
        <w:t xml:space="preserve"> X </w:t>
      </w:r>
      <w:proofErr w:type="spellStart"/>
      <w:r w:rsidR="007909A8" w:rsidRPr="009B2A8C">
        <w:rPr>
          <w:sz w:val="24"/>
          <w:szCs w:val="24"/>
          <w:lang w:val="en-ID"/>
        </w:rPr>
        <w:t>ke</w:t>
      </w:r>
      <w:proofErr w:type="spellEnd"/>
      <w:r w:rsidRPr="009B2A8C">
        <w:rPr>
          <w:sz w:val="24"/>
          <w:szCs w:val="24"/>
          <w:lang w:val="en-ID"/>
        </w:rPr>
        <w:t xml:space="preserve"> </w:t>
      </w:r>
      <w:r w:rsidR="007909A8" w:rsidRPr="009B2A8C">
        <w:rPr>
          <w:sz w:val="24"/>
          <w:szCs w:val="24"/>
          <w:lang w:val="en-ID"/>
        </w:rPr>
        <w:t>Y</w:t>
      </w:r>
      <w:r w:rsidRPr="009B2A8C">
        <w:rPr>
          <w:sz w:val="24"/>
          <w:szCs w:val="24"/>
          <w:lang w:val="en-ID"/>
        </w:rPr>
        <w:t xml:space="preserve">, </w:t>
      </w:r>
      <w:proofErr w:type="spellStart"/>
      <w:r w:rsidRPr="009B2A8C">
        <w:rPr>
          <w:sz w:val="24"/>
          <w:szCs w:val="24"/>
          <w:lang w:val="en-ID"/>
        </w:rPr>
        <w:t>apabila</w:t>
      </w:r>
      <w:proofErr w:type="spellEnd"/>
      <w:r w:rsidRPr="009B2A8C">
        <w:rPr>
          <w:sz w:val="24"/>
          <w:szCs w:val="24"/>
          <w:lang w:val="en-ID"/>
        </w:rPr>
        <w:t xml:space="preserve"> </w:t>
      </w:r>
      <w:proofErr w:type="spellStart"/>
      <w:r w:rsidRPr="009B2A8C">
        <w:rPr>
          <w:sz w:val="24"/>
          <w:szCs w:val="24"/>
          <w:lang w:val="en-ID"/>
        </w:rPr>
        <w:t>disandingkan</w:t>
      </w:r>
      <w:proofErr w:type="spellEnd"/>
      <w:r w:rsidRPr="009B2A8C">
        <w:rPr>
          <w:sz w:val="24"/>
          <w:szCs w:val="24"/>
          <w:lang w:val="en-ID"/>
        </w:rPr>
        <w:t xml:space="preserve"> </w:t>
      </w:r>
      <w:proofErr w:type="spellStart"/>
      <w:r w:rsidRPr="009B2A8C">
        <w:rPr>
          <w:sz w:val="24"/>
          <w:szCs w:val="24"/>
          <w:lang w:val="en-ID"/>
        </w:rPr>
        <w:t>dengan</w:t>
      </w:r>
      <w:proofErr w:type="spellEnd"/>
      <w:r w:rsidRPr="009B2A8C">
        <w:rPr>
          <w:sz w:val="24"/>
          <w:szCs w:val="24"/>
          <w:lang w:val="en-ID"/>
        </w:rPr>
        <w:t xml:space="preserve"> </w:t>
      </w:r>
      <w:proofErr w:type="spellStart"/>
      <w:r w:rsidRPr="009B2A8C">
        <w:rPr>
          <w:sz w:val="24"/>
          <w:szCs w:val="24"/>
          <w:lang w:val="en-ID"/>
        </w:rPr>
        <w:t>nilai</w:t>
      </w:r>
      <w:proofErr w:type="spellEnd"/>
      <w:r w:rsidRPr="009B2A8C">
        <w:rPr>
          <w:sz w:val="24"/>
          <w:szCs w:val="24"/>
          <w:lang w:val="en-ID"/>
        </w:rPr>
        <w:t xml:space="preserve"> </w:t>
      </w:r>
      <w:r w:rsidR="001403C4" w:rsidRPr="009B2A8C">
        <w:rPr>
          <w:sz w:val="24"/>
          <w:szCs w:val="24"/>
          <w:lang w:val="en-ID"/>
        </w:rPr>
        <w:t>f</w:t>
      </w:r>
      <w:r w:rsidR="001403C4" w:rsidRPr="009B2A8C">
        <w:rPr>
          <w:sz w:val="24"/>
          <w:szCs w:val="24"/>
          <w:vertAlign w:val="superscript"/>
          <w:lang w:val="en-ID"/>
        </w:rPr>
        <w:t xml:space="preserve">2 </w:t>
      </w:r>
      <w:r w:rsidRPr="009B2A8C">
        <w:rPr>
          <w:sz w:val="24"/>
          <w:szCs w:val="24"/>
          <w:lang w:val="en-ID"/>
        </w:rPr>
        <w:t>X</w:t>
      </w:r>
      <w:r w:rsidR="007909A8" w:rsidRPr="009B2A8C">
        <w:rPr>
          <w:sz w:val="24"/>
          <w:szCs w:val="24"/>
          <w:lang w:val="en-ID"/>
        </w:rPr>
        <w:t xml:space="preserve"> </w:t>
      </w:r>
      <w:proofErr w:type="spellStart"/>
      <w:r w:rsidR="007909A8" w:rsidRPr="009B2A8C">
        <w:rPr>
          <w:sz w:val="24"/>
          <w:szCs w:val="24"/>
          <w:lang w:val="en-ID"/>
        </w:rPr>
        <w:t>ke</w:t>
      </w:r>
      <w:proofErr w:type="spellEnd"/>
      <w:r w:rsidR="007909A8" w:rsidRPr="009B2A8C">
        <w:rPr>
          <w:sz w:val="24"/>
          <w:szCs w:val="24"/>
          <w:lang w:val="en-ID"/>
        </w:rPr>
        <w:t xml:space="preserve"> </w:t>
      </w:r>
      <w:r w:rsidRPr="009B2A8C">
        <w:rPr>
          <w:sz w:val="24"/>
          <w:szCs w:val="24"/>
          <w:lang w:val="en-ID"/>
        </w:rPr>
        <w:t xml:space="preserve">Z (0,557) dan Z </w:t>
      </w:r>
      <w:proofErr w:type="spellStart"/>
      <w:r w:rsidR="007909A8" w:rsidRPr="009B2A8C">
        <w:rPr>
          <w:sz w:val="24"/>
          <w:szCs w:val="24"/>
          <w:lang w:val="en-ID"/>
        </w:rPr>
        <w:t>ke</w:t>
      </w:r>
      <w:proofErr w:type="spellEnd"/>
      <w:r w:rsidR="007909A8" w:rsidRPr="009B2A8C">
        <w:rPr>
          <w:sz w:val="24"/>
          <w:szCs w:val="24"/>
          <w:lang w:val="en-ID"/>
        </w:rPr>
        <w:t xml:space="preserve"> </w:t>
      </w:r>
      <w:r w:rsidRPr="009B2A8C">
        <w:rPr>
          <w:sz w:val="24"/>
          <w:szCs w:val="24"/>
          <w:lang w:val="en-ID"/>
        </w:rPr>
        <w:t xml:space="preserve">Y (1,139) yang sangat </w:t>
      </w:r>
      <w:proofErr w:type="spellStart"/>
      <w:r w:rsidRPr="009B2A8C">
        <w:rPr>
          <w:sz w:val="24"/>
          <w:szCs w:val="24"/>
          <w:lang w:val="en-ID"/>
        </w:rPr>
        <w:t>dominan</w:t>
      </w:r>
      <w:proofErr w:type="spellEnd"/>
      <w:r w:rsidRPr="009B2A8C">
        <w:rPr>
          <w:sz w:val="24"/>
          <w:szCs w:val="24"/>
          <w:lang w:val="en-ID"/>
        </w:rPr>
        <w:t xml:space="preserve">, </w:t>
      </w:r>
      <w:proofErr w:type="spellStart"/>
      <w:r w:rsidRPr="009B2A8C">
        <w:rPr>
          <w:sz w:val="24"/>
          <w:szCs w:val="24"/>
          <w:lang w:val="en-ID"/>
        </w:rPr>
        <w:t>semakin</w:t>
      </w:r>
      <w:proofErr w:type="spellEnd"/>
      <w:r w:rsidRPr="009B2A8C">
        <w:rPr>
          <w:sz w:val="24"/>
          <w:szCs w:val="24"/>
          <w:lang w:val="en-ID"/>
        </w:rPr>
        <w:t xml:space="preserve"> </w:t>
      </w:r>
      <w:proofErr w:type="spellStart"/>
      <w:r w:rsidRPr="009B2A8C">
        <w:rPr>
          <w:sz w:val="24"/>
          <w:szCs w:val="24"/>
          <w:lang w:val="en-ID"/>
        </w:rPr>
        <w:t>memperkuat</w:t>
      </w:r>
      <w:proofErr w:type="spellEnd"/>
      <w:r w:rsidRPr="009B2A8C">
        <w:rPr>
          <w:sz w:val="24"/>
          <w:szCs w:val="24"/>
          <w:lang w:val="en-ID"/>
        </w:rPr>
        <w:t xml:space="preserve"> </w:t>
      </w:r>
      <w:proofErr w:type="spellStart"/>
      <w:r w:rsidRPr="009B2A8C">
        <w:rPr>
          <w:sz w:val="24"/>
          <w:szCs w:val="24"/>
          <w:lang w:val="en-ID"/>
        </w:rPr>
        <w:t>bukti</w:t>
      </w:r>
      <w:proofErr w:type="spellEnd"/>
      <w:r w:rsidRPr="009B2A8C">
        <w:rPr>
          <w:sz w:val="24"/>
          <w:szCs w:val="24"/>
          <w:lang w:val="en-ID"/>
        </w:rPr>
        <w:t xml:space="preserve"> </w:t>
      </w:r>
      <w:proofErr w:type="spellStart"/>
      <w:r w:rsidRPr="009B2A8C">
        <w:rPr>
          <w:sz w:val="24"/>
          <w:szCs w:val="24"/>
          <w:lang w:val="en-ID"/>
        </w:rPr>
        <w:t>empiris</w:t>
      </w:r>
      <w:proofErr w:type="spellEnd"/>
      <w:r w:rsidRPr="009B2A8C">
        <w:rPr>
          <w:sz w:val="24"/>
          <w:szCs w:val="24"/>
          <w:lang w:val="en-ID"/>
        </w:rPr>
        <w:t xml:space="preserve"> </w:t>
      </w:r>
      <w:proofErr w:type="spellStart"/>
      <w:r w:rsidRPr="009B2A8C">
        <w:rPr>
          <w:sz w:val="24"/>
          <w:szCs w:val="24"/>
          <w:lang w:val="en-ID"/>
        </w:rPr>
        <w:t>keberadaan</w:t>
      </w:r>
      <w:proofErr w:type="spellEnd"/>
      <w:r w:rsidRPr="009B2A8C">
        <w:rPr>
          <w:sz w:val="24"/>
          <w:szCs w:val="24"/>
          <w:lang w:val="en-ID"/>
        </w:rPr>
        <w:t xml:space="preserve"> </w:t>
      </w:r>
      <w:proofErr w:type="spellStart"/>
      <w:r w:rsidRPr="009B2A8C">
        <w:rPr>
          <w:sz w:val="24"/>
          <w:szCs w:val="24"/>
          <w:lang w:val="en-ID"/>
        </w:rPr>
        <w:t>peran</w:t>
      </w:r>
      <w:proofErr w:type="spellEnd"/>
      <w:r w:rsidRPr="009B2A8C">
        <w:rPr>
          <w:sz w:val="24"/>
          <w:szCs w:val="24"/>
          <w:lang w:val="en-ID"/>
        </w:rPr>
        <w:t xml:space="preserve"> intervening </w:t>
      </w:r>
      <w:proofErr w:type="spellStart"/>
      <w:r w:rsidRPr="009B2A8C">
        <w:rPr>
          <w:sz w:val="24"/>
          <w:szCs w:val="24"/>
          <w:lang w:val="en-ID"/>
        </w:rPr>
        <w:t>dari</w:t>
      </w:r>
      <w:proofErr w:type="spellEnd"/>
      <w:r w:rsidRPr="009B2A8C">
        <w:rPr>
          <w:sz w:val="24"/>
          <w:szCs w:val="24"/>
          <w:lang w:val="en-ID"/>
        </w:rPr>
        <w:t xml:space="preserve"> </w:t>
      </w:r>
      <w:r w:rsidR="00273E10" w:rsidRPr="00273E10">
        <w:rPr>
          <w:i/>
          <w:iCs/>
          <w:sz w:val="24"/>
          <w:szCs w:val="24"/>
          <w:lang w:val="en-ID"/>
        </w:rPr>
        <w:t>Job Enrichment</w:t>
      </w:r>
      <w:r w:rsidRPr="009B2A8C">
        <w:rPr>
          <w:sz w:val="24"/>
          <w:szCs w:val="24"/>
          <w:lang w:val="en-ID"/>
        </w:rPr>
        <w:t xml:space="preserve"> (Z). Artinya, </w:t>
      </w:r>
      <w:proofErr w:type="spellStart"/>
      <w:r w:rsidRPr="009B2A8C">
        <w:rPr>
          <w:sz w:val="24"/>
          <w:szCs w:val="24"/>
          <w:lang w:val="en-ID"/>
        </w:rPr>
        <w:t>penerapan</w:t>
      </w:r>
      <w:proofErr w:type="spellEnd"/>
      <w:r w:rsidRPr="009B2A8C">
        <w:rPr>
          <w:sz w:val="24"/>
          <w:szCs w:val="24"/>
          <w:lang w:val="en-ID"/>
        </w:rPr>
        <w:t xml:space="preserve"> </w:t>
      </w:r>
      <w:proofErr w:type="spellStart"/>
      <w:r w:rsidRPr="009B2A8C">
        <w:rPr>
          <w:sz w:val="24"/>
          <w:szCs w:val="24"/>
          <w:lang w:val="en-ID"/>
        </w:rPr>
        <w:t>sistem</w:t>
      </w:r>
      <w:proofErr w:type="spellEnd"/>
      <w:r w:rsidRPr="009B2A8C">
        <w:rPr>
          <w:sz w:val="24"/>
          <w:szCs w:val="24"/>
          <w:lang w:val="en-ID"/>
        </w:rPr>
        <w:t xml:space="preserve"> </w:t>
      </w:r>
      <w:proofErr w:type="spellStart"/>
      <w:r w:rsidRPr="009B2A8C">
        <w:rPr>
          <w:sz w:val="24"/>
          <w:szCs w:val="24"/>
          <w:lang w:val="en-ID"/>
        </w:rPr>
        <w:t>kerja</w:t>
      </w:r>
      <w:proofErr w:type="spellEnd"/>
      <w:r w:rsidRPr="009B2A8C">
        <w:rPr>
          <w:sz w:val="24"/>
          <w:szCs w:val="24"/>
          <w:lang w:val="en-ID"/>
        </w:rPr>
        <w:t xml:space="preserve"> </w:t>
      </w:r>
      <w:proofErr w:type="spellStart"/>
      <w:r w:rsidRPr="009B2A8C">
        <w:rPr>
          <w:sz w:val="24"/>
          <w:szCs w:val="24"/>
          <w:lang w:val="en-ID"/>
        </w:rPr>
        <w:t>fleksibel</w:t>
      </w:r>
      <w:proofErr w:type="spellEnd"/>
      <w:r w:rsidRPr="009B2A8C">
        <w:rPr>
          <w:sz w:val="24"/>
          <w:szCs w:val="24"/>
          <w:lang w:val="en-ID"/>
        </w:rPr>
        <w:t xml:space="preserve"> di KPPN KPH </w:t>
      </w:r>
      <w:proofErr w:type="spellStart"/>
      <w:r w:rsidRPr="009B2A8C">
        <w:rPr>
          <w:sz w:val="24"/>
          <w:szCs w:val="24"/>
          <w:lang w:val="en-ID"/>
        </w:rPr>
        <w:t>tidak</w:t>
      </w:r>
      <w:proofErr w:type="spellEnd"/>
      <w:r w:rsidRPr="009B2A8C">
        <w:rPr>
          <w:sz w:val="24"/>
          <w:szCs w:val="24"/>
          <w:lang w:val="en-ID"/>
        </w:rPr>
        <w:t xml:space="preserve"> </w:t>
      </w:r>
      <w:proofErr w:type="spellStart"/>
      <w:r w:rsidRPr="009B2A8C">
        <w:rPr>
          <w:sz w:val="24"/>
          <w:szCs w:val="24"/>
          <w:lang w:val="en-ID"/>
        </w:rPr>
        <w:t>akan</w:t>
      </w:r>
      <w:proofErr w:type="spellEnd"/>
      <w:r w:rsidRPr="009B2A8C">
        <w:rPr>
          <w:sz w:val="24"/>
          <w:szCs w:val="24"/>
          <w:lang w:val="en-ID"/>
        </w:rPr>
        <w:t xml:space="preserve"> </w:t>
      </w:r>
      <w:proofErr w:type="spellStart"/>
      <w:r w:rsidRPr="009B2A8C">
        <w:rPr>
          <w:sz w:val="24"/>
          <w:szCs w:val="24"/>
          <w:lang w:val="en-ID"/>
        </w:rPr>
        <w:t>serta-merta</w:t>
      </w:r>
      <w:proofErr w:type="spellEnd"/>
      <w:r w:rsidRPr="009B2A8C">
        <w:rPr>
          <w:sz w:val="24"/>
          <w:szCs w:val="24"/>
          <w:lang w:val="en-ID"/>
        </w:rPr>
        <w:t xml:space="preserve"> </w:t>
      </w:r>
      <w:proofErr w:type="spellStart"/>
      <w:r w:rsidRPr="009B2A8C">
        <w:rPr>
          <w:sz w:val="24"/>
          <w:szCs w:val="24"/>
          <w:lang w:val="en-ID"/>
        </w:rPr>
        <w:t>berdampak</w:t>
      </w:r>
      <w:proofErr w:type="spellEnd"/>
      <w:r w:rsidRPr="009B2A8C">
        <w:rPr>
          <w:sz w:val="24"/>
          <w:szCs w:val="24"/>
          <w:lang w:val="en-ID"/>
        </w:rPr>
        <w:t xml:space="preserve"> </w:t>
      </w:r>
      <w:proofErr w:type="spellStart"/>
      <w:r w:rsidRPr="009B2A8C">
        <w:rPr>
          <w:sz w:val="24"/>
          <w:szCs w:val="24"/>
          <w:lang w:val="en-ID"/>
        </w:rPr>
        <w:t>maksimal</w:t>
      </w:r>
      <w:proofErr w:type="spellEnd"/>
      <w:r w:rsidRPr="009B2A8C">
        <w:rPr>
          <w:sz w:val="24"/>
          <w:szCs w:val="24"/>
          <w:lang w:val="en-ID"/>
        </w:rPr>
        <w:t xml:space="preserve"> </w:t>
      </w:r>
      <w:proofErr w:type="spellStart"/>
      <w:r w:rsidRPr="009B2A8C">
        <w:rPr>
          <w:sz w:val="24"/>
          <w:szCs w:val="24"/>
          <w:lang w:val="en-ID"/>
        </w:rPr>
        <w:t>terhadap</w:t>
      </w:r>
      <w:proofErr w:type="spellEnd"/>
      <w:r w:rsidRPr="009B2A8C">
        <w:rPr>
          <w:sz w:val="24"/>
          <w:szCs w:val="24"/>
          <w:lang w:val="en-ID"/>
        </w:rPr>
        <w:t xml:space="preserve"> </w:t>
      </w:r>
      <w:proofErr w:type="spellStart"/>
      <w:r w:rsidRPr="009B2A8C">
        <w:rPr>
          <w:sz w:val="24"/>
          <w:szCs w:val="24"/>
          <w:lang w:val="en-ID"/>
        </w:rPr>
        <w:t>akselerasi</w:t>
      </w:r>
      <w:proofErr w:type="spellEnd"/>
      <w:r w:rsidRPr="009B2A8C">
        <w:rPr>
          <w:sz w:val="24"/>
          <w:szCs w:val="24"/>
          <w:lang w:val="en-ID"/>
        </w:rPr>
        <w:t xml:space="preserve"> </w:t>
      </w:r>
      <w:proofErr w:type="spellStart"/>
      <w:r w:rsidRPr="009B2A8C">
        <w:rPr>
          <w:sz w:val="24"/>
          <w:szCs w:val="24"/>
          <w:lang w:val="en-ID"/>
        </w:rPr>
        <w:t>kinerja</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 xml:space="preserve"> </w:t>
      </w:r>
      <w:proofErr w:type="spellStart"/>
      <w:r w:rsidRPr="009B2A8C">
        <w:rPr>
          <w:sz w:val="24"/>
          <w:szCs w:val="24"/>
          <w:lang w:val="en-ID"/>
        </w:rPr>
        <w:t>secara</w:t>
      </w:r>
      <w:proofErr w:type="spellEnd"/>
      <w:r w:rsidRPr="009B2A8C">
        <w:rPr>
          <w:sz w:val="24"/>
          <w:szCs w:val="24"/>
          <w:lang w:val="en-ID"/>
        </w:rPr>
        <w:t xml:space="preserve"> </w:t>
      </w:r>
      <w:proofErr w:type="spellStart"/>
      <w:r w:rsidRPr="009B2A8C">
        <w:rPr>
          <w:sz w:val="24"/>
          <w:szCs w:val="24"/>
          <w:lang w:val="en-ID"/>
        </w:rPr>
        <w:t>langsung</w:t>
      </w:r>
      <w:proofErr w:type="spellEnd"/>
      <w:r w:rsidRPr="009B2A8C">
        <w:rPr>
          <w:sz w:val="24"/>
          <w:szCs w:val="24"/>
          <w:lang w:val="en-ID"/>
        </w:rPr>
        <w:t xml:space="preserve">, </w:t>
      </w:r>
      <w:proofErr w:type="spellStart"/>
      <w:r w:rsidRPr="009B2A8C">
        <w:rPr>
          <w:sz w:val="24"/>
          <w:szCs w:val="24"/>
          <w:lang w:val="en-ID"/>
        </w:rPr>
        <w:t>melainkan</w:t>
      </w:r>
      <w:proofErr w:type="spellEnd"/>
      <w:r w:rsidRPr="009B2A8C">
        <w:rPr>
          <w:sz w:val="24"/>
          <w:szCs w:val="24"/>
          <w:lang w:val="en-ID"/>
        </w:rPr>
        <w:t xml:space="preserve"> </w:t>
      </w:r>
      <w:proofErr w:type="spellStart"/>
      <w:r w:rsidRPr="009B2A8C">
        <w:rPr>
          <w:sz w:val="24"/>
          <w:szCs w:val="24"/>
          <w:lang w:val="en-ID"/>
        </w:rPr>
        <w:t>harus</w:t>
      </w:r>
      <w:proofErr w:type="spellEnd"/>
      <w:r w:rsidRPr="009B2A8C">
        <w:rPr>
          <w:sz w:val="24"/>
          <w:szCs w:val="24"/>
          <w:lang w:val="en-ID"/>
        </w:rPr>
        <w:t xml:space="preserve"> </w:t>
      </w:r>
      <w:proofErr w:type="spellStart"/>
      <w:r w:rsidRPr="009B2A8C">
        <w:rPr>
          <w:sz w:val="24"/>
          <w:szCs w:val="24"/>
          <w:lang w:val="en-ID"/>
        </w:rPr>
        <w:lastRenderedPageBreak/>
        <w:t>ditransmisikan</w:t>
      </w:r>
      <w:proofErr w:type="spellEnd"/>
      <w:r w:rsidRPr="009B2A8C">
        <w:rPr>
          <w:sz w:val="24"/>
          <w:szCs w:val="24"/>
          <w:lang w:val="en-ID"/>
        </w:rPr>
        <w:t xml:space="preserve"> dan </w:t>
      </w:r>
      <w:proofErr w:type="spellStart"/>
      <w:r w:rsidRPr="009B2A8C">
        <w:rPr>
          <w:sz w:val="24"/>
          <w:szCs w:val="24"/>
          <w:lang w:val="en-ID"/>
        </w:rPr>
        <w:t>diakselerasi</w:t>
      </w:r>
      <w:proofErr w:type="spellEnd"/>
      <w:r w:rsidRPr="009B2A8C">
        <w:rPr>
          <w:sz w:val="24"/>
          <w:szCs w:val="24"/>
          <w:lang w:val="en-ID"/>
        </w:rPr>
        <w:t xml:space="preserve"> </w:t>
      </w:r>
      <w:proofErr w:type="spellStart"/>
      <w:r w:rsidRPr="009B2A8C">
        <w:rPr>
          <w:sz w:val="24"/>
          <w:szCs w:val="24"/>
          <w:lang w:val="en-ID"/>
        </w:rPr>
        <w:t>secara</w:t>
      </w:r>
      <w:proofErr w:type="spellEnd"/>
      <w:r w:rsidRPr="009B2A8C">
        <w:rPr>
          <w:sz w:val="24"/>
          <w:szCs w:val="24"/>
          <w:lang w:val="en-ID"/>
        </w:rPr>
        <w:t xml:space="preserve"> optimal </w:t>
      </w:r>
      <w:proofErr w:type="spellStart"/>
      <w:r w:rsidRPr="009B2A8C">
        <w:rPr>
          <w:sz w:val="24"/>
          <w:szCs w:val="24"/>
          <w:lang w:val="en-ID"/>
        </w:rPr>
        <w:t>melalui</w:t>
      </w:r>
      <w:proofErr w:type="spellEnd"/>
      <w:r w:rsidRPr="009B2A8C">
        <w:rPr>
          <w:sz w:val="24"/>
          <w:szCs w:val="24"/>
          <w:lang w:val="en-ID"/>
        </w:rPr>
        <w:t xml:space="preserve"> </w:t>
      </w:r>
      <w:proofErr w:type="spellStart"/>
      <w:r w:rsidRPr="009B2A8C">
        <w:rPr>
          <w:sz w:val="24"/>
          <w:szCs w:val="24"/>
          <w:lang w:val="en-ID"/>
        </w:rPr>
        <w:t>pengayaan</w:t>
      </w:r>
      <w:proofErr w:type="spellEnd"/>
      <w:r w:rsidRPr="009B2A8C">
        <w:rPr>
          <w:sz w:val="24"/>
          <w:szCs w:val="24"/>
          <w:lang w:val="en-ID"/>
        </w:rPr>
        <w:t xml:space="preserve"> </w:t>
      </w:r>
      <w:proofErr w:type="spellStart"/>
      <w:r w:rsidRPr="009B2A8C">
        <w:rPr>
          <w:sz w:val="24"/>
          <w:szCs w:val="24"/>
          <w:lang w:val="en-ID"/>
        </w:rPr>
        <w:t>esensi</w:t>
      </w:r>
      <w:proofErr w:type="spellEnd"/>
      <w:r w:rsidRPr="009B2A8C">
        <w:rPr>
          <w:sz w:val="24"/>
          <w:szCs w:val="24"/>
          <w:lang w:val="en-ID"/>
        </w:rPr>
        <w:t xml:space="preserve"> dan </w:t>
      </w:r>
      <w:proofErr w:type="spellStart"/>
      <w:r w:rsidRPr="009B2A8C">
        <w:rPr>
          <w:sz w:val="24"/>
          <w:szCs w:val="24"/>
          <w:lang w:val="en-ID"/>
        </w:rPr>
        <w:t>karakteristik</w:t>
      </w:r>
      <w:proofErr w:type="spellEnd"/>
      <w:r w:rsidRPr="009B2A8C">
        <w:rPr>
          <w:sz w:val="24"/>
          <w:szCs w:val="24"/>
          <w:lang w:val="en-ID"/>
        </w:rPr>
        <w:t xml:space="preserve"> </w:t>
      </w:r>
      <w:proofErr w:type="spellStart"/>
      <w:r w:rsidRPr="009B2A8C">
        <w:rPr>
          <w:sz w:val="24"/>
          <w:szCs w:val="24"/>
          <w:lang w:val="en-ID"/>
        </w:rPr>
        <w:t>tugas</w:t>
      </w:r>
      <w:proofErr w:type="spellEnd"/>
      <w:r w:rsidRPr="009B2A8C">
        <w:rPr>
          <w:sz w:val="24"/>
          <w:szCs w:val="24"/>
          <w:lang w:val="en-ID"/>
        </w:rPr>
        <w:t xml:space="preserve"> </w:t>
      </w:r>
      <w:proofErr w:type="spellStart"/>
      <w:r w:rsidRPr="009B2A8C">
        <w:rPr>
          <w:sz w:val="24"/>
          <w:szCs w:val="24"/>
          <w:lang w:val="en-ID"/>
        </w:rPr>
        <w:t>harian</w:t>
      </w:r>
      <w:proofErr w:type="spellEnd"/>
      <w:r w:rsidRPr="009B2A8C">
        <w:rPr>
          <w:sz w:val="24"/>
          <w:szCs w:val="24"/>
          <w:lang w:val="en-ID"/>
        </w:rPr>
        <w:t xml:space="preserve"> </w:t>
      </w:r>
      <w:proofErr w:type="spellStart"/>
      <w:r w:rsidRPr="009B2A8C">
        <w:rPr>
          <w:sz w:val="24"/>
          <w:szCs w:val="24"/>
          <w:lang w:val="en-ID"/>
        </w:rPr>
        <w:t>pegawai</w:t>
      </w:r>
      <w:proofErr w:type="spellEnd"/>
      <w:r w:rsidRPr="009B2A8C">
        <w:rPr>
          <w:sz w:val="24"/>
          <w:szCs w:val="24"/>
          <w:lang w:val="en-ID"/>
        </w:rPr>
        <w:t>.</w:t>
      </w:r>
    </w:p>
    <w:p w14:paraId="48BE2E96" w14:textId="34DA23DD" w:rsidR="00E10171" w:rsidRPr="009B2A8C" w:rsidRDefault="00921E52" w:rsidP="00E10171">
      <w:pPr>
        <w:pStyle w:val="ListParagraph"/>
        <w:numPr>
          <w:ilvl w:val="3"/>
          <w:numId w:val="8"/>
        </w:numPr>
        <w:rPr>
          <w:sz w:val="24"/>
          <w:szCs w:val="24"/>
          <w:lang w:val="en-ID"/>
        </w:rPr>
      </w:pPr>
      <w:proofErr w:type="spellStart"/>
      <w:r w:rsidRPr="009B2A8C">
        <w:rPr>
          <w:i/>
          <w:iCs/>
          <w:sz w:val="24"/>
          <w:szCs w:val="24"/>
        </w:rPr>
        <w:t>Path</w:t>
      </w:r>
      <w:proofErr w:type="spellEnd"/>
      <w:r w:rsidRPr="009B2A8C">
        <w:rPr>
          <w:i/>
          <w:iCs/>
          <w:sz w:val="24"/>
          <w:szCs w:val="24"/>
        </w:rPr>
        <w:t xml:space="preserve"> </w:t>
      </w:r>
      <w:proofErr w:type="spellStart"/>
      <w:r w:rsidRPr="009B2A8C">
        <w:rPr>
          <w:i/>
          <w:iCs/>
          <w:sz w:val="24"/>
          <w:szCs w:val="24"/>
        </w:rPr>
        <w:t>Coefficient</w:t>
      </w:r>
      <w:proofErr w:type="spellEnd"/>
      <w:r w:rsidR="00E10171" w:rsidRPr="009B2A8C">
        <w:rPr>
          <w:sz w:val="24"/>
          <w:szCs w:val="24"/>
        </w:rPr>
        <w:t xml:space="preserve"> </w:t>
      </w:r>
      <w:r w:rsidR="00E10171" w:rsidRPr="009B2A8C">
        <w:rPr>
          <w:sz w:val="24"/>
          <w:szCs w:val="24"/>
          <w:lang w:val="en-ID"/>
        </w:rPr>
        <w:t>(β)</w:t>
      </w:r>
    </w:p>
    <w:p w14:paraId="5C072C45" w14:textId="47B0D13C" w:rsidR="00A50FD2" w:rsidRPr="009B2A8C" w:rsidRDefault="00A50FD2" w:rsidP="00A50FD2">
      <w:pPr>
        <w:ind w:left="720"/>
        <w:rPr>
          <w:sz w:val="24"/>
          <w:szCs w:val="24"/>
          <w:lang w:val="en-ID"/>
        </w:rPr>
      </w:pPr>
    </w:p>
    <w:p w14:paraId="60AA9051" w14:textId="252AAB3F" w:rsidR="00421EC1" w:rsidRPr="009B2A8C" w:rsidRDefault="00421EC1" w:rsidP="00421EC1">
      <w:pPr>
        <w:jc w:val="center"/>
        <w:rPr>
          <w:sz w:val="24"/>
          <w:szCs w:val="24"/>
        </w:rPr>
      </w:pPr>
      <w:r w:rsidRPr="009B2A8C">
        <w:rPr>
          <w:sz w:val="24"/>
          <w:szCs w:val="24"/>
        </w:rPr>
        <w:t>Tabel 4.</w:t>
      </w:r>
      <w:r w:rsidR="001F1266">
        <w:rPr>
          <w:sz w:val="24"/>
          <w:szCs w:val="24"/>
        </w:rPr>
        <w:t>13</w:t>
      </w:r>
      <w:r w:rsidRPr="009B2A8C">
        <w:rPr>
          <w:sz w:val="24"/>
          <w:szCs w:val="24"/>
        </w:rPr>
        <w:t xml:space="preserve"> Hasil Uji </w:t>
      </w:r>
      <w:proofErr w:type="spellStart"/>
      <w:r w:rsidR="00A50FD2" w:rsidRPr="009B2A8C">
        <w:rPr>
          <w:i/>
          <w:iCs/>
          <w:sz w:val="24"/>
          <w:szCs w:val="24"/>
        </w:rPr>
        <w:t>Path</w:t>
      </w:r>
      <w:proofErr w:type="spellEnd"/>
      <w:r w:rsidR="00A50FD2" w:rsidRPr="009B2A8C">
        <w:rPr>
          <w:i/>
          <w:iCs/>
          <w:sz w:val="24"/>
          <w:szCs w:val="24"/>
        </w:rPr>
        <w:t xml:space="preserve"> </w:t>
      </w:r>
      <w:proofErr w:type="spellStart"/>
      <w:r w:rsidR="00A50FD2" w:rsidRPr="009B2A8C">
        <w:rPr>
          <w:i/>
          <w:iCs/>
          <w:sz w:val="24"/>
          <w:szCs w:val="24"/>
        </w:rPr>
        <w:t>Coefficient</w:t>
      </w:r>
      <w:proofErr w:type="spellEnd"/>
      <w:r w:rsidR="00A50FD2" w:rsidRPr="009B2A8C">
        <w:rPr>
          <w:sz w:val="24"/>
          <w:szCs w:val="24"/>
        </w:rPr>
        <w:t xml:space="preserve"> </w:t>
      </w:r>
      <w:r w:rsidR="00A50FD2" w:rsidRPr="009B2A8C">
        <w:rPr>
          <w:sz w:val="24"/>
          <w:szCs w:val="24"/>
          <w:lang w:val="en-ID"/>
        </w:rPr>
        <w:t>(β)</w:t>
      </w:r>
    </w:p>
    <w:tbl>
      <w:tblPr>
        <w:tblStyle w:val="PlainTable5"/>
        <w:tblW w:w="7275" w:type="dxa"/>
        <w:tblInd w:w="709" w:type="dxa"/>
        <w:tblLook w:val="04A0" w:firstRow="1" w:lastRow="0" w:firstColumn="1" w:lastColumn="0" w:noHBand="0" w:noVBand="1"/>
      </w:tblPr>
      <w:tblGrid>
        <w:gridCol w:w="2405"/>
        <w:gridCol w:w="1336"/>
        <w:gridCol w:w="427"/>
        <w:gridCol w:w="1509"/>
        <w:gridCol w:w="1598"/>
      </w:tblGrid>
      <w:tr w:rsidR="00421EC1" w:rsidRPr="009B2A8C" w14:paraId="7E9AA3CF" w14:textId="77777777" w:rsidTr="00401636">
        <w:trPr>
          <w:cnfStyle w:val="100000000000" w:firstRow="1" w:lastRow="0" w:firstColumn="0" w:lastColumn="0" w:oddVBand="0" w:evenVBand="0" w:oddHBand="0" w:evenHBand="0" w:firstRowFirstColumn="0" w:firstRowLastColumn="0" w:lastRowFirstColumn="0" w:lastRowLastColumn="0"/>
          <w:trHeight w:val="537"/>
        </w:trPr>
        <w:tc>
          <w:tcPr>
            <w:cnfStyle w:val="001000000100" w:firstRow="0" w:lastRow="0" w:firstColumn="1" w:lastColumn="0" w:oddVBand="0" w:evenVBand="0" w:oddHBand="0" w:evenHBand="0" w:firstRowFirstColumn="1" w:firstRowLastColumn="0" w:lastRowFirstColumn="0" w:lastRowLastColumn="0"/>
            <w:tcW w:w="2410" w:type="dxa"/>
          </w:tcPr>
          <w:p w14:paraId="0A6F5A02" w14:textId="77777777" w:rsidR="00421EC1" w:rsidRPr="009B2A8C" w:rsidRDefault="00421EC1" w:rsidP="00401636">
            <w:pPr>
              <w:spacing w:line="240" w:lineRule="auto"/>
              <w:ind w:right="-116" w:firstLine="0"/>
              <w:jc w:val="both"/>
              <w:rPr>
                <w:sz w:val="24"/>
                <w:szCs w:val="24"/>
              </w:rPr>
            </w:pPr>
          </w:p>
        </w:tc>
        <w:tc>
          <w:tcPr>
            <w:tcW w:w="1323" w:type="dxa"/>
          </w:tcPr>
          <w:p w14:paraId="6CDCA563" w14:textId="6445A30A" w:rsidR="00421EC1" w:rsidRPr="009B2A8C" w:rsidRDefault="00273E10" w:rsidP="00401636">
            <w:pPr>
              <w:spacing w:line="240" w:lineRule="auto"/>
              <w:ind w:right="-116" w:firstLine="0"/>
              <w:jc w:val="center"/>
              <w:cnfStyle w:val="100000000000" w:firstRow="1" w:lastRow="0" w:firstColumn="0" w:lastColumn="0" w:oddVBand="0" w:evenVBand="0" w:oddHBand="0" w:evenHBand="0" w:firstRowFirstColumn="0" w:firstRowLastColumn="0" w:lastRowFirstColumn="0" w:lastRowLastColumn="0"/>
              <w:rPr>
                <w:sz w:val="24"/>
                <w:szCs w:val="24"/>
              </w:rPr>
            </w:pPr>
            <w:proofErr w:type="spellStart"/>
            <w:r w:rsidRPr="00273E10">
              <w:rPr>
                <w:sz w:val="24"/>
                <w:szCs w:val="24"/>
              </w:rPr>
              <w:t>Job</w:t>
            </w:r>
            <w:proofErr w:type="spellEnd"/>
            <w:r w:rsidRPr="00273E10">
              <w:rPr>
                <w:sz w:val="24"/>
                <w:szCs w:val="24"/>
              </w:rPr>
              <w:t xml:space="preserve"> </w:t>
            </w:r>
            <w:proofErr w:type="spellStart"/>
            <w:r w:rsidRPr="00273E10">
              <w:rPr>
                <w:sz w:val="24"/>
                <w:szCs w:val="24"/>
              </w:rPr>
              <w:t>Enrichment</w:t>
            </w:r>
            <w:proofErr w:type="spellEnd"/>
          </w:p>
        </w:tc>
        <w:tc>
          <w:tcPr>
            <w:tcW w:w="1941" w:type="dxa"/>
            <w:gridSpan w:val="2"/>
          </w:tcPr>
          <w:p w14:paraId="67C1BCAD" w14:textId="77777777" w:rsidR="00421EC1" w:rsidRPr="005957D6" w:rsidRDefault="00421EC1" w:rsidP="00401636">
            <w:pPr>
              <w:spacing w:line="240" w:lineRule="auto"/>
              <w:ind w:right="-116" w:firstLine="0"/>
              <w:jc w:val="center"/>
              <w:cnfStyle w:val="100000000000" w:firstRow="1" w:lastRow="0" w:firstColumn="0" w:lastColumn="0" w:oddVBand="0" w:evenVBand="0" w:oddHBand="0" w:evenHBand="0" w:firstRowFirstColumn="0" w:firstRowLastColumn="0" w:lastRowFirstColumn="0" w:lastRowLastColumn="0"/>
              <w:rPr>
                <w:i w:val="0"/>
                <w:iCs w:val="0"/>
                <w:sz w:val="24"/>
                <w:szCs w:val="24"/>
              </w:rPr>
            </w:pPr>
            <w:r w:rsidRPr="005957D6">
              <w:rPr>
                <w:i w:val="0"/>
                <w:iCs w:val="0"/>
                <w:sz w:val="24"/>
                <w:szCs w:val="24"/>
              </w:rPr>
              <w:t>Kinerja Pegawai</w:t>
            </w:r>
          </w:p>
        </w:tc>
        <w:tc>
          <w:tcPr>
            <w:tcW w:w="1601" w:type="dxa"/>
          </w:tcPr>
          <w:p w14:paraId="0E70207A" w14:textId="77777777" w:rsidR="00421EC1" w:rsidRPr="005957D6" w:rsidRDefault="00421EC1" w:rsidP="00401636">
            <w:pPr>
              <w:spacing w:line="240" w:lineRule="auto"/>
              <w:ind w:right="-116" w:firstLine="0"/>
              <w:jc w:val="center"/>
              <w:cnfStyle w:val="100000000000" w:firstRow="1" w:lastRow="0" w:firstColumn="0" w:lastColumn="0" w:oddVBand="0" w:evenVBand="0" w:oddHBand="0" w:evenHBand="0" w:firstRowFirstColumn="0" w:firstRowLastColumn="0" w:lastRowFirstColumn="0" w:lastRowLastColumn="0"/>
              <w:rPr>
                <w:i w:val="0"/>
                <w:iCs w:val="0"/>
                <w:sz w:val="24"/>
                <w:szCs w:val="24"/>
              </w:rPr>
            </w:pPr>
            <w:r w:rsidRPr="005957D6">
              <w:rPr>
                <w:i w:val="0"/>
                <w:iCs w:val="0"/>
                <w:sz w:val="24"/>
                <w:szCs w:val="24"/>
              </w:rPr>
              <w:t>Sistem Kerja Fleksibel</w:t>
            </w:r>
          </w:p>
        </w:tc>
      </w:tr>
      <w:tr w:rsidR="00421EC1" w:rsidRPr="009B2A8C" w14:paraId="139A4822" w14:textId="77777777" w:rsidTr="0040163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410" w:type="dxa"/>
          </w:tcPr>
          <w:p w14:paraId="0D8B44F2" w14:textId="528398A3" w:rsidR="00421EC1" w:rsidRPr="009B2A8C" w:rsidRDefault="00273E10" w:rsidP="00401636">
            <w:pPr>
              <w:spacing w:line="240" w:lineRule="auto"/>
              <w:ind w:right="-116" w:firstLine="0"/>
              <w:jc w:val="both"/>
              <w:rPr>
                <w:sz w:val="24"/>
                <w:szCs w:val="24"/>
              </w:rPr>
            </w:pPr>
            <w:proofErr w:type="spellStart"/>
            <w:r w:rsidRPr="00273E10">
              <w:rPr>
                <w:sz w:val="24"/>
                <w:szCs w:val="24"/>
              </w:rPr>
              <w:t>Job</w:t>
            </w:r>
            <w:proofErr w:type="spellEnd"/>
            <w:r w:rsidRPr="00273E10">
              <w:rPr>
                <w:sz w:val="24"/>
                <w:szCs w:val="24"/>
              </w:rPr>
              <w:t xml:space="preserve"> </w:t>
            </w:r>
            <w:proofErr w:type="spellStart"/>
            <w:r w:rsidRPr="00273E10">
              <w:rPr>
                <w:sz w:val="24"/>
                <w:szCs w:val="24"/>
              </w:rPr>
              <w:t>Enrichment</w:t>
            </w:r>
            <w:proofErr w:type="spellEnd"/>
          </w:p>
        </w:tc>
        <w:tc>
          <w:tcPr>
            <w:tcW w:w="1752" w:type="dxa"/>
            <w:gridSpan w:val="2"/>
          </w:tcPr>
          <w:p w14:paraId="32E0BE6C" w14:textId="77777777" w:rsidR="00421EC1" w:rsidRPr="009B2A8C" w:rsidRDefault="00421EC1" w:rsidP="006D0DBE">
            <w:pPr>
              <w:spacing w:line="240" w:lineRule="auto"/>
              <w:ind w:right="-116" w:firstLine="0"/>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1512" w:type="dxa"/>
          </w:tcPr>
          <w:p w14:paraId="72F60C26" w14:textId="293FE1E9" w:rsidR="00421EC1" w:rsidRPr="009B2A8C" w:rsidRDefault="00421EC1" w:rsidP="006D0DBE">
            <w:pPr>
              <w:spacing w:line="240" w:lineRule="auto"/>
              <w:ind w:right="-116" w:firstLine="0"/>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1601" w:type="dxa"/>
          </w:tcPr>
          <w:p w14:paraId="643D029E" w14:textId="63DED499" w:rsidR="00421EC1" w:rsidRPr="009B2A8C" w:rsidRDefault="00A50FD2" w:rsidP="006D0DBE">
            <w:pPr>
              <w:spacing w:line="240" w:lineRule="auto"/>
              <w:ind w:right="-116"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rPr>
              <w:t>0,752</w:t>
            </w:r>
          </w:p>
        </w:tc>
      </w:tr>
      <w:tr w:rsidR="00421EC1" w:rsidRPr="009B2A8C" w14:paraId="244931DF" w14:textId="77777777" w:rsidTr="00401636">
        <w:trPr>
          <w:trHeight w:val="276"/>
        </w:trPr>
        <w:tc>
          <w:tcPr>
            <w:cnfStyle w:val="001000000000" w:firstRow="0" w:lastRow="0" w:firstColumn="1" w:lastColumn="0" w:oddVBand="0" w:evenVBand="0" w:oddHBand="0" w:evenHBand="0" w:firstRowFirstColumn="0" w:firstRowLastColumn="0" w:lastRowFirstColumn="0" w:lastRowLastColumn="0"/>
            <w:tcW w:w="2410" w:type="dxa"/>
          </w:tcPr>
          <w:p w14:paraId="20CE06F0" w14:textId="77777777" w:rsidR="00421EC1" w:rsidRPr="005957D6" w:rsidRDefault="00421EC1" w:rsidP="00401636">
            <w:pPr>
              <w:spacing w:line="240" w:lineRule="auto"/>
              <w:ind w:right="-116" w:firstLine="0"/>
              <w:jc w:val="both"/>
              <w:rPr>
                <w:i w:val="0"/>
                <w:iCs w:val="0"/>
                <w:sz w:val="24"/>
                <w:szCs w:val="24"/>
              </w:rPr>
            </w:pPr>
            <w:r w:rsidRPr="005957D6">
              <w:rPr>
                <w:i w:val="0"/>
                <w:iCs w:val="0"/>
                <w:sz w:val="24"/>
                <w:szCs w:val="24"/>
              </w:rPr>
              <w:t>Kinerja Pegawai</w:t>
            </w:r>
          </w:p>
        </w:tc>
        <w:tc>
          <w:tcPr>
            <w:tcW w:w="1752" w:type="dxa"/>
            <w:gridSpan w:val="2"/>
          </w:tcPr>
          <w:p w14:paraId="1AECDCB6" w14:textId="77777777" w:rsidR="00421EC1" w:rsidRPr="009B2A8C" w:rsidRDefault="00421EC1" w:rsidP="006D0DBE">
            <w:pPr>
              <w:spacing w:line="240" w:lineRule="auto"/>
              <w:ind w:right="-116" w:firstLine="0"/>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512" w:type="dxa"/>
          </w:tcPr>
          <w:p w14:paraId="0BDBFC73" w14:textId="77777777" w:rsidR="00421EC1" w:rsidRPr="009B2A8C" w:rsidRDefault="00421EC1" w:rsidP="006D0DBE">
            <w:pPr>
              <w:spacing w:line="240" w:lineRule="auto"/>
              <w:ind w:right="-116" w:firstLine="0"/>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601" w:type="dxa"/>
          </w:tcPr>
          <w:p w14:paraId="11708273" w14:textId="77777777" w:rsidR="00421EC1" w:rsidRPr="009B2A8C" w:rsidRDefault="00421EC1" w:rsidP="006D0DBE">
            <w:pPr>
              <w:spacing w:line="240" w:lineRule="auto"/>
              <w:ind w:right="-116" w:firstLine="0"/>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21EC1" w:rsidRPr="009B2A8C" w14:paraId="4083D04B" w14:textId="77777777" w:rsidTr="0040163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410" w:type="dxa"/>
          </w:tcPr>
          <w:p w14:paraId="270B056A" w14:textId="77777777" w:rsidR="00421EC1" w:rsidRPr="005957D6" w:rsidRDefault="00421EC1" w:rsidP="00401636">
            <w:pPr>
              <w:spacing w:line="240" w:lineRule="auto"/>
              <w:ind w:right="-116" w:firstLine="0"/>
              <w:jc w:val="both"/>
              <w:rPr>
                <w:i w:val="0"/>
                <w:iCs w:val="0"/>
                <w:sz w:val="24"/>
                <w:szCs w:val="24"/>
              </w:rPr>
            </w:pPr>
            <w:r w:rsidRPr="005957D6">
              <w:rPr>
                <w:i w:val="0"/>
                <w:iCs w:val="0"/>
                <w:sz w:val="24"/>
                <w:szCs w:val="24"/>
              </w:rPr>
              <w:t>Sistem Kerja Fleksibel</w:t>
            </w:r>
          </w:p>
        </w:tc>
        <w:tc>
          <w:tcPr>
            <w:tcW w:w="1752" w:type="dxa"/>
            <w:gridSpan w:val="2"/>
          </w:tcPr>
          <w:p w14:paraId="6CDB7F55" w14:textId="57162973" w:rsidR="00421EC1" w:rsidRPr="009B2A8C" w:rsidRDefault="00421EC1" w:rsidP="006D0DBE">
            <w:pPr>
              <w:spacing w:line="240" w:lineRule="auto"/>
              <w:ind w:right="-116"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lang w:val="en-ID"/>
              </w:rPr>
              <w:t>0,5</w:t>
            </w:r>
            <w:r w:rsidR="00A50FD2" w:rsidRPr="009B2A8C">
              <w:rPr>
                <w:sz w:val="24"/>
                <w:szCs w:val="24"/>
                <w:lang w:val="en-ID"/>
              </w:rPr>
              <w:t>98</w:t>
            </w:r>
          </w:p>
        </w:tc>
        <w:tc>
          <w:tcPr>
            <w:tcW w:w="1512" w:type="dxa"/>
          </w:tcPr>
          <w:p w14:paraId="3BB0D930" w14:textId="20D5B175" w:rsidR="00421EC1" w:rsidRPr="009B2A8C" w:rsidRDefault="00A50FD2" w:rsidP="006D0DBE">
            <w:pPr>
              <w:spacing w:line="240" w:lineRule="auto"/>
              <w:ind w:right="-116"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lang w:val="en-ID"/>
              </w:rPr>
              <w:t>0,114</w:t>
            </w:r>
          </w:p>
        </w:tc>
        <w:tc>
          <w:tcPr>
            <w:tcW w:w="1601" w:type="dxa"/>
          </w:tcPr>
          <w:p w14:paraId="0A88E347" w14:textId="77777777" w:rsidR="00421EC1" w:rsidRPr="009B2A8C" w:rsidRDefault="00421EC1" w:rsidP="006D0DBE">
            <w:pPr>
              <w:spacing w:line="240" w:lineRule="auto"/>
              <w:ind w:right="-116" w:firstLine="0"/>
              <w:jc w:val="center"/>
              <w:cnfStyle w:val="000000100000" w:firstRow="0" w:lastRow="0" w:firstColumn="0" w:lastColumn="0" w:oddVBand="0" w:evenVBand="0" w:oddHBand="1" w:evenHBand="0" w:firstRowFirstColumn="0" w:firstRowLastColumn="0" w:lastRowFirstColumn="0" w:lastRowLastColumn="0"/>
              <w:rPr>
                <w:sz w:val="24"/>
                <w:szCs w:val="24"/>
              </w:rPr>
            </w:pPr>
          </w:p>
        </w:tc>
      </w:tr>
    </w:tbl>
    <w:p w14:paraId="1BDA9B40" w14:textId="77777777" w:rsidR="00421EC1" w:rsidRPr="009B2A8C" w:rsidRDefault="00421EC1" w:rsidP="00A50FD2">
      <w:pPr>
        <w:ind w:firstLine="720"/>
        <w:rPr>
          <w:sz w:val="24"/>
          <w:szCs w:val="24"/>
        </w:rPr>
      </w:pPr>
      <w:r w:rsidRPr="009B2A8C">
        <w:rPr>
          <w:sz w:val="24"/>
          <w:szCs w:val="24"/>
        </w:rPr>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3 diolah peneliti, 2026</w:t>
      </w:r>
    </w:p>
    <w:p w14:paraId="5E8A2B94" w14:textId="77777777" w:rsidR="006805D7" w:rsidRPr="009B2A8C" w:rsidRDefault="006805D7" w:rsidP="00A50FD2">
      <w:pPr>
        <w:ind w:firstLine="720"/>
        <w:rPr>
          <w:sz w:val="24"/>
          <w:szCs w:val="24"/>
        </w:rPr>
      </w:pPr>
    </w:p>
    <w:p w14:paraId="2F7E3222" w14:textId="18C24C56" w:rsidR="00FF6548" w:rsidRPr="009B2A8C" w:rsidRDefault="006805D7" w:rsidP="00457BAB">
      <w:pPr>
        <w:ind w:left="709" w:firstLine="720"/>
        <w:rPr>
          <w:sz w:val="24"/>
          <w:szCs w:val="24"/>
        </w:rPr>
      </w:pPr>
      <w:r w:rsidRPr="009B2A8C">
        <w:rPr>
          <w:sz w:val="24"/>
          <w:szCs w:val="24"/>
        </w:rPr>
        <w:t>Berdasarkan Tabel 4.</w:t>
      </w:r>
      <w:r w:rsidR="001F1266">
        <w:rPr>
          <w:sz w:val="24"/>
          <w:szCs w:val="24"/>
        </w:rPr>
        <w:t>13</w:t>
      </w:r>
      <w:r w:rsidRPr="009B2A8C">
        <w:rPr>
          <w:sz w:val="24"/>
          <w:szCs w:val="24"/>
        </w:rPr>
        <w:t>, evaluasi koefisien jalur (</w:t>
      </w:r>
      <w:proofErr w:type="spellStart"/>
      <w:r w:rsidRPr="009B2A8C">
        <w:rPr>
          <w:i/>
          <w:iCs/>
          <w:sz w:val="24"/>
          <w:szCs w:val="24"/>
        </w:rPr>
        <w:t>path</w:t>
      </w:r>
      <w:proofErr w:type="spellEnd"/>
      <w:r w:rsidRPr="009B2A8C">
        <w:rPr>
          <w:i/>
          <w:iCs/>
          <w:sz w:val="24"/>
          <w:szCs w:val="24"/>
        </w:rPr>
        <w:t xml:space="preserve"> </w:t>
      </w:r>
      <w:proofErr w:type="spellStart"/>
      <w:r w:rsidRPr="009B2A8C">
        <w:rPr>
          <w:i/>
          <w:iCs/>
          <w:sz w:val="24"/>
          <w:szCs w:val="24"/>
        </w:rPr>
        <w:t>coefficients</w:t>
      </w:r>
      <w:proofErr w:type="spellEnd"/>
      <w:r w:rsidRPr="009B2A8C">
        <w:rPr>
          <w:sz w:val="24"/>
          <w:szCs w:val="24"/>
        </w:rPr>
        <w:t>) mengonfirmasi arah dan besaran pengaruh langsung antar-</w:t>
      </w:r>
      <w:proofErr w:type="spellStart"/>
      <w:r w:rsidRPr="009B2A8C">
        <w:rPr>
          <w:sz w:val="24"/>
          <w:szCs w:val="24"/>
        </w:rPr>
        <w:t>konstruk</w:t>
      </w:r>
      <w:proofErr w:type="spellEnd"/>
      <w:r w:rsidRPr="009B2A8C">
        <w:rPr>
          <w:sz w:val="24"/>
          <w:szCs w:val="24"/>
        </w:rPr>
        <w:t xml:space="preserve"> laten di KPPN KPH, di mana seluruh lintasan bernilai positif. Pengaruh langsung Sistem Kerja Fleksibel (X) terhadap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Pr="009B2A8C">
        <w:rPr>
          <w:sz w:val="24"/>
          <w:szCs w:val="24"/>
        </w:rPr>
        <w:t xml:space="preserve"> (Z) menghasilkan koefisien sebesar </w:t>
      </w:r>
      <w:r w:rsidR="00C054D4" w:rsidRPr="009B2A8C">
        <w:rPr>
          <w:sz w:val="24"/>
          <w:szCs w:val="24"/>
        </w:rPr>
        <w:t>β</w:t>
      </w:r>
      <w:r w:rsidRPr="009B2A8C">
        <w:rPr>
          <w:sz w:val="24"/>
          <w:szCs w:val="24"/>
        </w:rPr>
        <w:t xml:space="preserve"> = 0,598, yang mengindikasikan bahwa fleksibilitas pola kerja berbasis KMK No. 416 Tahun 2023 berkontribusi kuat dalam memperluas otonomi serta variasi tugas harian pegawai. Selanjutnya,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(Z) terhadap Kinerja Pegawai (Y) mencatatkan nilai koefisien jalur tertinggi dalam model sebesar </w:t>
      </w:r>
      <w:r w:rsidR="00C054D4" w:rsidRPr="009B2A8C">
        <w:rPr>
          <w:sz w:val="24"/>
          <w:szCs w:val="24"/>
        </w:rPr>
        <w:t xml:space="preserve">β </w:t>
      </w:r>
      <w:r w:rsidRPr="009B2A8C">
        <w:rPr>
          <w:sz w:val="24"/>
          <w:szCs w:val="24"/>
        </w:rPr>
        <w:t xml:space="preserve">= 0,752, yang menegaskan bahwa pengayaan substansi pekerjaan merupakan pendorong utama (main </w:t>
      </w:r>
      <w:proofErr w:type="spellStart"/>
      <w:r w:rsidRPr="009B2A8C">
        <w:rPr>
          <w:sz w:val="24"/>
          <w:szCs w:val="24"/>
        </w:rPr>
        <w:t>driver</w:t>
      </w:r>
      <w:proofErr w:type="spellEnd"/>
      <w:r w:rsidRPr="009B2A8C">
        <w:rPr>
          <w:sz w:val="24"/>
          <w:szCs w:val="24"/>
        </w:rPr>
        <w:t xml:space="preserve">) dalam meningkatkan hasil kerja individu. Sementara itu, pengaruh langsung Sistem Kerja Fleksibel (X) terhadap Kinerja Pegawai (Y) bernilai sebesar </w:t>
      </w:r>
      <w:r w:rsidR="00C054D4" w:rsidRPr="009B2A8C">
        <w:rPr>
          <w:sz w:val="24"/>
          <w:szCs w:val="24"/>
        </w:rPr>
        <w:t xml:space="preserve">β </w:t>
      </w:r>
      <w:r w:rsidRPr="009B2A8C">
        <w:rPr>
          <w:sz w:val="24"/>
          <w:szCs w:val="24"/>
        </w:rPr>
        <w:t>= 0,114</w:t>
      </w:r>
      <w:r w:rsidR="00095C44" w:rsidRPr="009B2A8C">
        <w:rPr>
          <w:sz w:val="24"/>
          <w:szCs w:val="24"/>
          <w:lang w:val="en-US"/>
        </w:rPr>
        <w:t>. B</w:t>
      </w:r>
      <w:proofErr w:type="spellStart"/>
      <w:r w:rsidRPr="009B2A8C">
        <w:rPr>
          <w:sz w:val="24"/>
          <w:szCs w:val="24"/>
        </w:rPr>
        <w:t>esaran</w:t>
      </w:r>
      <w:proofErr w:type="spellEnd"/>
      <w:r w:rsidRPr="009B2A8C">
        <w:rPr>
          <w:sz w:val="24"/>
          <w:szCs w:val="24"/>
        </w:rPr>
        <w:t xml:space="preserve"> koefisien yang relatif kecil ini</w:t>
      </w:r>
      <w:r w:rsidR="00C054D4" w:rsidRPr="009B2A8C">
        <w:rPr>
          <w:sz w:val="24"/>
          <w:szCs w:val="24"/>
        </w:rPr>
        <w:t xml:space="preserve"> </w:t>
      </w:r>
      <w:r w:rsidRPr="009B2A8C">
        <w:rPr>
          <w:sz w:val="24"/>
          <w:szCs w:val="24"/>
        </w:rPr>
        <w:t xml:space="preserve">apabila disandingkan dengan dominannya jalur X </w:t>
      </w:r>
      <w:r w:rsidR="00C054D4" w:rsidRPr="009B2A8C">
        <w:rPr>
          <w:sz w:val="24"/>
          <w:szCs w:val="24"/>
        </w:rPr>
        <w:t>→</w:t>
      </w:r>
      <w:r w:rsidRPr="009B2A8C">
        <w:rPr>
          <w:sz w:val="24"/>
          <w:szCs w:val="24"/>
        </w:rPr>
        <w:t xml:space="preserve"> Z dan Z </w:t>
      </w:r>
      <w:r w:rsidR="00C054D4" w:rsidRPr="009B2A8C">
        <w:rPr>
          <w:sz w:val="24"/>
          <w:szCs w:val="24"/>
        </w:rPr>
        <w:t>→</w:t>
      </w:r>
      <w:r w:rsidRPr="009B2A8C">
        <w:rPr>
          <w:sz w:val="24"/>
          <w:szCs w:val="24"/>
        </w:rPr>
        <w:t xml:space="preserve"> Y</w:t>
      </w:r>
      <w:r w:rsidR="00C054D4" w:rsidRPr="009B2A8C">
        <w:rPr>
          <w:sz w:val="24"/>
          <w:szCs w:val="24"/>
        </w:rPr>
        <w:t xml:space="preserve"> </w:t>
      </w:r>
      <w:r w:rsidRPr="009B2A8C">
        <w:rPr>
          <w:sz w:val="24"/>
          <w:szCs w:val="24"/>
        </w:rPr>
        <w:t xml:space="preserve">membuktikan secara tegas bahwa pengaruh sistem kerja fleksibel terhadap kinerja pegawai tidak berjalan maksimal secara langsung, melainkan bekerja secara dominan melalui mekanisme </w:t>
      </w:r>
      <w:proofErr w:type="spellStart"/>
      <w:r w:rsidRPr="009B2A8C">
        <w:rPr>
          <w:sz w:val="24"/>
          <w:szCs w:val="24"/>
        </w:rPr>
        <w:t>intervenin</w:t>
      </w:r>
      <w:r w:rsidR="003A5B20" w:rsidRPr="009B2A8C">
        <w:rPr>
          <w:sz w:val="24"/>
          <w:szCs w:val="24"/>
        </w:rPr>
        <w:t>g</w:t>
      </w:r>
      <w:proofErr w:type="spellEnd"/>
      <w:r w:rsidRPr="009B2A8C">
        <w:rPr>
          <w:sz w:val="24"/>
          <w:szCs w:val="24"/>
        </w:rPr>
        <w:t xml:space="preserve"> variabel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Pr="009B2A8C">
        <w:rPr>
          <w:sz w:val="24"/>
          <w:szCs w:val="24"/>
        </w:rPr>
        <w:t>.</w:t>
      </w:r>
    </w:p>
    <w:p w14:paraId="6F3FCD1D" w14:textId="03217D36" w:rsidR="007E1050" w:rsidRPr="009B2A8C" w:rsidRDefault="00E10171" w:rsidP="007E1050">
      <w:pPr>
        <w:pStyle w:val="ListParagraph"/>
        <w:numPr>
          <w:ilvl w:val="3"/>
          <w:numId w:val="8"/>
        </w:numPr>
        <w:rPr>
          <w:sz w:val="24"/>
          <w:szCs w:val="24"/>
        </w:rPr>
      </w:pPr>
      <w:proofErr w:type="spellStart"/>
      <w:r w:rsidRPr="009B2A8C">
        <w:rPr>
          <w:i/>
          <w:iCs/>
          <w:sz w:val="24"/>
          <w:szCs w:val="24"/>
        </w:rPr>
        <w:t>Predictive</w:t>
      </w:r>
      <w:proofErr w:type="spellEnd"/>
      <w:r w:rsidRPr="009B2A8C">
        <w:rPr>
          <w:i/>
          <w:iCs/>
          <w:sz w:val="24"/>
          <w:szCs w:val="24"/>
        </w:rPr>
        <w:t xml:space="preserve"> </w:t>
      </w:r>
      <w:proofErr w:type="spellStart"/>
      <w:r w:rsidRPr="009B2A8C">
        <w:rPr>
          <w:i/>
          <w:iCs/>
          <w:sz w:val="24"/>
          <w:szCs w:val="24"/>
        </w:rPr>
        <w:t>Relevance</w:t>
      </w:r>
      <w:proofErr w:type="spellEnd"/>
      <w:r w:rsidRPr="009B2A8C">
        <w:rPr>
          <w:sz w:val="24"/>
          <w:szCs w:val="24"/>
        </w:rPr>
        <w:t xml:space="preserve"> (Q</w:t>
      </w:r>
      <w:r w:rsidRPr="009B2A8C">
        <w:rPr>
          <w:sz w:val="24"/>
          <w:szCs w:val="24"/>
          <w:vertAlign w:val="superscript"/>
        </w:rPr>
        <w:t>2</w:t>
      </w:r>
      <w:r w:rsidRPr="009B2A8C">
        <w:rPr>
          <w:sz w:val="24"/>
          <w:szCs w:val="24"/>
        </w:rPr>
        <w:t>)</w:t>
      </w:r>
    </w:p>
    <w:p w14:paraId="42E3AF77" w14:textId="21B24FA6" w:rsidR="00BE7B83" w:rsidRPr="009B2A8C" w:rsidRDefault="00BE7B83" w:rsidP="00BE7B83">
      <w:pPr>
        <w:pStyle w:val="ListParagraph"/>
        <w:ind w:left="1080" w:firstLine="0"/>
        <w:jc w:val="center"/>
        <w:rPr>
          <w:sz w:val="24"/>
          <w:szCs w:val="24"/>
        </w:rPr>
      </w:pPr>
      <w:r w:rsidRPr="009B2A8C">
        <w:rPr>
          <w:sz w:val="24"/>
          <w:szCs w:val="24"/>
        </w:rPr>
        <w:t>Tabel 4.</w:t>
      </w:r>
      <w:r w:rsidR="001F1266">
        <w:rPr>
          <w:sz w:val="24"/>
          <w:szCs w:val="24"/>
        </w:rPr>
        <w:t>14</w:t>
      </w:r>
      <w:r w:rsidRPr="009B2A8C">
        <w:rPr>
          <w:sz w:val="24"/>
          <w:szCs w:val="24"/>
        </w:rPr>
        <w:t xml:space="preserve"> Hasil Uji </w:t>
      </w:r>
      <w:proofErr w:type="spellStart"/>
      <w:r w:rsidRPr="009B2A8C">
        <w:rPr>
          <w:i/>
          <w:iCs/>
          <w:sz w:val="24"/>
          <w:szCs w:val="24"/>
        </w:rPr>
        <w:t>Predictive</w:t>
      </w:r>
      <w:proofErr w:type="spellEnd"/>
      <w:r w:rsidRPr="009B2A8C">
        <w:rPr>
          <w:i/>
          <w:iCs/>
          <w:sz w:val="24"/>
          <w:szCs w:val="24"/>
        </w:rPr>
        <w:t xml:space="preserve"> </w:t>
      </w:r>
      <w:proofErr w:type="spellStart"/>
      <w:r w:rsidRPr="009B2A8C">
        <w:rPr>
          <w:i/>
          <w:iCs/>
          <w:sz w:val="24"/>
          <w:szCs w:val="24"/>
        </w:rPr>
        <w:t>Relevance</w:t>
      </w:r>
      <w:proofErr w:type="spellEnd"/>
      <w:r w:rsidRPr="009B2A8C">
        <w:rPr>
          <w:sz w:val="24"/>
          <w:szCs w:val="24"/>
        </w:rPr>
        <w:t xml:space="preserve"> (Q</w:t>
      </w:r>
      <w:r w:rsidRPr="009B2A8C">
        <w:rPr>
          <w:sz w:val="24"/>
          <w:szCs w:val="24"/>
          <w:vertAlign w:val="superscript"/>
        </w:rPr>
        <w:t>2</w:t>
      </w:r>
      <w:r w:rsidRPr="009B2A8C">
        <w:rPr>
          <w:sz w:val="24"/>
          <w:szCs w:val="24"/>
        </w:rPr>
        <w:t>)</w:t>
      </w:r>
    </w:p>
    <w:tbl>
      <w:tblPr>
        <w:tblStyle w:val="PlainTable5"/>
        <w:tblW w:w="7380" w:type="dxa"/>
        <w:tblInd w:w="709" w:type="dxa"/>
        <w:tblLook w:val="04A0" w:firstRow="1" w:lastRow="0" w:firstColumn="1" w:lastColumn="0" w:noHBand="0" w:noVBand="1"/>
      </w:tblPr>
      <w:tblGrid>
        <w:gridCol w:w="2656"/>
        <w:gridCol w:w="991"/>
        <w:gridCol w:w="327"/>
        <w:gridCol w:w="1568"/>
        <w:gridCol w:w="1838"/>
      </w:tblGrid>
      <w:tr w:rsidR="00BE7B83" w:rsidRPr="009B2A8C" w14:paraId="41F6115E" w14:textId="77777777" w:rsidTr="001F1266">
        <w:trPr>
          <w:cnfStyle w:val="100000000000" w:firstRow="1" w:lastRow="0" w:firstColumn="0" w:lastColumn="0" w:oddVBand="0" w:evenVBand="0" w:oddHBand="0" w:evenHBand="0" w:firstRowFirstColumn="0" w:firstRowLastColumn="0" w:lastRowFirstColumn="0" w:lastRowLastColumn="0"/>
          <w:trHeight w:val="533"/>
        </w:trPr>
        <w:tc>
          <w:tcPr>
            <w:cnfStyle w:val="001000000100" w:firstRow="0" w:lastRow="0" w:firstColumn="1" w:lastColumn="0" w:oddVBand="0" w:evenVBand="0" w:oddHBand="0" w:evenHBand="0" w:firstRowFirstColumn="1" w:firstRowLastColumn="0" w:lastRowFirstColumn="0" w:lastRowLastColumn="0"/>
            <w:tcW w:w="2656" w:type="dxa"/>
          </w:tcPr>
          <w:p w14:paraId="33CF5255" w14:textId="77777777" w:rsidR="00BE7B83" w:rsidRPr="009B2A8C" w:rsidRDefault="00BE7B83" w:rsidP="00273E10">
            <w:pPr>
              <w:spacing w:line="240" w:lineRule="auto"/>
              <w:ind w:firstLine="0"/>
              <w:jc w:val="both"/>
              <w:rPr>
                <w:sz w:val="24"/>
                <w:szCs w:val="24"/>
              </w:rPr>
            </w:pPr>
          </w:p>
        </w:tc>
        <w:tc>
          <w:tcPr>
            <w:tcW w:w="991" w:type="dxa"/>
          </w:tcPr>
          <w:p w14:paraId="33964FC9" w14:textId="125C3FAD" w:rsidR="00BE7B83" w:rsidRPr="009B2A8C" w:rsidRDefault="009C00A0" w:rsidP="001F126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4"/>
                <w:szCs w:val="24"/>
              </w:rPr>
            </w:pPr>
            <w:r w:rsidRPr="009B2A8C">
              <w:rPr>
                <w:sz w:val="24"/>
                <w:szCs w:val="24"/>
              </w:rPr>
              <w:t>SSO</w:t>
            </w:r>
          </w:p>
        </w:tc>
        <w:tc>
          <w:tcPr>
            <w:tcW w:w="1895" w:type="dxa"/>
            <w:gridSpan w:val="2"/>
          </w:tcPr>
          <w:p w14:paraId="287FA1BF" w14:textId="57C8D34A" w:rsidR="00BE7B83" w:rsidRPr="009B2A8C" w:rsidRDefault="009C00A0" w:rsidP="001F126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4"/>
                <w:szCs w:val="24"/>
              </w:rPr>
            </w:pPr>
            <w:r w:rsidRPr="009B2A8C">
              <w:rPr>
                <w:sz w:val="24"/>
                <w:szCs w:val="24"/>
              </w:rPr>
              <w:t>SSE</w:t>
            </w:r>
          </w:p>
        </w:tc>
        <w:tc>
          <w:tcPr>
            <w:tcW w:w="1838" w:type="dxa"/>
          </w:tcPr>
          <w:p w14:paraId="1A65A53F" w14:textId="77777777" w:rsidR="001F1266" w:rsidRDefault="009C00A0" w:rsidP="001F126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i w:val="0"/>
                <w:iCs w:val="0"/>
                <w:sz w:val="24"/>
                <w:szCs w:val="24"/>
              </w:rPr>
            </w:pPr>
            <w:r w:rsidRPr="009B2A8C">
              <w:rPr>
                <w:sz w:val="24"/>
                <w:szCs w:val="24"/>
              </w:rPr>
              <w:t>Q2</w:t>
            </w:r>
            <w:r w:rsidR="005957D6">
              <w:rPr>
                <w:sz w:val="24"/>
                <w:szCs w:val="24"/>
              </w:rPr>
              <w:t xml:space="preserve"> </w:t>
            </w:r>
          </w:p>
          <w:p w14:paraId="436CDA0E" w14:textId="50A66460" w:rsidR="00BE7B83" w:rsidRPr="009B2A8C" w:rsidRDefault="009C00A0" w:rsidP="001F126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24"/>
                <w:szCs w:val="24"/>
              </w:rPr>
            </w:pPr>
            <w:r w:rsidRPr="009B2A8C">
              <w:rPr>
                <w:sz w:val="24"/>
                <w:szCs w:val="24"/>
              </w:rPr>
              <w:t>(=1</w:t>
            </w:r>
            <w:r w:rsidR="005957D6">
              <w:rPr>
                <w:sz w:val="24"/>
                <w:szCs w:val="24"/>
              </w:rPr>
              <w:t xml:space="preserve"> </w:t>
            </w:r>
            <w:r w:rsidRPr="009B2A8C">
              <w:rPr>
                <w:sz w:val="24"/>
                <w:szCs w:val="24"/>
              </w:rPr>
              <w:t>SSE/SSO)</w:t>
            </w:r>
          </w:p>
        </w:tc>
      </w:tr>
      <w:tr w:rsidR="00BE7B83" w:rsidRPr="009B2A8C" w14:paraId="272DF9D6" w14:textId="77777777" w:rsidTr="001F1266">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656" w:type="dxa"/>
          </w:tcPr>
          <w:p w14:paraId="18052B87" w14:textId="37797C0A" w:rsidR="00BE7B83" w:rsidRPr="009B2A8C" w:rsidRDefault="00273E10" w:rsidP="00273E10">
            <w:pPr>
              <w:spacing w:line="240" w:lineRule="auto"/>
              <w:ind w:firstLine="0"/>
              <w:jc w:val="both"/>
              <w:rPr>
                <w:sz w:val="24"/>
                <w:szCs w:val="24"/>
              </w:rPr>
            </w:pPr>
            <w:proofErr w:type="spellStart"/>
            <w:r w:rsidRPr="00273E10">
              <w:rPr>
                <w:sz w:val="24"/>
                <w:szCs w:val="24"/>
              </w:rPr>
              <w:t>Job</w:t>
            </w:r>
            <w:proofErr w:type="spellEnd"/>
            <w:r w:rsidRPr="00273E10">
              <w:rPr>
                <w:sz w:val="24"/>
                <w:szCs w:val="24"/>
              </w:rPr>
              <w:t xml:space="preserve"> </w:t>
            </w:r>
            <w:proofErr w:type="spellStart"/>
            <w:r w:rsidRPr="00273E10">
              <w:rPr>
                <w:sz w:val="24"/>
                <w:szCs w:val="24"/>
              </w:rPr>
              <w:t>Enrichment</w:t>
            </w:r>
            <w:proofErr w:type="spellEnd"/>
          </w:p>
        </w:tc>
        <w:tc>
          <w:tcPr>
            <w:tcW w:w="1318" w:type="dxa"/>
            <w:gridSpan w:val="2"/>
          </w:tcPr>
          <w:p w14:paraId="19638E7F" w14:textId="4C701972" w:rsidR="00BE7B83" w:rsidRPr="009B2A8C" w:rsidRDefault="00876AE1" w:rsidP="00273E1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rPr>
              <w:t>264.000</w:t>
            </w:r>
          </w:p>
        </w:tc>
        <w:tc>
          <w:tcPr>
            <w:tcW w:w="1568" w:type="dxa"/>
          </w:tcPr>
          <w:p w14:paraId="1B5E574F" w14:textId="5BFA0D15" w:rsidR="00BE7B83" w:rsidRPr="009B2A8C" w:rsidRDefault="00766F1C" w:rsidP="00273E1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rPr>
              <w:t>232.282</w:t>
            </w:r>
          </w:p>
        </w:tc>
        <w:tc>
          <w:tcPr>
            <w:tcW w:w="1838" w:type="dxa"/>
          </w:tcPr>
          <w:p w14:paraId="0D483BE2" w14:textId="25670B52" w:rsidR="00BE7B83" w:rsidRPr="009B2A8C" w:rsidRDefault="00BE7B83" w:rsidP="00273E1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rPr>
              <w:t>0,</w:t>
            </w:r>
            <w:r w:rsidR="003F450F" w:rsidRPr="009B2A8C">
              <w:rPr>
                <w:sz w:val="24"/>
                <w:szCs w:val="24"/>
              </w:rPr>
              <w:t>120</w:t>
            </w:r>
          </w:p>
        </w:tc>
      </w:tr>
      <w:tr w:rsidR="00BE7B83" w:rsidRPr="009B2A8C" w14:paraId="7003A870" w14:textId="77777777" w:rsidTr="001F1266">
        <w:trPr>
          <w:trHeight w:val="274"/>
        </w:trPr>
        <w:tc>
          <w:tcPr>
            <w:cnfStyle w:val="001000000000" w:firstRow="0" w:lastRow="0" w:firstColumn="1" w:lastColumn="0" w:oddVBand="0" w:evenVBand="0" w:oddHBand="0" w:evenHBand="0" w:firstRowFirstColumn="0" w:firstRowLastColumn="0" w:lastRowFirstColumn="0" w:lastRowLastColumn="0"/>
            <w:tcW w:w="2656" w:type="dxa"/>
          </w:tcPr>
          <w:p w14:paraId="29D64B14" w14:textId="77777777" w:rsidR="00BE7B83" w:rsidRPr="005957D6" w:rsidRDefault="00BE7B83" w:rsidP="00273E10">
            <w:pPr>
              <w:spacing w:line="240" w:lineRule="auto"/>
              <w:ind w:firstLine="0"/>
              <w:jc w:val="both"/>
              <w:rPr>
                <w:i w:val="0"/>
                <w:iCs w:val="0"/>
                <w:sz w:val="24"/>
                <w:szCs w:val="24"/>
              </w:rPr>
            </w:pPr>
            <w:r w:rsidRPr="005957D6">
              <w:rPr>
                <w:i w:val="0"/>
                <w:iCs w:val="0"/>
                <w:sz w:val="24"/>
                <w:szCs w:val="24"/>
              </w:rPr>
              <w:t>Kinerja Pegawai</w:t>
            </w:r>
          </w:p>
        </w:tc>
        <w:tc>
          <w:tcPr>
            <w:tcW w:w="1318" w:type="dxa"/>
            <w:gridSpan w:val="2"/>
          </w:tcPr>
          <w:p w14:paraId="1D0B0AEB" w14:textId="323379CA" w:rsidR="00BE7B83" w:rsidRPr="009B2A8C" w:rsidRDefault="00876AE1" w:rsidP="00273E1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sidRPr="009B2A8C">
              <w:rPr>
                <w:sz w:val="24"/>
                <w:szCs w:val="24"/>
              </w:rPr>
              <w:t>330.000</w:t>
            </w:r>
          </w:p>
        </w:tc>
        <w:tc>
          <w:tcPr>
            <w:tcW w:w="1568" w:type="dxa"/>
          </w:tcPr>
          <w:p w14:paraId="4BAEAC3E" w14:textId="16082ABE" w:rsidR="00BE7B83" w:rsidRPr="009B2A8C" w:rsidRDefault="003F450F" w:rsidP="00273E1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sidRPr="009B2A8C">
              <w:rPr>
                <w:sz w:val="24"/>
                <w:szCs w:val="24"/>
              </w:rPr>
              <w:t>205.201</w:t>
            </w:r>
          </w:p>
        </w:tc>
        <w:tc>
          <w:tcPr>
            <w:tcW w:w="1838" w:type="dxa"/>
          </w:tcPr>
          <w:p w14:paraId="07129C52" w14:textId="3436C438" w:rsidR="00BE7B83" w:rsidRPr="009B2A8C" w:rsidRDefault="003F450F" w:rsidP="00273E1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4"/>
                <w:szCs w:val="24"/>
              </w:rPr>
            </w:pPr>
            <w:r w:rsidRPr="009B2A8C">
              <w:rPr>
                <w:sz w:val="24"/>
                <w:szCs w:val="24"/>
              </w:rPr>
              <w:t>0,</w:t>
            </w:r>
            <w:r w:rsidR="00FD419F" w:rsidRPr="009B2A8C">
              <w:rPr>
                <w:sz w:val="24"/>
                <w:szCs w:val="24"/>
              </w:rPr>
              <w:t>378</w:t>
            </w:r>
          </w:p>
        </w:tc>
      </w:tr>
      <w:tr w:rsidR="00BE7B83" w:rsidRPr="009B2A8C" w14:paraId="782D0943" w14:textId="77777777" w:rsidTr="001F1266">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656" w:type="dxa"/>
          </w:tcPr>
          <w:p w14:paraId="5761C8CC" w14:textId="77777777" w:rsidR="00BE7B83" w:rsidRPr="005957D6" w:rsidRDefault="00BE7B83" w:rsidP="00273E10">
            <w:pPr>
              <w:spacing w:line="240" w:lineRule="auto"/>
              <w:ind w:firstLine="0"/>
              <w:jc w:val="both"/>
              <w:rPr>
                <w:i w:val="0"/>
                <w:iCs w:val="0"/>
                <w:sz w:val="24"/>
                <w:szCs w:val="24"/>
              </w:rPr>
            </w:pPr>
            <w:r w:rsidRPr="005957D6">
              <w:rPr>
                <w:i w:val="0"/>
                <w:iCs w:val="0"/>
                <w:sz w:val="24"/>
                <w:szCs w:val="24"/>
              </w:rPr>
              <w:t>Sistem Kerja Fleksibel</w:t>
            </w:r>
          </w:p>
        </w:tc>
        <w:tc>
          <w:tcPr>
            <w:tcW w:w="1318" w:type="dxa"/>
            <w:gridSpan w:val="2"/>
          </w:tcPr>
          <w:p w14:paraId="5D611A8A" w14:textId="0F2D584F" w:rsidR="00BE7B83" w:rsidRPr="009B2A8C" w:rsidRDefault="00766F1C" w:rsidP="00273E1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lang w:val="en-ID"/>
              </w:rPr>
              <w:t>264.000</w:t>
            </w:r>
          </w:p>
        </w:tc>
        <w:tc>
          <w:tcPr>
            <w:tcW w:w="1568" w:type="dxa"/>
          </w:tcPr>
          <w:p w14:paraId="71441791" w14:textId="469E9DAD" w:rsidR="00BE7B83" w:rsidRPr="009B2A8C" w:rsidRDefault="003F450F" w:rsidP="00273E1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4"/>
                <w:szCs w:val="24"/>
              </w:rPr>
            </w:pPr>
            <w:r w:rsidRPr="009B2A8C">
              <w:rPr>
                <w:sz w:val="24"/>
                <w:szCs w:val="24"/>
              </w:rPr>
              <w:t>264.000</w:t>
            </w:r>
          </w:p>
        </w:tc>
        <w:tc>
          <w:tcPr>
            <w:tcW w:w="1838" w:type="dxa"/>
          </w:tcPr>
          <w:p w14:paraId="5C49040B" w14:textId="77777777" w:rsidR="00BE7B83" w:rsidRPr="009B2A8C" w:rsidRDefault="00BE7B83" w:rsidP="00273E1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4"/>
                <w:szCs w:val="24"/>
              </w:rPr>
            </w:pPr>
          </w:p>
        </w:tc>
      </w:tr>
    </w:tbl>
    <w:p w14:paraId="6FC7DC62" w14:textId="72C9456D" w:rsidR="00457BAB" w:rsidRPr="009B2A8C" w:rsidRDefault="00BE7B83" w:rsidP="0009291A">
      <w:pPr>
        <w:ind w:firstLine="720"/>
        <w:rPr>
          <w:sz w:val="24"/>
          <w:szCs w:val="24"/>
        </w:rPr>
      </w:pPr>
      <w:r w:rsidRPr="009B2A8C">
        <w:rPr>
          <w:sz w:val="24"/>
          <w:szCs w:val="24"/>
        </w:rPr>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3 diolah peneliti, 2026</w:t>
      </w:r>
    </w:p>
    <w:p w14:paraId="442320D1" w14:textId="77777777" w:rsidR="00950710" w:rsidRPr="009B2A8C" w:rsidRDefault="00950710" w:rsidP="0009291A">
      <w:pPr>
        <w:ind w:firstLine="720"/>
        <w:rPr>
          <w:sz w:val="24"/>
          <w:szCs w:val="24"/>
        </w:rPr>
      </w:pPr>
    </w:p>
    <w:p w14:paraId="29C6A304" w14:textId="04D7163A" w:rsidR="0009291A" w:rsidRPr="009B2A8C" w:rsidRDefault="00C823B0" w:rsidP="00950710">
      <w:pPr>
        <w:ind w:left="567" w:firstLine="720"/>
        <w:rPr>
          <w:sz w:val="24"/>
          <w:szCs w:val="24"/>
        </w:rPr>
      </w:pPr>
      <w:r w:rsidRPr="009B2A8C">
        <w:rPr>
          <w:sz w:val="24"/>
          <w:szCs w:val="24"/>
        </w:rPr>
        <w:t>Pada Tabel 4.</w:t>
      </w:r>
      <w:r w:rsidR="00C028AB">
        <w:rPr>
          <w:sz w:val="24"/>
          <w:szCs w:val="24"/>
        </w:rPr>
        <w:t>14</w:t>
      </w:r>
      <w:r w:rsidRPr="009B2A8C">
        <w:rPr>
          <w:sz w:val="24"/>
          <w:szCs w:val="24"/>
        </w:rPr>
        <w:t xml:space="preserve">, hasil </w:t>
      </w:r>
      <w:r w:rsidR="00126A3D" w:rsidRPr="009B2A8C">
        <w:rPr>
          <w:sz w:val="24"/>
          <w:szCs w:val="24"/>
        </w:rPr>
        <w:t xml:space="preserve">pengolahan data pada matriks </w:t>
      </w:r>
      <w:proofErr w:type="spellStart"/>
      <w:r w:rsidR="00126A3D" w:rsidRPr="009B2A8C">
        <w:rPr>
          <w:i/>
          <w:sz w:val="24"/>
          <w:szCs w:val="24"/>
        </w:rPr>
        <w:t>Construct</w:t>
      </w:r>
      <w:proofErr w:type="spellEnd"/>
      <w:r w:rsidR="00126A3D" w:rsidRPr="009B2A8C">
        <w:rPr>
          <w:i/>
          <w:sz w:val="24"/>
          <w:szCs w:val="24"/>
        </w:rPr>
        <w:t xml:space="preserve"> </w:t>
      </w:r>
      <w:proofErr w:type="spellStart"/>
      <w:r w:rsidR="00126A3D" w:rsidRPr="009B2A8C">
        <w:rPr>
          <w:i/>
          <w:sz w:val="24"/>
          <w:szCs w:val="24"/>
        </w:rPr>
        <w:t>Crossvalidated</w:t>
      </w:r>
      <w:proofErr w:type="spellEnd"/>
      <w:r w:rsidR="00126A3D" w:rsidRPr="009B2A8C">
        <w:rPr>
          <w:i/>
          <w:sz w:val="24"/>
          <w:szCs w:val="24"/>
        </w:rPr>
        <w:t xml:space="preserve"> </w:t>
      </w:r>
      <w:proofErr w:type="spellStart"/>
      <w:r w:rsidR="00126A3D" w:rsidRPr="009B2A8C">
        <w:rPr>
          <w:i/>
          <w:sz w:val="24"/>
          <w:szCs w:val="24"/>
        </w:rPr>
        <w:t>Redundancy</w:t>
      </w:r>
      <w:proofErr w:type="spellEnd"/>
      <w:r w:rsidR="00126A3D" w:rsidRPr="009B2A8C">
        <w:rPr>
          <w:sz w:val="24"/>
          <w:szCs w:val="24"/>
        </w:rPr>
        <w:t xml:space="preserve"> menunjukkan bahwa nilai </w:t>
      </w:r>
      <w:r w:rsidR="00950710" w:rsidRPr="009B2A8C">
        <w:rPr>
          <w:sz w:val="24"/>
          <w:szCs w:val="24"/>
        </w:rPr>
        <w:t>Q</w:t>
      </w:r>
      <w:r w:rsidR="00950710" w:rsidRPr="009B2A8C">
        <w:rPr>
          <w:sz w:val="24"/>
          <w:szCs w:val="24"/>
          <w:vertAlign w:val="superscript"/>
        </w:rPr>
        <w:t>2</w:t>
      </w:r>
      <w:r w:rsidR="00126A3D" w:rsidRPr="009B2A8C">
        <w:rPr>
          <w:sz w:val="24"/>
          <w:szCs w:val="24"/>
        </w:rPr>
        <w:t xml:space="preserve"> untuk variabel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126A3D" w:rsidRPr="009B2A8C">
        <w:rPr>
          <w:sz w:val="24"/>
          <w:szCs w:val="24"/>
        </w:rPr>
        <w:t xml:space="preserve"> (Z) mencatatkan angka sebesar 0,120 (</w:t>
      </w:r>
      <w:r w:rsidR="00950710" w:rsidRPr="009B2A8C">
        <w:rPr>
          <w:sz w:val="24"/>
          <w:szCs w:val="24"/>
        </w:rPr>
        <w:t>Q</w:t>
      </w:r>
      <w:r w:rsidR="00950710" w:rsidRPr="009B2A8C">
        <w:rPr>
          <w:sz w:val="24"/>
          <w:szCs w:val="24"/>
          <w:vertAlign w:val="superscript"/>
        </w:rPr>
        <w:t>2</w:t>
      </w:r>
      <w:r w:rsidR="00126A3D" w:rsidRPr="009B2A8C">
        <w:rPr>
          <w:sz w:val="24"/>
          <w:szCs w:val="24"/>
        </w:rPr>
        <w:t xml:space="preserve"> &gt; 0), sedangkan nilai </w:t>
      </w:r>
      <w:r w:rsidR="00950710" w:rsidRPr="009B2A8C">
        <w:rPr>
          <w:sz w:val="24"/>
          <w:szCs w:val="24"/>
        </w:rPr>
        <w:t>Q</w:t>
      </w:r>
      <w:r w:rsidR="00950710" w:rsidRPr="009B2A8C">
        <w:rPr>
          <w:sz w:val="24"/>
          <w:szCs w:val="24"/>
          <w:vertAlign w:val="superscript"/>
        </w:rPr>
        <w:t>2</w:t>
      </w:r>
      <w:r w:rsidR="00126A3D" w:rsidRPr="009B2A8C">
        <w:rPr>
          <w:sz w:val="24"/>
          <w:szCs w:val="24"/>
        </w:rPr>
        <w:t xml:space="preserve"> untuk variabel Kinerja Pegawai (Y) menghasilkan angka yang lebih kuat yaitu sebesar 0,378 (</w:t>
      </w:r>
      <w:r w:rsidR="00950710" w:rsidRPr="009B2A8C">
        <w:rPr>
          <w:sz w:val="24"/>
          <w:szCs w:val="24"/>
        </w:rPr>
        <w:t>Q</w:t>
      </w:r>
      <w:r w:rsidR="00950710" w:rsidRPr="009B2A8C">
        <w:rPr>
          <w:sz w:val="24"/>
          <w:szCs w:val="24"/>
          <w:vertAlign w:val="superscript"/>
        </w:rPr>
        <w:t>2</w:t>
      </w:r>
      <w:r w:rsidR="00126A3D" w:rsidRPr="009B2A8C">
        <w:rPr>
          <w:sz w:val="24"/>
          <w:szCs w:val="24"/>
        </w:rPr>
        <w:t xml:space="preserve"> &gt; 0). Perolehan nilai </w:t>
      </w:r>
      <w:r w:rsidR="00950710" w:rsidRPr="009B2A8C">
        <w:rPr>
          <w:sz w:val="24"/>
          <w:szCs w:val="24"/>
        </w:rPr>
        <w:t>Q</w:t>
      </w:r>
      <w:r w:rsidR="00950710" w:rsidRPr="009B2A8C">
        <w:rPr>
          <w:sz w:val="24"/>
          <w:szCs w:val="24"/>
          <w:vertAlign w:val="superscript"/>
        </w:rPr>
        <w:t>2</w:t>
      </w:r>
      <w:r w:rsidR="00126A3D" w:rsidRPr="009B2A8C">
        <w:rPr>
          <w:sz w:val="24"/>
          <w:szCs w:val="24"/>
        </w:rPr>
        <w:t xml:space="preserve"> yang secara konsisten bernilai positif dan berada jauh di atas nol ini mengonfirmasi secara empiris bahwa model penelitian di KPPN KPH teruji memiliki </w:t>
      </w:r>
      <w:proofErr w:type="spellStart"/>
      <w:r w:rsidR="00126A3D" w:rsidRPr="009B2A8C">
        <w:rPr>
          <w:sz w:val="24"/>
          <w:szCs w:val="24"/>
        </w:rPr>
        <w:t>predictive</w:t>
      </w:r>
      <w:proofErr w:type="spellEnd"/>
      <w:r w:rsidR="00126A3D" w:rsidRPr="009B2A8C">
        <w:rPr>
          <w:sz w:val="24"/>
          <w:szCs w:val="24"/>
        </w:rPr>
        <w:t xml:space="preserve"> </w:t>
      </w:r>
      <w:proofErr w:type="spellStart"/>
      <w:r w:rsidR="00126A3D" w:rsidRPr="009B2A8C">
        <w:rPr>
          <w:sz w:val="24"/>
          <w:szCs w:val="24"/>
        </w:rPr>
        <w:t>relevance</w:t>
      </w:r>
      <w:proofErr w:type="spellEnd"/>
      <w:r w:rsidR="00126A3D" w:rsidRPr="009B2A8C">
        <w:rPr>
          <w:sz w:val="24"/>
          <w:szCs w:val="24"/>
        </w:rPr>
        <w:t xml:space="preserve"> yang sangat baik. Hal ini membuktikan bahwa kombinasi dari Sistem Kerja Fleksibel (X) dan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00126A3D" w:rsidRPr="009B2A8C">
        <w:rPr>
          <w:sz w:val="24"/>
          <w:szCs w:val="24"/>
        </w:rPr>
        <w:t xml:space="preserve"> (Z) tidak hanya memiliki kekuatan </w:t>
      </w:r>
      <w:proofErr w:type="spellStart"/>
      <w:r w:rsidR="00126A3D" w:rsidRPr="009B2A8C">
        <w:rPr>
          <w:sz w:val="24"/>
          <w:szCs w:val="24"/>
        </w:rPr>
        <w:t>eksplanasi</w:t>
      </w:r>
      <w:proofErr w:type="spellEnd"/>
      <w:r w:rsidR="00126A3D" w:rsidRPr="009B2A8C">
        <w:rPr>
          <w:sz w:val="24"/>
          <w:szCs w:val="24"/>
        </w:rPr>
        <w:t xml:space="preserve"> varians secara statistik melalui nilai R</w:t>
      </w:r>
      <w:r w:rsidR="00950710" w:rsidRPr="009B2A8C">
        <w:rPr>
          <w:sz w:val="24"/>
          <w:szCs w:val="24"/>
          <w:vertAlign w:val="superscript"/>
        </w:rPr>
        <w:t>2</w:t>
      </w:r>
      <w:r w:rsidR="00126A3D" w:rsidRPr="009B2A8C">
        <w:rPr>
          <w:sz w:val="24"/>
          <w:szCs w:val="24"/>
        </w:rPr>
        <w:t>, melainkan juga teruji secara presisi sanggup memprediksi variabilitas capaian kinerja pegawai di KPPN KPH.</w:t>
      </w:r>
    </w:p>
    <w:p w14:paraId="6A810489" w14:textId="323CDBDF" w:rsidR="007701D3" w:rsidRPr="009B2A8C" w:rsidRDefault="00A2783C" w:rsidP="007701D3">
      <w:pPr>
        <w:pStyle w:val="ListParagraph"/>
        <w:numPr>
          <w:ilvl w:val="3"/>
          <w:numId w:val="8"/>
        </w:numPr>
        <w:rPr>
          <w:sz w:val="24"/>
          <w:szCs w:val="24"/>
        </w:rPr>
      </w:pPr>
      <w:r w:rsidRPr="009B2A8C">
        <w:rPr>
          <w:sz w:val="24"/>
          <w:szCs w:val="24"/>
        </w:rPr>
        <w:t xml:space="preserve">Uji Hipotesis </w:t>
      </w:r>
      <w:r w:rsidR="00670972" w:rsidRPr="009B2A8C">
        <w:rPr>
          <w:sz w:val="24"/>
          <w:szCs w:val="24"/>
        </w:rPr>
        <w:t>(</w:t>
      </w:r>
      <w:r w:rsidRPr="009B2A8C">
        <w:rPr>
          <w:sz w:val="24"/>
          <w:szCs w:val="24"/>
        </w:rPr>
        <w:t>T-</w:t>
      </w:r>
      <w:proofErr w:type="spellStart"/>
      <w:r w:rsidR="00F200B0" w:rsidRPr="00F200B0">
        <w:rPr>
          <w:i/>
          <w:iCs/>
          <w:sz w:val="24"/>
          <w:szCs w:val="24"/>
        </w:rPr>
        <w:t>statistic</w:t>
      </w:r>
      <w:proofErr w:type="spellEnd"/>
      <w:r w:rsidR="00670972" w:rsidRPr="009B2A8C">
        <w:rPr>
          <w:sz w:val="24"/>
          <w:szCs w:val="24"/>
        </w:rPr>
        <w:t>)</w:t>
      </w:r>
    </w:p>
    <w:p w14:paraId="6AB036B6" w14:textId="1910B852" w:rsidR="007701D3" w:rsidRPr="009B2A8C" w:rsidRDefault="007701D3" w:rsidP="00C028AB">
      <w:pPr>
        <w:ind w:left="720" w:firstLine="720"/>
        <w:rPr>
          <w:sz w:val="24"/>
          <w:szCs w:val="24"/>
        </w:rPr>
      </w:pPr>
      <w:r w:rsidRPr="009B2A8C">
        <w:rPr>
          <w:sz w:val="24"/>
          <w:szCs w:val="24"/>
        </w:rPr>
        <w:t xml:space="preserve">Pengujian hipotesis pada m </w:t>
      </w:r>
      <w:proofErr w:type="spellStart"/>
      <w:r w:rsidRPr="009B2A8C">
        <w:rPr>
          <w:sz w:val="24"/>
          <w:szCs w:val="24"/>
        </w:rPr>
        <w:t>odel</w:t>
      </w:r>
      <w:proofErr w:type="spellEnd"/>
      <w:r w:rsidRPr="009B2A8C">
        <w:rPr>
          <w:sz w:val="24"/>
          <w:szCs w:val="24"/>
        </w:rPr>
        <w:t xml:space="preserve"> struktural (</w:t>
      </w:r>
      <w:proofErr w:type="spellStart"/>
      <w:r w:rsidRPr="009B2A8C">
        <w:rPr>
          <w:sz w:val="24"/>
          <w:szCs w:val="24"/>
        </w:rPr>
        <w:t>inne</w:t>
      </w:r>
      <w:proofErr w:type="spellEnd"/>
      <w:r w:rsidRPr="009B2A8C">
        <w:rPr>
          <w:sz w:val="24"/>
          <w:szCs w:val="24"/>
        </w:rPr>
        <w:t xml:space="preserve"> model) dilakukan melalui prosedur statistik </w:t>
      </w:r>
      <w:proofErr w:type="spellStart"/>
      <w:r w:rsidRPr="009B2A8C">
        <w:rPr>
          <w:sz w:val="24"/>
          <w:szCs w:val="24"/>
        </w:rPr>
        <w:t>resampling</w:t>
      </w:r>
      <w:proofErr w:type="spellEnd"/>
      <w:r w:rsidRPr="009B2A8C">
        <w:rPr>
          <w:sz w:val="24"/>
          <w:szCs w:val="24"/>
        </w:rPr>
        <w:t xml:space="preserve"> </w:t>
      </w:r>
      <w:proofErr w:type="spellStart"/>
      <w:r w:rsidRPr="009B2A8C">
        <w:rPr>
          <w:sz w:val="24"/>
          <w:szCs w:val="24"/>
        </w:rPr>
        <w:t>Bootstrapping</w:t>
      </w:r>
      <w:proofErr w:type="spellEnd"/>
      <w:r w:rsidRPr="009B2A8C">
        <w:rPr>
          <w:sz w:val="24"/>
          <w:szCs w:val="24"/>
        </w:rPr>
        <w:t xml:space="preserve"> (5.000 </w:t>
      </w:r>
      <w:proofErr w:type="spellStart"/>
      <w:r w:rsidRPr="009B2A8C">
        <w:rPr>
          <w:sz w:val="24"/>
          <w:szCs w:val="24"/>
        </w:rPr>
        <w:t>subsamples</w:t>
      </w:r>
      <w:proofErr w:type="spellEnd"/>
      <w:r w:rsidRPr="009B2A8C">
        <w:rPr>
          <w:sz w:val="24"/>
          <w:szCs w:val="24"/>
        </w:rPr>
        <w:t xml:space="preserve">, </w:t>
      </w:r>
      <w:proofErr w:type="spellStart"/>
      <w:r w:rsidRPr="009B2A8C">
        <w:rPr>
          <w:sz w:val="24"/>
          <w:szCs w:val="24"/>
        </w:rPr>
        <w:t>two-tailed</w:t>
      </w:r>
      <w:proofErr w:type="spellEnd"/>
      <w:r w:rsidRPr="009B2A8C">
        <w:rPr>
          <w:sz w:val="24"/>
          <w:szCs w:val="24"/>
        </w:rPr>
        <w:t xml:space="preserve">, </w:t>
      </w:r>
      <w:r w:rsidRPr="009B2A8C">
        <w:rPr>
          <w:rFonts w:eastAsiaTheme="minorHAnsi"/>
          <w:sz w:val="24"/>
          <w:szCs w:val="24"/>
          <w:lang w:val="en-US"/>
        </w:rPr>
        <w:t xml:space="preserve">α=0,05) pada </w:t>
      </w:r>
      <w:proofErr w:type="spellStart"/>
      <w:r w:rsidRPr="009B2A8C">
        <w:rPr>
          <w:rFonts w:eastAsiaTheme="minorHAnsi"/>
          <w:sz w:val="24"/>
          <w:szCs w:val="24"/>
          <w:lang w:val="en-US"/>
        </w:rPr>
        <w:t>perangkat</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lunak</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SmartPLS</w:t>
      </w:r>
      <w:proofErr w:type="spellEnd"/>
      <w:r w:rsidRPr="009B2A8C">
        <w:rPr>
          <w:rFonts w:eastAsiaTheme="minorHAnsi"/>
          <w:sz w:val="24"/>
          <w:szCs w:val="24"/>
          <w:lang w:val="en-US"/>
        </w:rPr>
        <w:t xml:space="preserve"> guna </w:t>
      </w:r>
      <w:proofErr w:type="spellStart"/>
      <w:r w:rsidRPr="009B2A8C">
        <w:rPr>
          <w:rFonts w:eastAsiaTheme="minorHAnsi"/>
          <w:sz w:val="24"/>
          <w:szCs w:val="24"/>
          <w:lang w:val="en-US"/>
        </w:rPr>
        <w:t>mengevaluasi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signifikansi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hubungan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kausalitas</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langsung</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maupun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tidak</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langsung</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antar-konstruk</w:t>
      </w:r>
      <w:proofErr w:type="spellEnd"/>
      <w:r w:rsidRPr="009B2A8C">
        <w:rPr>
          <w:rFonts w:eastAsiaTheme="minorHAnsi"/>
          <w:sz w:val="24"/>
          <w:szCs w:val="24"/>
          <w:lang w:val="en-US"/>
        </w:rPr>
        <w:t xml:space="preserve"> laten. </w:t>
      </w:r>
      <w:proofErr w:type="spellStart"/>
      <w:r w:rsidRPr="009B2A8C">
        <w:rPr>
          <w:rFonts w:eastAsiaTheme="minorHAnsi"/>
          <w:sz w:val="24"/>
          <w:szCs w:val="24"/>
          <w:lang w:val="en-US"/>
        </w:rPr>
        <w:t>Berdasarkan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kaidah</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metodologis</w:t>
      </w:r>
      <w:proofErr w:type="spellEnd"/>
      <w:r w:rsidRPr="009B2A8C">
        <w:rPr>
          <w:rFonts w:eastAsiaTheme="minorHAnsi"/>
          <w:sz w:val="24"/>
          <w:szCs w:val="24"/>
          <w:lang w:val="en-US"/>
        </w:rPr>
        <w:t xml:space="preserve"> PLS-SEM (Hair et al.), </w:t>
      </w:r>
      <w:proofErr w:type="spellStart"/>
      <w:r w:rsidRPr="009B2A8C">
        <w:rPr>
          <w:rFonts w:eastAsiaTheme="minorHAnsi"/>
          <w:sz w:val="24"/>
          <w:szCs w:val="24"/>
          <w:lang w:val="en-US"/>
        </w:rPr>
        <w:t>suatu</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hipotesis</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dinyatakan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signifikan</w:t>
      </w:r>
      <w:proofErr w:type="spellEnd"/>
      <w:r w:rsidRPr="009B2A8C">
        <w:rPr>
          <w:rFonts w:eastAsiaTheme="minorHAnsi"/>
          <w:sz w:val="24"/>
          <w:szCs w:val="24"/>
          <w:lang w:val="en-US"/>
        </w:rPr>
        <w:t xml:space="preserve"> dan </w:t>
      </w:r>
      <w:proofErr w:type="spellStart"/>
      <w:r w:rsidRPr="009B2A8C">
        <w:rPr>
          <w:rFonts w:eastAsiaTheme="minorHAnsi"/>
          <w:sz w:val="24"/>
          <w:szCs w:val="24"/>
          <w:lang w:val="en-US"/>
        </w:rPr>
        <w:t>diterima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secara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statistik</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apabila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menghasilkan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nilai</w:t>
      </w:r>
      <w:proofErr w:type="spellEnd"/>
      <w:r w:rsidRPr="009B2A8C">
        <w:rPr>
          <w:rFonts w:eastAsiaTheme="minorHAnsi"/>
          <w:sz w:val="24"/>
          <w:szCs w:val="24"/>
          <w:lang w:val="en-US"/>
        </w:rPr>
        <w:t xml:space="preserve"> T-</w:t>
      </w:r>
      <w:r w:rsidR="00F200B0" w:rsidRPr="00F200B0">
        <w:rPr>
          <w:rFonts w:eastAsiaTheme="minorHAnsi"/>
          <w:i/>
          <w:sz w:val="24"/>
          <w:szCs w:val="24"/>
          <w:lang w:val="en-US"/>
        </w:rPr>
        <w:t>statistic</w:t>
      </w:r>
      <w:r w:rsidRPr="009B2A8C">
        <w:rPr>
          <w:rFonts w:eastAsiaTheme="minorHAnsi"/>
          <w:sz w:val="24"/>
          <w:szCs w:val="24"/>
          <w:lang w:val="en-US"/>
        </w:rPr>
        <w:t xml:space="preserve">&gt;1,96 </w:t>
      </w:r>
      <w:proofErr w:type="spellStart"/>
      <w:r w:rsidRPr="009B2A8C">
        <w:rPr>
          <w:rFonts w:eastAsiaTheme="minorHAnsi"/>
          <w:sz w:val="24"/>
          <w:szCs w:val="24"/>
          <w:lang w:val="en-US"/>
        </w:rPr>
        <w:t>serta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nilai</w:t>
      </w:r>
      <w:proofErr w:type="spellEnd"/>
      <w:r w:rsidRPr="009B2A8C">
        <w:rPr>
          <w:rFonts w:eastAsiaTheme="minorHAnsi"/>
          <w:sz w:val="24"/>
          <w:szCs w:val="24"/>
          <w:lang w:val="en-US"/>
        </w:rPr>
        <w:t xml:space="preserve"> P-</w:t>
      </w:r>
      <w:r w:rsidRPr="009B2A8C">
        <w:rPr>
          <w:rFonts w:eastAsiaTheme="minorHAnsi"/>
          <w:i/>
          <w:sz w:val="24"/>
          <w:szCs w:val="24"/>
          <w:lang w:val="en-US"/>
        </w:rPr>
        <w:t>value</w:t>
      </w:r>
      <w:r w:rsidRPr="009B2A8C">
        <w:rPr>
          <w:rFonts w:eastAsiaTheme="minorHAnsi"/>
          <w:sz w:val="24"/>
          <w:szCs w:val="24"/>
          <w:lang w:val="en-US"/>
        </w:rPr>
        <w:t>&lt;0,05.</w:t>
      </w:r>
      <w:r w:rsidR="00656BDE" w:rsidRPr="009B2A8C">
        <w:rPr>
          <w:rFonts w:eastAsiaTheme="minorHAnsi"/>
          <w:sz w:val="24"/>
          <w:szCs w:val="24"/>
          <w:lang w:val="en-US"/>
        </w:rPr>
        <w:t xml:space="preserve"> </w:t>
      </w:r>
      <w:proofErr w:type="spellStart"/>
      <w:r w:rsidR="00656BDE" w:rsidRPr="009B2A8C">
        <w:rPr>
          <w:rFonts w:eastAsiaTheme="minorHAnsi"/>
          <w:sz w:val="24"/>
          <w:szCs w:val="24"/>
          <w:lang w:val="en-US"/>
        </w:rPr>
        <w:t>Sebaliknya</w:t>
      </w:r>
      <w:proofErr w:type="spellEnd"/>
      <w:r w:rsidR="00656BDE" w:rsidRPr="009B2A8C">
        <w:rPr>
          <w:rFonts w:eastAsiaTheme="minorHAnsi"/>
          <w:sz w:val="24"/>
          <w:szCs w:val="24"/>
          <w:lang w:val="en-US"/>
        </w:rPr>
        <w:t xml:space="preserve">, </w:t>
      </w:r>
      <w:proofErr w:type="spellStart"/>
      <w:r w:rsidR="00656BDE" w:rsidRPr="009B2A8C">
        <w:rPr>
          <w:rFonts w:eastAsiaTheme="minorHAnsi"/>
          <w:sz w:val="24"/>
          <w:szCs w:val="24"/>
          <w:lang w:val="en-US"/>
        </w:rPr>
        <w:t>apabila</w:t>
      </w:r>
      <w:proofErr w:type="spellEnd"/>
      <w:r w:rsidR="00656BDE" w:rsidRPr="009B2A8C">
        <w:rPr>
          <w:rFonts w:eastAsiaTheme="minorHAnsi"/>
          <w:sz w:val="24"/>
          <w:szCs w:val="24"/>
          <w:lang w:val="en-US"/>
        </w:rPr>
        <w:t xml:space="preserve"> T-</w:t>
      </w:r>
      <w:r w:rsidR="00F200B0" w:rsidRPr="00F200B0">
        <w:rPr>
          <w:rFonts w:eastAsiaTheme="minorHAnsi"/>
          <w:i/>
          <w:iCs/>
          <w:sz w:val="24"/>
          <w:szCs w:val="24"/>
          <w:lang w:val="en-US"/>
        </w:rPr>
        <w:t>statistic</w:t>
      </w:r>
      <w:r w:rsidR="00656BDE" w:rsidRPr="009B2A8C">
        <w:rPr>
          <w:rFonts w:eastAsiaTheme="minorHAnsi"/>
          <w:sz w:val="24"/>
          <w:szCs w:val="24"/>
          <w:lang w:val="en-US"/>
        </w:rPr>
        <w:t xml:space="preserve"> </w:t>
      </w:r>
      <w:r w:rsidR="00015F1D" w:rsidRPr="009B2A8C">
        <w:rPr>
          <w:rFonts w:eastAsiaTheme="minorHAnsi"/>
          <w:sz w:val="24"/>
          <w:szCs w:val="24"/>
          <w:lang w:val="en-US"/>
        </w:rPr>
        <w:t xml:space="preserve">≤ 1,96 </w:t>
      </w:r>
      <w:proofErr w:type="spellStart"/>
      <w:r w:rsidR="00015F1D" w:rsidRPr="009B2A8C">
        <w:rPr>
          <w:rFonts w:eastAsiaTheme="minorHAnsi"/>
          <w:sz w:val="24"/>
          <w:szCs w:val="24"/>
          <w:lang w:val="en-US"/>
        </w:rPr>
        <w:t>atau</w:t>
      </w:r>
      <w:proofErr w:type="spellEnd"/>
      <w:r w:rsidR="00015F1D" w:rsidRPr="009B2A8C">
        <w:rPr>
          <w:rFonts w:eastAsiaTheme="minorHAnsi"/>
          <w:sz w:val="24"/>
          <w:szCs w:val="24"/>
          <w:lang w:val="en-US"/>
        </w:rPr>
        <w:t xml:space="preserve"> P-</w:t>
      </w:r>
      <w:r w:rsidR="00015F1D" w:rsidRPr="009B2A8C">
        <w:rPr>
          <w:rFonts w:eastAsiaTheme="minorHAnsi"/>
          <w:i/>
          <w:iCs/>
          <w:sz w:val="24"/>
          <w:szCs w:val="24"/>
          <w:lang w:val="en-US"/>
        </w:rPr>
        <w:t>value</w:t>
      </w:r>
      <w:r w:rsidR="00015F1D" w:rsidRPr="009B2A8C">
        <w:rPr>
          <w:rFonts w:eastAsiaTheme="minorHAnsi"/>
          <w:sz w:val="24"/>
          <w:szCs w:val="24"/>
          <w:lang w:val="en-US"/>
        </w:rPr>
        <w:t xml:space="preserve"> ≥ 0,05, </w:t>
      </w:r>
      <w:proofErr w:type="spellStart"/>
      <w:r w:rsidR="00015F1D" w:rsidRPr="009B2A8C">
        <w:rPr>
          <w:rFonts w:eastAsiaTheme="minorHAnsi"/>
          <w:sz w:val="24"/>
          <w:szCs w:val="24"/>
          <w:lang w:val="en-US"/>
        </w:rPr>
        <w:t>maka</w:t>
      </w:r>
      <w:proofErr w:type="spellEnd"/>
      <w:r w:rsidR="00015F1D" w:rsidRPr="009B2A8C">
        <w:rPr>
          <w:rFonts w:eastAsiaTheme="minorHAnsi"/>
          <w:sz w:val="24"/>
          <w:szCs w:val="24"/>
          <w:lang w:val="en-US"/>
        </w:rPr>
        <w:t xml:space="preserve"> </w:t>
      </w:r>
      <w:proofErr w:type="spellStart"/>
      <w:r w:rsidR="00015F1D" w:rsidRPr="009B2A8C">
        <w:rPr>
          <w:rFonts w:eastAsiaTheme="minorHAnsi"/>
          <w:sz w:val="24"/>
          <w:szCs w:val="24"/>
          <w:lang w:val="en-US"/>
        </w:rPr>
        <w:t>hipotesis</w:t>
      </w:r>
      <w:proofErr w:type="spellEnd"/>
      <w:r w:rsidR="00015F1D" w:rsidRPr="009B2A8C">
        <w:rPr>
          <w:rFonts w:eastAsiaTheme="minorHAnsi"/>
          <w:sz w:val="24"/>
          <w:szCs w:val="24"/>
          <w:lang w:val="en-US"/>
        </w:rPr>
        <w:t xml:space="preserve"> </w:t>
      </w:r>
      <w:proofErr w:type="spellStart"/>
      <w:r w:rsidR="00015F1D" w:rsidRPr="009B2A8C">
        <w:rPr>
          <w:rFonts w:eastAsiaTheme="minorHAnsi"/>
          <w:sz w:val="24"/>
          <w:szCs w:val="24"/>
          <w:lang w:val="en-US"/>
        </w:rPr>
        <w:t>tersebut</w:t>
      </w:r>
      <w:proofErr w:type="spellEnd"/>
      <w:r w:rsidR="00015F1D" w:rsidRPr="009B2A8C">
        <w:rPr>
          <w:rFonts w:eastAsiaTheme="minorHAnsi"/>
          <w:sz w:val="24"/>
          <w:szCs w:val="24"/>
          <w:lang w:val="en-US"/>
        </w:rPr>
        <w:t xml:space="preserve"> </w:t>
      </w:r>
      <w:proofErr w:type="spellStart"/>
      <w:r w:rsidR="00015F1D" w:rsidRPr="009B2A8C">
        <w:rPr>
          <w:rFonts w:eastAsiaTheme="minorHAnsi"/>
          <w:sz w:val="24"/>
          <w:szCs w:val="24"/>
          <w:lang w:val="en-US"/>
        </w:rPr>
        <w:t>dinyatakan</w:t>
      </w:r>
      <w:proofErr w:type="spellEnd"/>
      <w:r w:rsidR="00015F1D" w:rsidRPr="009B2A8C">
        <w:rPr>
          <w:rFonts w:eastAsiaTheme="minorHAnsi"/>
          <w:sz w:val="24"/>
          <w:szCs w:val="24"/>
          <w:lang w:val="en-US"/>
        </w:rPr>
        <w:t xml:space="preserve"> </w:t>
      </w:r>
      <w:proofErr w:type="spellStart"/>
      <w:r w:rsidR="00015F1D" w:rsidRPr="009B2A8C">
        <w:rPr>
          <w:rFonts w:eastAsiaTheme="minorHAnsi"/>
          <w:sz w:val="24"/>
          <w:szCs w:val="24"/>
          <w:lang w:val="en-US"/>
        </w:rPr>
        <w:t>tidak</w:t>
      </w:r>
      <w:proofErr w:type="spellEnd"/>
      <w:r w:rsidR="00015F1D" w:rsidRPr="009B2A8C">
        <w:rPr>
          <w:rFonts w:eastAsiaTheme="minorHAnsi"/>
          <w:sz w:val="24"/>
          <w:szCs w:val="24"/>
          <w:lang w:val="en-US"/>
        </w:rPr>
        <w:t xml:space="preserve"> </w:t>
      </w:r>
      <w:proofErr w:type="spellStart"/>
      <w:r w:rsidR="00015F1D" w:rsidRPr="009B2A8C">
        <w:rPr>
          <w:rFonts w:eastAsiaTheme="minorHAnsi"/>
          <w:sz w:val="24"/>
          <w:szCs w:val="24"/>
          <w:lang w:val="en-US"/>
        </w:rPr>
        <w:t>signifikan</w:t>
      </w:r>
      <w:proofErr w:type="spellEnd"/>
      <w:r w:rsidR="00015F1D" w:rsidRPr="009B2A8C">
        <w:rPr>
          <w:rFonts w:eastAsiaTheme="minorHAnsi"/>
          <w:sz w:val="24"/>
          <w:szCs w:val="24"/>
          <w:lang w:val="en-US"/>
        </w:rPr>
        <w:t xml:space="preserve"> dan </w:t>
      </w:r>
      <w:proofErr w:type="spellStart"/>
      <w:r w:rsidR="00015F1D" w:rsidRPr="009B2A8C">
        <w:rPr>
          <w:rFonts w:eastAsiaTheme="minorHAnsi"/>
          <w:sz w:val="24"/>
          <w:szCs w:val="24"/>
          <w:lang w:val="en-US"/>
        </w:rPr>
        <w:t>ditolak</w:t>
      </w:r>
      <w:proofErr w:type="spellEnd"/>
      <w:r w:rsidR="00015F1D" w:rsidRPr="009B2A8C">
        <w:rPr>
          <w:rFonts w:eastAsiaTheme="minorHAnsi"/>
          <w:sz w:val="24"/>
          <w:szCs w:val="24"/>
          <w:lang w:val="en-US"/>
        </w:rPr>
        <w:t>.</w:t>
      </w:r>
    </w:p>
    <w:p w14:paraId="7BDB36DF" w14:textId="0E92E7BE" w:rsidR="00B0426C" w:rsidRPr="009B2A8C" w:rsidRDefault="00B0426C" w:rsidP="00080650">
      <w:pPr>
        <w:ind w:left="720"/>
        <w:jc w:val="center"/>
        <w:rPr>
          <w:sz w:val="24"/>
          <w:szCs w:val="24"/>
        </w:rPr>
      </w:pPr>
      <w:r w:rsidRPr="009B2A8C">
        <w:rPr>
          <w:sz w:val="24"/>
          <w:szCs w:val="24"/>
        </w:rPr>
        <w:t>Tabel 4.</w:t>
      </w:r>
      <w:r w:rsidR="00C028AB">
        <w:rPr>
          <w:sz w:val="24"/>
          <w:szCs w:val="24"/>
        </w:rPr>
        <w:t>15</w:t>
      </w:r>
      <w:r w:rsidRPr="009B2A8C">
        <w:rPr>
          <w:sz w:val="24"/>
          <w:szCs w:val="24"/>
        </w:rPr>
        <w:t xml:space="preserve"> Hasil </w:t>
      </w:r>
      <w:r w:rsidR="00080650" w:rsidRPr="009B2A8C">
        <w:rPr>
          <w:sz w:val="24"/>
          <w:szCs w:val="24"/>
        </w:rPr>
        <w:t>T-</w:t>
      </w:r>
      <w:proofErr w:type="spellStart"/>
      <w:r w:rsidR="00F200B0" w:rsidRPr="00F200B0">
        <w:rPr>
          <w:i/>
          <w:iCs/>
          <w:sz w:val="24"/>
          <w:szCs w:val="24"/>
        </w:rPr>
        <w:t>statistic</w:t>
      </w:r>
      <w:proofErr w:type="spellEnd"/>
    </w:p>
    <w:tbl>
      <w:tblPr>
        <w:tblStyle w:val="TableGrid"/>
        <w:tblW w:w="0" w:type="auto"/>
        <w:tblInd w:w="720" w:type="dxa"/>
        <w:tblLook w:val="04A0" w:firstRow="1" w:lastRow="0" w:firstColumn="1" w:lastColumn="0" w:noHBand="0" w:noVBand="1"/>
      </w:tblPr>
      <w:tblGrid>
        <w:gridCol w:w="1341"/>
        <w:gridCol w:w="802"/>
        <w:gridCol w:w="786"/>
        <w:gridCol w:w="1017"/>
        <w:gridCol w:w="1426"/>
        <w:gridCol w:w="769"/>
        <w:gridCol w:w="1070"/>
      </w:tblGrid>
      <w:tr w:rsidR="00B47905" w:rsidRPr="009B2A8C" w14:paraId="4D5F5AB1" w14:textId="19BFC83F" w:rsidTr="00176905">
        <w:tc>
          <w:tcPr>
            <w:tcW w:w="1341" w:type="dxa"/>
          </w:tcPr>
          <w:p w14:paraId="280B2E4E" w14:textId="77777777" w:rsidR="00B47905" w:rsidRPr="009B2A8C" w:rsidRDefault="00B47905" w:rsidP="00176905">
            <w:pPr>
              <w:spacing w:line="240" w:lineRule="auto"/>
              <w:ind w:right="-166" w:firstLine="0"/>
              <w:jc w:val="center"/>
              <w:rPr>
                <w:sz w:val="24"/>
                <w:szCs w:val="24"/>
              </w:rPr>
            </w:pPr>
          </w:p>
        </w:tc>
        <w:tc>
          <w:tcPr>
            <w:tcW w:w="802" w:type="dxa"/>
          </w:tcPr>
          <w:p w14:paraId="4FFC2AD2" w14:textId="51D4C488" w:rsidR="00B47905" w:rsidRPr="009B2A8C" w:rsidRDefault="00B47905" w:rsidP="00176905">
            <w:pPr>
              <w:spacing w:line="240" w:lineRule="auto"/>
              <w:ind w:left="-159" w:right="-166" w:hanging="142"/>
              <w:jc w:val="center"/>
              <w:rPr>
                <w:sz w:val="24"/>
                <w:szCs w:val="24"/>
              </w:rPr>
            </w:pPr>
            <w:proofErr w:type="spellStart"/>
            <w:r w:rsidRPr="009B2A8C">
              <w:rPr>
                <w:i/>
                <w:sz w:val="24"/>
                <w:szCs w:val="24"/>
              </w:rPr>
              <w:t>Original</w:t>
            </w:r>
            <w:proofErr w:type="spellEnd"/>
            <w:r w:rsidRPr="009B2A8C">
              <w:rPr>
                <w:i/>
                <w:sz w:val="24"/>
                <w:szCs w:val="24"/>
              </w:rPr>
              <w:t xml:space="preserve"> </w:t>
            </w:r>
            <w:proofErr w:type="spellStart"/>
            <w:r w:rsidRPr="009B2A8C">
              <w:rPr>
                <w:i/>
                <w:sz w:val="24"/>
                <w:szCs w:val="24"/>
              </w:rPr>
              <w:t>Sample</w:t>
            </w:r>
            <w:proofErr w:type="spellEnd"/>
            <w:r w:rsidRPr="009B2A8C">
              <w:rPr>
                <w:sz w:val="24"/>
                <w:szCs w:val="24"/>
              </w:rPr>
              <w:t xml:space="preserve"> (O)</w:t>
            </w:r>
          </w:p>
        </w:tc>
        <w:tc>
          <w:tcPr>
            <w:tcW w:w="786" w:type="dxa"/>
          </w:tcPr>
          <w:p w14:paraId="180394E1" w14:textId="18AB6B6E" w:rsidR="00B47905" w:rsidRPr="009B2A8C" w:rsidRDefault="00B47905" w:rsidP="00176905">
            <w:pPr>
              <w:spacing w:line="240" w:lineRule="auto"/>
              <w:ind w:left="-159" w:right="-166" w:hanging="142"/>
              <w:jc w:val="center"/>
              <w:rPr>
                <w:sz w:val="24"/>
                <w:szCs w:val="24"/>
              </w:rPr>
            </w:pPr>
            <w:proofErr w:type="spellStart"/>
            <w:r w:rsidRPr="009B2A8C">
              <w:rPr>
                <w:i/>
                <w:sz w:val="24"/>
                <w:szCs w:val="24"/>
              </w:rPr>
              <w:t>Sample</w:t>
            </w:r>
            <w:proofErr w:type="spellEnd"/>
            <w:r w:rsidRPr="009B2A8C">
              <w:rPr>
                <w:i/>
                <w:sz w:val="24"/>
                <w:szCs w:val="24"/>
              </w:rPr>
              <w:t xml:space="preserve"> </w:t>
            </w:r>
            <w:proofErr w:type="spellStart"/>
            <w:r w:rsidRPr="009B2A8C">
              <w:rPr>
                <w:i/>
                <w:sz w:val="24"/>
                <w:szCs w:val="24"/>
              </w:rPr>
              <w:t>mean</w:t>
            </w:r>
            <w:proofErr w:type="spellEnd"/>
            <w:r w:rsidRPr="009B2A8C">
              <w:rPr>
                <w:sz w:val="24"/>
                <w:szCs w:val="24"/>
              </w:rPr>
              <w:t xml:space="preserve"> (M)</w:t>
            </w:r>
          </w:p>
        </w:tc>
        <w:tc>
          <w:tcPr>
            <w:tcW w:w="1017" w:type="dxa"/>
          </w:tcPr>
          <w:p w14:paraId="5C73465E" w14:textId="2CFB4847" w:rsidR="00B47905" w:rsidRPr="009B2A8C" w:rsidRDefault="00B47905" w:rsidP="00176905">
            <w:pPr>
              <w:spacing w:line="240" w:lineRule="auto"/>
              <w:ind w:left="-159" w:right="-166" w:hanging="142"/>
              <w:jc w:val="center"/>
              <w:rPr>
                <w:sz w:val="24"/>
                <w:szCs w:val="24"/>
              </w:rPr>
            </w:pPr>
            <w:r w:rsidRPr="009B2A8C">
              <w:rPr>
                <w:i/>
                <w:sz w:val="24"/>
                <w:szCs w:val="24"/>
              </w:rPr>
              <w:t xml:space="preserve">Standard </w:t>
            </w:r>
            <w:proofErr w:type="spellStart"/>
            <w:r w:rsidRPr="009B2A8C">
              <w:rPr>
                <w:i/>
                <w:sz w:val="24"/>
                <w:szCs w:val="24"/>
              </w:rPr>
              <w:t>deviation</w:t>
            </w:r>
            <w:proofErr w:type="spellEnd"/>
            <w:r w:rsidRPr="009B2A8C">
              <w:rPr>
                <w:sz w:val="24"/>
                <w:szCs w:val="24"/>
              </w:rPr>
              <w:t xml:space="preserve"> (STDEV)</w:t>
            </w:r>
          </w:p>
        </w:tc>
        <w:tc>
          <w:tcPr>
            <w:tcW w:w="1426" w:type="dxa"/>
          </w:tcPr>
          <w:p w14:paraId="4E691DD7" w14:textId="03F8C271" w:rsidR="00B47905" w:rsidRPr="009B2A8C" w:rsidRDefault="00B47905" w:rsidP="00176905">
            <w:pPr>
              <w:spacing w:line="240" w:lineRule="auto"/>
              <w:ind w:left="-159" w:right="-166" w:hanging="142"/>
              <w:jc w:val="center"/>
              <w:rPr>
                <w:sz w:val="24"/>
                <w:szCs w:val="24"/>
              </w:rPr>
            </w:pPr>
            <w:r w:rsidRPr="009B2A8C">
              <w:rPr>
                <w:i/>
                <w:sz w:val="24"/>
                <w:szCs w:val="24"/>
              </w:rPr>
              <w:t xml:space="preserve">T </w:t>
            </w:r>
            <w:proofErr w:type="spellStart"/>
            <w:r w:rsidR="00F200B0" w:rsidRPr="00F200B0">
              <w:rPr>
                <w:i/>
                <w:sz w:val="24"/>
                <w:szCs w:val="24"/>
              </w:rPr>
              <w:t>statistic</w:t>
            </w:r>
            <w:r w:rsidRPr="009B2A8C">
              <w:rPr>
                <w:i/>
                <w:sz w:val="24"/>
                <w:szCs w:val="24"/>
              </w:rPr>
              <w:t>s</w:t>
            </w:r>
            <w:proofErr w:type="spellEnd"/>
            <w:r w:rsidRPr="009B2A8C">
              <w:rPr>
                <w:sz w:val="24"/>
                <w:szCs w:val="24"/>
              </w:rPr>
              <w:t xml:space="preserve"> ((|O/STDEV|)</w:t>
            </w:r>
          </w:p>
        </w:tc>
        <w:tc>
          <w:tcPr>
            <w:tcW w:w="769" w:type="dxa"/>
          </w:tcPr>
          <w:p w14:paraId="425E7576" w14:textId="45167F92" w:rsidR="00273E10" w:rsidRDefault="00B47905" w:rsidP="00176905">
            <w:pPr>
              <w:spacing w:line="240" w:lineRule="auto"/>
              <w:ind w:left="-159" w:right="-166" w:hanging="142"/>
              <w:jc w:val="center"/>
              <w:rPr>
                <w:sz w:val="24"/>
                <w:szCs w:val="24"/>
              </w:rPr>
            </w:pPr>
            <w:r w:rsidRPr="009B2A8C">
              <w:rPr>
                <w:sz w:val="24"/>
                <w:szCs w:val="24"/>
              </w:rPr>
              <w:t>P</w:t>
            </w:r>
          </w:p>
          <w:p w14:paraId="725033E8" w14:textId="0152038A" w:rsidR="00B47905" w:rsidRPr="009B2A8C" w:rsidRDefault="00B47905" w:rsidP="00176905">
            <w:pPr>
              <w:spacing w:line="240" w:lineRule="auto"/>
              <w:ind w:left="-159" w:right="-166" w:hanging="142"/>
              <w:jc w:val="center"/>
              <w:rPr>
                <w:sz w:val="24"/>
                <w:szCs w:val="24"/>
                <w:lang w:val="en-US"/>
              </w:rPr>
            </w:pPr>
            <w:proofErr w:type="spellStart"/>
            <w:r w:rsidRPr="009B2A8C">
              <w:rPr>
                <w:i/>
                <w:sz w:val="24"/>
                <w:szCs w:val="24"/>
              </w:rPr>
              <w:t>values</w:t>
            </w:r>
            <w:proofErr w:type="spellEnd"/>
          </w:p>
        </w:tc>
        <w:tc>
          <w:tcPr>
            <w:tcW w:w="1070" w:type="dxa"/>
          </w:tcPr>
          <w:p w14:paraId="6D71EA2E" w14:textId="61CC611F" w:rsidR="00B47905" w:rsidRPr="009B2A8C" w:rsidRDefault="00B47905" w:rsidP="00176905">
            <w:pPr>
              <w:spacing w:line="240" w:lineRule="auto"/>
              <w:ind w:left="-159" w:right="-166" w:firstLine="110"/>
              <w:jc w:val="left"/>
              <w:rPr>
                <w:sz w:val="24"/>
                <w:szCs w:val="24"/>
              </w:rPr>
            </w:pPr>
            <w:proofErr w:type="spellStart"/>
            <w:r w:rsidRPr="009B2A8C">
              <w:rPr>
                <w:sz w:val="24"/>
                <w:szCs w:val="24"/>
              </w:rPr>
              <w:t>Ket</w:t>
            </w:r>
            <w:proofErr w:type="spellEnd"/>
          </w:p>
        </w:tc>
      </w:tr>
      <w:tr w:rsidR="00646DBF" w:rsidRPr="009B2A8C" w14:paraId="350E4458" w14:textId="4E5A921E" w:rsidTr="00176905">
        <w:tc>
          <w:tcPr>
            <w:tcW w:w="1341" w:type="dxa"/>
          </w:tcPr>
          <w:p w14:paraId="5E270A45" w14:textId="48769480" w:rsidR="00646DBF" w:rsidRPr="009B2A8C" w:rsidRDefault="00646DBF" w:rsidP="00176905">
            <w:pPr>
              <w:spacing w:line="240" w:lineRule="auto"/>
              <w:ind w:right="-24" w:firstLine="0"/>
              <w:rPr>
                <w:sz w:val="24"/>
                <w:szCs w:val="24"/>
              </w:rPr>
            </w:pPr>
            <w:r w:rsidRPr="009B2A8C">
              <w:rPr>
                <w:sz w:val="24"/>
                <w:szCs w:val="24"/>
              </w:rPr>
              <w:lastRenderedPageBreak/>
              <w:t>Sistem Kerja Fleksibel (X)→ Kinerja Pegawai (Y)</w:t>
            </w:r>
          </w:p>
        </w:tc>
        <w:tc>
          <w:tcPr>
            <w:tcW w:w="802" w:type="dxa"/>
          </w:tcPr>
          <w:p w14:paraId="1AC1EE55" w14:textId="082BDCE7" w:rsidR="00646DBF" w:rsidRPr="009B2A8C" w:rsidRDefault="00646DBF" w:rsidP="00176905">
            <w:pPr>
              <w:spacing w:line="240" w:lineRule="auto"/>
              <w:ind w:right="-166" w:firstLine="0"/>
              <w:jc w:val="center"/>
              <w:rPr>
                <w:sz w:val="24"/>
                <w:szCs w:val="24"/>
              </w:rPr>
            </w:pPr>
            <w:r w:rsidRPr="009B2A8C">
              <w:rPr>
                <w:sz w:val="24"/>
                <w:szCs w:val="24"/>
              </w:rPr>
              <w:t>0,114</w:t>
            </w:r>
          </w:p>
        </w:tc>
        <w:tc>
          <w:tcPr>
            <w:tcW w:w="786" w:type="dxa"/>
          </w:tcPr>
          <w:p w14:paraId="1CE0F09F" w14:textId="15C63AB3" w:rsidR="00646DBF" w:rsidRPr="009B2A8C" w:rsidRDefault="00646DBF" w:rsidP="00176905">
            <w:pPr>
              <w:spacing w:line="240" w:lineRule="auto"/>
              <w:ind w:right="-166" w:firstLine="0"/>
              <w:jc w:val="center"/>
              <w:rPr>
                <w:sz w:val="24"/>
                <w:szCs w:val="24"/>
              </w:rPr>
            </w:pPr>
            <w:r w:rsidRPr="009B2A8C">
              <w:rPr>
                <w:sz w:val="24"/>
                <w:szCs w:val="24"/>
              </w:rPr>
              <w:t>0,181</w:t>
            </w:r>
          </w:p>
        </w:tc>
        <w:tc>
          <w:tcPr>
            <w:tcW w:w="1017" w:type="dxa"/>
          </w:tcPr>
          <w:p w14:paraId="7C7BD102" w14:textId="70C6A204" w:rsidR="00646DBF" w:rsidRPr="009B2A8C" w:rsidRDefault="00646DBF" w:rsidP="00176905">
            <w:pPr>
              <w:spacing w:line="240" w:lineRule="auto"/>
              <w:ind w:right="-166" w:firstLine="0"/>
              <w:jc w:val="center"/>
              <w:rPr>
                <w:sz w:val="24"/>
                <w:szCs w:val="24"/>
              </w:rPr>
            </w:pPr>
            <w:r w:rsidRPr="009B2A8C">
              <w:rPr>
                <w:sz w:val="24"/>
                <w:szCs w:val="24"/>
              </w:rPr>
              <w:t>0,178</w:t>
            </w:r>
          </w:p>
        </w:tc>
        <w:tc>
          <w:tcPr>
            <w:tcW w:w="1426" w:type="dxa"/>
          </w:tcPr>
          <w:p w14:paraId="5D75D768" w14:textId="0F426E1D" w:rsidR="00646DBF" w:rsidRPr="009B2A8C" w:rsidRDefault="00646DBF" w:rsidP="00176905">
            <w:pPr>
              <w:spacing w:line="240" w:lineRule="auto"/>
              <w:ind w:right="-166" w:firstLine="0"/>
              <w:jc w:val="center"/>
              <w:rPr>
                <w:sz w:val="24"/>
                <w:szCs w:val="24"/>
              </w:rPr>
            </w:pPr>
            <w:r w:rsidRPr="009B2A8C">
              <w:rPr>
                <w:sz w:val="24"/>
                <w:szCs w:val="24"/>
              </w:rPr>
              <w:t>0,640</w:t>
            </w:r>
          </w:p>
        </w:tc>
        <w:tc>
          <w:tcPr>
            <w:tcW w:w="769" w:type="dxa"/>
          </w:tcPr>
          <w:p w14:paraId="0140A27E" w14:textId="02870F5A" w:rsidR="00646DBF" w:rsidRPr="009B2A8C" w:rsidRDefault="00646DBF" w:rsidP="00176905">
            <w:pPr>
              <w:spacing w:line="240" w:lineRule="auto"/>
              <w:ind w:right="-166" w:firstLine="0"/>
              <w:jc w:val="center"/>
              <w:rPr>
                <w:sz w:val="24"/>
                <w:szCs w:val="24"/>
              </w:rPr>
            </w:pPr>
            <w:r w:rsidRPr="009B2A8C">
              <w:rPr>
                <w:sz w:val="24"/>
                <w:szCs w:val="24"/>
              </w:rPr>
              <w:t>0,522</w:t>
            </w:r>
          </w:p>
        </w:tc>
        <w:tc>
          <w:tcPr>
            <w:tcW w:w="1070" w:type="dxa"/>
          </w:tcPr>
          <w:p w14:paraId="03A4667D" w14:textId="1264A7BF" w:rsidR="00646DBF" w:rsidRPr="009B2A8C" w:rsidRDefault="00646DBF" w:rsidP="00176905">
            <w:pPr>
              <w:spacing w:line="240" w:lineRule="auto"/>
              <w:ind w:right="-166" w:firstLine="0"/>
              <w:jc w:val="left"/>
              <w:rPr>
                <w:sz w:val="24"/>
                <w:szCs w:val="24"/>
              </w:rPr>
            </w:pPr>
            <w:r w:rsidRPr="009B2A8C">
              <w:rPr>
                <w:sz w:val="24"/>
                <w:szCs w:val="24"/>
              </w:rPr>
              <w:t>Ditolak</w:t>
            </w:r>
          </w:p>
        </w:tc>
      </w:tr>
      <w:tr w:rsidR="00646DBF" w:rsidRPr="009B2A8C" w14:paraId="0B5CB257" w14:textId="38357B6E" w:rsidTr="00176905">
        <w:tc>
          <w:tcPr>
            <w:tcW w:w="1341" w:type="dxa"/>
          </w:tcPr>
          <w:p w14:paraId="7F60BF27" w14:textId="250DC242" w:rsidR="00646DBF" w:rsidRPr="009B2A8C" w:rsidRDefault="00646DBF" w:rsidP="00176905">
            <w:pPr>
              <w:spacing w:line="240" w:lineRule="auto"/>
              <w:ind w:right="-24" w:firstLine="0"/>
              <w:rPr>
                <w:sz w:val="24"/>
                <w:szCs w:val="24"/>
              </w:rPr>
            </w:pPr>
            <w:r w:rsidRPr="009B2A8C">
              <w:rPr>
                <w:sz w:val="24"/>
                <w:szCs w:val="24"/>
              </w:rPr>
              <w:t xml:space="preserve">Sistem Kerja Fleksibel (X) →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Pr="009B2A8C">
              <w:rPr>
                <w:sz w:val="24"/>
                <w:szCs w:val="24"/>
              </w:rPr>
              <w:t xml:space="preserve"> (Z)</w:t>
            </w:r>
          </w:p>
        </w:tc>
        <w:tc>
          <w:tcPr>
            <w:tcW w:w="802" w:type="dxa"/>
          </w:tcPr>
          <w:p w14:paraId="3D923D8B" w14:textId="407A6C37" w:rsidR="00646DBF" w:rsidRPr="009B2A8C" w:rsidRDefault="00646DBF" w:rsidP="00176905">
            <w:pPr>
              <w:spacing w:line="240" w:lineRule="auto"/>
              <w:ind w:right="-166" w:firstLine="0"/>
              <w:jc w:val="center"/>
              <w:rPr>
                <w:sz w:val="24"/>
                <w:szCs w:val="24"/>
              </w:rPr>
            </w:pPr>
            <w:r w:rsidRPr="009B2A8C">
              <w:rPr>
                <w:sz w:val="24"/>
                <w:szCs w:val="24"/>
              </w:rPr>
              <w:t>0,598</w:t>
            </w:r>
          </w:p>
        </w:tc>
        <w:tc>
          <w:tcPr>
            <w:tcW w:w="786" w:type="dxa"/>
          </w:tcPr>
          <w:p w14:paraId="2E4FD96F" w14:textId="7E36B62E" w:rsidR="00646DBF" w:rsidRPr="009B2A8C" w:rsidRDefault="00646DBF" w:rsidP="00176905">
            <w:pPr>
              <w:spacing w:line="240" w:lineRule="auto"/>
              <w:ind w:right="-166" w:firstLine="0"/>
              <w:jc w:val="center"/>
              <w:rPr>
                <w:sz w:val="24"/>
                <w:szCs w:val="24"/>
              </w:rPr>
            </w:pPr>
            <w:r w:rsidRPr="009B2A8C">
              <w:rPr>
                <w:sz w:val="24"/>
                <w:szCs w:val="24"/>
              </w:rPr>
              <w:t>0,640</w:t>
            </w:r>
          </w:p>
        </w:tc>
        <w:tc>
          <w:tcPr>
            <w:tcW w:w="1017" w:type="dxa"/>
          </w:tcPr>
          <w:p w14:paraId="48554C4B" w14:textId="69F7DD0F" w:rsidR="00646DBF" w:rsidRPr="009B2A8C" w:rsidRDefault="00646DBF" w:rsidP="00176905">
            <w:pPr>
              <w:spacing w:line="240" w:lineRule="auto"/>
              <w:ind w:right="-166" w:firstLine="0"/>
              <w:jc w:val="center"/>
              <w:rPr>
                <w:sz w:val="24"/>
                <w:szCs w:val="24"/>
              </w:rPr>
            </w:pPr>
            <w:r w:rsidRPr="009B2A8C">
              <w:rPr>
                <w:sz w:val="24"/>
                <w:szCs w:val="24"/>
              </w:rPr>
              <w:t>0,154</w:t>
            </w:r>
          </w:p>
        </w:tc>
        <w:tc>
          <w:tcPr>
            <w:tcW w:w="1426" w:type="dxa"/>
          </w:tcPr>
          <w:p w14:paraId="74A6DD67" w14:textId="59031A27" w:rsidR="00646DBF" w:rsidRPr="009B2A8C" w:rsidRDefault="00646DBF" w:rsidP="00176905">
            <w:pPr>
              <w:spacing w:line="240" w:lineRule="auto"/>
              <w:ind w:right="-166" w:firstLine="0"/>
              <w:jc w:val="center"/>
              <w:rPr>
                <w:sz w:val="24"/>
                <w:szCs w:val="24"/>
              </w:rPr>
            </w:pPr>
            <w:r w:rsidRPr="009B2A8C">
              <w:rPr>
                <w:sz w:val="24"/>
                <w:szCs w:val="24"/>
              </w:rPr>
              <w:t>3,892</w:t>
            </w:r>
          </w:p>
        </w:tc>
        <w:tc>
          <w:tcPr>
            <w:tcW w:w="769" w:type="dxa"/>
          </w:tcPr>
          <w:p w14:paraId="538453D5" w14:textId="7F1A2B1B" w:rsidR="00646DBF" w:rsidRPr="009B2A8C" w:rsidRDefault="00646DBF" w:rsidP="00176905">
            <w:pPr>
              <w:spacing w:line="240" w:lineRule="auto"/>
              <w:ind w:right="-166" w:firstLine="0"/>
              <w:jc w:val="center"/>
              <w:rPr>
                <w:sz w:val="24"/>
                <w:szCs w:val="24"/>
              </w:rPr>
            </w:pPr>
            <w:r w:rsidRPr="009B2A8C">
              <w:rPr>
                <w:sz w:val="24"/>
                <w:szCs w:val="24"/>
              </w:rPr>
              <w:t>0,000</w:t>
            </w:r>
          </w:p>
        </w:tc>
        <w:tc>
          <w:tcPr>
            <w:tcW w:w="1070" w:type="dxa"/>
          </w:tcPr>
          <w:p w14:paraId="76CD0672" w14:textId="06D54EAC" w:rsidR="00646DBF" w:rsidRPr="009B2A8C" w:rsidRDefault="00646DBF" w:rsidP="00176905">
            <w:pPr>
              <w:spacing w:line="240" w:lineRule="auto"/>
              <w:ind w:right="-166" w:firstLine="0"/>
              <w:jc w:val="left"/>
              <w:rPr>
                <w:sz w:val="24"/>
                <w:szCs w:val="24"/>
              </w:rPr>
            </w:pPr>
            <w:r w:rsidRPr="009B2A8C">
              <w:rPr>
                <w:sz w:val="24"/>
                <w:szCs w:val="24"/>
              </w:rPr>
              <w:t>Diterima</w:t>
            </w:r>
          </w:p>
        </w:tc>
      </w:tr>
      <w:tr w:rsidR="00646DBF" w:rsidRPr="009B2A8C" w14:paraId="71AF9509" w14:textId="77777777" w:rsidTr="00176905">
        <w:tc>
          <w:tcPr>
            <w:tcW w:w="1341" w:type="dxa"/>
          </w:tcPr>
          <w:p w14:paraId="698F7C17" w14:textId="4FDD6619" w:rsidR="00646DBF" w:rsidRPr="009B2A8C" w:rsidRDefault="00273E10" w:rsidP="00176905">
            <w:pPr>
              <w:spacing w:line="240" w:lineRule="auto"/>
              <w:ind w:right="-24" w:firstLine="0"/>
              <w:rPr>
                <w:sz w:val="24"/>
                <w:szCs w:val="24"/>
              </w:rPr>
            </w:pPr>
            <w:proofErr w:type="spellStart"/>
            <w:r w:rsidRPr="00273E10">
              <w:rPr>
                <w:i/>
                <w:sz w:val="24"/>
                <w:szCs w:val="24"/>
              </w:rPr>
              <w:t>Job</w:t>
            </w:r>
            <w:proofErr w:type="spellEnd"/>
            <w:r w:rsidRPr="00273E10">
              <w:rPr>
                <w:i/>
                <w:sz w:val="24"/>
                <w:szCs w:val="24"/>
              </w:rPr>
              <w:t xml:space="preserve"> </w:t>
            </w:r>
            <w:proofErr w:type="spellStart"/>
            <w:r w:rsidRPr="00273E10">
              <w:rPr>
                <w:i/>
                <w:sz w:val="24"/>
                <w:szCs w:val="24"/>
              </w:rPr>
              <w:t>Enrichment</w:t>
            </w:r>
            <w:proofErr w:type="spellEnd"/>
            <w:r w:rsidR="00646DBF" w:rsidRPr="009B2A8C">
              <w:rPr>
                <w:sz w:val="24"/>
                <w:szCs w:val="24"/>
              </w:rPr>
              <w:t xml:space="preserve"> (Z) →Kinerja Pegawai (Y)</w:t>
            </w:r>
          </w:p>
        </w:tc>
        <w:tc>
          <w:tcPr>
            <w:tcW w:w="802" w:type="dxa"/>
          </w:tcPr>
          <w:p w14:paraId="40985FEA" w14:textId="487D9DC6" w:rsidR="00646DBF" w:rsidRPr="009B2A8C" w:rsidRDefault="00646DBF" w:rsidP="00176905">
            <w:pPr>
              <w:spacing w:line="240" w:lineRule="auto"/>
              <w:ind w:right="-166" w:firstLine="0"/>
              <w:jc w:val="center"/>
              <w:rPr>
                <w:sz w:val="24"/>
                <w:szCs w:val="24"/>
              </w:rPr>
            </w:pPr>
            <w:r w:rsidRPr="009B2A8C">
              <w:rPr>
                <w:sz w:val="24"/>
                <w:szCs w:val="24"/>
              </w:rPr>
              <w:t>0,752</w:t>
            </w:r>
          </w:p>
        </w:tc>
        <w:tc>
          <w:tcPr>
            <w:tcW w:w="786" w:type="dxa"/>
          </w:tcPr>
          <w:p w14:paraId="30A45A84" w14:textId="161A9BBC" w:rsidR="00646DBF" w:rsidRPr="009B2A8C" w:rsidRDefault="00646DBF" w:rsidP="00176905">
            <w:pPr>
              <w:spacing w:line="240" w:lineRule="auto"/>
              <w:ind w:right="-166" w:firstLine="0"/>
              <w:jc w:val="center"/>
              <w:rPr>
                <w:sz w:val="24"/>
                <w:szCs w:val="24"/>
              </w:rPr>
            </w:pPr>
            <w:r w:rsidRPr="009B2A8C">
              <w:rPr>
                <w:sz w:val="24"/>
                <w:szCs w:val="24"/>
              </w:rPr>
              <w:t>0,720</w:t>
            </w:r>
          </w:p>
        </w:tc>
        <w:tc>
          <w:tcPr>
            <w:tcW w:w="1017" w:type="dxa"/>
          </w:tcPr>
          <w:p w14:paraId="2C3150DF" w14:textId="15D536DE" w:rsidR="00646DBF" w:rsidRPr="009B2A8C" w:rsidRDefault="00646DBF" w:rsidP="00176905">
            <w:pPr>
              <w:spacing w:line="240" w:lineRule="auto"/>
              <w:ind w:right="-166" w:firstLine="0"/>
              <w:jc w:val="center"/>
              <w:rPr>
                <w:sz w:val="24"/>
                <w:szCs w:val="24"/>
              </w:rPr>
            </w:pPr>
            <w:r w:rsidRPr="009B2A8C">
              <w:rPr>
                <w:sz w:val="24"/>
                <w:szCs w:val="24"/>
              </w:rPr>
              <w:t>0,195</w:t>
            </w:r>
          </w:p>
        </w:tc>
        <w:tc>
          <w:tcPr>
            <w:tcW w:w="1426" w:type="dxa"/>
          </w:tcPr>
          <w:p w14:paraId="7AF84975" w14:textId="2FA6A5A3" w:rsidR="00646DBF" w:rsidRPr="009B2A8C" w:rsidRDefault="00646DBF" w:rsidP="00176905">
            <w:pPr>
              <w:spacing w:line="240" w:lineRule="auto"/>
              <w:ind w:right="-166" w:firstLine="0"/>
              <w:jc w:val="center"/>
              <w:rPr>
                <w:sz w:val="24"/>
                <w:szCs w:val="24"/>
              </w:rPr>
            </w:pPr>
            <w:r w:rsidRPr="009B2A8C">
              <w:rPr>
                <w:sz w:val="24"/>
                <w:szCs w:val="24"/>
              </w:rPr>
              <w:t>3,855</w:t>
            </w:r>
          </w:p>
        </w:tc>
        <w:tc>
          <w:tcPr>
            <w:tcW w:w="769" w:type="dxa"/>
          </w:tcPr>
          <w:p w14:paraId="22271487" w14:textId="272D2087" w:rsidR="00646DBF" w:rsidRPr="009B2A8C" w:rsidRDefault="00646DBF" w:rsidP="00176905">
            <w:pPr>
              <w:spacing w:line="240" w:lineRule="auto"/>
              <w:ind w:right="-166" w:firstLine="0"/>
              <w:jc w:val="center"/>
              <w:rPr>
                <w:sz w:val="24"/>
                <w:szCs w:val="24"/>
              </w:rPr>
            </w:pPr>
            <w:r w:rsidRPr="009B2A8C">
              <w:rPr>
                <w:sz w:val="24"/>
                <w:szCs w:val="24"/>
              </w:rPr>
              <w:t>0,000</w:t>
            </w:r>
          </w:p>
        </w:tc>
        <w:tc>
          <w:tcPr>
            <w:tcW w:w="1070" w:type="dxa"/>
          </w:tcPr>
          <w:p w14:paraId="504B3EA8" w14:textId="0945AB5F" w:rsidR="00646DBF" w:rsidRPr="009B2A8C" w:rsidRDefault="00646DBF" w:rsidP="00176905">
            <w:pPr>
              <w:spacing w:line="240" w:lineRule="auto"/>
              <w:ind w:right="-166" w:firstLine="0"/>
              <w:jc w:val="left"/>
              <w:rPr>
                <w:sz w:val="24"/>
                <w:szCs w:val="24"/>
              </w:rPr>
            </w:pPr>
            <w:r w:rsidRPr="009B2A8C">
              <w:rPr>
                <w:sz w:val="24"/>
                <w:szCs w:val="24"/>
              </w:rPr>
              <w:t>Diterima</w:t>
            </w:r>
          </w:p>
        </w:tc>
      </w:tr>
      <w:tr w:rsidR="00646DBF" w:rsidRPr="009B2A8C" w14:paraId="76BF89BE" w14:textId="77777777" w:rsidTr="00176905">
        <w:tc>
          <w:tcPr>
            <w:tcW w:w="1341" w:type="dxa"/>
          </w:tcPr>
          <w:p w14:paraId="0E74E356" w14:textId="2B2C6EEC" w:rsidR="00646DBF" w:rsidRPr="009B2A8C" w:rsidRDefault="00646DBF" w:rsidP="00176905">
            <w:pPr>
              <w:spacing w:line="240" w:lineRule="auto"/>
              <w:ind w:right="-24" w:firstLine="0"/>
              <w:rPr>
                <w:sz w:val="24"/>
                <w:szCs w:val="24"/>
              </w:rPr>
            </w:pPr>
            <w:r w:rsidRPr="009B2A8C">
              <w:rPr>
                <w:sz w:val="24"/>
                <w:szCs w:val="24"/>
              </w:rPr>
              <w:t xml:space="preserve">Sistem kerja fleksibel (X) → </w:t>
            </w:r>
            <w:proofErr w:type="spellStart"/>
            <w:r w:rsidR="00273E10" w:rsidRPr="00273E10">
              <w:rPr>
                <w:i/>
                <w:sz w:val="24"/>
                <w:szCs w:val="24"/>
              </w:rPr>
              <w:t>Job</w:t>
            </w:r>
            <w:proofErr w:type="spellEnd"/>
            <w:r w:rsidR="00273E10" w:rsidRPr="00273E10">
              <w:rPr>
                <w:i/>
                <w:sz w:val="24"/>
                <w:szCs w:val="24"/>
              </w:rPr>
              <w:t xml:space="preserve"> </w:t>
            </w:r>
            <w:proofErr w:type="spellStart"/>
            <w:r w:rsidR="00273E10" w:rsidRPr="00273E10">
              <w:rPr>
                <w:i/>
                <w:sz w:val="24"/>
                <w:szCs w:val="24"/>
              </w:rPr>
              <w:t>Enrichment</w:t>
            </w:r>
            <w:proofErr w:type="spellEnd"/>
            <w:r w:rsidRPr="009B2A8C">
              <w:rPr>
                <w:sz w:val="24"/>
                <w:szCs w:val="24"/>
              </w:rPr>
              <w:t xml:space="preserve"> (Z) → Kinerja Pegawai (Y)</w:t>
            </w:r>
          </w:p>
        </w:tc>
        <w:tc>
          <w:tcPr>
            <w:tcW w:w="802" w:type="dxa"/>
          </w:tcPr>
          <w:p w14:paraId="3542034E" w14:textId="47304652" w:rsidR="00646DBF" w:rsidRPr="009B2A8C" w:rsidRDefault="00646DBF" w:rsidP="00176905">
            <w:pPr>
              <w:spacing w:line="240" w:lineRule="auto"/>
              <w:ind w:right="-166" w:firstLine="0"/>
              <w:jc w:val="center"/>
              <w:rPr>
                <w:sz w:val="24"/>
                <w:szCs w:val="24"/>
              </w:rPr>
            </w:pPr>
            <w:r w:rsidRPr="009B2A8C">
              <w:rPr>
                <w:sz w:val="24"/>
                <w:szCs w:val="24"/>
              </w:rPr>
              <w:t>0,450</w:t>
            </w:r>
          </w:p>
        </w:tc>
        <w:tc>
          <w:tcPr>
            <w:tcW w:w="786" w:type="dxa"/>
          </w:tcPr>
          <w:p w14:paraId="40858F7E" w14:textId="4C90DE3F" w:rsidR="00646DBF" w:rsidRPr="009B2A8C" w:rsidRDefault="00646DBF" w:rsidP="00176905">
            <w:pPr>
              <w:spacing w:line="240" w:lineRule="auto"/>
              <w:ind w:right="-166" w:firstLine="0"/>
              <w:jc w:val="center"/>
              <w:rPr>
                <w:sz w:val="24"/>
                <w:szCs w:val="24"/>
              </w:rPr>
            </w:pPr>
            <w:r w:rsidRPr="009B2A8C">
              <w:rPr>
                <w:sz w:val="24"/>
                <w:szCs w:val="24"/>
              </w:rPr>
              <w:t>0,452</w:t>
            </w:r>
          </w:p>
        </w:tc>
        <w:tc>
          <w:tcPr>
            <w:tcW w:w="1017" w:type="dxa"/>
          </w:tcPr>
          <w:p w14:paraId="5EDEAB8A" w14:textId="38F52A97" w:rsidR="00646DBF" w:rsidRPr="009B2A8C" w:rsidRDefault="00646DBF" w:rsidP="00176905">
            <w:pPr>
              <w:spacing w:line="240" w:lineRule="auto"/>
              <w:ind w:right="-166" w:firstLine="0"/>
              <w:jc w:val="center"/>
              <w:rPr>
                <w:sz w:val="24"/>
                <w:szCs w:val="24"/>
              </w:rPr>
            </w:pPr>
            <w:r w:rsidRPr="009B2A8C">
              <w:rPr>
                <w:sz w:val="24"/>
                <w:szCs w:val="24"/>
              </w:rPr>
              <w:t>0,152</w:t>
            </w:r>
          </w:p>
        </w:tc>
        <w:tc>
          <w:tcPr>
            <w:tcW w:w="1426" w:type="dxa"/>
          </w:tcPr>
          <w:p w14:paraId="1F67B403" w14:textId="0983D1E2" w:rsidR="00646DBF" w:rsidRPr="009B2A8C" w:rsidRDefault="00646DBF" w:rsidP="00176905">
            <w:pPr>
              <w:spacing w:line="240" w:lineRule="auto"/>
              <w:ind w:right="-166" w:firstLine="0"/>
              <w:jc w:val="center"/>
              <w:rPr>
                <w:sz w:val="24"/>
                <w:szCs w:val="24"/>
              </w:rPr>
            </w:pPr>
            <w:r w:rsidRPr="009B2A8C">
              <w:rPr>
                <w:sz w:val="24"/>
                <w:szCs w:val="24"/>
              </w:rPr>
              <w:t>2,851</w:t>
            </w:r>
          </w:p>
        </w:tc>
        <w:tc>
          <w:tcPr>
            <w:tcW w:w="769" w:type="dxa"/>
          </w:tcPr>
          <w:p w14:paraId="687199A0" w14:textId="39E797F8" w:rsidR="00646DBF" w:rsidRPr="009B2A8C" w:rsidRDefault="00646DBF" w:rsidP="00176905">
            <w:pPr>
              <w:spacing w:line="240" w:lineRule="auto"/>
              <w:ind w:right="-166" w:firstLine="0"/>
              <w:jc w:val="center"/>
              <w:rPr>
                <w:sz w:val="24"/>
                <w:szCs w:val="24"/>
              </w:rPr>
            </w:pPr>
            <w:r w:rsidRPr="009B2A8C">
              <w:rPr>
                <w:sz w:val="24"/>
                <w:szCs w:val="24"/>
              </w:rPr>
              <w:t>0,004</w:t>
            </w:r>
          </w:p>
        </w:tc>
        <w:tc>
          <w:tcPr>
            <w:tcW w:w="1070" w:type="dxa"/>
          </w:tcPr>
          <w:p w14:paraId="691F745A" w14:textId="51461DCC" w:rsidR="00646DBF" w:rsidRPr="009B2A8C" w:rsidRDefault="00646DBF" w:rsidP="00176905">
            <w:pPr>
              <w:spacing w:line="240" w:lineRule="auto"/>
              <w:ind w:right="-166" w:firstLine="0"/>
              <w:jc w:val="left"/>
              <w:rPr>
                <w:sz w:val="24"/>
                <w:szCs w:val="24"/>
              </w:rPr>
            </w:pPr>
            <w:r w:rsidRPr="009B2A8C">
              <w:rPr>
                <w:sz w:val="24"/>
                <w:szCs w:val="24"/>
              </w:rPr>
              <w:t>Diterima</w:t>
            </w:r>
          </w:p>
        </w:tc>
      </w:tr>
    </w:tbl>
    <w:p w14:paraId="19999293" w14:textId="4C8D4F92" w:rsidR="000D2BF8" w:rsidRPr="009B2A8C" w:rsidRDefault="00080650" w:rsidP="00CC021D">
      <w:pPr>
        <w:ind w:firstLine="720"/>
        <w:rPr>
          <w:sz w:val="24"/>
          <w:szCs w:val="24"/>
        </w:rPr>
      </w:pPr>
      <w:r w:rsidRPr="009B2A8C">
        <w:rPr>
          <w:sz w:val="24"/>
          <w:szCs w:val="24"/>
        </w:rPr>
        <w:t xml:space="preserve">Sumber : </w:t>
      </w:r>
      <w:proofErr w:type="spellStart"/>
      <w:r w:rsidRPr="009B2A8C">
        <w:rPr>
          <w:sz w:val="24"/>
          <w:szCs w:val="24"/>
        </w:rPr>
        <w:t>Output</w:t>
      </w:r>
      <w:proofErr w:type="spellEnd"/>
      <w:r w:rsidRPr="009B2A8C">
        <w:rPr>
          <w:sz w:val="24"/>
          <w:szCs w:val="24"/>
        </w:rPr>
        <w:t xml:space="preserve"> </w:t>
      </w:r>
      <w:proofErr w:type="spellStart"/>
      <w:r w:rsidRPr="009B2A8C">
        <w:rPr>
          <w:sz w:val="24"/>
          <w:szCs w:val="24"/>
        </w:rPr>
        <w:t>SmartPLS</w:t>
      </w:r>
      <w:proofErr w:type="spellEnd"/>
      <w:r w:rsidRPr="009B2A8C">
        <w:rPr>
          <w:sz w:val="24"/>
          <w:szCs w:val="24"/>
        </w:rPr>
        <w:t xml:space="preserve"> 3 diolah peneliti, 2026</w:t>
      </w:r>
    </w:p>
    <w:p w14:paraId="0AC7EF3F" w14:textId="223AC0A8" w:rsidR="000D2BF8" w:rsidRPr="009B2A8C" w:rsidRDefault="00DF42A8" w:rsidP="00273E10">
      <w:pPr>
        <w:ind w:left="720" w:firstLine="720"/>
        <w:rPr>
          <w:sz w:val="24"/>
          <w:szCs w:val="24"/>
        </w:rPr>
      </w:pPr>
      <w:r w:rsidRPr="009B2A8C">
        <w:rPr>
          <w:sz w:val="24"/>
          <w:szCs w:val="24"/>
        </w:rPr>
        <w:t>Berdasarkan hasil uji T-</w:t>
      </w:r>
      <w:proofErr w:type="spellStart"/>
      <w:r w:rsidR="00F200B0" w:rsidRPr="00F200B0">
        <w:rPr>
          <w:i/>
          <w:iCs/>
          <w:sz w:val="24"/>
          <w:szCs w:val="24"/>
        </w:rPr>
        <w:t>statistic</w:t>
      </w:r>
      <w:proofErr w:type="spellEnd"/>
      <w:r w:rsidRPr="009B2A8C">
        <w:rPr>
          <w:i/>
          <w:iCs/>
          <w:sz w:val="24"/>
          <w:szCs w:val="24"/>
        </w:rPr>
        <w:t xml:space="preserve"> </w:t>
      </w:r>
      <w:r w:rsidRPr="009B2A8C">
        <w:rPr>
          <w:sz w:val="24"/>
          <w:szCs w:val="24"/>
        </w:rPr>
        <w:t>pada Tabel 4.</w:t>
      </w:r>
      <w:r w:rsidR="00C028AB">
        <w:rPr>
          <w:sz w:val="24"/>
          <w:szCs w:val="24"/>
        </w:rPr>
        <w:t>15</w:t>
      </w:r>
      <w:r w:rsidR="009E090C" w:rsidRPr="009B2A8C">
        <w:rPr>
          <w:sz w:val="24"/>
          <w:szCs w:val="24"/>
          <w:lang w:val="en-US"/>
        </w:rPr>
        <w:t xml:space="preserve"> </w:t>
      </w:r>
      <w:r w:rsidR="002A5D7B" w:rsidRPr="009B2A8C">
        <w:rPr>
          <w:sz w:val="24"/>
          <w:szCs w:val="24"/>
        </w:rPr>
        <w:t xml:space="preserve">melalui olah data </w:t>
      </w:r>
      <w:proofErr w:type="spellStart"/>
      <w:r w:rsidR="002A5D7B" w:rsidRPr="009B2A8C">
        <w:rPr>
          <w:i/>
          <w:iCs/>
          <w:sz w:val="24"/>
          <w:szCs w:val="24"/>
        </w:rPr>
        <w:t>Bootstrapping</w:t>
      </w:r>
      <w:proofErr w:type="spellEnd"/>
      <w:r w:rsidR="008256D3" w:rsidRPr="009B2A8C">
        <w:rPr>
          <w:i/>
          <w:iCs/>
          <w:sz w:val="24"/>
          <w:szCs w:val="24"/>
        </w:rPr>
        <w:t xml:space="preserve">, </w:t>
      </w:r>
      <w:r w:rsidR="008256D3" w:rsidRPr="009B2A8C">
        <w:rPr>
          <w:sz w:val="24"/>
          <w:szCs w:val="24"/>
        </w:rPr>
        <w:t xml:space="preserve">formulasi persamaan </w:t>
      </w:r>
      <w:r w:rsidR="00844FDB" w:rsidRPr="009B2A8C">
        <w:rPr>
          <w:sz w:val="24"/>
          <w:szCs w:val="24"/>
        </w:rPr>
        <w:t>jalur struktural dalam model penelitian dapat dirumuskan menjadi:</w:t>
      </w:r>
    </w:p>
    <w:p w14:paraId="330A1786" w14:textId="53525CA3" w:rsidR="00844FDB" w:rsidRPr="009B2A8C" w:rsidRDefault="00C515E0" w:rsidP="00273E10">
      <w:pPr>
        <w:ind w:left="720" w:firstLine="720"/>
        <w:rPr>
          <w:sz w:val="24"/>
          <w:szCs w:val="24"/>
        </w:rPr>
      </w:pPr>
      <w:r w:rsidRPr="009B2A8C">
        <w:rPr>
          <w:sz w:val="24"/>
          <w:szCs w:val="24"/>
        </w:rPr>
        <w:t xml:space="preserve">Persamaan 1 </w:t>
      </w:r>
    </w:p>
    <w:p w14:paraId="2D454607" w14:textId="13F9C347" w:rsidR="00B42A23" w:rsidRPr="009B2A8C" w:rsidRDefault="00CE1EE9" w:rsidP="00273E10">
      <w:pPr>
        <w:ind w:left="720" w:firstLine="720"/>
        <w:rPr>
          <w:sz w:val="24"/>
          <w:szCs w:val="24"/>
        </w:rPr>
      </w:pPr>
      <w:r w:rsidRPr="009B2A8C">
        <w:rPr>
          <w:sz w:val="24"/>
          <w:szCs w:val="24"/>
        </w:rPr>
        <w:t>Z =</w:t>
      </w:r>
      <w:r w:rsidR="00B42A23" w:rsidRPr="009B2A8C">
        <w:rPr>
          <w:sz w:val="24"/>
          <w:szCs w:val="24"/>
        </w:rPr>
        <w:t>0,598X+</w:t>
      </w:r>
      <w:r w:rsidR="009E090C" w:rsidRPr="009B2A8C">
        <w:rPr>
          <w:sz w:val="24"/>
          <w:szCs w:val="24"/>
        </w:rPr>
        <w:t xml:space="preserve"> e</w:t>
      </w:r>
      <w:r w:rsidR="009E090C" w:rsidRPr="009B2A8C">
        <w:rPr>
          <w:sz w:val="24"/>
          <w:szCs w:val="24"/>
          <w:vertAlign w:val="subscript"/>
        </w:rPr>
        <w:t>1</w:t>
      </w:r>
    </w:p>
    <w:p w14:paraId="64A35051" w14:textId="61260684" w:rsidR="00AC23E4" w:rsidRPr="009B2A8C" w:rsidRDefault="00AC23E4" w:rsidP="00273E10">
      <w:pPr>
        <w:ind w:left="720" w:firstLine="720"/>
        <w:rPr>
          <w:sz w:val="24"/>
          <w:szCs w:val="24"/>
        </w:rPr>
      </w:pPr>
      <w:r w:rsidRPr="009B2A8C">
        <w:rPr>
          <w:sz w:val="24"/>
          <w:szCs w:val="24"/>
        </w:rPr>
        <w:t>Persamaan 2</w:t>
      </w:r>
    </w:p>
    <w:p w14:paraId="18F7848F" w14:textId="013CAB54" w:rsidR="000B4FDB" w:rsidRPr="009B2A8C" w:rsidRDefault="000B4FDB" w:rsidP="00273E10">
      <w:pPr>
        <w:ind w:left="720" w:firstLine="720"/>
        <w:rPr>
          <w:sz w:val="24"/>
          <w:szCs w:val="24"/>
        </w:rPr>
      </w:pPr>
      <w:r w:rsidRPr="009B2A8C">
        <w:rPr>
          <w:sz w:val="24"/>
          <w:szCs w:val="24"/>
        </w:rPr>
        <w:t>Y=0,114X+0,752Z+</w:t>
      </w:r>
      <w:r w:rsidR="009E090C" w:rsidRPr="009B2A8C">
        <w:rPr>
          <w:sz w:val="24"/>
          <w:szCs w:val="24"/>
        </w:rPr>
        <w:t xml:space="preserve"> e</w:t>
      </w:r>
      <w:r w:rsidR="009E090C" w:rsidRPr="009B2A8C">
        <w:rPr>
          <w:sz w:val="24"/>
          <w:szCs w:val="24"/>
          <w:vertAlign w:val="subscript"/>
        </w:rPr>
        <w:t>2</w:t>
      </w:r>
    </w:p>
    <w:p w14:paraId="559C34B0" w14:textId="52AB1302" w:rsidR="00B42A23" w:rsidRPr="009B2A8C" w:rsidRDefault="000B4FDB" w:rsidP="00273E10">
      <w:pPr>
        <w:ind w:left="720" w:firstLine="0"/>
        <w:rPr>
          <w:sz w:val="24"/>
          <w:szCs w:val="24"/>
        </w:rPr>
      </w:pPr>
      <w:r w:rsidRPr="009B2A8C">
        <w:rPr>
          <w:sz w:val="24"/>
          <w:szCs w:val="24"/>
        </w:rPr>
        <w:t xml:space="preserve">Persamaan 1 menggambarkan bahwa Sistem Kerja Fleksibel (X) memberikan kontribusi positif langsung sebesar 0,598 terhadap pembentukan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Pr="009B2A8C">
        <w:rPr>
          <w:sz w:val="24"/>
          <w:szCs w:val="24"/>
        </w:rPr>
        <w:t xml:space="preserve"> (Z).</w:t>
      </w:r>
      <w:r w:rsidR="00324ECF" w:rsidRPr="009B2A8C">
        <w:rPr>
          <w:sz w:val="24"/>
          <w:szCs w:val="24"/>
        </w:rPr>
        <w:t xml:space="preserve"> Simbol e</w:t>
      </w:r>
      <w:r w:rsidR="00324ECF" w:rsidRPr="009B2A8C">
        <w:rPr>
          <w:sz w:val="24"/>
          <w:szCs w:val="24"/>
          <w:vertAlign w:val="subscript"/>
        </w:rPr>
        <w:t>1</w:t>
      </w:r>
      <w:r w:rsidR="00324ECF" w:rsidRPr="009B2A8C">
        <w:rPr>
          <w:sz w:val="24"/>
          <w:szCs w:val="24"/>
        </w:rPr>
        <w:t xml:space="preserve"> </w:t>
      </w:r>
      <w:r w:rsidR="00A929EB" w:rsidRPr="009B2A8C">
        <w:rPr>
          <w:sz w:val="24"/>
          <w:szCs w:val="24"/>
        </w:rPr>
        <w:t xml:space="preserve">adalah varians galat variabel </w:t>
      </w:r>
      <w:proofErr w:type="spellStart"/>
      <w:r w:rsidR="00273E10" w:rsidRPr="00273E10">
        <w:rPr>
          <w:i/>
          <w:iCs/>
          <w:sz w:val="24"/>
          <w:szCs w:val="24"/>
        </w:rPr>
        <w:lastRenderedPageBreak/>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A929EB" w:rsidRPr="009B2A8C">
        <w:rPr>
          <w:sz w:val="24"/>
          <w:szCs w:val="24"/>
        </w:rPr>
        <w:t xml:space="preserve"> yang dijelaskan oleh faktor-faktor lain di luar model penelitian.</w:t>
      </w:r>
    </w:p>
    <w:p w14:paraId="4D1CD650" w14:textId="48A65A27" w:rsidR="00A929EB" w:rsidRPr="009B2A8C" w:rsidRDefault="009C250D" w:rsidP="00273E10">
      <w:pPr>
        <w:ind w:left="720" w:firstLine="720"/>
        <w:rPr>
          <w:sz w:val="24"/>
          <w:szCs w:val="24"/>
        </w:rPr>
      </w:pPr>
      <w:r w:rsidRPr="009B2A8C">
        <w:rPr>
          <w:sz w:val="24"/>
          <w:szCs w:val="24"/>
        </w:rPr>
        <w:t xml:space="preserve">Persamaan 2 menunjukkan bahwa Kinerja Pegawai (Y) dipengaruhi secara simultan oleh Sistem Kerja Fleksibel (X) dengan koefisien </w:t>
      </w:r>
      <w:r w:rsidR="00BD5743" w:rsidRPr="009B2A8C">
        <w:rPr>
          <w:sz w:val="24"/>
          <w:szCs w:val="24"/>
        </w:rPr>
        <w:t xml:space="preserve">β=0,114 dan </w:t>
      </w:r>
      <w:proofErr w:type="spellStart"/>
      <w:r w:rsidR="00273E10" w:rsidRPr="00273E10">
        <w:rPr>
          <w:i/>
          <w:iCs/>
          <w:sz w:val="24"/>
          <w:szCs w:val="24"/>
        </w:rPr>
        <w:t>Job</w:t>
      </w:r>
      <w:proofErr w:type="spellEnd"/>
      <w:r w:rsidR="00273E10" w:rsidRPr="00273E10">
        <w:rPr>
          <w:i/>
          <w:iCs/>
          <w:sz w:val="24"/>
          <w:szCs w:val="24"/>
        </w:rPr>
        <w:t xml:space="preserve"> </w:t>
      </w:r>
      <w:proofErr w:type="spellStart"/>
      <w:r w:rsidR="00273E10" w:rsidRPr="00273E10">
        <w:rPr>
          <w:i/>
          <w:iCs/>
          <w:sz w:val="24"/>
          <w:szCs w:val="24"/>
        </w:rPr>
        <w:t>Enrichment</w:t>
      </w:r>
      <w:proofErr w:type="spellEnd"/>
      <w:r w:rsidR="00BD5743" w:rsidRPr="009B2A8C">
        <w:rPr>
          <w:sz w:val="24"/>
          <w:szCs w:val="24"/>
        </w:rPr>
        <w:t xml:space="preserve"> (Z) dengan koefisien</w:t>
      </w:r>
      <w:r w:rsidR="00F571CF" w:rsidRPr="009B2A8C">
        <w:rPr>
          <w:sz w:val="24"/>
          <w:szCs w:val="24"/>
        </w:rPr>
        <w:t xml:space="preserve"> β=0,752. Simbol e</w:t>
      </w:r>
      <w:r w:rsidR="00F571CF" w:rsidRPr="009B2A8C">
        <w:rPr>
          <w:sz w:val="24"/>
          <w:szCs w:val="24"/>
          <w:vertAlign w:val="subscript"/>
        </w:rPr>
        <w:t>2</w:t>
      </w:r>
      <w:r w:rsidR="00F571CF" w:rsidRPr="009B2A8C">
        <w:rPr>
          <w:sz w:val="24"/>
          <w:szCs w:val="24"/>
        </w:rPr>
        <w:t xml:space="preserve"> merepresentasikan besarnya varians galat variabel Kinerja Pegawai yang diterangkan oleh variabel eksternal lainnya. </w:t>
      </w:r>
    </w:p>
    <w:p w14:paraId="5D6F351E" w14:textId="7C54309B" w:rsidR="00CE1EE9" w:rsidRPr="009B2A8C" w:rsidRDefault="000A60FD" w:rsidP="003A2774">
      <w:pPr>
        <w:pStyle w:val="ListParagraph"/>
        <w:numPr>
          <w:ilvl w:val="0"/>
          <w:numId w:val="22"/>
        </w:numPr>
        <w:rPr>
          <w:sz w:val="24"/>
          <w:szCs w:val="24"/>
          <w:lang w:val="en-US"/>
        </w:rPr>
      </w:pPr>
      <w:proofErr w:type="spellStart"/>
      <w:r w:rsidRPr="009B2A8C">
        <w:rPr>
          <w:sz w:val="24"/>
          <w:szCs w:val="24"/>
          <w:lang w:val="en-US"/>
        </w:rPr>
        <w:t>Pengaruh</w:t>
      </w:r>
      <w:proofErr w:type="spellEnd"/>
      <w:r w:rsidRPr="009B2A8C">
        <w:rPr>
          <w:sz w:val="24"/>
          <w:szCs w:val="24"/>
          <w:lang w:val="en-US"/>
        </w:rPr>
        <w:t xml:space="preserve"> </w:t>
      </w:r>
      <w:proofErr w:type="spellStart"/>
      <w:r w:rsidRPr="009B2A8C">
        <w:rPr>
          <w:sz w:val="24"/>
          <w:szCs w:val="24"/>
          <w:lang w:val="en-US"/>
        </w:rPr>
        <w:t>La</w:t>
      </w:r>
      <w:r w:rsidR="009B3727" w:rsidRPr="009B2A8C">
        <w:rPr>
          <w:sz w:val="24"/>
          <w:szCs w:val="24"/>
          <w:lang w:val="en-US"/>
        </w:rPr>
        <w:t>n</w:t>
      </w:r>
      <w:r w:rsidR="0059553D" w:rsidRPr="009B2A8C">
        <w:rPr>
          <w:sz w:val="24"/>
          <w:szCs w:val="24"/>
          <w:lang w:val="en-US"/>
        </w:rPr>
        <w:t>gsung</w:t>
      </w:r>
      <w:proofErr w:type="spellEnd"/>
      <w:r w:rsidR="0059553D" w:rsidRPr="009B2A8C">
        <w:rPr>
          <w:sz w:val="24"/>
          <w:szCs w:val="24"/>
          <w:lang w:val="en-US"/>
        </w:rPr>
        <w:t xml:space="preserve"> </w:t>
      </w:r>
      <w:proofErr w:type="spellStart"/>
      <w:r w:rsidR="0059553D" w:rsidRPr="009B2A8C">
        <w:rPr>
          <w:sz w:val="24"/>
          <w:szCs w:val="24"/>
          <w:lang w:val="en-US"/>
        </w:rPr>
        <w:t>S</w:t>
      </w:r>
      <w:r w:rsidR="00404F2A" w:rsidRPr="009B2A8C">
        <w:rPr>
          <w:sz w:val="24"/>
          <w:szCs w:val="24"/>
          <w:lang w:val="en-US"/>
        </w:rPr>
        <w:t>istem</w:t>
      </w:r>
      <w:proofErr w:type="spellEnd"/>
      <w:r w:rsidR="00404F2A" w:rsidRPr="009B2A8C">
        <w:rPr>
          <w:sz w:val="24"/>
          <w:szCs w:val="24"/>
          <w:lang w:val="en-US"/>
        </w:rPr>
        <w:t xml:space="preserve"> </w:t>
      </w:r>
      <w:proofErr w:type="spellStart"/>
      <w:r w:rsidR="00404F2A" w:rsidRPr="009B2A8C">
        <w:rPr>
          <w:sz w:val="24"/>
          <w:szCs w:val="24"/>
          <w:lang w:val="en-US"/>
        </w:rPr>
        <w:t>Kerja</w:t>
      </w:r>
      <w:proofErr w:type="spellEnd"/>
      <w:r w:rsidR="00404F2A" w:rsidRPr="009B2A8C">
        <w:rPr>
          <w:sz w:val="24"/>
          <w:szCs w:val="24"/>
          <w:lang w:val="en-US"/>
        </w:rPr>
        <w:t xml:space="preserve"> </w:t>
      </w:r>
      <w:proofErr w:type="spellStart"/>
      <w:r w:rsidR="00404F2A" w:rsidRPr="009B2A8C">
        <w:rPr>
          <w:sz w:val="24"/>
          <w:szCs w:val="24"/>
          <w:lang w:val="en-US"/>
        </w:rPr>
        <w:t>Fleksibel</w:t>
      </w:r>
      <w:proofErr w:type="spellEnd"/>
      <w:r w:rsidR="00404F2A" w:rsidRPr="009B2A8C">
        <w:rPr>
          <w:sz w:val="24"/>
          <w:szCs w:val="24"/>
          <w:lang w:val="en-US"/>
        </w:rPr>
        <w:t xml:space="preserve"> (X) </w:t>
      </w:r>
      <w:proofErr w:type="spellStart"/>
      <w:r w:rsidR="00404F2A" w:rsidRPr="009B2A8C">
        <w:rPr>
          <w:sz w:val="24"/>
          <w:szCs w:val="24"/>
          <w:lang w:val="en-US"/>
        </w:rPr>
        <w:t>terhadap</w:t>
      </w:r>
      <w:proofErr w:type="spellEnd"/>
      <w:r w:rsidR="00404F2A" w:rsidRPr="009B2A8C">
        <w:rPr>
          <w:sz w:val="24"/>
          <w:szCs w:val="24"/>
          <w:lang w:val="en-US"/>
        </w:rPr>
        <w:t xml:space="preserve"> Kinerja </w:t>
      </w:r>
      <w:proofErr w:type="spellStart"/>
      <w:r w:rsidR="00404F2A" w:rsidRPr="009B2A8C">
        <w:rPr>
          <w:sz w:val="24"/>
          <w:szCs w:val="24"/>
          <w:lang w:val="en-US"/>
        </w:rPr>
        <w:t>Pegawai</w:t>
      </w:r>
      <w:proofErr w:type="spellEnd"/>
      <w:r w:rsidR="00404F2A" w:rsidRPr="009B2A8C">
        <w:rPr>
          <w:sz w:val="24"/>
          <w:szCs w:val="24"/>
          <w:lang w:val="en-US"/>
        </w:rPr>
        <w:t xml:space="preserve"> (Y)</w:t>
      </w:r>
      <w:r w:rsidR="00487BD9" w:rsidRPr="009B2A8C">
        <w:rPr>
          <w:sz w:val="24"/>
          <w:szCs w:val="24"/>
          <w:lang w:val="en-US"/>
        </w:rPr>
        <w:t xml:space="preserve">: </w:t>
      </w:r>
      <w:r w:rsidR="003152BD" w:rsidRPr="009B2A8C">
        <w:rPr>
          <w:sz w:val="24"/>
          <w:szCs w:val="24"/>
          <w:lang w:val="en-US"/>
        </w:rPr>
        <w:t>(H</w:t>
      </w:r>
      <w:r w:rsidR="003152BD" w:rsidRPr="009B2A8C">
        <w:rPr>
          <w:sz w:val="24"/>
          <w:szCs w:val="24"/>
          <w:vertAlign w:val="subscript"/>
          <w:lang w:val="en-US"/>
        </w:rPr>
        <w:t>1</w:t>
      </w:r>
      <w:r w:rsidR="003152BD" w:rsidRPr="009B2A8C">
        <w:rPr>
          <w:sz w:val="24"/>
          <w:szCs w:val="24"/>
          <w:lang w:val="en-US"/>
        </w:rPr>
        <w:t xml:space="preserve"> Ditolak)</w:t>
      </w:r>
    </w:p>
    <w:p w14:paraId="590E3BB6" w14:textId="02820C3B" w:rsidR="00DC3465" w:rsidRPr="009B2A8C" w:rsidRDefault="006B78ED" w:rsidP="00CC021D">
      <w:pPr>
        <w:pStyle w:val="ListParagraph"/>
        <w:ind w:left="1080" w:firstLine="360"/>
        <w:rPr>
          <w:rFonts w:eastAsiaTheme="minorHAnsi"/>
          <w:sz w:val="24"/>
          <w:szCs w:val="24"/>
          <w:lang w:val="en-US"/>
        </w:rPr>
      </w:pPr>
      <w:proofErr w:type="spellStart"/>
      <w:r w:rsidRPr="009B2A8C">
        <w:rPr>
          <w:sz w:val="24"/>
          <w:szCs w:val="24"/>
          <w:lang w:val="en-US"/>
        </w:rPr>
        <w:t>Pengujian</w:t>
      </w:r>
      <w:proofErr w:type="spellEnd"/>
      <w:r w:rsidRPr="009B2A8C">
        <w:rPr>
          <w:sz w:val="24"/>
          <w:szCs w:val="24"/>
          <w:lang w:val="en-US"/>
        </w:rPr>
        <w:t xml:space="preserve"> </w:t>
      </w:r>
      <w:proofErr w:type="spellStart"/>
      <w:r w:rsidRPr="009B2A8C">
        <w:rPr>
          <w:sz w:val="24"/>
          <w:szCs w:val="24"/>
          <w:lang w:val="en-US"/>
        </w:rPr>
        <w:t>untuk</w:t>
      </w:r>
      <w:proofErr w:type="spellEnd"/>
      <w:r w:rsidRPr="009B2A8C">
        <w:rPr>
          <w:sz w:val="24"/>
          <w:szCs w:val="24"/>
          <w:lang w:val="en-US"/>
        </w:rPr>
        <w:t xml:space="preserve"> </w:t>
      </w:r>
      <w:proofErr w:type="spellStart"/>
      <w:r w:rsidRPr="009B2A8C">
        <w:rPr>
          <w:sz w:val="24"/>
          <w:szCs w:val="24"/>
          <w:lang w:val="en-US"/>
        </w:rPr>
        <w:t>jalur</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X </w:t>
      </w:r>
      <w:r w:rsidRPr="009B2A8C">
        <w:rPr>
          <w:sz w:val="24"/>
          <w:szCs w:val="24"/>
        </w:rPr>
        <w:t>→</w:t>
      </w:r>
      <w:r w:rsidRPr="009B2A8C">
        <w:rPr>
          <w:sz w:val="24"/>
          <w:szCs w:val="24"/>
          <w:lang w:val="en-US"/>
        </w:rPr>
        <w:t xml:space="preserve"> Y</w:t>
      </w:r>
      <w:r w:rsidR="009A72BA" w:rsidRPr="009B2A8C">
        <w:rPr>
          <w:sz w:val="24"/>
          <w:szCs w:val="24"/>
          <w:lang w:val="en-US"/>
        </w:rPr>
        <w:t xml:space="preserve"> </w:t>
      </w:r>
      <w:proofErr w:type="spellStart"/>
      <w:r w:rsidR="009A72BA" w:rsidRPr="009B2A8C">
        <w:rPr>
          <w:sz w:val="24"/>
          <w:szCs w:val="24"/>
          <w:lang w:val="en-US"/>
        </w:rPr>
        <w:t>menghasilkan</w:t>
      </w:r>
      <w:proofErr w:type="spellEnd"/>
      <w:r w:rsidR="009A72BA" w:rsidRPr="009B2A8C">
        <w:rPr>
          <w:sz w:val="24"/>
          <w:szCs w:val="24"/>
          <w:lang w:val="en-US"/>
        </w:rPr>
        <w:t xml:space="preserve"> </w:t>
      </w:r>
      <w:proofErr w:type="spellStart"/>
      <w:r w:rsidR="009A72BA" w:rsidRPr="009B2A8C">
        <w:rPr>
          <w:sz w:val="24"/>
          <w:szCs w:val="24"/>
          <w:lang w:val="en-US"/>
        </w:rPr>
        <w:t>nilai</w:t>
      </w:r>
      <w:proofErr w:type="spellEnd"/>
      <w:r w:rsidR="009A72BA" w:rsidRPr="009B2A8C">
        <w:rPr>
          <w:sz w:val="24"/>
          <w:szCs w:val="24"/>
          <w:lang w:val="en-US"/>
        </w:rPr>
        <w:t xml:space="preserve"> </w:t>
      </w:r>
      <w:proofErr w:type="spellStart"/>
      <w:r w:rsidR="009A72BA" w:rsidRPr="009B2A8C">
        <w:rPr>
          <w:sz w:val="24"/>
          <w:szCs w:val="24"/>
          <w:lang w:val="en-US"/>
        </w:rPr>
        <w:t>koefisien</w:t>
      </w:r>
      <w:proofErr w:type="spellEnd"/>
      <w:r w:rsidR="009A72BA" w:rsidRPr="009B2A8C">
        <w:rPr>
          <w:sz w:val="24"/>
          <w:szCs w:val="24"/>
          <w:lang w:val="en-US"/>
        </w:rPr>
        <w:t xml:space="preserve"> </w:t>
      </w:r>
      <w:r w:rsidR="009A72BA" w:rsidRPr="001A2616">
        <w:rPr>
          <w:i/>
          <w:iCs/>
          <w:sz w:val="24"/>
          <w:szCs w:val="24"/>
          <w:lang w:val="en-US"/>
        </w:rPr>
        <w:t>original sample</w:t>
      </w:r>
      <w:r w:rsidR="009A72BA" w:rsidRPr="009B2A8C">
        <w:rPr>
          <w:sz w:val="24"/>
          <w:szCs w:val="24"/>
          <w:lang w:val="en-US"/>
        </w:rPr>
        <w:t xml:space="preserve"> </w:t>
      </w:r>
      <w:r w:rsidR="00001817" w:rsidRPr="009B2A8C">
        <w:rPr>
          <w:sz w:val="24"/>
          <w:szCs w:val="24"/>
        </w:rPr>
        <w:t>β=</w:t>
      </w:r>
      <w:r w:rsidR="00001817" w:rsidRPr="009B2A8C">
        <w:rPr>
          <w:sz w:val="24"/>
          <w:szCs w:val="24"/>
          <w:lang w:val="en-US"/>
        </w:rPr>
        <w:t xml:space="preserve"> 0,114, </w:t>
      </w:r>
      <w:proofErr w:type="spellStart"/>
      <w:r w:rsidR="00001817" w:rsidRPr="009B2A8C">
        <w:rPr>
          <w:sz w:val="24"/>
          <w:szCs w:val="24"/>
          <w:lang w:val="en-US"/>
        </w:rPr>
        <w:t>dengan</w:t>
      </w:r>
      <w:proofErr w:type="spellEnd"/>
      <w:r w:rsidR="00001817" w:rsidRPr="009B2A8C">
        <w:rPr>
          <w:sz w:val="24"/>
          <w:szCs w:val="24"/>
          <w:lang w:val="en-US"/>
        </w:rPr>
        <w:t xml:space="preserve"> </w:t>
      </w:r>
      <w:proofErr w:type="spellStart"/>
      <w:r w:rsidR="00001817" w:rsidRPr="009B2A8C">
        <w:rPr>
          <w:sz w:val="24"/>
          <w:szCs w:val="24"/>
          <w:lang w:val="en-US"/>
        </w:rPr>
        <w:t>nilai</w:t>
      </w:r>
      <w:proofErr w:type="spellEnd"/>
      <w:r w:rsidR="00001817" w:rsidRPr="009B2A8C">
        <w:rPr>
          <w:sz w:val="24"/>
          <w:szCs w:val="24"/>
          <w:lang w:val="en-US"/>
        </w:rPr>
        <w:t xml:space="preserve"> T-</w:t>
      </w:r>
      <w:r w:rsidR="00F200B0" w:rsidRPr="00F200B0">
        <w:rPr>
          <w:i/>
          <w:iCs/>
          <w:sz w:val="24"/>
          <w:szCs w:val="24"/>
          <w:lang w:val="en-US"/>
        </w:rPr>
        <w:t>statistic</w:t>
      </w:r>
      <w:r w:rsidR="00001817" w:rsidRPr="009B2A8C">
        <w:rPr>
          <w:sz w:val="24"/>
          <w:szCs w:val="24"/>
          <w:lang w:val="en-US"/>
        </w:rPr>
        <w:t xml:space="preserve"> = </w:t>
      </w:r>
      <w:r w:rsidR="00487BD9" w:rsidRPr="009B2A8C">
        <w:rPr>
          <w:sz w:val="24"/>
          <w:szCs w:val="24"/>
          <w:lang w:val="en-US"/>
        </w:rPr>
        <w:t>0</w:t>
      </w:r>
      <w:r w:rsidR="00001817" w:rsidRPr="009B2A8C">
        <w:rPr>
          <w:sz w:val="24"/>
          <w:szCs w:val="24"/>
          <w:lang w:val="en-US"/>
        </w:rPr>
        <w:t>,64</w:t>
      </w:r>
      <w:r w:rsidR="00487BD9" w:rsidRPr="009B2A8C">
        <w:rPr>
          <w:sz w:val="24"/>
          <w:szCs w:val="24"/>
          <w:lang w:val="en-US"/>
        </w:rPr>
        <w:t>0</w:t>
      </w:r>
      <w:r w:rsidR="00001817" w:rsidRPr="009B2A8C">
        <w:rPr>
          <w:sz w:val="24"/>
          <w:szCs w:val="24"/>
          <w:lang w:val="en-US"/>
        </w:rPr>
        <w:t xml:space="preserve"> &lt; 1,96 dan </w:t>
      </w:r>
      <w:proofErr w:type="spellStart"/>
      <w:r w:rsidR="00001817" w:rsidRPr="009B2A8C">
        <w:rPr>
          <w:sz w:val="24"/>
          <w:szCs w:val="24"/>
          <w:lang w:val="en-US"/>
        </w:rPr>
        <w:t>nilai</w:t>
      </w:r>
      <w:proofErr w:type="spellEnd"/>
      <w:r w:rsidR="00001817" w:rsidRPr="009B2A8C">
        <w:rPr>
          <w:sz w:val="24"/>
          <w:szCs w:val="24"/>
          <w:lang w:val="en-US"/>
        </w:rPr>
        <w:t xml:space="preserve"> </w:t>
      </w:r>
      <w:proofErr w:type="spellStart"/>
      <w:r w:rsidR="00001817" w:rsidRPr="009B2A8C">
        <w:rPr>
          <w:sz w:val="24"/>
          <w:szCs w:val="24"/>
          <w:lang w:val="en-US"/>
        </w:rPr>
        <w:t>P</w:t>
      </w:r>
      <w:r w:rsidR="00001817" w:rsidRPr="001A2616">
        <w:rPr>
          <w:i/>
          <w:iCs/>
          <w:sz w:val="24"/>
          <w:szCs w:val="24"/>
          <w:lang w:val="en-US"/>
        </w:rPr>
        <w:t>value</w:t>
      </w:r>
      <w:proofErr w:type="spellEnd"/>
      <w:r w:rsidR="00001817" w:rsidRPr="009B2A8C">
        <w:rPr>
          <w:sz w:val="24"/>
          <w:szCs w:val="24"/>
          <w:lang w:val="en-US"/>
        </w:rPr>
        <w:t xml:space="preserve"> = 0,522 &gt; 0,05. Karena </w:t>
      </w:r>
      <w:proofErr w:type="spellStart"/>
      <w:r w:rsidR="00001817" w:rsidRPr="009B2A8C">
        <w:rPr>
          <w:sz w:val="24"/>
          <w:szCs w:val="24"/>
          <w:lang w:val="en-US"/>
        </w:rPr>
        <w:t>nilai</w:t>
      </w:r>
      <w:proofErr w:type="spellEnd"/>
      <w:r w:rsidR="00001817" w:rsidRPr="009B2A8C">
        <w:rPr>
          <w:sz w:val="24"/>
          <w:szCs w:val="24"/>
          <w:lang w:val="en-US"/>
        </w:rPr>
        <w:t xml:space="preserve"> P-</w:t>
      </w:r>
      <w:r w:rsidR="00001817" w:rsidRPr="001A2616">
        <w:rPr>
          <w:i/>
          <w:iCs/>
          <w:sz w:val="24"/>
          <w:szCs w:val="24"/>
          <w:lang w:val="en-US"/>
        </w:rPr>
        <w:t>value</w:t>
      </w:r>
      <w:r w:rsidR="00001817" w:rsidRPr="009B2A8C">
        <w:rPr>
          <w:sz w:val="24"/>
          <w:szCs w:val="24"/>
          <w:lang w:val="en-US"/>
        </w:rPr>
        <w:t xml:space="preserve"> </w:t>
      </w:r>
      <w:proofErr w:type="spellStart"/>
      <w:r w:rsidR="00001817" w:rsidRPr="009B2A8C">
        <w:rPr>
          <w:sz w:val="24"/>
          <w:szCs w:val="24"/>
          <w:lang w:val="en-US"/>
        </w:rPr>
        <w:t>berada</w:t>
      </w:r>
      <w:proofErr w:type="spellEnd"/>
      <w:r w:rsidR="00001817" w:rsidRPr="009B2A8C">
        <w:rPr>
          <w:sz w:val="24"/>
          <w:szCs w:val="24"/>
          <w:lang w:val="en-US"/>
        </w:rPr>
        <w:t xml:space="preserve"> </w:t>
      </w:r>
      <w:proofErr w:type="spellStart"/>
      <w:r w:rsidR="00001817" w:rsidRPr="009B2A8C">
        <w:rPr>
          <w:sz w:val="24"/>
          <w:szCs w:val="24"/>
          <w:lang w:val="en-US"/>
        </w:rPr>
        <w:t>jauh</w:t>
      </w:r>
      <w:proofErr w:type="spellEnd"/>
      <w:r w:rsidR="00001817" w:rsidRPr="009B2A8C">
        <w:rPr>
          <w:sz w:val="24"/>
          <w:szCs w:val="24"/>
          <w:lang w:val="en-US"/>
        </w:rPr>
        <w:t xml:space="preserve"> di </w:t>
      </w:r>
      <w:proofErr w:type="spellStart"/>
      <w:r w:rsidR="00001817" w:rsidRPr="009B2A8C">
        <w:rPr>
          <w:sz w:val="24"/>
          <w:szCs w:val="24"/>
          <w:lang w:val="en-US"/>
        </w:rPr>
        <w:t>atas</w:t>
      </w:r>
      <w:proofErr w:type="spellEnd"/>
      <w:r w:rsidR="00001817" w:rsidRPr="009B2A8C">
        <w:rPr>
          <w:sz w:val="24"/>
          <w:szCs w:val="24"/>
          <w:lang w:val="en-US"/>
        </w:rPr>
        <w:t xml:space="preserve"> </w:t>
      </w:r>
      <w:proofErr w:type="spellStart"/>
      <w:r w:rsidR="00001817" w:rsidRPr="009B2A8C">
        <w:rPr>
          <w:sz w:val="24"/>
          <w:szCs w:val="24"/>
          <w:lang w:val="en-US"/>
        </w:rPr>
        <w:t>tingkat</w:t>
      </w:r>
      <w:proofErr w:type="spellEnd"/>
      <w:r w:rsidR="00001817" w:rsidRPr="009B2A8C">
        <w:rPr>
          <w:sz w:val="24"/>
          <w:szCs w:val="24"/>
          <w:lang w:val="en-US"/>
        </w:rPr>
        <w:t xml:space="preserve"> </w:t>
      </w:r>
      <w:proofErr w:type="spellStart"/>
      <w:r w:rsidR="00001817" w:rsidRPr="009B2A8C">
        <w:rPr>
          <w:sz w:val="24"/>
          <w:szCs w:val="24"/>
          <w:lang w:val="en-US"/>
        </w:rPr>
        <w:t>signifikansi</w:t>
      </w:r>
      <w:proofErr w:type="spellEnd"/>
      <w:r w:rsidR="00001817" w:rsidRPr="009B2A8C">
        <w:rPr>
          <w:sz w:val="24"/>
          <w:szCs w:val="24"/>
          <w:lang w:val="en-US"/>
        </w:rPr>
        <w:t xml:space="preserve"> </w:t>
      </w:r>
      <w:proofErr w:type="spellStart"/>
      <w:r w:rsidR="00001817" w:rsidRPr="009B2A8C">
        <w:rPr>
          <w:sz w:val="24"/>
          <w:szCs w:val="24"/>
          <w:lang w:val="en-US"/>
        </w:rPr>
        <w:t>kritis</w:t>
      </w:r>
      <w:proofErr w:type="spellEnd"/>
      <w:r w:rsidR="00DC3465" w:rsidRPr="009B2A8C">
        <w:rPr>
          <w:sz w:val="24"/>
          <w:szCs w:val="24"/>
          <w:lang w:val="en-US"/>
        </w:rPr>
        <w:t xml:space="preserve"> </w:t>
      </w:r>
      <w:r w:rsidR="00DC3465" w:rsidRPr="009B2A8C">
        <w:rPr>
          <w:rFonts w:eastAsiaTheme="minorHAnsi"/>
          <w:sz w:val="24"/>
          <w:szCs w:val="24"/>
          <w:lang w:val="en-US"/>
        </w:rPr>
        <w:t xml:space="preserve">α = 0,05, </w:t>
      </w:r>
      <w:proofErr w:type="spellStart"/>
      <w:r w:rsidR="00DC3465" w:rsidRPr="009B2A8C">
        <w:rPr>
          <w:rFonts w:eastAsiaTheme="minorHAnsi"/>
          <w:sz w:val="24"/>
          <w:szCs w:val="24"/>
          <w:lang w:val="en-US"/>
        </w:rPr>
        <w:t>maka</w:t>
      </w:r>
      <w:proofErr w:type="spellEnd"/>
      <w:r w:rsidR="00DC3465" w:rsidRPr="009B2A8C">
        <w:rPr>
          <w:rFonts w:eastAsiaTheme="minorHAnsi"/>
          <w:sz w:val="24"/>
          <w:szCs w:val="24"/>
          <w:lang w:val="en-US"/>
        </w:rPr>
        <w:t xml:space="preserve"> H1 </w:t>
      </w:r>
      <w:proofErr w:type="spellStart"/>
      <w:r w:rsidR="00DC3465" w:rsidRPr="009B2A8C">
        <w:rPr>
          <w:rFonts w:eastAsiaTheme="minorHAnsi"/>
          <w:sz w:val="24"/>
          <w:szCs w:val="24"/>
          <w:lang w:val="en-US"/>
        </w:rPr>
        <w:t>ditolak</w:t>
      </w:r>
      <w:proofErr w:type="spellEnd"/>
      <w:r w:rsidR="00DC3465" w:rsidRPr="009B2A8C">
        <w:rPr>
          <w:rFonts w:eastAsiaTheme="minorHAnsi"/>
          <w:sz w:val="24"/>
          <w:szCs w:val="24"/>
          <w:lang w:val="en-US"/>
        </w:rPr>
        <w:t xml:space="preserve"> dan </w:t>
      </w:r>
      <w:proofErr w:type="spellStart"/>
      <w:r w:rsidR="00DC3465" w:rsidRPr="009B2A8C">
        <w:rPr>
          <w:rFonts w:eastAsiaTheme="minorHAnsi"/>
          <w:sz w:val="24"/>
          <w:szCs w:val="24"/>
          <w:lang w:val="en-US"/>
        </w:rPr>
        <w:t>dinyatakan</w:t>
      </w:r>
      <w:proofErr w:type="spellEnd"/>
      <w:r w:rsidR="00DC3465" w:rsidRPr="009B2A8C">
        <w:rPr>
          <w:rFonts w:eastAsiaTheme="minorHAnsi"/>
          <w:sz w:val="24"/>
          <w:szCs w:val="24"/>
          <w:lang w:val="en-US"/>
        </w:rPr>
        <w:t xml:space="preserve"> </w:t>
      </w:r>
      <w:proofErr w:type="spellStart"/>
      <w:r w:rsidR="00DC3465" w:rsidRPr="009B2A8C">
        <w:rPr>
          <w:rFonts w:eastAsiaTheme="minorHAnsi"/>
          <w:sz w:val="24"/>
          <w:szCs w:val="24"/>
          <w:lang w:val="en-US"/>
        </w:rPr>
        <w:t>tidak</w:t>
      </w:r>
      <w:proofErr w:type="spellEnd"/>
      <w:r w:rsidR="00DC3465" w:rsidRPr="009B2A8C">
        <w:rPr>
          <w:rFonts w:eastAsiaTheme="minorHAnsi"/>
          <w:sz w:val="24"/>
          <w:szCs w:val="24"/>
          <w:lang w:val="en-US"/>
        </w:rPr>
        <w:t xml:space="preserve"> </w:t>
      </w:r>
      <w:proofErr w:type="spellStart"/>
      <w:r w:rsidR="00DC3465" w:rsidRPr="009B2A8C">
        <w:rPr>
          <w:rFonts w:eastAsiaTheme="minorHAnsi"/>
          <w:sz w:val="24"/>
          <w:szCs w:val="24"/>
          <w:lang w:val="en-US"/>
        </w:rPr>
        <w:t>signifikan</w:t>
      </w:r>
      <w:proofErr w:type="spellEnd"/>
      <w:r w:rsidR="00DC3465" w:rsidRPr="009B2A8C">
        <w:rPr>
          <w:rFonts w:eastAsiaTheme="minorHAnsi"/>
          <w:sz w:val="24"/>
          <w:szCs w:val="24"/>
          <w:lang w:val="en-US"/>
        </w:rPr>
        <w:t xml:space="preserve"> </w:t>
      </w:r>
      <w:proofErr w:type="spellStart"/>
      <w:r w:rsidR="00DC3465" w:rsidRPr="009B2A8C">
        <w:rPr>
          <w:rFonts w:eastAsiaTheme="minorHAnsi"/>
          <w:sz w:val="24"/>
          <w:szCs w:val="24"/>
          <w:lang w:val="en-US"/>
        </w:rPr>
        <w:t>secara</w:t>
      </w:r>
      <w:proofErr w:type="spellEnd"/>
      <w:r w:rsidR="00DC3465" w:rsidRPr="009B2A8C">
        <w:rPr>
          <w:rFonts w:eastAsiaTheme="minorHAnsi"/>
          <w:sz w:val="24"/>
          <w:szCs w:val="24"/>
          <w:lang w:val="en-US"/>
        </w:rPr>
        <w:t xml:space="preserve"> </w:t>
      </w:r>
      <w:proofErr w:type="spellStart"/>
      <w:r w:rsidR="00DC3465" w:rsidRPr="009B2A8C">
        <w:rPr>
          <w:rFonts w:eastAsiaTheme="minorHAnsi"/>
          <w:sz w:val="24"/>
          <w:szCs w:val="24"/>
          <w:lang w:val="en-US"/>
        </w:rPr>
        <w:t>statisti</w:t>
      </w:r>
      <w:r w:rsidR="001A2616">
        <w:rPr>
          <w:rFonts w:eastAsiaTheme="minorHAnsi"/>
          <w:sz w:val="24"/>
          <w:szCs w:val="24"/>
          <w:lang w:val="en-US"/>
        </w:rPr>
        <w:t>k</w:t>
      </w:r>
      <w:proofErr w:type="spellEnd"/>
      <w:r w:rsidR="00DC3465" w:rsidRPr="009B2A8C">
        <w:rPr>
          <w:rFonts w:eastAsiaTheme="minorHAnsi"/>
          <w:sz w:val="24"/>
          <w:szCs w:val="24"/>
          <w:lang w:val="en-US"/>
        </w:rPr>
        <w:t>.</w:t>
      </w:r>
    </w:p>
    <w:p w14:paraId="52316BE9" w14:textId="3FCFDDD1" w:rsidR="00DC3465" w:rsidRPr="009B2A8C" w:rsidRDefault="00DC3465" w:rsidP="00CC021D">
      <w:pPr>
        <w:pStyle w:val="ListParagraph"/>
        <w:ind w:left="1080" w:firstLine="360"/>
        <w:rPr>
          <w:rFonts w:eastAsiaTheme="minorHAnsi"/>
          <w:sz w:val="24"/>
          <w:szCs w:val="24"/>
          <w:lang w:val="en-US"/>
        </w:rPr>
      </w:pPr>
      <w:proofErr w:type="spellStart"/>
      <w:r w:rsidRPr="009B2A8C">
        <w:rPr>
          <w:rFonts w:eastAsiaTheme="minorHAnsi"/>
          <w:sz w:val="24"/>
          <w:szCs w:val="24"/>
          <w:lang w:val="en-US"/>
        </w:rPr>
        <w:t>Implikasi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dari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temuan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ini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menunjukkan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bahwa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kebijakan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fleksibilitas</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lokasi</w:t>
      </w:r>
      <w:proofErr w:type="spellEnd"/>
      <w:r w:rsidRPr="009B2A8C">
        <w:rPr>
          <w:rFonts w:eastAsiaTheme="minorHAnsi"/>
          <w:sz w:val="24"/>
          <w:szCs w:val="24"/>
          <w:lang w:val="en-US"/>
        </w:rPr>
        <w:t xml:space="preserve"> dan </w:t>
      </w:r>
      <w:proofErr w:type="spellStart"/>
      <w:r w:rsidRPr="009B2A8C">
        <w:rPr>
          <w:rFonts w:eastAsiaTheme="minorHAnsi"/>
          <w:sz w:val="24"/>
          <w:szCs w:val="24"/>
          <w:lang w:val="en-US"/>
        </w:rPr>
        <w:t>waktu</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kerja</w:t>
      </w:r>
      <w:proofErr w:type="spellEnd"/>
      <w:r w:rsidRPr="009B2A8C">
        <w:rPr>
          <w:rFonts w:eastAsiaTheme="minorHAnsi"/>
          <w:sz w:val="24"/>
          <w:szCs w:val="24"/>
          <w:lang w:val="en-US"/>
        </w:rPr>
        <w:t xml:space="preserve"> di KPPN KPH </w:t>
      </w:r>
      <w:proofErr w:type="spellStart"/>
      <w:r w:rsidRPr="009B2A8C">
        <w:rPr>
          <w:rFonts w:eastAsiaTheme="minorHAnsi"/>
          <w:sz w:val="24"/>
          <w:szCs w:val="24"/>
          <w:lang w:val="en-US"/>
        </w:rPr>
        <w:t>tidak</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memberikan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dampak</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positif</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langsung</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secara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signifikan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terhadap</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peningkatan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kinerja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pegawai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apabila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berdiri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secara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independen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Keleluasaan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memilih</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lokasi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kerja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tanpa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diimbangi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penataan</w:t>
      </w:r>
      <w:proofErr w:type="spellEnd"/>
      <w:r w:rsidRPr="009B2A8C">
        <w:rPr>
          <w:rFonts w:eastAsiaTheme="minorHAnsi"/>
          <w:sz w:val="24"/>
          <w:szCs w:val="24"/>
          <w:lang w:val="en-US"/>
        </w:rPr>
        <w:t xml:space="preserve"> </w:t>
      </w:r>
      <w:proofErr w:type="spellStart"/>
      <w:r w:rsidR="00365571">
        <w:rPr>
          <w:rFonts w:eastAsiaTheme="minorHAnsi"/>
          <w:sz w:val="24"/>
          <w:szCs w:val="24"/>
          <w:lang w:val="en-US"/>
        </w:rPr>
        <w:t>k</w:t>
      </w:r>
      <w:r w:rsidRPr="009B2A8C">
        <w:rPr>
          <w:rFonts w:eastAsiaTheme="minorHAnsi"/>
          <w:sz w:val="24"/>
          <w:szCs w:val="24"/>
          <w:lang w:val="en-US"/>
        </w:rPr>
        <w:t>embali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struktur</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pekerjaan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tidak</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serta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merta</w:t>
      </w:r>
      <w:proofErr w:type="spellEnd"/>
      <w:r w:rsidRPr="009B2A8C">
        <w:rPr>
          <w:rFonts w:eastAsiaTheme="minorHAnsi"/>
          <w:sz w:val="24"/>
          <w:szCs w:val="24"/>
          <w:lang w:val="en-US"/>
        </w:rPr>
        <w:t xml:space="preserve"> </w:t>
      </w:r>
      <w:proofErr w:type="spellStart"/>
      <w:r w:rsidR="00365571">
        <w:rPr>
          <w:rFonts w:eastAsiaTheme="minorHAnsi"/>
          <w:sz w:val="24"/>
          <w:szCs w:val="24"/>
          <w:lang w:val="en-US"/>
        </w:rPr>
        <w:t>meningkatkan</w:t>
      </w:r>
      <w:proofErr w:type="spellEnd"/>
      <w:r w:rsidR="00365571">
        <w:rPr>
          <w:rFonts w:eastAsiaTheme="minorHAnsi"/>
          <w:sz w:val="24"/>
          <w:szCs w:val="24"/>
          <w:lang w:val="en-US"/>
        </w:rPr>
        <w:t xml:space="preserve"> </w:t>
      </w:r>
      <w:proofErr w:type="spellStart"/>
      <w:r w:rsidR="00365571">
        <w:rPr>
          <w:rFonts w:eastAsiaTheme="minorHAnsi"/>
          <w:sz w:val="24"/>
          <w:szCs w:val="24"/>
          <w:lang w:val="en-US"/>
        </w:rPr>
        <w:t>kinerja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atau</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pencapaian</w:t>
      </w:r>
      <w:proofErr w:type="spellEnd"/>
      <w:r w:rsidRPr="009B2A8C">
        <w:rPr>
          <w:rFonts w:eastAsiaTheme="minorHAnsi"/>
          <w:sz w:val="24"/>
          <w:szCs w:val="24"/>
          <w:lang w:val="en-US"/>
        </w:rPr>
        <w:t xml:space="preserve"> </w:t>
      </w:r>
      <w:proofErr w:type="spellStart"/>
      <w:r w:rsidR="00365571">
        <w:rPr>
          <w:rFonts w:eastAsiaTheme="minorHAnsi"/>
          <w:sz w:val="24"/>
          <w:szCs w:val="24"/>
          <w:lang w:val="en-US"/>
        </w:rPr>
        <w:t>pelayanan</w:t>
      </w:r>
      <w:proofErr w:type="spellEnd"/>
      <w:r w:rsidR="00365571">
        <w:rPr>
          <w:rFonts w:eastAsiaTheme="minorHAnsi"/>
          <w:sz w:val="24"/>
          <w:szCs w:val="24"/>
          <w:lang w:val="en-US"/>
        </w:rPr>
        <w:t xml:space="preserve"> yang </w:t>
      </w:r>
      <w:proofErr w:type="spellStart"/>
      <w:r w:rsidR="00365571">
        <w:rPr>
          <w:rFonts w:eastAsiaTheme="minorHAnsi"/>
          <w:sz w:val="24"/>
          <w:szCs w:val="24"/>
          <w:lang w:val="en-US"/>
        </w:rPr>
        <w:t>maksimal</w:t>
      </w:r>
      <w:proofErr w:type="spellEnd"/>
      <w:r w:rsidRPr="009B2A8C">
        <w:rPr>
          <w:rFonts w:eastAsiaTheme="minorHAnsi"/>
          <w:sz w:val="24"/>
          <w:szCs w:val="24"/>
          <w:lang w:val="en-US"/>
        </w:rPr>
        <w:t>.</w:t>
      </w:r>
    </w:p>
    <w:p w14:paraId="58F81880" w14:textId="38F36B28" w:rsidR="006B78ED" w:rsidRPr="009B2A8C" w:rsidRDefault="00DC3465" w:rsidP="003A2774">
      <w:pPr>
        <w:pStyle w:val="ListParagraph"/>
        <w:numPr>
          <w:ilvl w:val="0"/>
          <w:numId w:val="22"/>
        </w:numPr>
        <w:rPr>
          <w:sz w:val="24"/>
          <w:szCs w:val="24"/>
          <w:lang w:val="en-US"/>
        </w:rPr>
      </w:pPr>
      <w:proofErr w:type="spellStart"/>
      <w:r w:rsidRPr="009B2A8C">
        <w:rPr>
          <w:rFonts w:eastAsiaTheme="minorHAnsi"/>
          <w:sz w:val="24"/>
          <w:szCs w:val="24"/>
          <w:lang w:val="en-US"/>
        </w:rPr>
        <w:t>Pengaruh</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La</w:t>
      </w:r>
      <w:r w:rsidR="00365571">
        <w:rPr>
          <w:rFonts w:eastAsiaTheme="minorHAnsi"/>
          <w:sz w:val="24"/>
          <w:szCs w:val="24"/>
          <w:lang w:val="en-US"/>
        </w:rPr>
        <w:t>n</w:t>
      </w:r>
      <w:r w:rsidRPr="009B2A8C">
        <w:rPr>
          <w:rFonts w:eastAsiaTheme="minorHAnsi"/>
          <w:sz w:val="24"/>
          <w:szCs w:val="24"/>
          <w:lang w:val="en-US"/>
        </w:rPr>
        <w:t>gsung</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Sistem</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Kerja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Fleksibel</w:t>
      </w:r>
      <w:proofErr w:type="spellEnd"/>
      <w:r w:rsidRPr="009B2A8C">
        <w:rPr>
          <w:rFonts w:eastAsiaTheme="minorHAnsi"/>
          <w:sz w:val="24"/>
          <w:szCs w:val="24"/>
          <w:lang w:val="en-US"/>
        </w:rPr>
        <w:t xml:space="preserve"> (X) </w:t>
      </w:r>
      <w:proofErr w:type="spellStart"/>
      <w:r w:rsidRPr="009B2A8C">
        <w:rPr>
          <w:rFonts w:eastAsiaTheme="minorHAnsi"/>
          <w:sz w:val="24"/>
          <w:szCs w:val="24"/>
          <w:lang w:val="en-US"/>
        </w:rPr>
        <w:t>terhadap</w:t>
      </w:r>
      <w:proofErr w:type="spellEnd"/>
      <w:r w:rsidRPr="009B2A8C">
        <w:rPr>
          <w:rFonts w:eastAsiaTheme="minorHAnsi"/>
          <w:sz w:val="24"/>
          <w:szCs w:val="24"/>
          <w:lang w:val="en-US"/>
        </w:rPr>
        <w:t xml:space="preserve"> </w:t>
      </w:r>
      <w:r w:rsidR="00273E10" w:rsidRPr="00273E10">
        <w:rPr>
          <w:rFonts w:eastAsiaTheme="minorHAnsi"/>
          <w:i/>
          <w:iCs/>
          <w:sz w:val="24"/>
          <w:szCs w:val="24"/>
          <w:lang w:val="en-US"/>
        </w:rPr>
        <w:t>Job Enrichment</w:t>
      </w:r>
      <w:r w:rsidRPr="009B2A8C">
        <w:rPr>
          <w:rFonts w:eastAsiaTheme="minorHAnsi"/>
          <w:sz w:val="24"/>
          <w:szCs w:val="24"/>
          <w:lang w:val="en-US"/>
        </w:rPr>
        <w:t xml:space="preserve"> (Z)</w:t>
      </w:r>
      <w:r w:rsidR="00487BD9" w:rsidRPr="009B2A8C">
        <w:rPr>
          <w:sz w:val="24"/>
          <w:szCs w:val="24"/>
          <w:lang w:val="en-US"/>
        </w:rPr>
        <w:t>: (H</w:t>
      </w:r>
      <w:r w:rsidR="00487BD9" w:rsidRPr="009B2A8C">
        <w:rPr>
          <w:sz w:val="24"/>
          <w:szCs w:val="24"/>
          <w:vertAlign w:val="subscript"/>
          <w:lang w:val="en-US"/>
        </w:rPr>
        <w:t>2</w:t>
      </w:r>
      <w:r w:rsidR="00487BD9" w:rsidRPr="009B2A8C">
        <w:rPr>
          <w:sz w:val="24"/>
          <w:szCs w:val="24"/>
          <w:lang w:val="en-US"/>
        </w:rPr>
        <w:t xml:space="preserve"> </w:t>
      </w:r>
      <w:proofErr w:type="spellStart"/>
      <w:r w:rsidR="00487BD9" w:rsidRPr="009B2A8C">
        <w:rPr>
          <w:sz w:val="24"/>
          <w:szCs w:val="24"/>
          <w:lang w:val="en-US"/>
        </w:rPr>
        <w:t>Diterima</w:t>
      </w:r>
      <w:proofErr w:type="spellEnd"/>
      <w:r w:rsidR="00487BD9" w:rsidRPr="009B2A8C">
        <w:rPr>
          <w:sz w:val="24"/>
          <w:szCs w:val="24"/>
          <w:lang w:val="en-US"/>
        </w:rPr>
        <w:t>)</w:t>
      </w:r>
    </w:p>
    <w:p w14:paraId="14DFFABE" w14:textId="148A3DE8" w:rsidR="002C4981" w:rsidRPr="009B2A8C" w:rsidRDefault="002C4981" w:rsidP="00CC021D">
      <w:pPr>
        <w:pStyle w:val="ListParagraph"/>
        <w:ind w:left="1080" w:firstLine="360"/>
        <w:rPr>
          <w:rFonts w:eastAsiaTheme="minorHAnsi"/>
          <w:sz w:val="24"/>
          <w:szCs w:val="24"/>
          <w:lang w:val="en-US"/>
        </w:rPr>
      </w:pPr>
      <w:proofErr w:type="spellStart"/>
      <w:r w:rsidRPr="009B2A8C">
        <w:rPr>
          <w:sz w:val="24"/>
          <w:szCs w:val="24"/>
          <w:lang w:val="en-US"/>
        </w:rPr>
        <w:t>Pengujian</w:t>
      </w:r>
      <w:proofErr w:type="spellEnd"/>
      <w:r w:rsidRPr="009B2A8C">
        <w:rPr>
          <w:sz w:val="24"/>
          <w:szCs w:val="24"/>
          <w:lang w:val="en-US"/>
        </w:rPr>
        <w:t xml:space="preserve"> </w:t>
      </w:r>
      <w:proofErr w:type="spellStart"/>
      <w:r w:rsidRPr="009B2A8C">
        <w:rPr>
          <w:sz w:val="24"/>
          <w:szCs w:val="24"/>
          <w:lang w:val="en-US"/>
        </w:rPr>
        <w:t>untuk</w:t>
      </w:r>
      <w:proofErr w:type="spellEnd"/>
      <w:r w:rsidRPr="009B2A8C">
        <w:rPr>
          <w:sz w:val="24"/>
          <w:szCs w:val="24"/>
          <w:lang w:val="en-US"/>
        </w:rPr>
        <w:t xml:space="preserve"> </w:t>
      </w:r>
      <w:proofErr w:type="spellStart"/>
      <w:r w:rsidRPr="009B2A8C">
        <w:rPr>
          <w:sz w:val="24"/>
          <w:szCs w:val="24"/>
          <w:lang w:val="en-US"/>
        </w:rPr>
        <w:t>jalur</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X </w:t>
      </w:r>
      <w:r w:rsidRPr="009B2A8C">
        <w:rPr>
          <w:sz w:val="24"/>
          <w:szCs w:val="24"/>
        </w:rPr>
        <w:t>→</w:t>
      </w:r>
      <w:r w:rsidRPr="009B2A8C">
        <w:rPr>
          <w:sz w:val="24"/>
          <w:szCs w:val="24"/>
          <w:lang w:val="en-US"/>
        </w:rPr>
        <w:t xml:space="preserve"> Z </w:t>
      </w:r>
      <w:proofErr w:type="spellStart"/>
      <w:r w:rsidRPr="009B2A8C">
        <w:rPr>
          <w:sz w:val="24"/>
          <w:szCs w:val="24"/>
          <w:lang w:val="en-US"/>
        </w:rPr>
        <w:t>menghasilkan</w:t>
      </w:r>
      <w:proofErr w:type="spellEnd"/>
      <w:r w:rsidRPr="009B2A8C">
        <w:rPr>
          <w:sz w:val="24"/>
          <w:szCs w:val="24"/>
          <w:lang w:val="en-US"/>
        </w:rPr>
        <w:t xml:space="preserve"> </w:t>
      </w:r>
      <w:proofErr w:type="spellStart"/>
      <w:r w:rsidRPr="009B2A8C">
        <w:rPr>
          <w:sz w:val="24"/>
          <w:szCs w:val="24"/>
          <w:lang w:val="en-US"/>
        </w:rPr>
        <w:t>nilai</w:t>
      </w:r>
      <w:proofErr w:type="spellEnd"/>
      <w:r w:rsidRPr="009B2A8C">
        <w:rPr>
          <w:sz w:val="24"/>
          <w:szCs w:val="24"/>
          <w:lang w:val="en-US"/>
        </w:rPr>
        <w:t xml:space="preserve"> </w:t>
      </w:r>
      <w:proofErr w:type="spellStart"/>
      <w:r w:rsidRPr="009B2A8C">
        <w:rPr>
          <w:sz w:val="24"/>
          <w:szCs w:val="24"/>
          <w:lang w:val="en-US"/>
        </w:rPr>
        <w:t>koefisien</w:t>
      </w:r>
      <w:proofErr w:type="spellEnd"/>
      <w:r w:rsidRPr="009B2A8C">
        <w:rPr>
          <w:sz w:val="24"/>
          <w:szCs w:val="24"/>
          <w:lang w:val="en-US"/>
        </w:rPr>
        <w:t xml:space="preserve"> </w:t>
      </w:r>
      <w:r w:rsidRPr="00365571">
        <w:rPr>
          <w:i/>
          <w:iCs/>
          <w:sz w:val="24"/>
          <w:szCs w:val="24"/>
          <w:lang w:val="en-US"/>
        </w:rPr>
        <w:t>original sample</w:t>
      </w:r>
      <w:r w:rsidRPr="009B2A8C">
        <w:rPr>
          <w:sz w:val="24"/>
          <w:szCs w:val="24"/>
          <w:lang w:val="en-US"/>
        </w:rPr>
        <w:t xml:space="preserve"> </w:t>
      </w:r>
      <w:r w:rsidRPr="009B2A8C">
        <w:rPr>
          <w:sz w:val="24"/>
          <w:szCs w:val="24"/>
        </w:rPr>
        <w:t>β=</w:t>
      </w:r>
      <w:r w:rsidRPr="009B2A8C">
        <w:rPr>
          <w:sz w:val="24"/>
          <w:szCs w:val="24"/>
          <w:lang w:val="en-US"/>
        </w:rPr>
        <w:t xml:space="preserve"> 0,598, </w:t>
      </w:r>
      <w:proofErr w:type="spellStart"/>
      <w:r w:rsidRPr="009B2A8C">
        <w:rPr>
          <w:sz w:val="24"/>
          <w:szCs w:val="24"/>
          <w:lang w:val="en-US"/>
        </w:rPr>
        <w:t>dengan</w:t>
      </w:r>
      <w:proofErr w:type="spellEnd"/>
      <w:r w:rsidRPr="009B2A8C">
        <w:rPr>
          <w:sz w:val="24"/>
          <w:szCs w:val="24"/>
          <w:lang w:val="en-US"/>
        </w:rPr>
        <w:t xml:space="preserve"> </w:t>
      </w:r>
      <w:proofErr w:type="spellStart"/>
      <w:r w:rsidRPr="009B2A8C">
        <w:rPr>
          <w:sz w:val="24"/>
          <w:szCs w:val="24"/>
          <w:lang w:val="en-US"/>
        </w:rPr>
        <w:t>nilai</w:t>
      </w:r>
      <w:proofErr w:type="spellEnd"/>
      <w:r w:rsidRPr="009B2A8C">
        <w:rPr>
          <w:sz w:val="24"/>
          <w:szCs w:val="24"/>
          <w:lang w:val="en-US"/>
        </w:rPr>
        <w:t xml:space="preserve"> T-</w:t>
      </w:r>
      <w:r w:rsidR="00F200B0" w:rsidRPr="00F200B0">
        <w:rPr>
          <w:i/>
          <w:iCs/>
          <w:sz w:val="24"/>
          <w:szCs w:val="24"/>
          <w:lang w:val="en-US"/>
        </w:rPr>
        <w:t>statistic</w:t>
      </w:r>
      <w:r w:rsidRPr="00365571">
        <w:rPr>
          <w:i/>
          <w:iCs/>
          <w:sz w:val="24"/>
          <w:szCs w:val="24"/>
          <w:lang w:val="en-US"/>
        </w:rPr>
        <w:t xml:space="preserve"> </w:t>
      </w:r>
      <w:r w:rsidRPr="009B2A8C">
        <w:rPr>
          <w:sz w:val="24"/>
          <w:szCs w:val="24"/>
          <w:lang w:val="en-US"/>
        </w:rPr>
        <w:t xml:space="preserve">= 3,892 </w:t>
      </w:r>
      <w:r w:rsidR="00407068" w:rsidRPr="009B2A8C">
        <w:rPr>
          <w:sz w:val="24"/>
          <w:szCs w:val="24"/>
          <w:lang w:val="en-US"/>
        </w:rPr>
        <w:t>&gt;</w:t>
      </w:r>
      <w:r w:rsidRPr="009B2A8C">
        <w:rPr>
          <w:sz w:val="24"/>
          <w:szCs w:val="24"/>
          <w:lang w:val="en-US"/>
        </w:rPr>
        <w:t xml:space="preserve"> 1,96 dan </w:t>
      </w:r>
      <w:proofErr w:type="spellStart"/>
      <w:r w:rsidRPr="009B2A8C">
        <w:rPr>
          <w:sz w:val="24"/>
          <w:szCs w:val="24"/>
          <w:lang w:val="en-US"/>
        </w:rPr>
        <w:t>nilai</w:t>
      </w:r>
      <w:proofErr w:type="spellEnd"/>
      <w:r w:rsidRPr="009B2A8C">
        <w:rPr>
          <w:sz w:val="24"/>
          <w:szCs w:val="24"/>
          <w:lang w:val="en-US"/>
        </w:rPr>
        <w:t xml:space="preserve"> P-</w:t>
      </w:r>
      <w:r w:rsidRPr="00365571">
        <w:rPr>
          <w:i/>
          <w:iCs/>
          <w:sz w:val="24"/>
          <w:szCs w:val="24"/>
          <w:lang w:val="en-US"/>
        </w:rPr>
        <w:t>value</w:t>
      </w:r>
      <w:r w:rsidRPr="009B2A8C">
        <w:rPr>
          <w:sz w:val="24"/>
          <w:szCs w:val="24"/>
          <w:lang w:val="en-US"/>
        </w:rPr>
        <w:t xml:space="preserve"> = 0,000 &lt; 0,05. Nilai </w:t>
      </w:r>
      <w:proofErr w:type="spellStart"/>
      <w:r w:rsidRPr="009B2A8C">
        <w:rPr>
          <w:sz w:val="24"/>
          <w:szCs w:val="24"/>
          <w:lang w:val="en-US"/>
        </w:rPr>
        <w:t>signifikan</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menunjukkan</w:t>
      </w:r>
      <w:proofErr w:type="spellEnd"/>
      <w:r w:rsidRPr="009B2A8C">
        <w:rPr>
          <w:sz w:val="24"/>
          <w:szCs w:val="24"/>
          <w:lang w:val="en-US"/>
        </w:rPr>
        <w:t xml:space="preserve"> H</w:t>
      </w:r>
      <w:r w:rsidRPr="009B2A8C">
        <w:rPr>
          <w:sz w:val="24"/>
          <w:szCs w:val="24"/>
          <w:vertAlign w:val="subscript"/>
          <w:lang w:val="en-US"/>
        </w:rPr>
        <w:t xml:space="preserve">2 </w:t>
      </w:r>
      <w:proofErr w:type="spellStart"/>
      <w:r w:rsidRPr="009B2A8C">
        <w:rPr>
          <w:rFonts w:eastAsiaTheme="minorHAnsi"/>
          <w:sz w:val="24"/>
          <w:szCs w:val="24"/>
          <w:lang w:val="en-US"/>
        </w:rPr>
        <w:t>diterima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secara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sah</w:t>
      </w:r>
      <w:proofErr w:type="spellEnd"/>
      <w:r w:rsidRPr="009B2A8C">
        <w:rPr>
          <w:rFonts w:eastAsiaTheme="minorHAnsi"/>
          <w:sz w:val="24"/>
          <w:szCs w:val="24"/>
          <w:lang w:val="en-US"/>
        </w:rPr>
        <w:t>.</w:t>
      </w:r>
    </w:p>
    <w:p w14:paraId="72390558" w14:textId="10E95D11" w:rsidR="000212F7" w:rsidRPr="009B2A8C" w:rsidRDefault="002C4981" w:rsidP="00CC021D">
      <w:pPr>
        <w:pStyle w:val="ListParagraph"/>
        <w:ind w:left="1080" w:firstLine="360"/>
        <w:rPr>
          <w:sz w:val="24"/>
          <w:szCs w:val="24"/>
          <w:lang w:val="en-US"/>
        </w:rPr>
      </w:pPr>
      <w:proofErr w:type="spellStart"/>
      <w:r w:rsidRPr="009B2A8C">
        <w:rPr>
          <w:rFonts w:eastAsiaTheme="minorHAnsi"/>
          <w:sz w:val="24"/>
          <w:szCs w:val="24"/>
          <w:lang w:val="en-US"/>
        </w:rPr>
        <w:t>Temuan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ini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membuktikan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secara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empiris</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bahwa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penerapan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skema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kerja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fleksibel</w:t>
      </w:r>
      <w:proofErr w:type="spellEnd"/>
      <w:r w:rsidRPr="009B2A8C">
        <w:rPr>
          <w:rFonts w:eastAsiaTheme="minorHAnsi"/>
          <w:sz w:val="24"/>
          <w:szCs w:val="24"/>
          <w:lang w:val="en-US"/>
        </w:rPr>
        <w:t xml:space="preserve"> yang </w:t>
      </w:r>
      <w:proofErr w:type="spellStart"/>
      <w:r w:rsidRPr="009B2A8C">
        <w:rPr>
          <w:rFonts w:eastAsiaTheme="minorHAnsi"/>
          <w:sz w:val="24"/>
          <w:szCs w:val="24"/>
          <w:lang w:val="en-US"/>
        </w:rPr>
        <w:t>akuntabel</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berperan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kuat</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dalam</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merestrukturisasi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karakteristik</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pekerjaan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harian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pegawai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Keleluasaan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mengorganisasi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lastRenderedPageBreak/>
        <w:t>ritme</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kerja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memberikan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otonomi</w:t>
      </w:r>
      <w:proofErr w:type="spellEnd"/>
      <w:r w:rsidRPr="009B2A8C">
        <w:rPr>
          <w:rFonts w:eastAsiaTheme="minorHAnsi"/>
          <w:sz w:val="24"/>
          <w:szCs w:val="24"/>
          <w:lang w:val="en-US"/>
        </w:rPr>
        <w:t xml:space="preserve"> yang </w:t>
      </w:r>
      <w:proofErr w:type="spellStart"/>
      <w:r w:rsidRPr="009B2A8C">
        <w:rPr>
          <w:rFonts w:eastAsiaTheme="minorHAnsi"/>
          <w:sz w:val="24"/>
          <w:szCs w:val="24"/>
          <w:lang w:val="en-US"/>
        </w:rPr>
        <w:t>lebih</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luas</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serta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mendorong</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variasi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keterampilan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pegawai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dalam</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mengelola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penugasan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secara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mandiri</w:t>
      </w:r>
      <w:proofErr w:type="spellEnd"/>
      <w:r w:rsidRPr="009B2A8C">
        <w:rPr>
          <w:rFonts w:eastAsiaTheme="minorHAnsi"/>
          <w:sz w:val="24"/>
          <w:szCs w:val="24"/>
          <w:lang w:val="en-US"/>
        </w:rPr>
        <w:t>.</w:t>
      </w:r>
    </w:p>
    <w:p w14:paraId="7A2BE955" w14:textId="7EF94AFE" w:rsidR="000212F7" w:rsidRPr="009B2A8C" w:rsidRDefault="002C4981" w:rsidP="003A2774">
      <w:pPr>
        <w:pStyle w:val="ListParagraph"/>
        <w:numPr>
          <w:ilvl w:val="0"/>
          <w:numId w:val="22"/>
        </w:numPr>
        <w:rPr>
          <w:sz w:val="24"/>
          <w:szCs w:val="24"/>
          <w:lang w:val="en-US"/>
        </w:rPr>
      </w:pPr>
      <w:proofErr w:type="spellStart"/>
      <w:r w:rsidRPr="009B2A8C">
        <w:rPr>
          <w:sz w:val="24"/>
          <w:szCs w:val="24"/>
          <w:lang w:val="en-US"/>
        </w:rPr>
        <w:t>Pengaruh</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w:t>
      </w:r>
      <w:r w:rsidR="00273E10" w:rsidRPr="00273E10">
        <w:rPr>
          <w:i/>
          <w:iCs/>
          <w:sz w:val="24"/>
          <w:szCs w:val="24"/>
          <w:lang w:val="en-US"/>
        </w:rPr>
        <w:t>Job Enrichment</w:t>
      </w:r>
      <w:r w:rsidRPr="009B2A8C">
        <w:rPr>
          <w:sz w:val="24"/>
          <w:szCs w:val="24"/>
          <w:lang w:val="en-US"/>
        </w:rPr>
        <w:t xml:space="preserve"> (Z) </w:t>
      </w:r>
      <w:proofErr w:type="spellStart"/>
      <w:r w:rsidRPr="009B2A8C">
        <w:rPr>
          <w:sz w:val="24"/>
          <w:szCs w:val="24"/>
          <w:lang w:val="en-US"/>
        </w:rPr>
        <w:t>terhadap</w:t>
      </w:r>
      <w:proofErr w:type="spellEnd"/>
      <w:r w:rsidRPr="009B2A8C">
        <w:rPr>
          <w:sz w:val="24"/>
          <w:szCs w:val="24"/>
          <w:lang w:val="en-US"/>
        </w:rPr>
        <w:t xml:space="preserve"> Kinerja </w:t>
      </w:r>
      <w:proofErr w:type="spellStart"/>
      <w:r w:rsidRPr="009B2A8C">
        <w:rPr>
          <w:sz w:val="24"/>
          <w:szCs w:val="24"/>
          <w:lang w:val="en-US"/>
        </w:rPr>
        <w:t>Pegawai</w:t>
      </w:r>
      <w:proofErr w:type="spellEnd"/>
      <w:r w:rsidRPr="009B2A8C">
        <w:rPr>
          <w:sz w:val="24"/>
          <w:szCs w:val="24"/>
          <w:lang w:val="en-US"/>
        </w:rPr>
        <w:t xml:space="preserve"> (Y): (H</w:t>
      </w:r>
      <w:r w:rsidRPr="009B2A8C">
        <w:rPr>
          <w:sz w:val="24"/>
          <w:szCs w:val="24"/>
          <w:vertAlign w:val="subscript"/>
          <w:lang w:val="en-US"/>
        </w:rPr>
        <w:t>3</w:t>
      </w:r>
      <w:r w:rsidRPr="009B2A8C">
        <w:rPr>
          <w:sz w:val="24"/>
          <w:szCs w:val="24"/>
          <w:lang w:val="en-US"/>
        </w:rPr>
        <w:t xml:space="preserve"> </w:t>
      </w:r>
      <w:proofErr w:type="spellStart"/>
      <w:r w:rsidRPr="009B2A8C">
        <w:rPr>
          <w:sz w:val="24"/>
          <w:szCs w:val="24"/>
          <w:lang w:val="en-US"/>
        </w:rPr>
        <w:t>Diterima</w:t>
      </w:r>
      <w:proofErr w:type="spellEnd"/>
      <w:r w:rsidRPr="009B2A8C">
        <w:rPr>
          <w:sz w:val="24"/>
          <w:szCs w:val="24"/>
          <w:lang w:val="en-US"/>
        </w:rPr>
        <w:t>)</w:t>
      </w:r>
    </w:p>
    <w:p w14:paraId="1F0A09B2" w14:textId="3B3A51EA" w:rsidR="00A63CE1" w:rsidRPr="009B2A8C" w:rsidRDefault="00A63CE1" w:rsidP="00CC021D">
      <w:pPr>
        <w:pStyle w:val="ListParagraph"/>
        <w:ind w:left="1080" w:firstLine="360"/>
        <w:rPr>
          <w:rFonts w:eastAsiaTheme="minorHAnsi"/>
          <w:sz w:val="24"/>
          <w:szCs w:val="24"/>
          <w:lang w:val="en-US"/>
        </w:rPr>
      </w:pPr>
      <w:proofErr w:type="spellStart"/>
      <w:r w:rsidRPr="009B2A8C">
        <w:rPr>
          <w:sz w:val="24"/>
          <w:szCs w:val="24"/>
          <w:lang w:val="en-US"/>
        </w:rPr>
        <w:t>Pengujian</w:t>
      </w:r>
      <w:proofErr w:type="spellEnd"/>
      <w:r w:rsidRPr="009B2A8C">
        <w:rPr>
          <w:sz w:val="24"/>
          <w:szCs w:val="24"/>
          <w:lang w:val="en-US"/>
        </w:rPr>
        <w:t xml:space="preserve"> </w:t>
      </w:r>
      <w:proofErr w:type="spellStart"/>
      <w:r w:rsidRPr="009B2A8C">
        <w:rPr>
          <w:sz w:val="24"/>
          <w:szCs w:val="24"/>
          <w:lang w:val="en-US"/>
        </w:rPr>
        <w:t>untuk</w:t>
      </w:r>
      <w:proofErr w:type="spellEnd"/>
      <w:r w:rsidRPr="009B2A8C">
        <w:rPr>
          <w:sz w:val="24"/>
          <w:szCs w:val="24"/>
          <w:lang w:val="en-US"/>
        </w:rPr>
        <w:t xml:space="preserve"> </w:t>
      </w:r>
      <w:proofErr w:type="spellStart"/>
      <w:r w:rsidRPr="009B2A8C">
        <w:rPr>
          <w:sz w:val="24"/>
          <w:szCs w:val="24"/>
          <w:lang w:val="en-US"/>
        </w:rPr>
        <w:t>jalur</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Z </w:t>
      </w:r>
      <w:r w:rsidRPr="009B2A8C">
        <w:rPr>
          <w:sz w:val="24"/>
          <w:szCs w:val="24"/>
        </w:rPr>
        <w:t>→</w:t>
      </w:r>
      <w:r w:rsidRPr="009B2A8C">
        <w:rPr>
          <w:sz w:val="24"/>
          <w:szCs w:val="24"/>
          <w:lang w:val="en-US"/>
        </w:rPr>
        <w:t xml:space="preserve"> Y </w:t>
      </w:r>
      <w:proofErr w:type="spellStart"/>
      <w:r w:rsidRPr="009B2A8C">
        <w:rPr>
          <w:sz w:val="24"/>
          <w:szCs w:val="24"/>
          <w:lang w:val="en-US"/>
        </w:rPr>
        <w:t>menghasilkan</w:t>
      </w:r>
      <w:proofErr w:type="spellEnd"/>
      <w:r w:rsidRPr="009B2A8C">
        <w:rPr>
          <w:sz w:val="24"/>
          <w:szCs w:val="24"/>
          <w:lang w:val="en-US"/>
        </w:rPr>
        <w:t xml:space="preserve"> </w:t>
      </w:r>
      <w:proofErr w:type="spellStart"/>
      <w:r w:rsidRPr="009B2A8C">
        <w:rPr>
          <w:sz w:val="24"/>
          <w:szCs w:val="24"/>
          <w:lang w:val="en-US"/>
        </w:rPr>
        <w:t>nilai</w:t>
      </w:r>
      <w:proofErr w:type="spellEnd"/>
      <w:r w:rsidRPr="009B2A8C">
        <w:rPr>
          <w:sz w:val="24"/>
          <w:szCs w:val="24"/>
          <w:lang w:val="en-US"/>
        </w:rPr>
        <w:t xml:space="preserve"> </w:t>
      </w:r>
      <w:proofErr w:type="spellStart"/>
      <w:r w:rsidRPr="009B2A8C">
        <w:rPr>
          <w:sz w:val="24"/>
          <w:szCs w:val="24"/>
          <w:lang w:val="en-US"/>
        </w:rPr>
        <w:t>koefisien</w:t>
      </w:r>
      <w:proofErr w:type="spellEnd"/>
      <w:r w:rsidRPr="009B2A8C">
        <w:rPr>
          <w:sz w:val="24"/>
          <w:szCs w:val="24"/>
          <w:lang w:val="en-US"/>
        </w:rPr>
        <w:t xml:space="preserve"> </w:t>
      </w:r>
      <w:r w:rsidRPr="00365571">
        <w:rPr>
          <w:i/>
          <w:iCs/>
          <w:sz w:val="24"/>
          <w:szCs w:val="24"/>
          <w:lang w:val="en-US"/>
        </w:rPr>
        <w:t>original sample</w:t>
      </w:r>
      <w:r w:rsidRPr="009B2A8C">
        <w:rPr>
          <w:sz w:val="24"/>
          <w:szCs w:val="24"/>
          <w:lang w:val="en-US"/>
        </w:rPr>
        <w:t xml:space="preserve"> </w:t>
      </w:r>
      <w:r w:rsidRPr="009B2A8C">
        <w:rPr>
          <w:sz w:val="24"/>
          <w:szCs w:val="24"/>
        </w:rPr>
        <w:t>β=</w:t>
      </w:r>
      <w:r w:rsidRPr="009B2A8C">
        <w:rPr>
          <w:sz w:val="24"/>
          <w:szCs w:val="24"/>
          <w:lang w:val="en-US"/>
        </w:rPr>
        <w:t xml:space="preserve"> 0,752, </w:t>
      </w:r>
      <w:proofErr w:type="spellStart"/>
      <w:r w:rsidRPr="009B2A8C">
        <w:rPr>
          <w:sz w:val="24"/>
          <w:szCs w:val="24"/>
          <w:lang w:val="en-US"/>
        </w:rPr>
        <w:t>dengan</w:t>
      </w:r>
      <w:proofErr w:type="spellEnd"/>
      <w:r w:rsidRPr="009B2A8C">
        <w:rPr>
          <w:sz w:val="24"/>
          <w:szCs w:val="24"/>
          <w:lang w:val="en-US"/>
        </w:rPr>
        <w:t xml:space="preserve"> </w:t>
      </w:r>
      <w:proofErr w:type="spellStart"/>
      <w:r w:rsidRPr="009B2A8C">
        <w:rPr>
          <w:sz w:val="24"/>
          <w:szCs w:val="24"/>
          <w:lang w:val="en-US"/>
        </w:rPr>
        <w:t>nilai</w:t>
      </w:r>
      <w:proofErr w:type="spellEnd"/>
      <w:r w:rsidRPr="009B2A8C">
        <w:rPr>
          <w:sz w:val="24"/>
          <w:szCs w:val="24"/>
          <w:lang w:val="en-US"/>
        </w:rPr>
        <w:t xml:space="preserve"> T-</w:t>
      </w:r>
      <w:r w:rsidR="00F200B0" w:rsidRPr="00F200B0">
        <w:rPr>
          <w:i/>
          <w:sz w:val="24"/>
          <w:szCs w:val="24"/>
          <w:lang w:val="en-US"/>
        </w:rPr>
        <w:t>statistic</w:t>
      </w:r>
      <w:r w:rsidRPr="009B2A8C">
        <w:rPr>
          <w:sz w:val="24"/>
          <w:szCs w:val="24"/>
          <w:lang w:val="en-US"/>
        </w:rPr>
        <w:t xml:space="preserve"> = 3,855 &gt; 1,96 dan </w:t>
      </w:r>
      <w:proofErr w:type="spellStart"/>
      <w:r w:rsidRPr="009B2A8C">
        <w:rPr>
          <w:sz w:val="24"/>
          <w:szCs w:val="24"/>
          <w:lang w:val="en-US"/>
        </w:rPr>
        <w:t>nilai</w:t>
      </w:r>
      <w:proofErr w:type="spellEnd"/>
      <w:r w:rsidRPr="009B2A8C">
        <w:rPr>
          <w:sz w:val="24"/>
          <w:szCs w:val="24"/>
          <w:lang w:val="en-US"/>
        </w:rPr>
        <w:t xml:space="preserve"> P-value = 0,000 &lt; 0,05. Nilai </w:t>
      </w:r>
      <w:proofErr w:type="spellStart"/>
      <w:r w:rsidRPr="009B2A8C">
        <w:rPr>
          <w:sz w:val="24"/>
          <w:szCs w:val="24"/>
          <w:lang w:val="en-US"/>
        </w:rPr>
        <w:t>signifikan</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menunjukkan</w:t>
      </w:r>
      <w:proofErr w:type="spellEnd"/>
      <w:r w:rsidRPr="009B2A8C">
        <w:rPr>
          <w:sz w:val="24"/>
          <w:szCs w:val="24"/>
          <w:lang w:val="en-US"/>
        </w:rPr>
        <w:t xml:space="preserve"> H</w:t>
      </w:r>
      <w:r w:rsidRPr="009B2A8C">
        <w:rPr>
          <w:sz w:val="24"/>
          <w:szCs w:val="24"/>
          <w:vertAlign w:val="subscript"/>
          <w:lang w:val="en-US"/>
        </w:rPr>
        <w:t xml:space="preserve">3 </w:t>
      </w:r>
      <w:proofErr w:type="spellStart"/>
      <w:r w:rsidRPr="009B2A8C">
        <w:rPr>
          <w:rFonts w:eastAsiaTheme="minorHAnsi"/>
          <w:sz w:val="24"/>
          <w:szCs w:val="24"/>
          <w:lang w:val="en-US"/>
        </w:rPr>
        <w:t>diterima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secara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sah</w:t>
      </w:r>
      <w:proofErr w:type="spellEnd"/>
      <w:r w:rsidRPr="009B2A8C">
        <w:rPr>
          <w:rFonts w:eastAsiaTheme="minorHAnsi"/>
          <w:sz w:val="24"/>
          <w:szCs w:val="24"/>
          <w:lang w:val="en-US"/>
        </w:rPr>
        <w:t xml:space="preserve"> dan </w:t>
      </w:r>
      <w:proofErr w:type="spellStart"/>
      <w:r w:rsidRPr="009B2A8C">
        <w:rPr>
          <w:rFonts w:eastAsiaTheme="minorHAnsi"/>
          <w:sz w:val="24"/>
          <w:szCs w:val="24"/>
          <w:lang w:val="en-US"/>
        </w:rPr>
        <w:t>signifikan</w:t>
      </w:r>
      <w:proofErr w:type="spellEnd"/>
      <w:r w:rsidRPr="009B2A8C">
        <w:rPr>
          <w:rFonts w:eastAsiaTheme="minorHAnsi"/>
          <w:sz w:val="24"/>
          <w:szCs w:val="24"/>
          <w:lang w:val="en-US"/>
        </w:rPr>
        <w:t>.</w:t>
      </w:r>
    </w:p>
    <w:p w14:paraId="134A28C0" w14:textId="03B7D1C7" w:rsidR="00A63CE1" w:rsidRPr="009B2A8C" w:rsidRDefault="00A63CE1" w:rsidP="00CC021D">
      <w:pPr>
        <w:pStyle w:val="ListParagraph"/>
        <w:ind w:left="1080" w:firstLine="360"/>
        <w:rPr>
          <w:sz w:val="24"/>
          <w:szCs w:val="24"/>
          <w:lang w:val="en-US"/>
        </w:rPr>
      </w:pPr>
      <w:r w:rsidRPr="009B2A8C">
        <w:rPr>
          <w:rFonts w:eastAsiaTheme="minorHAnsi"/>
          <w:sz w:val="24"/>
          <w:szCs w:val="24"/>
          <w:lang w:val="en-US"/>
        </w:rPr>
        <w:t xml:space="preserve">Nilai </w:t>
      </w:r>
      <w:proofErr w:type="spellStart"/>
      <w:r w:rsidRPr="009B2A8C">
        <w:rPr>
          <w:rFonts w:eastAsiaTheme="minorHAnsi"/>
          <w:sz w:val="24"/>
          <w:szCs w:val="24"/>
          <w:lang w:val="en-US"/>
        </w:rPr>
        <w:t>koefisien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jalur</w:t>
      </w:r>
      <w:proofErr w:type="spellEnd"/>
      <w:r w:rsidRPr="009B2A8C">
        <w:rPr>
          <w:rFonts w:eastAsiaTheme="minorHAnsi"/>
          <w:sz w:val="24"/>
          <w:szCs w:val="24"/>
          <w:lang w:val="en-US"/>
        </w:rPr>
        <w:t xml:space="preserve"> </w:t>
      </w:r>
      <w:r w:rsidRPr="009B2A8C">
        <w:rPr>
          <w:sz w:val="24"/>
          <w:szCs w:val="24"/>
        </w:rPr>
        <w:t>β</w:t>
      </w:r>
      <w:r w:rsidRPr="009B2A8C">
        <w:rPr>
          <w:rFonts w:eastAsiaTheme="minorHAnsi"/>
          <w:sz w:val="24"/>
          <w:szCs w:val="24"/>
          <w:lang w:val="en-US"/>
        </w:rPr>
        <w:t xml:space="preserve"> = 0,752 </w:t>
      </w:r>
      <w:proofErr w:type="spellStart"/>
      <w:r w:rsidRPr="009B2A8C">
        <w:rPr>
          <w:rFonts w:eastAsiaTheme="minorHAnsi"/>
          <w:sz w:val="24"/>
          <w:szCs w:val="24"/>
          <w:lang w:val="en-US"/>
        </w:rPr>
        <w:t>merupakan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skor</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tertinggi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dalam</w:t>
      </w:r>
      <w:proofErr w:type="spellEnd"/>
      <w:r w:rsidRPr="009B2A8C">
        <w:rPr>
          <w:rFonts w:eastAsiaTheme="minorHAnsi"/>
          <w:sz w:val="24"/>
          <w:szCs w:val="24"/>
          <w:lang w:val="en-US"/>
        </w:rPr>
        <w:t xml:space="preserve"> model </w:t>
      </w:r>
      <w:proofErr w:type="spellStart"/>
      <w:r w:rsidRPr="009B2A8C">
        <w:rPr>
          <w:rFonts w:eastAsiaTheme="minorHAnsi"/>
          <w:sz w:val="24"/>
          <w:szCs w:val="24"/>
          <w:lang w:val="en-US"/>
        </w:rPr>
        <w:t>penelitian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ini</w:t>
      </w:r>
      <w:proofErr w:type="spellEnd"/>
      <w:r w:rsidRPr="009B2A8C">
        <w:rPr>
          <w:rFonts w:eastAsiaTheme="minorHAnsi"/>
          <w:sz w:val="24"/>
          <w:szCs w:val="24"/>
          <w:lang w:val="en-US"/>
        </w:rPr>
        <w:t xml:space="preserve">, yang </w:t>
      </w:r>
      <w:proofErr w:type="spellStart"/>
      <w:r w:rsidRPr="009B2A8C">
        <w:rPr>
          <w:rFonts w:eastAsiaTheme="minorHAnsi"/>
          <w:sz w:val="24"/>
          <w:szCs w:val="24"/>
          <w:lang w:val="en-US"/>
        </w:rPr>
        <w:t>menandakan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bahwa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pengayaan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karakteristik</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pekerjaan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khususnya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pemahaman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atas</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signifikansi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tugas</w:t>
      </w:r>
      <w:proofErr w:type="spellEnd"/>
      <w:r w:rsidRPr="009B2A8C">
        <w:rPr>
          <w:rFonts w:eastAsiaTheme="minorHAnsi"/>
          <w:sz w:val="24"/>
          <w:szCs w:val="24"/>
          <w:lang w:val="en-US"/>
        </w:rPr>
        <w:t xml:space="preserve"> dan </w:t>
      </w:r>
      <w:proofErr w:type="spellStart"/>
      <w:r w:rsidRPr="009B2A8C">
        <w:rPr>
          <w:rFonts w:eastAsiaTheme="minorHAnsi"/>
          <w:sz w:val="24"/>
          <w:szCs w:val="24"/>
          <w:lang w:val="en-US"/>
        </w:rPr>
        <w:t>keutuhan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tanggung</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jawab</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dalam</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verifikasi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dokumen</w:t>
      </w:r>
      <w:proofErr w:type="spellEnd"/>
      <w:r w:rsidRPr="009B2A8C">
        <w:rPr>
          <w:rFonts w:eastAsiaTheme="minorHAnsi"/>
          <w:sz w:val="24"/>
          <w:szCs w:val="24"/>
          <w:lang w:val="en-US"/>
        </w:rPr>
        <w:t xml:space="preserve"> </w:t>
      </w:r>
      <w:proofErr w:type="spellStart"/>
      <w:r w:rsidR="00365571">
        <w:rPr>
          <w:rFonts w:eastAsiaTheme="minorHAnsi"/>
          <w:sz w:val="24"/>
          <w:szCs w:val="24"/>
          <w:lang w:val="en-US"/>
        </w:rPr>
        <w:t>penyaluran</w:t>
      </w:r>
      <w:proofErr w:type="spellEnd"/>
      <w:r w:rsidR="00365571">
        <w:rPr>
          <w:rFonts w:eastAsiaTheme="minorHAnsi"/>
          <w:sz w:val="24"/>
          <w:szCs w:val="24"/>
          <w:lang w:val="en-US"/>
        </w:rPr>
        <w:t xml:space="preserve"> dana</w:t>
      </w:r>
      <w:r w:rsidRPr="009B2A8C">
        <w:rPr>
          <w:rFonts w:eastAsiaTheme="minorHAnsi"/>
          <w:sz w:val="24"/>
          <w:szCs w:val="24"/>
          <w:lang w:val="en-US"/>
        </w:rPr>
        <w:t xml:space="preserve"> PHLN. Hal </w:t>
      </w:r>
      <w:proofErr w:type="spellStart"/>
      <w:r w:rsidRPr="009B2A8C">
        <w:rPr>
          <w:rFonts w:eastAsiaTheme="minorHAnsi"/>
          <w:sz w:val="24"/>
          <w:szCs w:val="24"/>
          <w:lang w:val="en-US"/>
        </w:rPr>
        <w:t>ini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merupakan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prediktor</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utama</w:t>
      </w:r>
      <w:proofErr w:type="spellEnd"/>
      <w:r w:rsidRPr="009B2A8C">
        <w:rPr>
          <w:rFonts w:eastAsiaTheme="minorHAnsi"/>
          <w:sz w:val="24"/>
          <w:szCs w:val="24"/>
          <w:lang w:val="en-US"/>
        </w:rPr>
        <w:t xml:space="preserve"> yang </w:t>
      </w:r>
      <w:proofErr w:type="spellStart"/>
      <w:r w:rsidRPr="009B2A8C">
        <w:rPr>
          <w:rFonts w:eastAsiaTheme="minorHAnsi"/>
          <w:sz w:val="24"/>
          <w:szCs w:val="24"/>
          <w:lang w:val="en-US"/>
        </w:rPr>
        <w:t>secara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dominan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meningkatkan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akurasi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efisiensi</w:t>
      </w:r>
      <w:proofErr w:type="spellEnd"/>
      <w:r w:rsidRPr="009B2A8C">
        <w:rPr>
          <w:rFonts w:eastAsiaTheme="minorHAnsi"/>
          <w:sz w:val="24"/>
          <w:szCs w:val="24"/>
          <w:lang w:val="en-US"/>
        </w:rPr>
        <w:t xml:space="preserve">, dan </w:t>
      </w:r>
      <w:proofErr w:type="spellStart"/>
      <w:r w:rsidRPr="009B2A8C">
        <w:rPr>
          <w:rFonts w:eastAsiaTheme="minorHAnsi"/>
          <w:sz w:val="24"/>
          <w:szCs w:val="24"/>
          <w:lang w:val="en-US"/>
        </w:rPr>
        <w:t>kualitas</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luaran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kinerja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pegawai</w:t>
      </w:r>
      <w:proofErr w:type="spellEnd"/>
      <w:r w:rsidRPr="009B2A8C">
        <w:rPr>
          <w:rFonts w:eastAsiaTheme="minorHAnsi"/>
          <w:sz w:val="24"/>
          <w:szCs w:val="24"/>
          <w:lang w:val="en-US"/>
        </w:rPr>
        <w:t xml:space="preserve"> KPPN KPH.</w:t>
      </w:r>
    </w:p>
    <w:p w14:paraId="6954FCD9" w14:textId="017DA5B2" w:rsidR="00F73025" w:rsidRPr="009B2A8C" w:rsidRDefault="00A63CE1" w:rsidP="003A2774">
      <w:pPr>
        <w:pStyle w:val="ListParagraph"/>
        <w:numPr>
          <w:ilvl w:val="0"/>
          <w:numId w:val="22"/>
        </w:numPr>
        <w:rPr>
          <w:sz w:val="24"/>
          <w:szCs w:val="24"/>
          <w:lang w:val="en-US"/>
        </w:rPr>
      </w:pPr>
      <w:proofErr w:type="spellStart"/>
      <w:r w:rsidRPr="009B2A8C">
        <w:rPr>
          <w:sz w:val="24"/>
          <w:szCs w:val="24"/>
          <w:lang w:val="en-US"/>
        </w:rPr>
        <w:t>Pengaruh</w:t>
      </w:r>
      <w:proofErr w:type="spellEnd"/>
      <w:r w:rsidRPr="009B2A8C">
        <w:rPr>
          <w:sz w:val="24"/>
          <w:szCs w:val="24"/>
          <w:lang w:val="en-US"/>
        </w:rPr>
        <w:t xml:space="preserve"> Tidak </w:t>
      </w:r>
      <w:proofErr w:type="spellStart"/>
      <w:r w:rsidRPr="009B2A8C">
        <w:rPr>
          <w:sz w:val="24"/>
          <w:szCs w:val="24"/>
          <w:lang w:val="en-US"/>
        </w:rPr>
        <w:t>Langsung</w:t>
      </w:r>
      <w:proofErr w:type="spellEnd"/>
      <w:r w:rsidRPr="009B2A8C">
        <w:rPr>
          <w:sz w:val="24"/>
          <w:szCs w:val="24"/>
          <w:lang w:val="en-US"/>
        </w:rPr>
        <w:t xml:space="preserve"> </w:t>
      </w:r>
      <w:proofErr w:type="spellStart"/>
      <w:r w:rsidRPr="009B2A8C">
        <w:rPr>
          <w:sz w:val="24"/>
          <w:szCs w:val="24"/>
          <w:lang w:val="en-US"/>
        </w:rPr>
        <w:t>Sistem</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Fleksibel</w:t>
      </w:r>
      <w:proofErr w:type="spellEnd"/>
      <w:r w:rsidRPr="009B2A8C">
        <w:rPr>
          <w:sz w:val="24"/>
          <w:szCs w:val="24"/>
          <w:lang w:val="en-US"/>
        </w:rPr>
        <w:t xml:space="preserve"> (X) </w:t>
      </w:r>
      <w:proofErr w:type="spellStart"/>
      <w:r w:rsidRPr="009B2A8C">
        <w:rPr>
          <w:sz w:val="24"/>
          <w:szCs w:val="24"/>
          <w:lang w:val="en-US"/>
        </w:rPr>
        <w:t>terhadap</w:t>
      </w:r>
      <w:proofErr w:type="spellEnd"/>
      <w:r w:rsidRPr="009B2A8C">
        <w:rPr>
          <w:sz w:val="24"/>
          <w:szCs w:val="24"/>
          <w:lang w:val="en-US"/>
        </w:rPr>
        <w:t xml:space="preserve"> Kinerja </w:t>
      </w:r>
      <w:proofErr w:type="spellStart"/>
      <w:r w:rsidRPr="009B2A8C">
        <w:rPr>
          <w:sz w:val="24"/>
          <w:szCs w:val="24"/>
          <w:lang w:val="en-US"/>
        </w:rPr>
        <w:t>Pegawai</w:t>
      </w:r>
      <w:proofErr w:type="spellEnd"/>
      <w:r w:rsidRPr="009B2A8C">
        <w:rPr>
          <w:sz w:val="24"/>
          <w:szCs w:val="24"/>
          <w:lang w:val="en-US"/>
        </w:rPr>
        <w:t xml:space="preserve"> (Y) </w:t>
      </w:r>
      <w:proofErr w:type="spellStart"/>
      <w:r w:rsidRPr="009B2A8C">
        <w:rPr>
          <w:sz w:val="24"/>
          <w:szCs w:val="24"/>
          <w:lang w:val="en-US"/>
        </w:rPr>
        <w:t>melalui</w:t>
      </w:r>
      <w:proofErr w:type="spellEnd"/>
      <w:r w:rsidRPr="009B2A8C">
        <w:rPr>
          <w:sz w:val="24"/>
          <w:szCs w:val="24"/>
          <w:lang w:val="en-US"/>
        </w:rPr>
        <w:t xml:space="preserve"> </w:t>
      </w:r>
      <w:r w:rsidR="00273E10" w:rsidRPr="00273E10">
        <w:rPr>
          <w:i/>
          <w:iCs/>
          <w:sz w:val="24"/>
          <w:szCs w:val="24"/>
          <w:lang w:val="en-US"/>
        </w:rPr>
        <w:t>Job Enrichment</w:t>
      </w:r>
      <w:r w:rsidRPr="009B2A8C">
        <w:rPr>
          <w:sz w:val="24"/>
          <w:szCs w:val="24"/>
          <w:lang w:val="en-US"/>
        </w:rPr>
        <w:t xml:space="preserve"> (Z): (H</w:t>
      </w:r>
      <w:r w:rsidRPr="009B2A8C">
        <w:rPr>
          <w:sz w:val="24"/>
          <w:szCs w:val="24"/>
          <w:vertAlign w:val="subscript"/>
          <w:lang w:val="en-US"/>
        </w:rPr>
        <w:t>4</w:t>
      </w:r>
      <w:r w:rsidRPr="009B2A8C">
        <w:rPr>
          <w:sz w:val="24"/>
          <w:szCs w:val="24"/>
          <w:lang w:val="en-US"/>
        </w:rPr>
        <w:t xml:space="preserve"> </w:t>
      </w:r>
      <w:proofErr w:type="spellStart"/>
      <w:r w:rsidRPr="009B2A8C">
        <w:rPr>
          <w:sz w:val="24"/>
          <w:szCs w:val="24"/>
          <w:lang w:val="en-US"/>
        </w:rPr>
        <w:t>Diterima</w:t>
      </w:r>
      <w:proofErr w:type="spellEnd"/>
      <w:r w:rsidRPr="009B2A8C">
        <w:rPr>
          <w:sz w:val="24"/>
          <w:szCs w:val="24"/>
          <w:lang w:val="en-US"/>
        </w:rPr>
        <w:t>)</w:t>
      </w:r>
    </w:p>
    <w:p w14:paraId="639BCF0E" w14:textId="14FF1BFB" w:rsidR="000212F7" w:rsidRPr="009B2A8C" w:rsidRDefault="00A63CE1" w:rsidP="00CC021D">
      <w:pPr>
        <w:pStyle w:val="ListParagraph"/>
        <w:ind w:left="1080" w:firstLine="360"/>
        <w:rPr>
          <w:sz w:val="24"/>
          <w:szCs w:val="24"/>
          <w:lang w:val="en-US"/>
        </w:rPr>
      </w:pPr>
      <w:proofErr w:type="spellStart"/>
      <w:r w:rsidRPr="009B2A8C">
        <w:rPr>
          <w:sz w:val="24"/>
          <w:szCs w:val="24"/>
          <w:lang w:val="en-US"/>
        </w:rPr>
        <w:t>Pengujian</w:t>
      </w:r>
      <w:proofErr w:type="spellEnd"/>
      <w:r w:rsidRPr="009B2A8C">
        <w:rPr>
          <w:sz w:val="24"/>
          <w:szCs w:val="24"/>
          <w:lang w:val="en-US"/>
        </w:rPr>
        <w:t xml:space="preserve"> </w:t>
      </w:r>
      <w:proofErr w:type="spellStart"/>
      <w:r w:rsidRPr="009B2A8C">
        <w:rPr>
          <w:sz w:val="24"/>
          <w:szCs w:val="24"/>
          <w:lang w:val="en-US"/>
        </w:rPr>
        <w:t>untuk</w:t>
      </w:r>
      <w:proofErr w:type="spellEnd"/>
      <w:r w:rsidRPr="009B2A8C">
        <w:rPr>
          <w:sz w:val="24"/>
          <w:szCs w:val="24"/>
          <w:lang w:val="en-US"/>
        </w:rPr>
        <w:t xml:space="preserve"> </w:t>
      </w:r>
      <w:proofErr w:type="spellStart"/>
      <w:r w:rsidRPr="009B2A8C">
        <w:rPr>
          <w:sz w:val="24"/>
          <w:szCs w:val="24"/>
          <w:lang w:val="en-US"/>
        </w:rPr>
        <w:t>pengaruh</w:t>
      </w:r>
      <w:proofErr w:type="spellEnd"/>
      <w:r w:rsidRPr="009B2A8C">
        <w:rPr>
          <w:sz w:val="24"/>
          <w:szCs w:val="24"/>
          <w:lang w:val="en-US"/>
        </w:rPr>
        <w:t xml:space="preserve"> </w:t>
      </w:r>
      <w:proofErr w:type="spellStart"/>
      <w:r w:rsidRPr="009B2A8C">
        <w:rPr>
          <w:sz w:val="24"/>
          <w:szCs w:val="24"/>
          <w:lang w:val="en-US"/>
        </w:rPr>
        <w:t>tidak</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X </w:t>
      </w:r>
      <w:r w:rsidRPr="009B2A8C">
        <w:rPr>
          <w:sz w:val="24"/>
          <w:szCs w:val="24"/>
        </w:rPr>
        <w:t>→</w:t>
      </w:r>
      <w:r w:rsidRPr="009B2A8C">
        <w:rPr>
          <w:sz w:val="24"/>
          <w:szCs w:val="24"/>
          <w:lang w:val="en-US"/>
        </w:rPr>
        <w:t xml:space="preserve"> Z </w:t>
      </w:r>
      <w:r w:rsidRPr="009B2A8C">
        <w:rPr>
          <w:sz w:val="24"/>
          <w:szCs w:val="24"/>
        </w:rPr>
        <w:t>→</w:t>
      </w:r>
      <w:r w:rsidRPr="009B2A8C">
        <w:rPr>
          <w:sz w:val="24"/>
          <w:szCs w:val="24"/>
          <w:lang w:val="en-US"/>
        </w:rPr>
        <w:t xml:space="preserve">Y </w:t>
      </w:r>
      <w:proofErr w:type="spellStart"/>
      <w:r w:rsidRPr="009B2A8C">
        <w:rPr>
          <w:sz w:val="24"/>
          <w:szCs w:val="24"/>
          <w:lang w:val="en-US"/>
        </w:rPr>
        <w:t>menghasilkan</w:t>
      </w:r>
      <w:proofErr w:type="spellEnd"/>
      <w:r w:rsidRPr="009B2A8C">
        <w:rPr>
          <w:sz w:val="24"/>
          <w:szCs w:val="24"/>
          <w:lang w:val="en-US"/>
        </w:rPr>
        <w:t xml:space="preserve"> </w:t>
      </w:r>
      <w:proofErr w:type="spellStart"/>
      <w:r w:rsidRPr="009B2A8C">
        <w:rPr>
          <w:sz w:val="24"/>
          <w:szCs w:val="24"/>
          <w:lang w:val="en-US"/>
        </w:rPr>
        <w:t>nilai</w:t>
      </w:r>
      <w:proofErr w:type="spellEnd"/>
      <w:r w:rsidRPr="009B2A8C">
        <w:rPr>
          <w:sz w:val="24"/>
          <w:szCs w:val="24"/>
          <w:lang w:val="en-US"/>
        </w:rPr>
        <w:t xml:space="preserve"> </w:t>
      </w:r>
      <w:proofErr w:type="spellStart"/>
      <w:r w:rsidRPr="009B2A8C">
        <w:rPr>
          <w:sz w:val="24"/>
          <w:szCs w:val="24"/>
          <w:lang w:val="en-US"/>
        </w:rPr>
        <w:t>koefisien</w:t>
      </w:r>
      <w:proofErr w:type="spellEnd"/>
      <w:r w:rsidRPr="009B2A8C">
        <w:rPr>
          <w:sz w:val="24"/>
          <w:szCs w:val="24"/>
          <w:lang w:val="en-US"/>
        </w:rPr>
        <w:t xml:space="preserve"> </w:t>
      </w:r>
      <w:proofErr w:type="spellStart"/>
      <w:r w:rsidRPr="009B2A8C">
        <w:rPr>
          <w:sz w:val="24"/>
          <w:szCs w:val="24"/>
          <w:lang w:val="en-US"/>
        </w:rPr>
        <w:t>mediasi</w:t>
      </w:r>
      <w:proofErr w:type="spellEnd"/>
      <w:r w:rsidRPr="009B2A8C">
        <w:rPr>
          <w:sz w:val="24"/>
          <w:szCs w:val="24"/>
          <w:lang w:val="en-US"/>
        </w:rPr>
        <w:t xml:space="preserve"> </w:t>
      </w:r>
      <w:proofErr w:type="spellStart"/>
      <w:r w:rsidRPr="009B2A8C">
        <w:rPr>
          <w:sz w:val="24"/>
          <w:szCs w:val="24"/>
          <w:lang w:val="en-US"/>
        </w:rPr>
        <w:t>sebesar</w:t>
      </w:r>
      <w:proofErr w:type="spellEnd"/>
      <w:r w:rsidRPr="009B2A8C">
        <w:rPr>
          <w:sz w:val="24"/>
          <w:szCs w:val="24"/>
          <w:lang w:val="en-US"/>
        </w:rPr>
        <w:t xml:space="preserve"> </w:t>
      </w:r>
      <w:r w:rsidRPr="009B2A8C">
        <w:rPr>
          <w:sz w:val="24"/>
          <w:szCs w:val="24"/>
        </w:rPr>
        <w:t>β=</w:t>
      </w:r>
      <w:r w:rsidRPr="009B2A8C">
        <w:rPr>
          <w:sz w:val="24"/>
          <w:szCs w:val="24"/>
          <w:lang w:val="en-US"/>
        </w:rPr>
        <w:t xml:space="preserve"> 0,450, </w:t>
      </w:r>
      <w:proofErr w:type="spellStart"/>
      <w:r w:rsidRPr="009B2A8C">
        <w:rPr>
          <w:sz w:val="24"/>
          <w:szCs w:val="24"/>
          <w:lang w:val="en-US"/>
        </w:rPr>
        <w:t>dengan</w:t>
      </w:r>
      <w:proofErr w:type="spellEnd"/>
      <w:r w:rsidRPr="009B2A8C">
        <w:rPr>
          <w:sz w:val="24"/>
          <w:szCs w:val="24"/>
          <w:lang w:val="en-US"/>
        </w:rPr>
        <w:t xml:space="preserve"> </w:t>
      </w:r>
      <w:proofErr w:type="spellStart"/>
      <w:r w:rsidRPr="009B2A8C">
        <w:rPr>
          <w:sz w:val="24"/>
          <w:szCs w:val="24"/>
          <w:lang w:val="en-US"/>
        </w:rPr>
        <w:t>nilai</w:t>
      </w:r>
      <w:proofErr w:type="spellEnd"/>
      <w:r w:rsidRPr="009B2A8C">
        <w:rPr>
          <w:sz w:val="24"/>
          <w:szCs w:val="24"/>
          <w:lang w:val="en-US"/>
        </w:rPr>
        <w:t xml:space="preserve"> T-</w:t>
      </w:r>
      <w:r w:rsidR="00F200B0" w:rsidRPr="00F200B0">
        <w:rPr>
          <w:i/>
          <w:iCs/>
          <w:sz w:val="24"/>
          <w:szCs w:val="24"/>
          <w:lang w:val="en-US"/>
        </w:rPr>
        <w:t>statistic</w:t>
      </w:r>
      <w:r w:rsidRPr="009B2A8C">
        <w:rPr>
          <w:sz w:val="24"/>
          <w:szCs w:val="24"/>
          <w:lang w:val="en-US"/>
        </w:rPr>
        <w:t xml:space="preserve"> = 2,</w:t>
      </w:r>
      <w:r w:rsidR="007E36F6" w:rsidRPr="009B2A8C">
        <w:rPr>
          <w:sz w:val="24"/>
          <w:szCs w:val="24"/>
          <w:lang w:val="en-US"/>
        </w:rPr>
        <w:t>851</w:t>
      </w:r>
      <w:r w:rsidRPr="009B2A8C">
        <w:rPr>
          <w:sz w:val="24"/>
          <w:szCs w:val="24"/>
          <w:lang w:val="en-US"/>
        </w:rPr>
        <w:t xml:space="preserve">&gt; 1,96 dan </w:t>
      </w:r>
      <w:proofErr w:type="spellStart"/>
      <w:r w:rsidRPr="009B2A8C">
        <w:rPr>
          <w:sz w:val="24"/>
          <w:szCs w:val="24"/>
          <w:lang w:val="en-US"/>
        </w:rPr>
        <w:t>nilai</w:t>
      </w:r>
      <w:proofErr w:type="spellEnd"/>
      <w:r w:rsidRPr="009B2A8C">
        <w:rPr>
          <w:sz w:val="24"/>
          <w:szCs w:val="24"/>
          <w:lang w:val="en-US"/>
        </w:rPr>
        <w:t xml:space="preserve"> P-</w:t>
      </w:r>
      <w:r w:rsidRPr="00365571">
        <w:rPr>
          <w:i/>
          <w:iCs/>
          <w:sz w:val="24"/>
          <w:szCs w:val="24"/>
          <w:lang w:val="en-US"/>
        </w:rPr>
        <w:t xml:space="preserve">value </w:t>
      </w:r>
      <w:r w:rsidRPr="009B2A8C">
        <w:rPr>
          <w:sz w:val="24"/>
          <w:szCs w:val="24"/>
          <w:lang w:val="en-US"/>
        </w:rPr>
        <w:t>= 0,00</w:t>
      </w:r>
      <w:r w:rsidR="007E36F6" w:rsidRPr="009B2A8C">
        <w:rPr>
          <w:sz w:val="24"/>
          <w:szCs w:val="24"/>
          <w:lang w:val="en-US"/>
        </w:rPr>
        <w:t>4</w:t>
      </w:r>
      <w:r w:rsidRPr="009B2A8C">
        <w:rPr>
          <w:sz w:val="24"/>
          <w:szCs w:val="24"/>
          <w:lang w:val="en-US"/>
        </w:rPr>
        <w:t xml:space="preserve"> &lt; 0,05. </w:t>
      </w:r>
      <w:r w:rsidR="007E36F6" w:rsidRPr="009B2A8C">
        <w:rPr>
          <w:sz w:val="24"/>
          <w:szCs w:val="24"/>
          <w:lang w:val="en-US"/>
        </w:rPr>
        <w:t xml:space="preserve">Karena </w:t>
      </w:r>
      <w:proofErr w:type="spellStart"/>
      <w:r w:rsidR="007E36F6" w:rsidRPr="009B2A8C">
        <w:rPr>
          <w:sz w:val="24"/>
          <w:szCs w:val="24"/>
          <w:lang w:val="en-US"/>
        </w:rPr>
        <w:t>P</w:t>
      </w:r>
      <w:r w:rsidR="007E36F6" w:rsidRPr="00365571">
        <w:rPr>
          <w:i/>
          <w:iCs/>
          <w:sz w:val="24"/>
          <w:szCs w:val="24"/>
          <w:lang w:val="en-US"/>
        </w:rPr>
        <w:t>value</w:t>
      </w:r>
      <w:proofErr w:type="spellEnd"/>
      <w:r w:rsidR="007E36F6" w:rsidRPr="009B2A8C">
        <w:rPr>
          <w:sz w:val="24"/>
          <w:szCs w:val="24"/>
          <w:lang w:val="en-US"/>
        </w:rPr>
        <w:t xml:space="preserve"> &lt; 0,05, </w:t>
      </w:r>
      <w:proofErr w:type="spellStart"/>
      <w:r w:rsidR="007E36F6" w:rsidRPr="009B2A8C">
        <w:rPr>
          <w:sz w:val="24"/>
          <w:szCs w:val="24"/>
          <w:lang w:val="en-US"/>
        </w:rPr>
        <w:t>maka</w:t>
      </w:r>
      <w:proofErr w:type="spellEnd"/>
      <w:r w:rsidR="007E36F6" w:rsidRPr="009B2A8C">
        <w:rPr>
          <w:sz w:val="24"/>
          <w:szCs w:val="24"/>
          <w:lang w:val="en-US"/>
        </w:rPr>
        <w:t xml:space="preserve"> H</w:t>
      </w:r>
      <w:r w:rsidR="007E36F6" w:rsidRPr="009B2A8C">
        <w:rPr>
          <w:sz w:val="24"/>
          <w:szCs w:val="24"/>
          <w:vertAlign w:val="subscript"/>
          <w:lang w:val="en-US"/>
        </w:rPr>
        <w:t xml:space="preserve">4 </w:t>
      </w:r>
      <w:proofErr w:type="spellStart"/>
      <w:r w:rsidR="007E36F6" w:rsidRPr="009B2A8C">
        <w:rPr>
          <w:sz w:val="24"/>
          <w:szCs w:val="24"/>
          <w:lang w:val="en-US"/>
        </w:rPr>
        <w:t>diterima</w:t>
      </w:r>
      <w:proofErr w:type="spellEnd"/>
      <w:r w:rsidR="007E36F6" w:rsidRPr="009B2A8C">
        <w:rPr>
          <w:sz w:val="24"/>
          <w:szCs w:val="24"/>
          <w:lang w:val="en-US"/>
        </w:rPr>
        <w:t xml:space="preserve"> </w:t>
      </w:r>
      <w:proofErr w:type="spellStart"/>
      <w:r w:rsidR="007E36F6" w:rsidRPr="009B2A8C">
        <w:rPr>
          <w:sz w:val="24"/>
          <w:szCs w:val="24"/>
          <w:lang w:val="en-US"/>
        </w:rPr>
        <w:t>secara</w:t>
      </w:r>
      <w:proofErr w:type="spellEnd"/>
      <w:r w:rsidR="007E36F6" w:rsidRPr="009B2A8C">
        <w:rPr>
          <w:sz w:val="24"/>
          <w:szCs w:val="24"/>
          <w:lang w:val="en-US"/>
        </w:rPr>
        <w:t xml:space="preserve"> </w:t>
      </w:r>
      <w:proofErr w:type="spellStart"/>
      <w:r w:rsidR="007E36F6" w:rsidRPr="009B2A8C">
        <w:rPr>
          <w:sz w:val="24"/>
          <w:szCs w:val="24"/>
          <w:lang w:val="en-US"/>
        </w:rPr>
        <w:t>signifikan</w:t>
      </w:r>
      <w:proofErr w:type="spellEnd"/>
      <w:r w:rsidR="007E36F6" w:rsidRPr="009B2A8C">
        <w:rPr>
          <w:sz w:val="24"/>
          <w:szCs w:val="24"/>
          <w:lang w:val="en-US"/>
        </w:rPr>
        <w:t xml:space="preserve">.  </w:t>
      </w:r>
    </w:p>
    <w:p w14:paraId="2D0C6EDB" w14:textId="5AAA3D27" w:rsidR="000212F7" w:rsidRPr="005957D6" w:rsidRDefault="005B1C18" w:rsidP="005957D6">
      <w:pPr>
        <w:pStyle w:val="ListParagraph"/>
        <w:ind w:left="1080" w:firstLine="360"/>
        <w:rPr>
          <w:rFonts w:eastAsiaTheme="minorHAnsi"/>
          <w:sz w:val="24"/>
          <w:szCs w:val="24"/>
          <w:lang w:val="en-US"/>
        </w:rPr>
      </w:pPr>
      <w:r w:rsidRPr="009B2A8C">
        <w:rPr>
          <w:rFonts w:eastAsiaTheme="minorHAnsi"/>
          <w:sz w:val="24"/>
          <w:szCs w:val="24"/>
          <w:lang w:val="en-US"/>
        </w:rPr>
        <w:t xml:space="preserve">Hasil </w:t>
      </w:r>
      <w:proofErr w:type="spellStart"/>
      <w:r w:rsidRPr="009B2A8C">
        <w:rPr>
          <w:rFonts w:eastAsiaTheme="minorHAnsi"/>
          <w:sz w:val="24"/>
          <w:szCs w:val="24"/>
          <w:lang w:val="en-US"/>
        </w:rPr>
        <w:t>ini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membuktikan</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secara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ilmiah</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bahwa</w:t>
      </w:r>
      <w:proofErr w:type="spellEnd"/>
      <w:r w:rsidRPr="009B2A8C">
        <w:rPr>
          <w:rFonts w:eastAsiaTheme="minorHAnsi"/>
          <w:sz w:val="24"/>
          <w:szCs w:val="24"/>
          <w:lang w:val="en-US"/>
        </w:rPr>
        <w:t xml:space="preserve"> </w:t>
      </w:r>
      <w:r w:rsidR="00273E10" w:rsidRPr="00273E10">
        <w:rPr>
          <w:rFonts w:eastAsiaTheme="minorHAnsi"/>
          <w:i/>
          <w:iCs/>
          <w:sz w:val="24"/>
          <w:szCs w:val="24"/>
          <w:lang w:val="en-US"/>
        </w:rPr>
        <w:t>Job Enrichment</w:t>
      </w:r>
      <w:r w:rsidRPr="009B2A8C">
        <w:rPr>
          <w:rFonts w:eastAsiaTheme="minorHAnsi"/>
          <w:sz w:val="24"/>
          <w:szCs w:val="24"/>
          <w:lang w:val="en-US"/>
        </w:rPr>
        <w:t xml:space="preserve"> (Z) </w:t>
      </w:r>
      <w:proofErr w:type="spellStart"/>
      <w:r w:rsidRPr="009B2A8C">
        <w:rPr>
          <w:rFonts w:eastAsiaTheme="minorHAnsi"/>
          <w:sz w:val="24"/>
          <w:szCs w:val="24"/>
          <w:lang w:val="en-US"/>
        </w:rPr>
        <w:t>teruji</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secara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empiris</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mampu</w:t>
      </w:r>
      <w:proofErr w:type="spellEnd"/>
      <w:r w:rsidRPr="009B2A8C">
        <w:rPr>
          <w:rFonts w:eastAsiaTheme="minorHAnsi"/>
          <w:sz w:val="24"/>
          <w:szCs w:val="24"/>
          <w:lang w:val="en-US"/>
        </w:rPr>
        <w:t xml:space="preserve"> </w:t>
      </w:r>
      <w:proofErr w:type="spellStart"/>
      <w:r w:rsidR="005957D6">
        <w:rPr>
          <w:rFonts w:eastAsiaTheme="minorHAnsi"/>
          <w:sz w:val="24"/>
          <w:szCs w:val="24"/>
          <w:lang w:val="en-US"/>
        </w:rPr>
        <w:t>menjadi</w:t>
      </w:r>
      <w:proofErr w:type="spellEnd"/>
      <w:r w:rsidR="005957D6">
        <w:rPr>
          <w:rFonts w:eastAsiaTheme="minorHAnsi"/>
          <w:sz w:val="24"/>
          <w:szCs w:val="24"/>
          <w:lang w:val="en-US"/>
        </w:rPr>
        <w:t xml:space="preserve"> </w:t>
      </w:r>
      <w:proofErr w:type="spellStart"/>
      <w:r w:rsidR="005957D6">
        <w:rPr>
          <w:rFonts w:eastAsiaTheme="minorHAnsi"/>
          <w:sz w:val="24"/>
          <w:szCs w:val="24"/>
          <w:lang w:val="en-US"/>
        </w:rPr>
        <w:t>mediasi</w:t>
      </w:r>
      <w:proofErr w:type="spellEnd"/>
      <w:r w:rsidR="005957D6">
        <w:rPr>
          <w:rFonts w:eastAsiaTheme="minorHAnsi"/>
          <w:sz w:val="24"/>
          <w:szCs w:val="24"/>
          <w:lang w:val="en-US"/>
        </w:rPr>
        <w:t xml:space="preserve"> pada </w:t>
      </w:r>
      <w:proofErr w:type="spellStart"/>
      <w:r w:rsidRPr="009B2A8C">
        <w:rPr>
          <w:rFonts w:eastAsiaTheme="minorHAnsi"/>
          <w:sz w:val="24"/>
          <w:szCs w:val="24"/>
          <w:lang w:val="en-US"/>
        </w:rPr>
        <w:t>pengaruh</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antara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Sistem</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Kerja</w:t>
      </w:r>
      <w:proofErr w:type="spellEnd"/>
      <w:r w:rsidRPr="009B2A8C">
        <w:rPr>
          <w:rFonts w:eastAsiaTheme="minorHAnsi"/>
          <w:sz w:val="24"/>
          <w:szCs w:val="24"/>
          <w:lang w:val="en-US"/>
        </w:rPr>
        <w:t xml:space="preserve"> </w:t>
      </w:r>
      <w:proofErr w:type="spellStart"/>
      <w:r w:rsidRPr="009B2A8C">
        <w:rPr>
          <w:rFonts w:eastAsiaTheme="minorHAnsi"/>
          <w:sz w:val="24"/>
          <w:szCs w:val="24"/>
          <w:lang w:val="en-US"/>
        </w:rPr>
        <w:t>Fleksibel</w:t>
      </w:r>
      <w:proofErr w:type="spellEnd"/>
      <w:r w:rsidRPr="009B2A8C">
        <w:rPr>
          <w:rFonts w:eastAsiaTheme="minorHAnsi"/>
          <w:sz w:val="24"/>
          <w:szCs w:val="24"/>
          <w:lang w:val="en-US"/>
        </w:rPr>
        <w:t xml:space="preserve"> (X) </w:t>
      </w:r>
      <w:proofErr w:type="spellStart"/>
      <w:r w:rsidRPr="009B2A8C">
        <w:rPr>
          <w:rFonts w:eastAsiaTheme="minorHAnsi"/>
          <w:sz w:val="24"/>
          <w:szCs w:val="24"/>
          <w:lang w:val="en-US"/>
        </w:rPr>
        <w:t>terhadap</w:t>
      </w:r>
      <w:proofErr w:type="spellEnd"/>
      <w:r w:rsidRPr="009B2A8C">
        <w:rPr>
          <w:rFonts w:eastAsiaTheme="minorHAnsi"/>
          <w:sz w:val="24"/>
          <w:szCs w:val="24"/>
          <w:lang w:val="en-US"/>
        </w:rPr>
        <w:t xml:space="preserve"> Kinerja </w:t>
      </w:r>
      <w:proofErr w:type="spellStart"/>
      <w:r w:rsidRPr="009B2A8C">
        <w:rPr>
          <w:rFonts w:eastAsiaTheme="minorHAnsi"/>
          <w:sz w:val="24"/>
          <w:szCs w:val="24"/>
          <w:lang w:val="en-US"/>
        </w:rPr>
        <w:t>Pegawai</w:t>
      </w:r>
      <w:proofErr w:type="spellEnd"/>
      <w:r w:rsidRPr="009B2A8C">
        <w:rPr>
          <w:rFonts w:eastAsiaTheme="minorHAnsi"/>
          <w:sz w:val="24"/>
          <w:szCs w:val="24"/>
          <w:lang w:val="en-US"/>
        </w:rPr>
        <w:t xml:space="preserve"> (Y) di KPPN KPH.</w:t>
      </w:r>
    </w:p>
    <w:p w14:paraId="0A689867" w14:textId="0FBBB9DF" w:rsidR="007C7AF2" w:rsidRPr="005957D6" w:rsidRDefault="007C7AF2" w:rsidP="00AC4E5F">
      <w:pPr>
        <w:pStyle w:val="ListParagraph"/>
        <w:numPr>
          <w:ilvl w:val="1"/>
          <w:numId w:val="8"/>
        </w:numPr>
        <w:ind w:left="426" w:hanging="426"/>
        <w:rPr>
          <w:b/>
          <w:bCs/>
          <w:sz w:val="24"/>
          <w:szCs w:val="24"/>
        </w:rPr>
      </w:pPr>
      <w:proofErr w:type="spellStart"/>
      <w:r w:rsidRPr="005957D6">
        <w:rPr>
          <w:b/>
          <w:bCs/>
          <w:sz w:val="24"/>
          <w:szCs w:val="24"/>
          <w:lang w:val="en-ID"/>
        </w:rPr>
        <w:t>Pembahasan</w:t>
      </w:r>
      <w:proofErr w:type="spellEnd"/>
    </w:p>
    <w:p w14:paraId="71C3B013" w14:textId="5A502843" w:rsidR="004D03C3" w:rsidRPr="009B2A8C" w:rsidRDefault="004D03C3" w:rsidP="004D03C3">
      <w:pPr>
        <w:pStyle w:val="ListParagraph"/>
        <w:ind w:left="426" w:firstLine="0"/>
        <w:rPr>
          <w:sz w:val="24"/>
          <w:szCs w:val="24"/>
          <w:lang w:val="en-US"/>
        </w:rPr>
      </w:pPr>
      <w:r w:rsidRPr="009B2A8C">
        <w:rPr>
          <w:sz w:val="24"/>
          <w:szCs w:val="24"/>
        </w:rPr>
        <w:t>Berikut adalah pembahasan atas hasil pengujian hipotesis</w:t>
      </w:r>
      <w:r w:rsidRPr="009B2A8C">
        <w:rPr>
          <w:sz w:val="24"/>
          <w:szCs w:val="24"/>
          <w:lang w:val="en-US"/>
        </w:rPr>
        <w:t>:</w:t>
      </w:r>
    </w:p>
    <w:p w14:paraId="48C4DA96" w14:textId="073E8D05" w:rsidR="004D03C3" w:rsidRPr="009B2A8C" w:rsidRDefault="00452531" w:rsidP="00452531">
      <w:pPr>
        <w:pStyle w:val="ListParagraph"/>
        <w:numPr>
          <w:ilvl w:val="2"/>
          <w:numId w:val="8"/>
        </w:numPr>
        <w:rPr>
          <w:sz w:val="24"/>
          <w:szCs w:val="24"/>
          <w:lang w:val="en-US"/>
        </w:rPr>
      </w:pPr>
      <w:proofErr w:type="spellStart"/>
      <w:r w:rsidRPr="009B2A8C">
        <w:rPr>
          <w:sz w:val="24"/>
          <w:szCs w:val="24"/>
          <w:lang w:val="en-US"/>
        </w:rPr>
        <w:lastRenderedPageBreak/>
        <w:t>Pengaruh</w:t>
      </w:r>
      <w:proofErr w:type="spellEnd"/>
      <w:r w:rsidRPr="009B2A8C">
        <w:rPr>
          <w:sz w:val="24"/>
          <w:szCs w:val="24"/>
          <w:lang w:val="en-US"/>
        </w:rPr>
        <w:t xml:space="preserve"> </w:t>
      </w:r>
      <w:proofErr w:type="spellStart"/>
      <w:r w:rsidRPr="009B2A8C">
        <w:rPr>
          <w:sz w:val="24"/>
          <w:szCs w:val="24"/>
          <w:lang w:val="en-US"/>
        </w:rPr>
        <w:t>Sistem</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Fleksibel</w:t>
      </w:r>
      <w:proofErr w:type="spellEnd"/>
      <w:r w:rsidRPr="009B2A8C">
        <w:rPr>
          <w:sz w:val="24"/>
          <w:szCs w:val="24"/>
          <w:lang w:val="en-US"/>
        </w:rPr>
        <w:t xml:space="preserve"> </w:t>
      </w:r>
      <w:proofErr w:type="spellStart"/>
      <w:r w:rsidRPr="009B2A8C">
        <w:rPr>
          <w:sz w:val="24"/>
          <w:szCs w:val="24"/>
          <w:lang w:val="en-US"/>
        </w:rPr>
        <w:t>terhadap</w:t>
      </w:r>
      <w:proofErr w:type="spellEnd"/>
      <w:r w:rsidRPr="009B2A8C">
        <w:rPr>
          <w:sz w:val="24"/>
          <w:szCs w:val="24"/>
          <w:lang w:val="en-US"/>
        </w:rPr>
        <w:t xml:space="preserve"> Kinerja </w:t>
      </w:r>
      <w:proofErr w:type="spellStart"/>
      <w:r w:rsidRPr="009B2A8C">
        <w:rPr>
          <w:sz w:val="24"/>
          <w:szCs w:val="24"/>
          <w:lang w:val="en-US"/>
        </w:rPr>
        <w:t>Pegawai</w:t>
      </w:r>
      <w:proofErr w:type="spellEnd"/>
      <w:r w:rsidRPr="009B2A8C">
        <w:rPr>
          <w:sz w:val="24"/>
          <w:szCs w:val="24"/>
          <w:lang w:val="en-US"/>
        </w:rPr>
        <w:t xml:space="preserve"> di KPPN KPH</w:t>
      </w:r>
    </w:p>
    <w:p w14:paraId="57BF350B" w14:textId="047C64AC" w:rsidR="00402113" w:rsidRPr="009B2A8C" w:rsidRDefault="00402113" w:rsidP="00402113">
      <w:pPr>
        <w:pStyle w:val="ListParagraph"/>
        <w:ind w:left="1440" w:firstLine="720"/>
        <w:rPr>
          <w:sz w:val="24"/>
          <w:szCs w:val="24"/>
          <w:lang w:val="en-US"/>
        </w:rPr>
      </w:pPr>
      <w:r w:rsidRPr="009B2A8C">
        <w:rPr>
          <w:sz w:val="24"/>
          <w:szCs w:val="24"/>
          <w:lang w:val="en-US"/>
        </w:rPr>
        <w:t xml:space="preserve">Hasil </w:t>
      </w:r>
      <w:proofErr w:type="spellStart"/>
      <w:r w:rsidRPr="009B2A8C">
        <w:rPr>
          <w:sz w:val="24"/>
          <w:szCs w:val="24"/>
          <w:lang w:val="en-US"/>
        </w:rPr>
        <w:t>analisis</w:t>
      </w:r>
      <w:proofErr w:type="spellEnd"/>
      <w:r w:rsidRPr="009B2A8C">
        <w:rPr>
          <w:sz w:val="24"/>
          <w:szCs w:val="24"/>
          <w:lang w:val="en-US"/>
        </w:rPr>
        <w:t xml:space="preserve"> </w:t>
      </w:r>
      <w:r w:rsidR="00BE0B5D" w:rsidRPr="009B2A8C">
        <w:rPr>
          <w:sz w:val="24"/>
          <w:szCs w:val="24"/>
          <w:lang w:val="en-US"/>
        </w:rPr>
        <w:t>data</w:t>
      </w:r>
      <w:r w:rsidRPr="009B2A8C">
        <w:rPr>
          <w:sz w:val="24"/>
          <w:szCs w:val="24"/>
          <w:lang w:val="en-US"/>
        </w:rPr>
        <w:t xml:space="preserve"> pada </w:t>
      </w:r>
      <w:proofErr w:type="spellStart"/>
      <w:r w:rsidRPr="009B2A8C">
        <w:rPr>
          <w:sz w:val="24"/>
          <w:szCs w:val="24"/>
          <w:lang w:val="en-US"/>
        </w:rPr>
        <w:t>pengujian</w:t>
      </w:r>
      <w:proofErr w:type="spellEnd"/>
      <w:r w:rsidRPr="009B2A8C">
        <w:rPr>
          <w:sz w:val="24"/>
          <w:szCs w:val="24"/>
          <w:lang w:val="en-US"/>
        </w:rPr>
        <w:t xml:space="preserve"> </w:t>
      </w:r>
      <w:proofErr w:type="spellStart"/>
      <w:r w:rsidRPr="009B2A8C">
        <w:rPr>
          <w:sz w:val="24"/>
          <w:szCs w:val="24"/>
          <w:lang w:val="en-US"/>
        </w:rPr>
        <w:t>hipotesis</w:t>
      </w:r>
      <w:proofErr w:type="spellEnd"/>
      <w:r w:rsidRPr="009B2A8C">
        <w:rPr>
          <w:sz w:val="24"/>
          <w:szCs w:val="24"/>
          <w:lang w:val="en-US"/>
        </w:rPr>
        <w:t xml:space="preserve"> </w:t>
      </w:r>
      <w:proofErr w:type="spellStart"/>
      <w:r w:rsidRPr="009B2A8C">
        <w:rPr>
          <w:sz w:val="24"/>
          <w:szCs w:val="24"/>
          <w:lang w:val="en-US"/>
        </w:rPr>
        <w:t>pertama</w:t>
      </w:r>
      <w:proofErr w:type="spellEnd"/>
      <w:r w:rsidRPr="009B2A8C">
        <w:rPr>
          <w:sz w:val="24"/>
          <w:szCs w:val="24"/>
          <w:lang w:val="en-US"/>
        </w:rPr>
        <w:t xml:space="preserve"> (H1) </w:t>
      </w:r>
      <w:proofErr w:type="spellStart"/>
      <w:r w:rsidRPr="009B2A8C">
        <w:rPr>
          <w:sz w:val="24"/>
          <w:szCs w:val="24"/>
          <w:lang w:val="en-US"/>
        </w:rPr>
        <w:t>membuktikan</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proofErr w:type="spellStart"/>
      <w:r w:rsidRPr="009B2A8C">
        <w:rPr>
          <w:sz w:val="24"/>
          <w:szCs w:val="24"/>
          <w:lang w:val="en-US"/>
        </w:rPr>
        <w:t>Sistem</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Fleksibel</w:t>
      </w:r>
      <w:proofErr w:type="spellEnd"/>
      <w:r w:rsidRPr="009B2A8C">
        <w:rPr>
          <w:sz w:val="24"/>
          <w:szCs w:val="24"/>
          <w:lang w:val="en-US"/>
        </w:rPr>
        <w:t xml:space="preserve"> (X) </w:t>
      </w:r>
      <w:proofErr w:type="spellStart"/>
      <w:r w:rsidRPr="009B2A8C">
        <w:rPr>
          <w:sz w:val="24"/>
          <w:szCs w:val="24"/>
          <w:lang w:val="en-US"/>
        </w:rPr>
        <w:t>tidak</w:t>
      </w:r>
      <w:proofErr w:type="spellEnd"/>
      <w:r w:rsidRPr="009B2A8C">
        <w:rPr>
          <w:sz w:val="24"/>
          <w:szCs w:val="24"/>
          <w:lang w:val="en-US"/>
        </w:rPr>
        <w:t xml:space="preserve"> </w:t>
      </w:r>
      <w:proofErr w:type="spellStart"/>
      <w:r w:rsidRPr="009B2A8C">
        <w:rPr>
          <w:sz w:val="24"/>
          <w:szCs w:val="24"/>
          <w:lang w:val="en-US"/>
        </w:rPr>
        <w:t>memiliki</w:t>
      </w:r>
      <w:proofErr w:type="spellEnd"/>
      <w:r w:rsidRPr="009B2A8C">
        <w:rPr>
          <w:sz w:val="24"/>
          <w:szCs w:val="24"/>
          <w:lang w:val="en-US"/>
        </w:rPr>
        <w:t xml:space="preserve"> </w:t>
      </w:r>
      <w:proofErr w:type="spellStart"/>
      <w:r w:rsidRPr="009B2A8C">
        <w:rPr>
          <w:sz w:val="24"/>
          <w:szCs w:val="24"/>
          <w:lang w:val="en-US"/>
        </w:rPr>
        <w:t>pengaruh</w:t>
      </w:r>
      <w:proofErr w:type="spellEnd"/>
      <w:r w:rsidRPr="009B2A8C">
        <w:rPr>
          <w:sz w:val="24"/>
          <w:szCs w:val="24"/>
          <w:lang w:val="en-US"/>
        </w:rPr>
        <w:t xml:space="preserve"> </w:t>
      </w:r>
      <w:proofErr w:type="spellStart"/>
      <w:r w:rsidRPr="009B2A8C">
        <w:rPr>
          <w:sz w:val="24"/>
          <w:szCs w:val="24"/>
          <w:lang w:val="en-US"/>
        </w:rPr>
        <w:t>positif</w:t>
      </w:r>
      <w:proofErr w:type="spellEnd"/>
      <w:r w:rsidRPr="009B2A8C">
        <w:rPr>
          <w:sz w:val="24"/>
          <w:szCs w:val="24"/>
          <w:lang w:val="en-US"/>
        </w:rPr>
        <w:t xml:space="preserve"> dan </w:t>
      </w:r>
      <w:proofErr w:type="spellStart"/>
      <w:r w:rsidRPr="009B2A8C">
        <w:rPr>
          <w:sz w:val="24"/>
          <w:szCs w:val="24"/>
          <w:lang w:val="en-US"/>
        </w:rPr>
        <w:t>signifikan</w:t>
      </w:r>
      <w:proofErr w:type="spellEnd"/>
      <w:r w:rsidRPr="009B2A8C">
        <w:rPr>
          <w:sz w:val="24"/>
          <w:szCs w:val="24"/>
          <w:lang w:val="en-US"/>
        </w:rPr>
        <w:t xml:space="preserve">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w:t>
      </w:r>
      <w:proofErr w:type="spellStart"/>
      <w:r w:rsidRPr="009B2A8C">
        <w:rPr>
          <w:sz w:val="24"/>
          <w:szCs w:val="24"/>
          <w:lang w:val="en-US"/>
        </w:rPr>
        <w:t>terhadap</w:t>
      </w:r>
      <w:proofErr w:type="spellEnd"/>
      <w:r w:rsidRPr="009B2A8C">
        <w:rPr>
          <w:sz w:val="24"/>
          <w:szCs w:val="24"/>
          <w:lang w:val="en-US"/>
        </w:rPr>
        <w:t xml:space="preserve"> Kinerja </w:t>
      </w:r>
      <w:proofErr w:type="spellStart"/>
      <w:r w:rsidRPr="009B2A8C">
        <w:rPr>
          <w:sz w:val="24"/>
          <w:szCs w:val="24"/>
          <w:lang w:val="en-US"/>
        </w:rPr>
        <w:t>Pegawai</w:t>
      </w:r>
      <w:proofErr w:type="spellEnd"/>
      <w:r w:rsidRPr="009B2A8C">
        <w:rPr>
          <w:sz w:val="24"/>
          <w:szCs w:val="24"/>
          <w:lang w:val="en-US"/>
        </w:rPr>
        <w:t xml:space="preserve"> (Y) di KPPN KPH, </w:t>
      </w:r>
      <w:proofErr w:type="spellStart"/>
      <w:r w:rsidRPr="009B2A8C">
        <w:rPr>
          <w:sz w:val="24"/>
          <w:szCs w:val="24"/>
          <w:lang w:val="en-US"/>
        </w:rPr>
        <w:t>sehingga</w:t>
      </w:r>
      <w:proofErr w:type="spellEnd"/>
      <w:r w:rsidRPr="009B2A8C">
        <w:rPr>
          <w:sz w:val="24"/>
          <w:szCs w:val="24"/>
          <w:lang w:val="en-US"/>
        </w:rPr>
        <w:t xml:space="preserve"> </w:t>
      </w:r>
      <w:proofErr w:type="spellStart"/>
      <w:r w:rsidRPr="009B2A8C">
        <w:rPr>
          <w:sz w:val="24"/>
          <w:szCs w:val="24"/>
          <w:lang w:val="en-US"/>
        </w:rPr>
        <w:t>Hipotesis</w:t>
      </w:r>
      <w:proofErr w:type="spellEnd"/>
      <w:r w:rsidRPr="009B2A8C">
        <w:rPr>
          <w:sz w:val="24"/>
          <w:szCs w:val="24"/>
          <w:lang w:val="en-US"/>
        </w:rPr>
        <w:t xml:space="preserve"> 1 </w:t>
      </w:r>
      <w:proofErr w:type="spellStart"/>
      <w:r w:rsidRPr="009B2A8C">
        <w:rPr>
          <w:sz w:val="24"/>
          <w:szCs w:val="24"/>
          <w:lang w:val="en-US"/>
        </w:rPr>
        <w:t>ditolak</w:t>
      </w:r>
      <w:proofErr w:type="spellEnd"/>
      <w:r w:rsidRPr="009B2A8C">
        <w:rPr>
          <w:sz w:val="24"/>
          <w:szCs w:val="24"/>
          <w:lang w:val="en-US"/>
        </w:rPr>
        <w:t xml:space="preserve">. </w:t>
      </w:r>
      <w:proofErr w:type="spellStart"/>
      <w:r w:rsidRPr="009B2A8C">
        <w:rPr>
          <w:sz w:val="24"/>
          <w:szCs w:val="24"/>
          <w:lang w:val="en-US"/>
        </w:rPr>
        <w:t>Temuan</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mengindikasikan</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proofErr w:type="spellStart"/>
      <w:r w:rsidRPr="009B2A8C">
        <w:rPr>
          <w:sz w:val="24"/>
          <w:szCs w:val="24"/>
          <w:lang w:val="en-US"/>
        </w:rPr>
        <w:t>sekadar</w:t>
      </w:r>
      <w:proofErr w:type="spellEnd"/>
      <w:r w:rsidRPr="009B2A8C">
        <w:rPr>
          <w:sz w:val="24"/>
          <w:szCs w:val="24"/>
          <w:lang w:val="en-US"/>
        </w:rPr>
        <w:t xml:space="preserve"> </w:t>
      </w:r>
      <w:proofErr w:type="spellStart"/>
      <w:r w:rsidRPr="009B2A8C">
        <w:rPr>
          <w:sz w:val="24"/>
          <w:szCs w:val="24"/>
          <w:lang w:val="en-US"/>
        </w:rPr>
        <w:t>memberikan</w:t>
      </w:r>
      <w:proofErr w:type="spellEnd"/>
      <w:r w:rsidRPr="009B2A8C">
        <w:rPr>
          <w:sz w:val="24"/>
          <w:szCs w:val="24"/>
          <w:lang w:val="en-US"/>
        </w:rPr>
        <w:t xml:space="preserve"> </w:t>
      </w:r>
      <w:proofErr w:type="spellStart"/>
      <w:r w:rsidRPr="009B2A8C">
        <w:rPr>
          <w:sz w:val="24"/>
          <w:szCs w:val="24"/>
          <w:lang w:val="en-US"/>
        </w:rPr>
        <w:t>keleluasaan</w:t>
      </w:r>
      <w:proofErr w:type="spellEnd"/>
      <w:r w:rsidRPr="009B2A8C">
        <w:rPr>
          <w:sz w:val="24"/>
          <w:szCs w:val="24"/>
          <w:lang w:val="en-US"/>
        </w:rPr>
        <w:t xml:space="preserve"> </w:t>
      </w:r>
      <w:proofErr w:type="spellStart"/>
      <w:r w:rsidRPr="009B2A8C">
        <w:rPr>
          <w:sz w:val="24"/>
          <w:szCs w:val="24"/>
          <w:lang w:val="en-US"/>
        </w:rPr>
        <w:t>lokasi</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r w:rsidRPr="001F1EAF">
        <w:rPr>
          <w:i/>
          <w:iCs/>
          <w:sz w:val="24"/>
          <w:szCs w:val="24"/>
          <w:lang w:val="en-US"/>
        </w:rPr>
        <w:t>flexplace</w:t>
      </w:r>
      <w:r w:rsidRPr="009B2A8C">
        <w:rPr>
          <w:sz w:val="24"/>
          <w:szCs w:val="24"/>
          <w:lang w:val="en-US"/>
        </w:rPr>
        <w:t xml:space="preserve">) </w:t>
      </w:r>
      <w:proofErr w:type="spellStart"/>
      <w:r w:rsidRPr="009B2A8C">
        <w:rPr>
          <w:sz w:val="24"/>
          <w:szCs w:val="24"/>
          <w:lang w:val="en-US"/>
        </w:rPr>
        <w:t>maupun</w:t>
      </w:r>
      <w:proofErr w:type="spellEnd"/>
      <w:r w:rsidRPr="009B2A8C">
        <w:rPr>
          <w:sz w:val="24"/>
          <w:szCs w:val="24"/>
          <w:lang w:val="en-US"/>
        </w:rPr>
        <w:t xml:space="preserve"> </w:t>
      </w:r>
      <w:proofErr w:type="spellStart"/>
      <w:r w:rsidRPr="009B2A8C">
        <w:rPr>
          <w:sz w:val="24"/>
          <w:szCs w:val="24"/>
          <w:lang w:val="en-US"/>
        </w:rPr>
        <w:t>kelonggaran</w:t>
      </w:r>
      <w:proofErr w:type="spellEnd"/>
      <w:r w:rsidRPr="009B2A8C">
        <w:rPr>
          <w:sz w:val="24"/>
          <w:szCs w:val="24"/>
          <w:lang w:val="en-US"/>
        </w:rPr>
        <w:t xml:space="preserve"> jam </w:t>
      </w:r>
      <w:proofErr w:type="spellStart"/>
      <w:r w:rsidRPr="009B2A8C">
        <w:rPr>
          <w:sz w:val="24"/>
          <w:szCs w:val="24"/>
          <w:lang w:val="en-US"/>
        </w:rPr>
        <w:t>kerja</w:t>
      </w:r>
      <w:proofErr w:type="spellEnd"/>
      <w:r w:rsidRPr="009B2A8C">
        <w:rPr>
          <w:sz w:val="24"/>
          <w:szCs w:val="24"/>
          <w:lang w:val="en-US"/>
        </w:rPr>
        <w:t xml:space="preserve"> (f</w:t>
      </w:r>
      <w:r w:rsidRPr="001F1EAF">
        <w:rPr>
          <w:i/>
          <w:iCs/>
          <w:sz w:val="24"/>
          <w:szCs w:val="24"/>
          <w:lang w:val="en-US"/>
        </w:rPr>
        <w:t>lextime</w:t>
      </w:r>
      <w:r w:rsidRPr="009B2A8C">
        <w:rPr>
          <w:sz w:val="24"/>
          <w:szCs w:val="24"/>
          <w:lang w:val="en-US"/>
        </w:rPr>
        <w:t xml:space="preserve">) </w:t>
      </w:r>
      <w:proofErr w:type="spellStart"/>
      <w:r w:rsidRPr="009B2A8C">
        <w:rPr>
          <w:sz w:val="24"/>
          <w:szCs w:val="24"/>
          <w:lang w:val="en-US"/>
        </w:rPr>
        <w:t>melalui</w:t>
      </w:r>
      <w:proofErr w:type="spellEnd"/>
      <w:r w:rsidRPr="009B2A8C">
        <w:rPr>
          <w:sz w:val="24"/>
          <w:szCs w:val="24"/>
          <w:lang w:val="en-US"/>
        </w:rPr>
        <w:t xml:space="preserve"> </w:t>
      </w:r>
      <w:proofErr w:type="spellStart"/>
      <w:r w:rsidRPr="009B2A8C">
        <w:rPr>
          <w:sz w:val="24"/>
          <w:szCs w:val="24"/>
          <w:lang w:val="en-US"/>
        </w:rPr>
        <w:t>skema</w:t>
      </w:r>
      <w:proofErr w:type="spellEnd"/>
      <w:r w:rsidRPr="009B2A8C">
        <w:rPr>
          <w:sz w:val="24"/>
          <w:szCs w:val="24"/>
          <w:lang w:val="en-US"/>
        </w:rPr>
        <w:t xml:space="preserve"> </w:t>
      </w:r>
      <w:r w:rsidR="00415038" w:rsidRPr="001F1EAF">
        <w:rPr>
          <w:i/>
          <w:iCs/>
          <w:sz w:val="24"/>
          <w:szCs w:val="24"/>
          <w:lang w:val="en-US"/>
        </w:rPr>
        <w:t>work from home</w:t>
      </w:r>
      <w:r w:rsidRPr="009B2A8C">
        <w:rPr>
          <w:sz w:val="24"/>
          <w:szCs w:val="24"/>
          <w:lang w:val="en-US"/>
        </w:rPr>
        <w:t xml:space="preserve"> </w:t>
      </w:r>
      <w:proofErr w:type="spellStart"/>
      <w:r w:rsidRPr="009B2A8C">
        <w:rPr>
          <w:sz w:val="24"/>
          <w:szCs w:val="24"/>
          <w:lang w:val="en-US"/>
        </w:rPr>
        <w:t>berbasis</w:t>
      </w:r>
      <w:proofErr w:type="spellEnd"/>
      <w:r w:rsidRPr="009B2A8C">
        <w:rPr>
          <w:sz w:val="24"/>
          <w:szCs w:val="24"/>
          <w:lang w:val="en-US"/>
        </w:rPr>
        <w:t xml:space="preserve"> </w:t>
      </w:r>
      <w:proofErr w:type="spellStart"/>
      <w:r w:rsidRPr="009B2A8C">
        <w:rPr>
          <w:sz w:val="24"/>
          <w:szCs w:val="24"/>
          <w:lang w:val="en-US"/>
        </w:rPr>
        <w:t>Perpres</w:t>
      </w:r>
      <w:proofErr w:type="spellEnd"/>
      <w:r w:rsidRPr="009B2A8C">
        <w:rPr>
          <w:sz w:val="24"/>
          <w:szCs w:val="24"/>
          <w:lang w:val="en-US"/>
        </w:rPr>
        <w:t xml:space="preserve"> No. 21 </w:t>
      </w:r>
      <w:proofErr w:type="spellStart"/>
      <w:r w:rsidRPr="009B2A8C">
        <w:rPr>
          <w:sz w:val="24"/>
          <w:szCs w:val="24"/>
          <w:lang w:val="en-US"/>
        </w:rPr>
        <w:t>Tahun</w:t>
      </w:r>
      <w:proofErr w:type="spellEnd"/>
      <w:r w:rsidRPr="009B2A8C">
        <w:rPr>
          <w:sz w:val="24"/>
          <w:szCs w:val="24"/>
          <w:lang w:val="en-US"/>
        </w:rPr>
        <w:t xml:space="preserve"> 2023 dan KMK No.</w:t>
      </w:r>
      <w:r w:rsidR="001F1EAF">
        <w:rPr>
          <w:sz w:val="24"/>
          <w:szCs w:val="24"/>
          <w:lang w:val="en-US"/>
        </w:rPr>
        <w:t xml:space="preserve"> </w:t>
      </w:r>
      <w:r w:rsidRPr="009B2A8C">
        <w:rPr>
          <w:sz w:val="24"/>
          <w:szCs w:val="24"/>
          <w:lang w:val="en-US"/>
        </w:rPr>
        <w:t xml:space="preserve">416 </w:t>
      </w:r>
      <w:proofErr w:type="spellStart"/>
      <w:r w:rsidRPr="009B2A8C">
        <w:rPr>
          <w:sz w:val="24"/>
          <w:szCs w:val="24"/>
          <w:lang w:val="en-US"/>
        </w:rPr>
        <w:t>Tahun</w:t>
      </w:r>
      <w:proofErr w:type="spellEnd"/>
      <w:r w:rsidRPr="009B2A8C">
        <w:rPr>
          <w:sz w:val="24"/>
          <w:szCs w:val="24"/>
          <w:lang w:val="en-US"/>
        </w:rPr>
        <w:t xml:space="preserve"> 2023 </w:t>
      </w:r>
      <w:proofErr w:type="spellStart"/>
      <w:r w:rsidRPr="009B2A8C">
        <w:rPr>
          <w:sz w:val="24"/>
          <w:szCs w:val="24"/>
          <w:lang w:val="en-US"/>
        </w:rPr>
        <w:t>tidak</w:t>
      </w:r>
      <w:proofErr w:type="spellEnd"/>
      <w:r w:rsidRPr="009B2A8C">
        <w:rPr>
          <w:sz w:val="24"/>
          <w:szCs w:val="24"/>
          <w:lang w:val="en-US"/>
        </w:rPr>
        <w:t xml:space="preserve"> </w:t>
      </w:r>
      <w:proofErr w:type="spellStart"/>
      <w:r w:rsidRPr="009B2A8C">
        <w:rPr>
          <w:sz w:val="24"/>
          <w:szCs w:val="24"/>
          <w:lang w:val="en-US"/>
        </w:rPr>
        <w:t>serta-merta</w:t>
      </w:r>
      <w:proofErr w:type="spellEnd"/>
      <w:r w:rsidRPr="009B2A8C">
        <w:rPr>
          <w:sz w:val="24"/>
          <w:szCs w:val="24"/>
          <w:lang w:val="en-US"/>
        </w:rPr>
        <w:t xml:space="preserve"> </w:t>
      </w:r>
      <w:proofErr w:type="spellStart"/>
      <w:r w:rsidRPr="009B2A8C">
        <w:rPr>
          <w:sz w:val="24"/>
          <w:szCs w:val="24"/>
          <w:lang w:val="en-US"/>
        </w:rPr>
        <w:t>melipatgandakan</w:t>
      </w:r>
      <w:proofErr w:type="spellEnd"/>
      <w:r w:rsidRPr="009B2A8C">
        <w:rPr>
          <w:sz w:val="24"/>
          <w:szCs w:val="24"/>
          <w:lang w:val="en-US"/>
        </w:rPr>
        <w:t xml:space="preserve"> </w:t>
      </w:r>
      <w:proofErr w:type="spellStart"/>
      <w:r w:rsidRPr="009B2A8C">
        <w:rPr>
          <w:sz w:val="24"/>
          <w:szCs w:val="24"/>
          <w:lang w:val="en-US"/>
        </w:rPr>
        <w:t>kinerja</w:t>
      </w:r>
      <w:proofErr w:type="spellEnd"/>
      <w:r w:rsidRPr="009B2A8C">
        <w:rPr>
          <w:sz w:val="24"/>
          <w:szCs w:val="24"/>
          <w:lang w:val="en-US"/>
        </w:rPr>
        <w:t xml:space="preserve"> </w:t>
      </w:r>
      <w:proofErr w:type="spellStart"/>
      <w:r w:rsidRPr="009B2A8C">
        <w:rPr>
          <w:sz w:val="24"/>
          <w:szCs w:val="24"/>
          <w:lang w:val="en-US"/>
        </w:rPr>
        <w:t>atau</w:t>
      </w:r>
      <w:proofErr w:type="spellEnd"/>
      <w:r w:rsidRPr="009B2A8C">
        <w:rPr>
          <w:sz w:val="24"/>
          <w:szCs w:val="24"/>
          <w:lang w:val="en-US"/>
        </w:rPr>
        <w:t xml:space="preserve"> </w:t>
      </w:r>
      <w:proofErr w:type="spellStart"/>
      <w:r w:rsidRPr="009B2A8C">
        <w:rPr>
          <w:sz w:val="24"/>
          <w:szCs w:val="24"/>
          <w:lang w:val="en-US"/>
        </w:rPr>
        <w:t>pencapaian</w:t>
      </w:r>
      <w:proofErr w:type="spellEnd"/>
      <w:r w:rsidRPr="009B2A8C">
        <w:rPr>
          <w:sz w:val="24"/>
          <w:szCs w:val="24"/>
          <w:lang w:val="en-US"/>
        </w:rPr>
        <w:t xml:space="preserve"> </w:t>
      </w:r>
      <w:proofErr w:type="spellStart"/>
      <w:r w:rsidRPr="009B2A8C">
        <w:rPr>
          <w:sz w:val="24"/>
          <w:szCs w:val="24"/>
          <w:lang w:val="en-US"/>
        </w:rPr>
        <w:t>luaran</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pegawai</w:t>
      </w:r>
      <w:proofErr w:type="spellEnd"/>
      <w:r w:rsidRPr="009B2A8C">
        <w:rPr>
          <w:sz w:val="24"/>
          <w:szCs w:val="24"/>
          <w:lang w:val="en-US"/>
        </w:rPr>
        <w:t xml:space="preserve">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w:t>
      </w:r>
      <w:proofErr w:type="spellStart"/>
      <w:r w:rsidRPr="009B2A8C">
        <w:rPr>
          <w:sz w:val="24"/>
          <w:szCs w:val="24"/>
          <w:lang w:val="en-US"/>
        </w:rPr>
        <w:t>jika</w:t>
      </w:r>
      <w:proofErr w:type="spellEnd"/>
      <w:r w:rsidRPr="009B2A8C">
        <w:rPr>
          <w:sz w:val="24"/>
          <w:szCs w:val="24"/>
          <w:lang w:val="en-US"/>
        </w:rPr>
        <w:t xml:space="preserve"> </w:t>
      </w:r>
      <w:proofErr w:type="spellStart"/>
      <w:r w:rsidRPr="009B2A8C">
        <w:rPr>
          <w:sz w:val="24"/>
          <w:szCs w:val="24"/>
          <w:lang w:val="en-US"/>
        </w:rPr>
        <w:t>berjalan</w:t>
      </w:r>
      <w:proofErr w:type="spellEnd"/>
      <w:r w:rsidRPr="009B2A8C">
        <w:rPr>
          <w:sz w:val="24"/>
          <w:szCs w:val="24"/>
          <w:lang w:val="en-US"/>
        </w:rPr>
        <w:t xml:space="preserve"> </w:t>
      </w:r>
      <w:proofErr w:type="spellStart"/>
      <w:r w:rsidRPr="009B2A8C">
        <w:rPr>
          <w:sz w:val="24"/>
          <w:szCs w:val="24"/>
          <w:lang w:val="en-US"/>
        </w:rPr>
        <w:t>tanpa</w:t>
      </w:r>
      <w:proofErr w:type="spellEnd"/>
      <w:r w:rsidRPr="009B2A8C">
        <w:rPr>
          <w:sz w:val="24"/>
          <w:szCs w:val="24"/>
          <w:lang w:val="en-US"/>
        </w:rPr>
        <w:t xml:space="preserve"> </w:t>
      </w:r>
      <w:proofErr w:type="spellStart"/>
      <w:r w:rsidRPr="009B2A8C">
        <w:rPr>
          <w:sz w:val="24"/>
          <w:szCs w:val="24"/>
          <w:lang w:val="en-US"/>
        </w:rPr>
        <w:t>penataan</w:t>
      </w:r>
      <w:proofErr w:type="spellEnd"/>
      <w:r w:rsidRPr="009B2A8C">
        <w:rPr>
          <w:sz w:val="24"/>
          <w:szCs w:val="24"/>
          <w:lang w:val="en-US"/>
        </w:rPr>
        <w:t xml:space="preserve"> </w:t>
      </w:r>
      <w:proofErr w:type="spellStart"/>
      <w:r w:rsidRPr="009B2A8C">
        <w:rPr>
          <w:sz w:val="24"/>
          <w:szCs w:val="24"/>
          <w:lang w:val="en-US"/>
        </w:rPr>
        <w:t>ulang</w:t>
      </w:r>
      <w:proofErr w:type="spellEnd"/>
      <w:r w:rsidRPr="009B2A8C">
        <w:rPr>
          <w:sz w:val="24"/>
          <w:szCs w:val="24"/>
          <w:lang w:val="en-US"/>
        </w:rPr>
        <w:t xml:space="preserve"> </w:t>
      </w:r>
      <w:proofErr w:type="spellStart"/>
      <w:r w:rsidRPr="009B2A8C">
        <w:rPr>
          <w:sz w:val="24"/>
          <w:szCs w:val="24"/>
          <w:lang w:val="en-US"/>
        </w:rPr>
        <w:t>karakteristik</w:t>
      </w:r>
      <w:proofErr w:type="spellEnd"/>
      <w:r w:rsidRPr="009B2A8C">
        <w:rPr>
          <w:sz w:val="24"/>
          <w:szCs w:val="24"/>
          <w:lang w:val="en-US"/>
        </w:rPr>
        <w:t xml:space="preserve"> </w:t>
      </w:r>
      <w:proofErr w:type="spellStart"/>
      <w:r w:rsidRPr="009B2A8C">
        <w:rPr>
          <w:sz w:val="24"/>
          <w:szCs w:val="24"/>
          <w:lang w:val="en-US"/>
        </w:rPr>
        <w:t>penugasan</w:t>
      </w:r>
      <w:proofErr w:type="spellEnd"/>
      <w:r w:rsidRPr="009B2A8C">
        <w:rPr>
          <w:sz w:val="24"/>
          <w:szCs w:val="24"/>
          <w:lang w:val="en-US"/>
        </w:rPr>
        <w:t xml:space="preserve"> </w:t>
      </w:r>
      <w:proofErr w:type="spellStart"/>
      <w:r w:rsidRPr="009B2A8C">
        <w:rPr>
          <w:sz w:val="24"/>
          <w:szCs w:val="24"/>
          <w:lang w:val="en-US"/>
        </w:rPr>
        <w:t>harian</w:t>
      </w:r>
      <w:proofErr w:type="spellEnd"/>
      <w:r w:rsidRPr="009B2A8C">
        <w:rPr>
          <w:sz w:val="24"/>
          <w:szCs w:val="24"/>
          <w:lang w:val="en-US"/>
        </w:rPr>
        <w:t xml:space="preserve">. </w:t>
      </w:r>
    </w:p>
    <w:p w14:paraId="5D62BE23" w14:textId="412AFA5E" w:rsidR="00402113" w:rsidRPr="009B2A8C" w:rsidRDefault="00402113" w:rsidP="00402113">
      <w:pPr>
        <w:pStyle w:val="ListParagraph"/>
        <w:ind w:left="1440" w:firstLine="720"/>
        <w:rPr>
          <w:sz w:val="24"/>
          <w:szCs w:val="24"/>
          <w:lang w:val="en-US"/>
        </w:rPr>
      </w:pPr>
      <w:proofErr w:type="spellStart"/>
      <w:r w:rsidRPr="009B2A8C">
        <w:rPr>
          <w:sz w:val="24"/>
          <w:szCs w:val="24"/>
          <w:lang w:val="en-US"/>
        </w:rPr>
        <w:t>Sebagai</w:t>
      </w:r>
      <w:proofErr w:type="spellEnd"/>
      <w:r w:rsidRPr="009B2A8C">
        <w:rPr>
          <w:sz w:val="24"/>
          <w:szCs w:val="24"/>
          <w:lang w:val="en-US"/>
        </w:rPr>
        <w:t xml:space="preserve"> unit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tipe</w:t>
      </w:r>
      <w:proofErr w:type="spellEnd"/>
      <w:r w:rsidRPr="009B2A8C">
        <w:rPr>
          <w:sz w:val="24"/>
          <w:szCs w:val="24"/>
          <w:lang w:val="en-US"/>
        </w:rPr>
        <w:t xml:space="preserve"> </w:t>
      </w:r>
      <w:proofErr w:type="spellStart"/>
      <w:r w:rsidRPr="009B2A8C">
        <w:rPr>
          <w:sz w:val="24"/>
          <w:szCs w:val="24"/>
          <w:lang w:val="en-US"/>
        </w:rPr>
        <w:t>khusus</w:t>
      </w:r>
      <w:proofErr w:type="spellEnd"/>
      <w:r w:rsidRPr="009B2A8C">
        <w:rPr>
          <w:sz w:val="24"/>
          <w:szCs w:val="24"/>
          <w:lang w:val="en-US"/>
        </w:rPr>
        <w:t xml:space="preserve"> yang </w:t>
      </w:r>
      <w:proofErr w:type="spellStart"/>
      <w:r w:rsidRPr="009B2A8C">
        <w:rPr>
          <w:sz w:val="24"/>
          <w:szCs w:val="24"/>
          <w:lang w:val="en-US"/>
        </w:rPr>
        <w:t>memegang</w:t>
      </w:r>
      <w:proofErr w:type="spellEnd"/>
      <w:r w:rsidRPr="009B2A8C">
        <w:rPr>
          <w:sz w:val="24"/>
          <w:szCs w:val="24"/>
          <w:lang w:val="en-US"/>
        </w:rPr>
        <w:t xml:space="preserve"> </w:t>
      </w:r>
      <w:proofErr w:type="spellStart"/>
      <w:r w:rsidRPr="009B2A8C">
        <w:rPr>
          <w:sz w:val="24"/>
          <w:szCs w:val="24"/>
          <w:lang w:val="en-US"/>
        </w:rPr>
        <w:t>kewenangan</w:t>
      </w:r>
      <w:proofErr w:type="spellEnd"/>
      <w:r w:rsidRPr="009B2A8C">
        <w:rPr>
          <w:sz w:val="24"/>
          <w:szCs w:val="24"/>
          <w:lang w:val="en-US"/>
        </w:rPr>
        <w:t xml:space="preserve"> </w:t>
      </w:r>
      <w:proofErr w:type="spellStart"/>
      <w:r w:rsidRPr="009B2A8C">
        <w:rPr>
          <w:sz w:val="24"/>
          <w:szCs w:val="24"/>
          <w:lang w:val="en-US"/>
        </w:rPr>
        <w:t>dalam</w:t>
      </w:r>
      <w:proofErr w:type="spellEnd"/>
      <w:r w:rsidRPr="009B2A8C">
        <w:rPr>
          <w:sz w:val="24"/>
          <w:szCs w:val="24"/>
          <w:lang w:val="en-US"/>
        </w:rPr>
        <w:t xml:space="preserve"> </w:t>
      </w:r>
      <w:proofErr w:type="spellStart"/>
      <w:r w:rsidRPr="009B2A8C">
        <w:rPr>
          <w:sz w:val="24"/>
          <w:szCs w:val="24"/>
          <w:lang w:val="en-US"/>
        </w:rPr>
        <w:t>memverifikasi</w:t>
      </w:r>
      <w:proofErr w:type="spellEnd"/>
      <w:r w:rsidRPr="009B2A8C">
        <w:rPr>
          <w:sz w:val="24"/>
          <w:szCs w:val="24"/>
          <w:lang w:val="en-US"/>
        </w:rPr>
        <w:t xml:space="preserve"> dan </w:t>
      </w:r>
      <w:proofErr w:type="spellStart"/>
      <w:r w:rsidRPr="009B2A8C">
        <w:rPr>
          <w:sz w:val="24"/>
          <w:szCs w:val="24"/>
          <w:lang w:val="en-US"/>
        </w:rPr>
        <w:t>mencairkan</w:t>
      </w:r>
      <w:proofErr w:type="spellEnd"/>
      <w:r w:rsidRPr="009B2A8C">
        <w:rPr>
          <w:sz w:val="24"/>
          <w:szCs w:val="24"/>
          <w:lang w:val="en-US"/>
        </w:rPr>
        <w:t xml:space="preserve"> dana </w:t>
      </w:r>
      <w:proofErr w:type="spellStart"/>
      <w:r w:rsidR="003F3D6D">
        <w:rPr>
          <w:sz w:val="24"/>
          <w:szCs w:val="24"/>
          <w:lang w:val="en-US"/>
        </w:rPr>
        <w:t>pinjaman</w:t>
      </w:r>
      <w:proofErr w:type="spellEnd"/>
      <w:r w:rsidR="003F3D6D">
        <w:rPr>
          <w:sz w:val="24"/>
          <w:szCs w:val="24"/>
          <w:lang w:val="en-US"/>
        </w:rPr>
        <w:t xml:space="preserve"> dan </w:t>
      </w:r>
      <w:proofErr w:type="spellStart"/>
      <w:r w:rsidR="003F3D6D">
        <w:rPr>
          <w:sz w:val="24"/>
          <w:szCs w:val="24"/>
          <w:lang w:val="en-US"/>
        </w:rPr>
        <w:t>hibah</w:t>
      </w:r>
      <w:proofErr w:type="spellEnd"/>
      <w:r w:rsidR="003F3D6D">
        <w:rPr>
          <w:sz w:val="24"/>
          <w:szCs w:val="24"/>
          <w:lang w:val="en-US"/>
        </w:rPr>
        <w:t xml:space="preserve"> </w:t>
      </w:r>
      <w:proofErr w:type="spellStart"/>
      <w:r w:rsidR="003F3D6D">
        <w:rPr>
          <w:sz w:val="24"/>
          <w:szCs w:val="24"/>
          <w:lang w:val="en-US"/>
        </w:rPr>
        <w:t>luar</w:t>
      </w:r>
      <w:proofErr w:type="spellEnd"/>
      <w:r w:rsidR="003F3D6D">
        <w:rPr>
          <w:sz w:val="24"/>
          <w:szCs w:val="24"/>
          <w:lang w:val="en-US"/>
        </w:rPr>
        <w:t xml:space="preserve"> negeri</w:t>
      </w:r>
      <w:r w:rsidRPr="009B2A8C">
        <w:rPr>
          <w:sz w:val="24"/>
          <w:szCs w:val="24"/>
          <w:lang w:val="en-US"/>
        </w:rPr>
        <w:t xml:space="preserve">, </w:t>
      </w:r>
      <w:proofErr w:type="spellStart"/>
      <w:r w:rsidRPr="009B2A8C">
        <w:rPr>
          <w:sz w:val="24"/>
          <w:szCs w:val="24"/>
          <w:lang w:val="en-US"/>
        </w:rPr>
        <w:t>operasional</w:t>
      </w:r>
      <w:proofErr w:type="spellEnd"/>
      <w:r w:rsidRPr="009B2A8C">
        <w:rPr>
          <w:sz w:val="24"/>
          <w:szCs w:val="24"/>
          <w:lang w:val="en-US"/>
        </w:rPr>
        <w:t xml:space="preserve"> KPPN KPH </w:t>
      </w:r>
      <w:proofErr w:type="spellStart"/>
      <w:r w:rsidRPr="009B2A8C">
        <w:rPr>
          <w:sz w:val="24"/>
          <w:szCs w:val="24"/>
          <w:lang w:val="en-US"/>
        </w:rPr>
        <w:t>terikat</w:t>
      </w:r>
      <w:proofErr w:type="spellEnd"/>
      <w:r w:rsidRPr="009B2A8C">
        <w:rPr>
          <w:sz w:val="24"/>
          <w:szCs w:val="24"/>
          <w:lang w:val="en-US"/>
        </w:rPr>
        <w:t xml:space="preserve"> sangat </w:t>
      </w:r>
      <w:proofErr w:type="spellStart"/>
      <w:r w:rsidRPr="009B2A8C">
        <w:rPr>
          <w:sz w:val="24"/>
          <w:szCs w:val="24"/>
          <w:lang w:val="en-US"/>
        </w:rPr>
        <w:t>ketat</w:t>
      </w:r>
      <w:proofErr w:type="spellEnd"/>
      <w:r w:rsidRPr="009B2A8C">
        <w:rPr>
          <w:sz w:val="24"/>
          <w:szCs w:val="24"/>
          <w:lang w:val="en-US"/>
        </w:rPr>
        <w:t xml:space="preserve"> oleh SLA </w:t>
      </w:r>
      <w:proofErr w:type="spellStart"/>
      <w:r w:rsidRPr="009B2A8C">
        <w:rPr>
          <w:sz w:val="24"/>
          <w:szCs w:val="24"/>
          <w:lang w:val="en-US"/>
        </w:rPr>
        <w:t>harian</w:t>
      </w:r>
      <w:proofErr w:type="spellEnd"/>
      <w:r w:rsidRPr="009B2A8C">
        <w:rPr>
          <w:sz w:val="24"/>
          <w:szCs w:val="24"/>
          <w:lang w:val="en-US"/>
        </w:rPr>
        <w:t xml:space="preserve"> </w:t>
      </w:r>
      <w:proofErr w:type="spellStart"/>
      <w:r w:rsidRPr="009B2A8C">
        <w:rPr>
          <w:sz w:val="24"/>
          <w:szCs w:val="24"/>
          <w:lang w:val="en-US"/>
        </w:rPr>
        <w:t>penerbitan</w:t>
      </w:r>
      <w:proofErr w:type="spellEnd"/>
      <w:r w:rsidRPr="009B2A8C">
        <w:rPr>
          <w:sz w:val="24"/>
          <w:szCs w:val="24"/>
          <w:lang w:val="en-US"/>
        </w:rPr>
        <w:t xml:space="preserve"> SP2D dan </w:t>
      </w:r>
      <w:proofErr w:type="spellStart"/>
      <w:r w:rsidRPr="009B2A8C">
        <w:rPr>
          <w:sz w:val="24"/>
          <w:szCs w:val="24"/>
          <w:lang w:val="en-US"/>
        </w:rPr>
        <w:t>dokumen</w:t>
      </w:r>
      <w:proofErr w:type="spellEnd"/>
      <w:r w:rsidRPr="009B2A8C">
        <w:rPr>
          <w:sz w:val="24"/>
          <w:szCs w:val="24"/>
          <w:lang w:val="en-US"/>
        </w:rPr>
        <w:t xml:space="preserve"> </w:t>
      </w:r>
      <w:proofErr w:type="spellStart"/>
      <w:r w:rsidRPr="009B2A8C">
        <w:rPr>
          <w:sz w:val="24"/>
          <w:szCs w:val="24"/>
          <w:lang w:val="en-US"/>
        </w:rPr>
        <w:t>penyaluran</w:t>
      </w:r>
      <w:proofErr w:type="spellEnd"/>
      <w:r w:rsidRPr="009B2A8C">
        <w:rPr>
          <w:sz w:val="24"/>
          <w:szCs w:val="24"/>
          <w:lang w:val="en-US"/>
        </w:rPr>
        <w:t xml:space="preserve"> dana yang </w:t>
      </w:r>
      <w:proofErr w:type="spellStart"/>
      <w:r w:rsidRPr="009B2A8C">
        <w:rPr>
          <w:sz w:val="24"/>
          <w:szCs w:val="24"/>
          <w:lang w:val="en-US"/>
        </w:rPr>
        <w:t>menuntut</w:t>
      </w:r>
      <w:proofErr w:type="spellEnd"/>
      <w:r w:rsidRPr="009B2A8C">
        <w:rPr>
          <w:sz w:val="24"/>
          <w:szCs w:val="24"/>
          <w:lang w:val="en-US"/>
        </w:rPr>
        <w:t xml:space="preserve"> </w:t>
      </w:r>
      <w:proofErr w:type="spellStart"/>
      <w:r w:rsidRPr="009B2A8C">
        <w:rPr>
          <w:sz w:val="24"/>
          <w:szCs w:val="24"/>
          <w:lang w:val="en-US"/>
        </w:rPr>
        <w:t>prinsip</w:t>
      </w:r>
      <w:proofErr w:type="spellEnd"/>
      <w:r w:rsidRPr="009B2A8C">
        <w:rPr>
          <w:sz w:val="24"/>
          <w:szCs w:val="24"/>
          <w:lang w:val="en-US"/>
        </w:rPr>
        <w:t xml:space="preserve"> </w:t>
      </w:r>
      <w:r w:rsidRPr="003F3D6D">
        <w:rPr>
          <w:i/>
          <w:iCs/>
          <w:sz w:val="24"/>
          <w:szCs w:val="24"/>
          <w:lang w:val="en-US"/>
        </w:rPr>
        <w:t>zero error</w:t>
      </w:r>
      <w:r w:rsidRPr="009B2A8C">
        <w:rPr>
          <w:sz w:val="24"/>
          <w:szCs w:val="24"/>
          <w:lang w:val="en-US"/>
        </w:rPr>
        <w:t xml:space="preserve"> dan </w:t>
      </w:r>
      <w:proofErr w:type="spellStart"/>
      <w:r w:rsidRPr="009B2A8C">
        <w:rPr>
          <w:sz w:val="24"/>
          <w:szCs w:val="24"/>
          <w:lang w:val="en-US"/>
        </w:rPr>
        <w:t>pemrosesan</w:t>
      </w:r>
      <w:proofErr w:type="spellEnd"/>
      <w:r w:rsidRPr="009B2A8C">
        <w:rPr>
          <w:sz w:val="24"/>
          <w:szCs w:val="24"/>
          <w:lang w:val="en-US"/>
        </w:rPr>
        <w:t xml:space="preserve"> </w:t>
      </w:r>
      <w:r w:rsidRPr="003F3D6D">
        <w:rPr>
          <w:i/>
          <w:iCs/>
          <w:sz w:val="24"/>
          <w:szCs w:val="24"/>
          <w:lang w:val="en-US"/>
        </w:rPr>
        <w:t>real-time</w:t>
      </w:r>
      <w:r w:rsidRPr="009B2A8C">
        <w:rPr>
          <w:sz w:val="24"/>
          <w:szCs w:val="24"/>
          <w:lang w:val="en-US"/>
        </w:rPr>
        <w:t xml:space="preserve">. Di </w:t>
      </w:r>
      <w:proofErr w:type="spellStart"/>
      <w:r w:rsidRPr="009B2A8C">
        <w:rPr>
          <w:sz w:val="24"/>
          <w:szCs w:val="24"/>
          <w:lang w:val="en-US"/>
        </w:rPr>
        <w:t>lingkungan</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berorientasi</w:t>
      </w:r>
      <w:proofErr w:type="spellEnd"/>
      <w:r w:rsidRPr="009B2A8C">
        <w:rPr>
          <w:sz w:val="24"/>
          <w:szCs w:val="24"/>
          <w:lang w:val="en-US"/>
        </w:rPr>
        <w:t xml:space="preserve"> </w:t>
      </w:r>
      <w:proofErr w:type="spellStart"/>
      <w:r w:rsidRPr="009B2A8C">
        <w:rPr>
          <w:sz w:val="24"/>
          <w:szCs w:val="24"/>
          <w:lang w:val="en-US"/>
        </w:rPr>
        <w:t>pelayanan</w:t>
      </w:r>
      <w:proofErr w:type="spellEnd"/>
      <w:r w:rsidRPr="009B2A8C">
        <w:rPr>
          <w:sz w:val="24"/>
          <w:szCs w:val="24"/>
          <w:lang w:val="en-US"/>
        </w:rPr>
        <w:t xml:space="preserve">, </w:t>
      </w:r>
      <w:proofErr w:type="spellStart"/>
      <w:r w:rsidRPr="009B2A8C">
        <w:rPr>
          <w:sz w:val="24"/>
          <w:szCs w:val="24"/>
          <w:lang w:val="en-US"/>
        </w:rPr>
        <w:t>fleksibilitas</w:t>
      </w:r>
      <w:proofErr w:type="spellEnd"/>
      <w:r w:rsidRPr="009B2A8C">
        <w:rPr>
          <w:sz w:val="24"/>
          <w:szCs w:val="24"/>
          <w:lang w:val="en-US"/>
        </w:rPr>
        <w:t xml:space="preserve"> </w:t>
      </w:r>
      <w:proofErr w:type="spellStart"/>
      <w:r w:rsidRPr="009B2A8C">
        <w:rPr>
          <w:sz w:val="24"/>
          <w:szCs w:val="24"/>
          <w:lang w:val="en-US"/>
        </w:rPr>
        <w:t>fisik</w:t>
      </w:r>
      <w:proofErr w:type="spellEnd"/>
      <w:r w:rsidRPr="009B2A8C">
        <w:rPr>
          <w:sz w:val="24"/>
          <w:szCs w:val="24"/>
          <w:lang w:val="en-US"/>
        </w:rPr>
        <w:t xml:space="preserve"> di </w:t>
      </w:r>
      <w:proofErr w:type="spellStart"/>
      <w:r w:rsidRPr="009B2A8C">
        <w:rPr>
          <w:sz w:val="24"/>
          <w:szCs w:val="24"/>
          <w:lang w:val="en-US"/>
        </w:rPr>
        <w:t>luar</w:t>
      </w:r>
      <w:proofErr w:type="spellEnd"/>
      <w:r w:rsidRPr="009B2A8C">
        <w:rPr>
          <w:sz w:val="24"/>
          <w:szCs w:val="24"/>
          <w:lang w:val="en-US"/>
        </w:rPr>
        <w:t xml:space="preserve"> </w:t>
      </w:r>
      <w:proofErr w:type="spellStart"/>
      <w:r w:rsidRPr="009B2A8C">
        <w:rPr>
          <w:sz w:val="24"/>
          <w:szCs w:val="24"/>
          <w:lang w:val="en-US"/>
        </w:rPr>
        <w:t>kantor</w:t>
      </w:r>
      <w:proofErr w:type="spellEnd"/>
      <w:r w:rsidRPr="009B2A8C">
        <w:rPr>
          <w:sz w:val="24"/>
          <w:szCs w:val="24"/>
          <w:lang w:val="en-US"/>
        </w:rPr>
        <w:t xml:space="preserve"> yang </w:t>
      </w:r>
      <w:proofErr w:type="spellStart"/>
      <w:r w:rsidRPr="009B2A8C">
        <w:rPr>
          <w:sz w:val="24"/>
          <w:szCs w:val="24"/>
          <w:lang w:val="en-US"/>
        </w:rPr>
        <w:t>berjalan</w:t>
      </w:r>
      <w:proofErr w:type="spellEnd"/>
      <w:r w:rsidRPr="009B2A8C">
        <w:rPr>
          <w:sz w:val="24"/>
          <w:szCs w:val="24"/>
          <w:lang w:val="en-US"/>
        </w:rPr>
        <w:t xml:space="preserve"> </w:t>
      </w:r>
      <w:proofErr w:type="spellStart"/>
      <w:r w:rsidRPr="009B2A8C">
        <w:rPr>
          <w:sz w:val="24"/>
          <w:szCs w:val="24"/>
          <w:lang w:val="en-US"/>
        </w:rPr>
        <w:t>tanpa</w:t>
      </w:r>
      <w:proofErr w:type="spellEnd"/>
      <w:r w:rsidRPr="009B2A8C">
        <w:rPr>
          <w:sz w:val="24"/>
          <w:szCs w:val="24"/>
          <w:lang w:val="en-US"/>
        </w:rPr>
        <w:t xml:space="preserve"> </w:t>
      </w:r>
      <w:proofErr w:type="spellStart"/>
      <w:r w:rsidRPr="009B2A8C">
        <w:rPr>
          <w:sz w:val="24"/>
          <w:szCs w:val="24"/>
          <w:lang w:val="en-US"/>
        </w:rPr>
        <w:t>rekayasa</w:t>
      </w:r>
      <w:proofErr w:type="spellEnd"/>
      <w:r w:rsidRPr="009B2A8C">
        <w:rPr>
          <w:sz w:val="24"/>
          <w:szCs w:val="24"/>
          <w:lang w:val="en-US"/>
        </w:rPr>
        <w:t xml:space="preserve"> </w:t>
      </w:r>
      <w:proofErr w:type="spellStart"/>
      <w:r w:rsidRPr="009B2A8C">
        <w:rPr>
          <w:sz w:val="24"/>
          <w:szCs w:val="24"/>
          <w:lang w:val="en-US"/>
        </w:rPr>
        <w:t>pekerjaan</w:t>
      </w:r>
      <w:proofErr w:type="spellEnd"/>
      <w:r w:rsidRPr="009B2A8C">
        <w:rPr>
          <w:sz w:val="24"/>
          <w:szCs w:val="24"/>
          <w:lang w:val="en-US"/>
        </w:rPr>
        <w:t xml:space="preserve"> </w:t>
      </w:r>
      <w:proofErr w:type="spellStart"/>
      <w:r w:rsidRPr="009B2A8C">
        <w:rPr>
          <w:sz w:val="24"/>
          <w:szCs w:val="24"/>
          <w:lang w:val="en-US"/>
        </w:rPr>
        <w:t>berisiko</w:t>
      </w:r>
      <w:proofErr w:type="spellEnd"/>
      <w:r w:rsidRPr="009B2A8C">
        <w:rPr>
          <w:sz w:val="24"/>
          <w:szCs w:val="24"/>
          <w:lang w:val="en-US"/>
        </w:rPr>
        <w:t xml:space="preserve"> </w:t>
      </w:r>
      <w:proofErr w:type="spellStart"/>
      <w:r w:rsidRPr="009B2A8C">
        <w:rPr>
          <w:sz w:val="24"/>
          <w:szCs w:val="24"/>
          <w:lang w:val="en-US"/>
        </w:rPr>
        <w:t>menimbulkan</w:t>
      </w:r>
      <w:proofErr w:type="spellEnd"/>
      <w:r w:rsidRPr="009B2A8C">
        <w:rPr>
          <w:sz w:val="24"/>
          <w:szCs w:val="24"/>
          <w:lang w:val="en-US"/>
        </w:rPr>
        <w:t xml:space="preserve"> </w:t>
      </w:r>
      <w:proofErr w:type="spellStart"/>
      <w:r w:rsidRPr="009B2A8C">
        <w:rPr>
          <w:sz w:val="24"/>
          <w:szCs w:val="24"/>
          <w:lang w:val="en-US"/>
        </w:rPr>
        <w:t>hambatan</w:t>
      </w:r>
      <w:proofErr w:type="spellEnd"/>
      <w:r w:rsidRPr="009B2A8C">
        <w:rPr>
          <w:sz w:val="24"/>
          <w:szCs w:val="24"/>
          <w:lang w:val="en-US"/>
        </w:rPr>
        <w:t xml:space="preserve"> </w:t>
      </w:r>
      <w:proofErr w:type="spellStart"/>
      <w:r w:rsidRPr="009B2A8C">
        <w:rPr>
          <w:sz w:val="24"/>
          <w:szCs w:val="24"/>
          <w:lang w:val="en-US"/>
        </w:rPr>
        <w:t>koordinasi</w:t>
      </w:r>
      <w:proofErr w:type="spellEnd"/>
      <w:r w:rsidRPr="009B2A8C">
        <w:rPr>
          <w:sz w:val="24"/>
          <w:szCs w:val="24"/>
          <w:lang w:val="en-US"/>
        </w:rPr>
        <w:t xml:space="preserve"> </w:t>
      </w:r>
      <w:proofErr w:type="spellStart"/>
      <w:r w:rsidRPr="009B2A8C">
        <w:rPr>
          <w:sz w:val="24"/>
          <w:szCs w:val="24"/>
          <w:lang w:val="en-US"/>
        </w:rPr>
        <w:t>teknis</w:t>
      </w:r>
      <w:proofErr w:type="spellEnd"/>
      <w:r w:rsidRPr="009B2A8C">
        <w:rPr>
          <w:sz w:val="24"/>
          <w:szCs w:val="24"/>
          <w:lang w:val="en-US"/>
        </w:rPr>
        <w:t xml:space="preserve">, </w:t>
      </w:r>
      <w:proofErr w:type="spellStart"/>
      <w:r w:rsidRPr="009B2A8C">
        <w:rPr>
          <w:sz w:val="24"/>
          <w:szCs w:val="24"/>
          <w:lang w:val="en-US"/>
        </w:rPr>
        <w:t>potensi</w:t>
      </w:r>
      <w:proofErr w:type="spellEnd"/>
      <w:r w:rsidRPr="009B2A8C">
        <w:rPr>
          <w:sz w:val="24"/>
          <w:szCs w:val="24"/>
          <w:lang w:val="en-US"/>
        </w:rPr>
        <w:t xml:space="preserve"> </w:t>
      </w:r>
      <w:proofErr w:type="spellStart"/>
      <w:r w:rsidRPr="009B2A8C">
        <w:rPr>
          <w:sz w:val="24"/>
          <w:szCs w:val="24"/>
          <w:lang w:val="en-US"/>
        </w:rPr>
        <w:t>penundaan</w:t>
      </w:r>
      <w:proofErr w:type="spellEnd"/>
      <w:r w:rsidRPr="009B2A8C">
        <w:rPr>
          <w:sz w:val="24"/>
          <w:szCs w:val="24"/>
          <w:lang w:val="en-US"/>
        </w:rPr>
        <w:t xml:space="preserve"> </w:t>
      </w:r>
      <w:proofErr w:type="spellStart"/>
      <w:r w:rsidRPr="009B2A8C">
        <w:rPr>
          <w:sz w:val="24"/>
          <w:szCs w:val="24"/>
          <w:lang w:val="en-US"/>
        </w:rPr>
        <w:t>pekerjaan</w:t>
      </w:r>
      <w:proofErr w:type="spellEnd"/>
      <w:r w:rsidRPr="009B2A8C">
        <w:rPr>
          <w:sz w:val="24"/>
          <w:szCs w:val="24"/>
          <w:lang w:val="en-US"/>
        </w:rPr>
        <w:t xml:space="preserve"> (</w:t>
      </w:r>
      <w:r w:rsidRPr="003F3D6D">
        <w:rPr>
          <w:i/>
          <w:iCs/>
          <w:sz w:val="24"/>
          <w:szCs w:val="24"/>
          <w:lang w:val="en-US"/>
        </w:rPr>
        <w:t>procrastination</w:t>
      </w:r>
      <w:r w:rsidRPr="009B2A8C">
        <w:rPr>
          <w:sz w:val="24"/>
          <w:szCs w:val="24"/>
          <w:lang w:val="en-US"/>
        </w:rPr>
        <w:t xml:space="preserve">), </w:t>
      </w:r>
      <w:proofErr w:type="spellStart"/>
      <w:r w:rsidRPr="009B2A8C">
        <w:rPr>
          <w:sz w:val="24"/>
          <w:szCs w:val="24"/>
          <w:lang w:val="en-US"/>
        </w:rPr>
        <w:t>fluktuasi</w:t>
      </w:r>
      <w:proofErr w:type="spellEnd"/>
      <w:r w:rsidRPr="009B2A8C">
        <w:rPr>
          <w:sz w:val="24"/>
          <w:szCs w:val="24"/>
          <w:lang w:val="en-US"/>
        </w:rPr>
        <w:t xml:space="preserve"> </w:t>
      </w:r>
      <w:proofErr w:type="spellStart"/>
      <w:r w:rsidRPr="009B2A8C">
        <w:rPr>
          <w:sz w:val="24"/>
          <w:szCs w:val="24"/>
          <w:lang w:val="en-US"/>
        </w:rPr>
        <w:t>stabilitas</w:t>
      </w:r>
      <w:proofErr w:type="spellEnd"/>
      <w:r w:rsidRPr="009B2A8C">
        <w:rPr>
          <w:sz w:val="24"/>
          <w:szCs w:val="24"/>
          <w:lang w:val="en-US"/>
        </w:rPr>
        <w:t xml:space="preserve"> </w:t>
      </w:r>
      <w:proofErr w:type="spellStart"/>
      <w:r w:rsidRPr="009B2A8C">
        <w:rPr>
          <w:sz w:val="24"/>
          <w:szCs w:val="24"/>
          <w:lang w:val="en-US"/>
        </w:rPr>
        <w:t>jaringan</w:t>
      </w:r>
      <w:proofErr w:type="spellEnd"/>
      <w:r w:rsidRPr="009B2A8C">
        <w:rPr>
          <w:sz w:val="24"/>
          <w:szCs w:val="24"/>
          <w:lang w:val="en-US"/>
        </w:rPr>
        <w:t xml:space="preserve">, </w:t>
      </w:r>
      <w:proofErr w:type="spellStart"/>
      <w:r w:rsidRPr="009B2A8C">
        <w:rPr>
          <w:sz w:val="24"/>
          <w:szCs w:val="24"/>
          <w:lang w:val="en-US"/>
        </w:rPr>
        <w:t>serta</w:t>
      </w:r>
      <w:proofErr w:type="spellEnd"/>
      <w:r w:rsidRPr="009B2A8C">
        <w:rPr>
          <w:sz w:val="24"/>
          <w:szCs w:val="24"/>
          <w:lang w:val="en-US"/>
        </w:rPr>
        <w:t xml:space="preserve"> </w:t>
      </w:r>
      <w:proofErr w:type="spellStart"/>
      <w:r w:rsidRPr="009B2A8C">
        <w:rPr>
          <w:sz w:val="24"/>
          <w:szCs w:val="24"/>
          <w:lang w:val="en-US"/>
        </w:rPr>
        <w:t>distorsi</w:t>
      </w:r>
      <w:proofErr w:type="spellEnd"/>
      <w:r w:rsidRPr="009B2A8C">
        <w:rPr>
          <w:sz w:val="24"/>
          <w:szCs w:val="24"/>
          <w:lang w:val="en-US"/>
        </w:rPr>
        <w:t xml:space="preserve"> batas </w:t>
      </w:r>
      <w:proofErr w:type="spellStart"/>
      <w:r w:rsidRPr="009B2A8C">
        <w:rPr>
          <w:sz w:val="24"/>
          <w:szCs w:val="24"/>
          <w:lang w:val="en-US"/>
        </w:rPr>
        <w:t>antara</w:t>
      </w:r>
      <w:proofErr w:type="spellEnd"/>
      <w:r w:rsidRPr="009B2A8C">
        <w:rPr>
          <w:sz w:val="24"/>
          <w:szCs w:val="24"/>
          <w:lang w:val="en-US"/>
        </w:rPr>
        <w:t xml:space="preserve"> </w:t>
      </w:r>
      <w:proofErr w:type="spellStart"/>
      <w:r w:rsidRPr="009B2A8C">
        <w:rPr>
          <w:sz w:val="24"/>
          <w:szCs w:val="24"/>
          <w:lang w:val="en-US"/>
        </w:rPr>
        <w:t>urusan</w:t>
      </w:r>
      <w:proofErr w:type="spellEnd"/>
      <w:r w:rsidRPr="009B2A8C">
        <w:rPr>
          <w:sz w:val="24"/>
          <w:szCs w:val="24"/>
          <w:lang w:val="en-US"/>
        </w:rPr>
        <w:t xml:space="preserve"> personal-</w:t>
      </w:r>
      <w:proofErr w:type="spellStart"/>
      <w:r w:rsidRPr="009B2A8C">
        <w:rPr>
          <w:sz w:val="24"/>
          <w:szCs w:val="24"/>
          <w:lang w:val="en-US"/>
        </w:rPr>
        <w:t>domestik</w:t>
      </w:r>
      <w:proofErr w:type="spellEnd"/>
      <w:r w:rsidRPr="009B2A8C">
        <w:rPr>
          <w:sz w:val="24"/>
          <w:szCs w:val="24"/>
          <w:lang w:val="en-US"/>
        </w:rPr>
        <w:t xml:space="preserve"> dan </w:t>
      </w:r>
      <w:proofErr w:type="spellStart"/>
      <w:r w:rsidRPr="009B2A8C">
        <w:rPr>
          <w:sz w:val="24"/>
          <w:szCs w:val="24"/>
          <w:lang w:val="en-US"/>
        </w:rPr>
        <w:t>kedinasan</w:t>
      </w:r>
      <w:proofErr w:type="spellEnd"/>
      <w:r w:rsidRPr="009B2A8C">
        <w:rPr>
          <w:sz w:val="24"/>
          <w:szCs w:val="24"/>
          <w:lang w:val="en-US"/>
        </w:rPr>
        <w:t xml:space="preserve">. </w:t>
      </w:r>
    </w:p>
    <w:p w14:paraId="47A322F5" w14:textId="74E2F5AE" w:rsidR="00F748BD" w:rsidRPr="009B2A8C" w:rsidRDefault="00F748BD" w:rsidP="00402113">
      <w:pPr>
        <w:pStyle w:val="ListParagraph"/>
        <w:ind w:left="1440" w:firstLine="720"/>
        <w:rPr>
          <w:sz w:val="24"/>
          <w:szCs w:val="24"/>
          <w:lang w:val="en-US"/>
        </w:rPr>
      </w:pPr>
      <w:proofErr w:type="spellStart"/>
      <w:r w:rsidRPr="00415038">
        <w:rPr>
          <w:color w:val="EE0000"/>
          <w:sz w:val="24"/>
          <w:szCs w:val="24"/>
          <w:lang w:val="en-US"/>
        </w:rPr>
        <w:t>Secara</w:t>
      </w:r>
      <w:proofErr w:type="spellEnd"/>
      <w:r w:rsidRPr="00415038">
        <w:rPr>
          <w:color w:val="EE0000"/>
          <w:sz w:val="24"/>
          <w:szCs w:val="24"/>
          <w:lang w:val="en-US"/>
        </w:rPr>
        <w:t xml:space="preserve"> </w:t>
      </w:r>
      <w:proofErr w:type="spellStart"/>
      <w:r w:rsidRPr="00415038">
        <w:rPr>
          <w:color w:val="EE0000"/>
          <w:sz w:val="24"/>
          <w:szCs w:val="24"/>
          <w:lang w:val="en-US"/>
        </w:rPr>
        <w:t>empiris</w:t>
      </w:r>
      <w:proofErr w:type="spellEnd"/>
      <w:r w:rsidRPr="00415038">
        <w:rPr>
          <w:color w:val="EE0000"/>
          <w:sz w:val="24"/>
          <w:szCs w:val="24"/>
          <w:lang w:val="en-US"/>
        </w:rPr>
        <w:t xml:space="preserve">, </w:t>
      </w:r>
      <w:proofErr w:type="spellStart"/>
      <w:r w:rsidRPr="00415038">
        <w:rPr>
          <w:color w:val="EE0000"/>
          <w:sz w:val="24"/>
          <w:szCs w:val="24"/>
          <w:lang w:val="en-US"/>
        </w:rPr>
        <w:t>temuan</w:t>
      </w:r>
      <w:proofErr w:type="spellEnd"/>
      <w:r w:rsidRPr="00415038">
        <w:rPr>
          <w:color w:val="EE0000"/>
          <w:sz w:val="24"/>
          <w:szCs w:val="24"/>
          <w:lang w:val="en-US"/>
        </w:rPr>
        <w:t xml:space="preserve"> </w:t>
      </w:r>
      <w:proofErr w:type="spellStart"/>
      <w:r w:rsidRPr="00415038">
        <w:rPr>
          <w:color w:val="EE0000"/>
          <w:sz w:val="24"/>
          <w:szCs w:val="24"/>
          <w:lang w:val="en-US"/>
        </w:rPr>
        <w:t>ini</w:t>
      </w:r>
      <w:proofErr w:type="spellEnd"/>
      <w:r w:rsidRPr="00415038">
        <w:rPr>
          <w:color w:val="EE0000"/>
          <w:sz w:val="24"/>
          <w:szCs w:val="24"/>
          <w:lang w:val="en-US"/>
        </w:rPr>
        <w:t xml:space="preserve"> </w:t>
      </w:r>
      <w:proofErr w:type="spellStart"/>
      <w:r w:rsidRPr="00415038">
        <w:rPr>
          <w:color w:val="EE0000"/>
          <w:sz w:val="24"/>
          <w:szCs w:val="24"/>
          <w:lang w:val="en-US"/>
        </w:rPr>
        <w:t>sejalan</w:t>
      </w:r>
      <w:proofErr w:type="spellEnd"/>
      <w:r w:rsidRPr="00415038">
        <w:rPr>
          <w:color w:val="EE0000"/>
          <w:sz w:val="24"/>
          <w:szCs w:val="24"/>
          <w:lang w:val="en-US"/>
        </w:rPr>
        <w:t xml:space="preserve"> </w:t>
      </w:r>
      <w:proofErr w:type="spellStart"/>
      <w:r w:rsidRPr="00415038">
        <w:rPr>
          <w:color w:val="EE0000"/>
          <w:sz w:val="24"/>
          <w:szCs w:val="24"/>
          <w:lang w:val="en-US"/>
        </w:rPr>
        <w:t>dengan</w:t>
      </w:r>
      <w:proofErr w:type="spellEnd"/>
      <w:r w:rsidRPr="00415038">
        <w:rPr>
          <w:color w:val="EE0000"/>
          <w:sz w:val="24"/>
          <w:szCs w:val="24"/>
          <w:lang w:val="en-US"/>
        </w:rPr>
        <w:t xml:space="preserve"> </w:t>
      </w:r>
      <w:proofErr w:type="spellStart"/>
      <w:r w:rsidRPr="00415038">
        <w:rPr>
          <w:color w:val="EE0000"/>
          <w:sz w:val="24"/>
          <w:szCs w:val="24"/>
          <w:lang w:val="en-US"/>
        </w:rPr>
        <w:t>hasil</w:t>
      </w:r>
      <w:proofErr w:type="spellEnd"/>
      <w:r w:rsidRPr="00415038">
        <w:rPr>
          <w:color w:val="EE0000"/>
          <w:sz w:val="24"/>
          <w:szCs w:val="24"/>
          <w:lang w:val="en-US"/>
        </w:rPr>
        <w:t xml:space="preserve"> </w:t>
      </w:r>
      <w:proofErr w:type="spellStart"/>
      <w:r w:rsidRPr="00415038">
        <w:rPr>
          <w:color w:val="EE0000"/>
          <w:sz w:val="24"/>
          <w:szCs w:val="24"/>
          <w:lang w:val="en-US"/>
        </w:rPr>
        <w:t>penelitian</w:t>
      </w:r>
      <w:proofErr w:type="spellEnd"/>
      <w:r w:rsidRPr="00415038">
        <w:rPr>
          <w:color w:val="EE0000"/>
          <w:sz w:val="24"/>
          <w:szCs w:val="24"/>
          <w:lang w:val="en-US"/>
        </w:rPr>
        <w:t xml:space="preserve"> </w:t>
      </w:r>
      <w:proofErr w:type="spellStart"/>
      <w:r w:rsidRPr="00415038">
        <w:rPr>
          <w:color w:val="EE0000"/>
          <w:sz w:val="24"/>
          <w:szCs w:val="24"/>
          <w:lang w:val="en-US"/>
        </w:rPr>
        <w:t>terdahulu</w:t>
      </w:r>
      <w:proofErr w:type="spellEnd"/>
      <w:r w:rsidRPr="00415038">
        <w:rPr>
          <w:color w:val="EE0000"/>
          <w:sz w:val="24"/>
          <w:szCs w:val="24"/>
          <w:lang w:val="en-US"/>
        </w:rPr>
        <w:t xml:space="preserve"> yang </w:t>
      </w:r>
      <w:proofErr w:type="spellStart"/>
      <w:r w:rsidRPr="00415038">
        <w:rPr>
          <w:color w:val="EE0000"/>
          <w:sz w:val="24"/>
          <w:szCs w:val="24"/>
          <w:lang w:val="en-US"/>
        </w:rPr>
        <w:t>dilakukan</w:t>
      </w:r>
      <w:proofErr w:type="spellEnd"/>
      <w:r w:rsidRPr="00415038">
        <w:rPr>
          <w:color w:val="EE0000"/>
          <w:sz w:val="24"/>
          <w:szCs w:val="24"/>
          <w:lang w:val="en-US"/>
        </w:rPr>
        <w:t xml:space="preserve"> oleh </w:t>
      </w:r>
      <w:proofErr w:type="spellStart"/>
      <w:r w:rsidRPr="00415038">
        <w:rPr>
          <w:color w:val="EE0000"/>
          <w:sz w:val="24"/>
          <w:szCs w:val="24"/>
          <w:lang w:val="en-US"/>
        </w:rPr>
        <w:t>Wachyu</w:t>
      </w:r>
      <w:proofErr w:type="spellEnd"/>
      <w:r w:rsidRPr="00415038">
        <w:rPr>
          <w:color w:val="EE0000"/>
          <w:sz w:val="24"/>
          <w:szCs w:val="24"/>
          <w:lang w:val="en-US"/>
        </w:rPr>
        <w:t xml:space="preserve"> Hari </w:t>
      </w:r>
      <w:proofErr w:type="spellStart"/>
      <w:r w:rsidRPr="00415038">
        <w:rPr>
          <w:color w:val="EE0000"/>
          <w:sz w:val="24"/>
          <w:szCs w:val="24"/>
          <w:lang w:val="en-US"/>
        </w:rPr>
        <w:t>Hari</w:t>
      </w:r>
      <w:proofErr w:type="spellEnd"/>
      <w:r w:rsidRPr="00415038">
        <w:rPr>
          <w:color w:val="EE0000"/>
          <w:sz w:val="24"/>
          <w:szCs w:val="24"/>
          <w:lang w:val="en-US"/>
        </w:rPr>
        <w:t xml:space="preserve"> (2025</w:t>
      </w:r>
      <w:r w:rsidRPr="009B2A8C">
        <w:rPr>
          <w:sz w:val="24"/>
          <w:szCs w:val="24"/>
          <w:lang w:val="en-US"/>
        </w:rPr>
        <w:t xml:space="preserve">), yang </w:t>
      </w:r>
      <w:proofErr w:type="spellStart"/>
      <w:r w:rsidRPr="009B2A8C">
        <w:rPr>
          <w:sz w:val="24"/>
          <w:szCs w:val="24"/>
          <w:lang w:val="en-US"/>
        </w:rPr>
        <w:t>membuktikan</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proofErr w:type="spellStart"/>
      <w:r w:rsidR="004E7AF1" w:rsidRPr="009B2A8C">
        <w:rPr>
          <w:sz w:val="24"/>
          <w:szCs w:val="24"/>
          <w:lang w:val="en-US"/>
        </w:rPr>
        <w:t>sistem</w:t>
      </w:r>
      <w:proofErr w:type="spellEnd"/>
      <w:r w:rsidR="004E7AF1" w:rsidRPr="009B2A8C">
        <w:rPr>
          <w:sz w:val="24"/>
          <w:szCs w:val="24"/>
          <w:lang w:val="en-US"/>
        </w:rPr>
        <w:t xml:space="preserve"> </w:t>
      </w:r>
      <w:proofErr w:type="spellStart"/>
      <w:r w:rsidR="004E7AF1" w:rsidRPr="009B2A8C">
        <w:rPr>
          <w:sz w:val="24"/>
          <w:szCs w:val="24"/>
          <w:lang w:val="en-US"/>
        </w:rPr>
        <w:t>kerja</w:t>
      </w:r>
      <w:proofErr w:type="spellEnd"/>
      <w:r w:rsidR="004E7AF1" w:rsidRPr="009B2A8C">
        <w:rPr>
          <w:sz w:val="24"/>
          <w:szCs w:val="24"/>
          <w:lang w:val="en-US"/>
        </w:rPr>
        <w:t xml:space="preserve"> </w:t>
      </w:r>
      <w:proofErr w:type="spellStart"/>
      <w:r w:rsidR="004E7AF1" w:rsidRPr="009B2A8C">
        <w:rPr>
          <w:sz w:val="24"/>
          <w:szCs w:val="24"/>
          <w:lang w:val="en-US"/>
        </w:rPr>
        <w:t>fleksibel</w:t>
      </w:r>
      <w:proofErr w:type="spellEnd"/>
      <w:r w:rsidR="004E7AF1" w:rsidRPr="009B2A8C">
        <w:rPr>
          <w:sz w:val="24"/>
          <w:szCs w:val="24"/>
          <w:lang w:val="en-US"/>
        </w:rPr>
        <w:t xml:space="preserve"> </w:t>
      </w:r>
      <w:proofErr w:type="spellStart"/>
      <w:r w:rsidR="004E7AF1" w:rsidRPr="009B2A8C">
        <w:rPr>
          <w:sz w:val="24"/>
          <w:szCs w:val="24"/>
          <w:lang w:val="en-US"/>
        </w:rPr>
        <w:t>tidak</w:t>
      </w:r>
      <w:proofErr w:type="spellEnd"/>
      <w:r w:rsidR="004E7AF1" w:rsidRPr="009B2A8C">
        <w:rPr>
          <w:sz w:val="24"/>
          <w:szCs w:val="24"/>
          <w:lang w:val="en-US"/>
        </w:rPr>
        <w:t xml:space="preserve"> </w:t>
      </w:r>
      <w:proofErr w:type="spellStart"/>
      <w:r w:rsidR="004E7AF1" w:rsidRPr="009B2A8C">
        <w:rPr>
          <w:sz w:val="24"/>
          <w:szCs w:val="24"/>
          <w:lang w:val="en-US"/>
        </w:rPr>
        <w:t>berpengaruh</w:t>
      </w:r>
      <w:proofErr w:type="spellEnd"/>
      <w:r w:rsidR="004E7AF1" w:rsidRPr="009B2A8C">
        <w:rPr>
          <w:sz w:val="24"/>
          <w:szCs w:val="24"/>
          <w:lang w:val="en-US"/>
        </w:rPr>
        <w:t xml:space="preserve"> </w:t>
      </w:r>
      <w:proofErr w:type="spellStart"/>
      <w:r w:rsidR="004E7AF1" w:rsidRPr="009B2A8C">
        <w:rPr>
          <w:sz w:val="24"/>
          <w:szCs w:val="24"/>
          <w:lang w:val="en-US"/>
        </w:rPr>
        <w:t>langsung</w:t>
      </w:r>
      <w:proofErr w:type="spellEnd"/>
      <w:r w:rsidR="004E7AF1" w:rsidRPr="009B2A8C">
        <w:rPr>
          <w:sz w:val="24"/>
          <w:szCs w:val="24"/>
          <w:lang w:val="en-US"/>
        </w:rPr>
        <w:t xml:space="preserve"> </w:t>
      </w:r>
      <w:proofErr w:type="spellStart"/>
      <w:r w:rsidR="004E7AF1" w:rsidRPr="009B2A8C">
        <w:rPr>
          <w:sz w:val="24"/>
          <w:szCs w:val="24"/>
          <w:lang w:val="en-US"/>
        </w:rPr>
        <w:t>secara</w:t>
      </w:r>
      <w:proofErr w:type="spellEnd"/>
      <w:r w:rsidR="004E7AF1" w:rsidRPr="009B2A8C">
        <w:rPr>
          <w:sz w:val="24"/>
          <w:szCs w:val="24"/>
          <w:lang w:val="en-US"/>
        </w:rPr>
        <w:t xml:space="preserve"> </w:t>
      </w:r>
      <w:proofErr w:type="spellStart"/>
      <w:r w:rsidR="004E7AF1" w:rsidRPr="009B2A8C">
        <w:rPr>
          <w:sz w:val="24"/>
          <w:szCs w:val="24"/>
          <w:lang w:val="en-US"/>
        </w:rPr>
        <w:t>signifkan</w:t>
      </w:r>
      <w:proofErr w:type="spellEnd"/>
      <w:r w:rsidR="004E7AF1" w:rsidRPr="009B2A8C">
        <w:rPr>
          <w:sz w:val="24"/>
          <w:szCs w:val="24"/>
          <w:lang w:val="en-US"/>
        </w:rPr>
        <w:t xml:space="preserve"> </w:t>
      </w:r>
      <w:proofErr w:type="spellStart"/>
      <w:r w:rsidR="004E7AF1" w:rsidRPr="009B2A8C">
        <w:rPr>
          <w:sz w:val="24"/>
          <w:szCs w:val="24"/>
          <w:lang w:val="en-US"/>
        </w:rPr>
        <w:t>terhadap</w:t>
      </w:r>
      <w:proofErr w:type="spellEnd"/>
      <w:r w:rsidR="004E7AF1" w:rsidRPr="009B2A8C">
        <w:rPr>
          <w:sz w:val="24"/>
          <w:szCs w:val="24"/>
          <w:lang w:val="en-US"/>
        </w:rPr>
        <w:t xml:space="preserve"> </w:t>
      </w:r>
      <w:proofErr w:type="spellStart"/>
      <w:r w:rsidR="004E7AF1" w:rsidRPr="009B2A8C">
        <w:rPr>
          <w:sz w:val="24"/>
          <w:szCs w:val="24"/>
          <w:lang w:val="en-US"/>
        </w:rPr>
        <w:t>kinerja</w:t>
      </w:r>
      <w:proofErr w:type="spellEnd"/>
      <w:r w:rsidR="004E7AF1" w:rsidRPr="009B2A8C">
        <w:rPr>
          <w:sz w:val="24"/>
          <w:szCs w:val="24"/>
          <w:lang w:val="en-US"/>
        </w:rPr>
        <w:t xml:space="preserve"> </w:t>
      </w:r>
      <w:proofErr w:type="spellStart"/>
      <w:r w:rsidR="004E7AF1" w:rsidRPr="009B2A8C">
        <w:rPr>
          <w:sz w:val="24"/>
          <w:szCs w:val="24"/>
          <w:lang w:val="en-US"/>
        </w:rPr>
        <w:t>pegawai</w:t>
      </w:r>
      <w:proofErr w:type="spellEnd"/>
      <w:r w:rsidR="004E7AF1" w:rsidRPr="009B2A8C">
        <w:rPr>
          <w:sz w:val="24"/>
          <w:szCs w:val="24"/>
          <w:lang w:val="en-US"/>
        </w:rPr>
        <w:t xml:space="preserve">. </w:t>
      </w:r>
      <w:r w:rsidR="009C2E71" w:rsidRPr="009B2A8C">
        <w:rPr>
          <w:sz w:val="24"/>
          <w:szCs w:val="24"/>
          <w:lang w:val="en-US"/>
        </w:rPr>
        <w:t xml:space="preserve">Hasil </w:t>
      </w:r>
      <w:proofErr w:type="spellStart"/>
      <w:r w:rsidR="009C2E71" w:rsidRPr="009B2A8C">
        <w:rPr>
          <w:sz w:val="24"/>
          <w:szCs w:val="24"/>
          <w:lang w:val="en-US"/>
        </w:rPr>
        <w:t>ini</w:t>
      </w:r>
      <w:proofErr w:type="spellEnd"/>
      <w:r w:rsidR="009C2E71" w:rsidRPr="009B2A8C">
        <w:rPr>
          <w:sz w:val="24"/>
          <w:szCs w:val="24"/>
          <w:lang w:val="en-US"/>
        </w:rPr>
        <w:t xml:space="preserve"> </w:t>
      </w:r>
      <w:proofErr w:type="spellStart"/>
      <w:r w:rsidR="009C2E71" w:rsidRPr="009B2A8C">
        <w:rPr>
          <w:sz w:val="24"/>
          <w:szCs w:val="24"/>
          <w:lang w:val="en-US"/>
        </w:rPr>
        <w:t>menegaskan</w:t>
      </w:r>
      <w:proofErr w:type="spellEnd"/>
      <w:r w:rsidR="009C2E71" w:rsidRPr="009B2A8C">
        <w:rPr>
          <w:sz w:val="24"/>
          <w:szCs w:val="24"/>
          <w:lang w:val="en-US"/>
        </w:rPr>
        <w:t xml:space="preserve"> </w:t>
      </w:r>
      <w:proofErr w:type="spellStart"/>
      <w:r w:rsidR="009C2E71" w:rsidRPr="009B2A8C">
        <w:rPr>
          <w:sz w:val="24"/>
          <w:szCs w:val="24"/>
          <w:lang w:val="en-US"/>
        </w:rPr>
        <w:t>bahwa</w:t>
      </w:r>
      <w:proofErr w:type="spellEnd"/>
      <w:r w:rsidR="009C2E71" w:rsidRPr="009B2A8C">
        <w:rPr>
          <w:sz w:val="24"/>
          <w:szCs w:val="24"/>
          <w:lang w:val="en-US"/>
        </w:rPr>
        <w:t xml:space="preserve"> </w:t>
      </w:r>
      <w:proofErr w:type="spellStart"/>
      <w:r w:rsidR="009C2E71" w:rsidRPr="009B2A8C">
        <w:rPr>
          <w:sz w:val="24"/>
          <w:szCs w:val="24"/>
          <w:lang w:val="en-US"/>
        </w:rPr>
        <w:t>kebijakan</w:t>
      </w:r>
      <w:proofErr w:type="spellEnd"/>
      <w:r w:rsidR="009C2E71" w:rsidRPr="009B2A8C">
        <w:rPr>
          <w:sz w:val="24"/>
          <w:szCs w:val="24"/>
          <w:lang w:val="en-US"/>
        </w:rPr>
        <w:t xml:space="preserve"> </w:t>
      </w:r>
      <w:proofErr w:type="spellStart"/>
      <w:r w:rsidR="009C2E71" w:rsidRPr="009B2A8C">
        <w:rPr>
          <w:sz w:val="24"/>
          <w:szCs w:val="24"/>
          <w:lang w:val="en-US"/>
        </w:rPr>
        <w:t>fleksibilitas</w:t>
      </w:r>
      <w:proofErr w:type="spellEnd"/>
      <w:r w:rsidR="009C2E71" w:rsidRPr="009B2A8C">
        <w:rPr>
          <w:sz w:val="24"/>
          <w:szCs w:val="24"/>
          <w:lang w:val="en-US"/>
        </w:rPr>
        <w:t xml:space="preserve"> </w:t>
      </w:r>
      <w:proofErr w:type="spellStart"/>
      <w:r w:rsidR="009C2E71" w:rsidRPr="009B2A8C">
        <w:rPr>
          <w:sz w:val="24"/>
          <w:szCs w:val="24"/>
          <w:lang w:val="en-US"/>
        </w:rPr>
        <w:t>kerja</w:t>
      </w:r>
      <w:proofErr w:type="spellEnd"/>
      <w:r w:rsidR="009C2E71" w:rsidRPr="009B2A8C">
        <w:rPr>
          <w:sz w:val="24"/>
          <w:szCs w:val="24"/>
          <w:lang w:val="en-US"/>
        </w:rPr>
        <w:t xml:space="preserve"> di </w:t>
      </w:r>
      <w:proofErr w:type="spellStart"/>
      <w:r w:rsidR="009C2E71" w:rsidRPr="009B2A8C">
        <w:rPr>
          <w:sz w:val="24"/>
          <w:szCs w:val="24"/>
          <w:lang w:val="en-US"/>
        </w:rPr>
        <w:t>birokrasi</w:t>
      </w:r>
      <w:proofErr w:type="spellEnd"/>
      <w:r w:rsidR="009C2E71" w:rsidRPr="009B2A8C">
        <w:rPr>
          <w:sz w:val="24"/>
          <w:szCs w:val="24"/>
          <w:lang w:val="en-US"/>
        </w:rPr>
        <w:t xml:space="preserve"> </w:t>
      </w:r>
      <w:proofErr w:type="spellStart"/>
      <w:r w:rsidR="009C2E71" w:rsidRPr="009B2A8C">
        <w:rPr>
          <w:sz w:val="24"/>
          <w:szCs w:val="24"/>
          <w:lang w:val="en-US"/>
        </w:rPr>
        <w:t>publik</w:t>
      </w:r>
      <w:proofErr w:type="spellEnd"/>
      <w:r w:rsidR="009C2E71" w:rsidRPr="009B2A8C">
        <w:rPr>
          <w:sz w:val="24"/>
          <w:szCs w:val="24"/>
          <w:lang w:val="en-US"/>
        </w:rPr>
        <w:t xml:space="preserve"> </w:t>
      </w:r>
      <w:proofErr w:type="spellStart"/>
      <w:r w:rsidR="009C2E71" w:rsidRPr="009B2A8C">
        <w:rPr>
          <w:sz w:val="24"/>
          <w:szCs w:val="24"/>
          <w:lang w:val="en-US"/>
        </w:rPr>
        <w:t>bersifat</w:t>
      </w:r>
      <w:proofErr w:type="spellEnd"/>
      <w:r w:rsidR="009C2E71" w:rsidRPr="009B2A8C">
        <w:rPr>
          <w:sz w:val="24"/>
          <w:szCs w:val="24"/>
          <w:lang w:val="en-US"/>
        </w:rPr>
        <w:t xml:space="preserve"> </w:t>
      </w:r>
      <w:proofErr w:type="spellStart"/>
      <w:r w:rsidR="009C2E71" w:rsidRPr="009B2A8C">
        <w:rPr>
          <w:sz w:val="24"/>
          <w:szCs w:val="24"/>
          <w:lang w:val="en-US"/>
        </w:rPr>
        <w:t>netral</w:t>
      </w:r>
      <w:proofErr w:type="spellEnd"/>
      <w:r w:rsidR="009C2E71" w:rsidRPr="009B2A8C">
        <w:rPr>
          <w:sz w:val="24"/>
          <w:szCs w:val="24"/>
          <w:lang w:val="en-US"/>
        </w:rPr>
        <w:t xml:space="preserve"> </w:t>
      </w:r>
      <w:proofErr w:type="spellStart"/>
      <w:r w:rsidR="009C2E71" w:rsidRPr="009B2A8C">
        <w:rPr>
          <w:sz w:val="24"/>
          <w:szCs w:val="24"/>
          <w:lang w:val="en-US"/>
        </w:rPr>
        <w:t>fisik</w:t>
      </w:r>
      <w:proofErr w:type="spellEnd"/>
      <w:r w:rsidR="009C2E71" w:rsidRPr="009B2A8C">
        <w:rPr>
          <w:sz w:val="24"/>
          <w:szCs w:val="24"/>
          <w:lang w:val="en-US"/>
        </w:rPr>
        <w:t xml:space="preserve"> dan </w:t>
      </w:r>
      <w:proofErr w:type="spellStart"/>
      <w:r w:rsidR="009C2E71" w:rsidRPr="009B2A8C">
        <w:rPr>
          <w:sz w:val="24"/>
          <w:szCs w:val="24"/>
          <w:lang w:val="en-US"/>
        </w:rPr>
        <w:t>hanya</w:t>
      </w:r>
      <w:proofErr w:type="spellEnd"/>
      <w:r w:rsidR="009C2E71" w:rsidRPr="009B2A8C">
        <w:rPr>
          <w:sz w:val="24"/>
          <w:szCs w:val="24"/>
          <w:lang w:val="en-US"/>
        </w:rPr>
        <w:t xml:space="preserve"> </w:t>
      </w:r>
      <w:proofErr w:type="spellStart"/>
      <w:r w:rsidR="009C2E71" w:rsidRPr="009B2A8C">
        <w:rPr>
          <w:sz w:val="24"/>
          <w:szCs w:val="24"/>
          <w:lang w:val="en-US"/>
        </w:rPr>
        <w:t>bertindak</w:t>
      </w:r>
      <w:proofErr w:type="spellEnd"/>
      <w:r w:rsidR="009C2E71" w:rsidRPr="009B2A8C">
        <w:rPr>
          <w:sz w:val="24"/>
          <w:szCs w:val="24"/>
          <w:lang w:val="en-US"/>
        </w:rPr>
        <w:t xml:space="preserve"> </w:t>
      </w:r>
      <w:proofErr w:type="spellStart"/>
      <w:r w:rsidR="009C2E71" w:rsidRPr="009B2A8C">
        <w:rPr>
          <w:sz w:val="24"/>
          <w:szCs w:val="24"/>
          <w:lang w:val="en-US"/>
        </w:rPr>
        <w:t>sebagai</w:t>
      </w:r>
      <w:proofErr w:type="spellEnd"/>
      <w:r w:rsidR="009C2E71" w:rsidRPr="009B2A8C">
        <w:rPr>
          <w:sz w:val="24"/>
          <w:szCs w:val="24"/>
          <w:lang w:val="en-US"/>
        </w:rPr>
        <w:t xml:space="preserve"> enabler</w:t>
      </w:r>
      <w:r w:rsidR="00BF48AA" w:rsidRPr="009B2A8C">
        <w:rPr>
          <w:sz w:val="24"/>
          <w:szCs w:val="24"/>
          <w:lang w:val="en-US"/>
        </w:rPr>
        <w:t xml:space="preserve">, </w:t>
      </w:r>
      <w:proofErr w:type="spellStart"/>
      <w:r w:rsidR="00BF48AA" w:rsidRPr="009B2A8C">
        <w:rPr>
          <w:sz w:val="24"/>
          <w:szCs w:val="24"/>
          <w:lang w:val="en-US"/>
        </w:rPr>
        <w:t>bukan</w:t>
      </w:r>
      <w:proofErr w:type="spellEnd"/>
      <w:r w:rsidR="00BF48AA" w:rsidRPr="009B2A8C">
        <w:rPr>
          <w:sz w:val="24"/>
          <w:szCs w:val="24"/>
          <w:lang w:val="en-US"/>
        </w:rPr>
        <w:t xml:space="preserve"> </w:t>
      </w:r>
      <w:proofErr w:type="spellStart"/>
      <w:r w:rsidR="00BF48AA" w:rsidRPr="009B2A8C">
        <w:rPr>
          <w:sz w:val="24"/>
          <w:szCs w:val="24"/>
          <w:lang w:val="en-US"/>
        </w:rPr>
        <w:t>predi</w:t>
      </w:r>
      <w:r w:rsidR="003F3D6D">
        <w:rPr>
          <w:sz w:val="24"/>
          <w:szCs w:val="24"/>
          <w:lang w:val="en-US"/>
        </w:rPr>
        <w:t>k</w:t>
      </w:r>
      <w:r w:rsidR="00BF48AA" w:rsidRPr="009B2A8C">
        <w:rPr>
          <w:sz w:val="24"/>
          <w:szCs w:val="24"/>
          <w:lang w:val="en-US"/>
        </w:rPr>
        <w:t>tor</w:t>
      </w:r>
      <w:proofErr w:type="spellEnd"/>
      <w:r w:rsidR="00BF48AA" w:rsidRPr="009B2A8C">
        <w:rPr>
          <w:sz w:val="24"/>
          <w:szCs w:val="24"/>
          <w:lang w:val="en-US"/>
        </w:rPr>
        <w:t xml:space="preserve"> </w:t>
      </w:r>
      <w:proofErr w:type="spellStart"/>
      <w:r w:rsidR="003F3D6D">
        <w:rPr>
          <w:sz w:val="24"/>
          <w:szCs w:val="24"/>
          <w:lang w:val="en-US"/>
        </w:rPr>
        <w:t>utama</w:t>
      </w:r>
      <w:proofErr w:type="spellEnd"/>
      <w:r w:rsidR="00BF48AA" w:rsidRPr="009B2A8C">
        <w:rPr>
          <w:sz w:val="24"/>
          <w:szCs w:val="24"/>
          <w:lang w:val="en-US"/>
        </w:rPr>
        <w:t xml:space="preserve"> </w:t>
      </w:r>
      <w:proofErr w:type="spellStart"/>
      <w:r w:rsidR="00BF48AA" w:rsidRPr="009B2A8C">
        <w:rPr>
          <w:sz w:val="24"/>
          <w:szCs w:val="24"/>
          <w:lang w:val="en-US"/>
        </w:rPr>
        <w:t>dari</w:t>
      </w:r>
      <w:proofErr w:type="spellEnd"/>
      <w:r w:rsidR="00BF48AA" w:rsidRPr="009B2A8C">
        <w:rPr>
          <w:sz w:val="24"/>
          <w:szCs w:val="24"/>
          <w:lang w:val="en-US"/>
        </w:rPr>
        <w:t xml:space="preserve"> </w:t>
      </w:r>
      <w:proofErr w:type="spellStart"/>
      <w:r w:rsidR="00BF48AA" w:rsidRPr="009B2A8C">
        <w:rPr>
          <w:sz w:val="24"/>
          <w:szCs w:val="24"/>
          <w:lang w:val="en-US"/>
        </w:rPr>
        <w:t>pencapaian</w:t>
      </w:r>
      <w:proofErr w:type="spellEnd"/>
      <w:r w:rsidR="00BF48AA" w:rsidRPr="009B2A8C">
        <w:rPr>
          <w:sz w:val="24"/>
          <w:szCs w:val="24"/>
          <w:lang w:val="en-US"/>
        </w:rPr>
        <w:t xml:space="preserve"> </w:t>
      </w:r>
      <w:proofErr w:type="spellStart"/>
      <w:r w:rsidR="00BF48AA" w:rsidRPr="009B2A8C">
        <w:rPr>
          <w:sz w:val="24"/>
          <w:szCs w:val="24"/>
          <w:lang w:val="en-US"/>
        </w:rPr>
        <w:t>kinerja</w:t>
      </w:r>
      <w:proofErr w:type="spellEnd"/>
      <w:r w:rsidR="00BF48AA" w:rsidRPr="009B2A8C">
        <w:rPr>
          <w:sz w:val="24"/>
          <w:szCs w:val="24"/>
          <w:lang w:val="en-US"/>
        </w:rPr>
        <w:t xml:space="preserve"> </w:t>
      </w:r>
      <w:proofErr w:type="spellStart"/>
      <w:r w:rsidR="00BF48AA" w:rsidRPr="009B2A8C">
        <w:rPr>
          <w:sz w:val="24"/>
          <w:szCs w:val="24"/>
          <w:lang w:val="en-US"/>
        </w:rPr>
        <w:t>individu</w:t>
      </w:r>
      <w:proofErr w:type="spellEnd"/>
      <w:r w:rsidR="00BF48AA" w:rsidRPr="009B2A8C">
        <w:rPr>
          <w:sz w:val="24"/>
          <w:szCs w:val="24"/>
          <w:lang w:val="en-US"/>
        </w:rPr>
        <w:t xml:space="preserve"> </w:t>
      </w:r>
      <w:proofErr w:type="spellStart"/>
      <w:r w:rsidR="00BF48AA" w:rsidRPr="009B2A8C">
        <w:rPr>
          <w:sz w:val="24"/>
          <w:szCs w:val="24"/>
          <w:lang w:val="en-US"/>
        </w:rPr>
        <w:t>pegawai</w:t>
      </w:r>
      <w:proofErr w:type="spellEnd"/>
      <w:r w:rsidR="00BF48AA" w:rsidRPr="009B2A8C">
        <w:rPr>
          <w:sz w:val="24"/>
          <w:szCs w:val="24"/>
          <w:lang w:val="en-US"/>
        </w:rPr>
        <w:t xml:space="preserve"> pada </w:t>
      </w:r>
      <w:proofErr w:type="spellStart"/>
      <w:r w:rsidR="00BF48AA" w:rsidRPr="009B2A8C">
        <w:rPr>
          <w:sz w:val="24"/>
          <w:szCs w:val="24"/>
          <w:lang w:val="en-US"/>
        </w:rPr>
        <w:t>tugas</w:t>
      </w:r>
      <w:proofErr w:type="spellEnd"/>
      <w:r w:rsidR="00BF48AA" w:rsidRPr="009B2A8C">
        <w:rPr>
          <w:sz w:val="24"/>
          <w:szCs w:val="24"/>
          <w:lang w:val="en-US"/>
        </w:rPr>
        <w:t xml:space="preserve"> </w:t>
      </w:r>
      <w:proofErr w:type="spellStart"/>
      <w:r w:rsidR="00BF48AA" w:rsidRPr="009B2A8C">
        <w:rPr>
          <w:sz w:val="24"/>
          <w:szCs w:val="24"/>
          <w:lang w:val="en-US"/>
        </w:rPr>
        <w:t>perbendaharaan</w:t>
      </w:r>
      <w:proofErr w:type="spellEnd"/>
      <w:r w:rsidR="00BF48AA" w:rsidRPr="009B2A8C">
        <w:rPr>
          <w:sz w:val="24"/>
          <w:szCs w:val="24"/>
          <w:lang w:val="en-US"/>
        </w:rPr>
        <w:t xml:space="preserve"> </w:t>
      </w:r>
      <w:proofErr w:type="spellStart"/>
      <w:r w:rsidR="00BF48AA" w:rsidRPr="009B2A8C">
        <w:rPr>
          <w:sz w:val="24"/>
          <w:szCs w:val="24"/>
          <w:lang w:val="en-US"/>
        </w:rPr>
        <w:t>berstandar</w:t>
      </w:r>
      <w:proofErr w:type="spellEnd"/>
      <w:r w:rsidR="00BF48AA" w:rsidRPr="009B2A8C">
        <w:rPr>
          <w:sz w:val="24"/>
          <w:szCs w:val="24"/>
          <w:lang w:val="en-US"/>
        </w:rPr>
        <w:t xml:space="preserve"> </w:t>
      </w:r>
      <w:proofErr w:type="spellStart"/>
      <w:r w:rsidR="00BF48AA" w:rsidRPr="009B2A8C">
        <w:rPr>
          <w:sz w:val="24"/>
          <w:szCs w:val="24"/>
          <w:lang w:val="en-US"/>
        </w:rPr>
        <w:t>tinggi</w:t>
      </w:r>
      <w:proofErr w:type="spellEnd"/>
      <w:r w:rsidR="00BF48AA" w:rsidRPr="009B2A8C">
        <w:rPr>
          <w:sz w:val="24"/>
          <w:szCs w:val="24"/>
          <w:lang w:val="en-US"/>
        </w:rPr>
        <w:t xml:space="preserve">. </w:t>
      </w:r>
    </w:p>
    <w:p w14:paraId="454982A3" w14:textId="5FA6FC22" w:rsidR="00402113" w:rsidRPr="009B2A8C" w:rsidRDefault="00402113" w:rsidP="00402113">
      <w:pPr>
        <w:pStyle w:val="ListParagraph"/>
        <w:ind w:left="1440" w:firstLine="720"/>
        <w:rPr>
          <w:sz w:val="24"/>
          <w:szCs w:val="24"/>
          <w:lang w:val="en-US"/>
        </w:rPr>
      </w:pPr>
      <w:proofErr w:type="spellStart"/>
      <w:r w:rsidRPr="009B2A8C">
        <w:rPr>
          <w:sz w:val="24"/>
          <w:szCs w:val="24"/>
          <w:lang w:val="en-US"/>
        </w:rPr>
        <w:lastRenderedPageBreak/>
        <w:t>Temuan</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memperjelas</w:t>
      </w:r>
      <w:proofErr w:type="spellEnd"/>
      <w:r w:rsidRPr="009B2A8C">
        <w:rPr>
          <w:sz w:val="24"/>
          <w:szCs w:val="24"/>
          <w:lang w:val="en-US"/>
        </w:rPr>
        <w:t xml:space="preserve"> batas </w:t>
      </w:r>
      <w:proofErr w:type="spellStart"/>
      <w:r w:rsidRPr="009B2A8C">
        <w:rPr>
          <w:sz w:val="24"/>
          <w:szCs w:val="24"/>
          <w:lang w:val="en-US"/>
        </w:rPr>
        <w:t>keberlakuan</w:t>
      </w:r>
      <w:proofErr w:type="spellEnd"/>
      <w:r w:rsidRPr="009B2A8C">
        <w:rPr>
          <w:sz w:val="24"/>
          <w:szCs w:val="24"/>
          <w:lang w:val="en-US"/>
        </w:rPr>
        <w:t xml:space="preserve"> (</w:t>
      </w:r>
      <w:r w:rsidRPr="00FD5340">
        <w:rPr>
          <w:i/>
          <w:iCs/>
          <w:sz w:val="24"/>
          <w:szCs w:val="24"/>
          <w:lang w:val="en-US"/>
        </w:rPr>
        <w:t>boundary conditions</w:t>
      </w:r>
      <w:r w:rsidRPr="009B2A8C">
        <w:rPr>
          <w:sz w:val="24"/>
          <w:szCs w:val="24"/>
          <w:lang w:val="en-US"/>
        </w:rPr>
        <w:t xml:space="preserve">) </w:t>
      </w:r>
      <w:proofErr w:type="spellStart"/>
      <w:r w:rsidRPr="009B2A8C">
        <w:rPr>
          <w:sz w:val="24"/>
          <w:szCs w:val="24"/>
          <w:lang w:val="en-US"/>
        </w:rPr>
        <w:t>dari</w:t>
      </w:r>
      <w:proofErr w:type="spellEnd"/>
      <w:r w:rsidRPr="009B2A8C">
        <w:rPr>
          <w:sz w:val="24"/>
          <w:szCs w:val="24"/>
          <w:lang w:val="en-US"/>
        </w:rPr>
        <w:t xml:space="preserve"> </w:t>
      </w:r>
      <w:proofErr w:type="spellStart"/>
      <w:r w:rsidRPr="009B2A8C">
        <w:rPr>
          <w:sz w:val="24"/>
          <w:szCs w:val="24"/>
          <w:lang w:val="en-US"/>
        </w:rPr>
        <w:t>dampak</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w:t>
      </w:r>
      <w:proofErr w:type="spellStart"/>
      <w:r w:rsidRPr="009B2A8C">
        <w:rPr>
          <w:sz w:val="24"/>
          <w:szCs w:val="24"/>
          <w:lang w:val="en-US"/>
        </w:rPr>
        <w:t>fleksibilitas</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pada </w:t>
      </w:r>
      <w:proofErr w:type="spellStart"/>
      <w:r w:rsidRPr="009B2A8C">
        <w:rPr>
          <w:sz w:val="24"/>
          <w:szCs w:val="24"/>
          <w:lang w:val="en-US"/>
        </w:rPr>
        <w:t>birokrasi</w:t>
      </w:r>
      <w:proofErr w:type="spellEnd"/>
      <w:r w:rsidRPr="009B2A8C">
        <w:rPr>
          <w:sz w:val="24"/>
          <w:szCs w:val="24"/>
          <w:lang w:val="en-US"/>
        </w:rPr>
        <w:t xml:space="preserve"> </w:t>
      </w:r>
      <w:proofErr w:type="spellStart"/>
      <w:r w:rsidRPr="009B2A8C">
        <w:rPr>
          <w:sz w:val="24"/>
          <w:szCs w:val="24"/>
          <w:lang w:val="en-US"/>
        </w:rPr>
        <w:t>publik</w:t>
      </w:r>
      <w:proofErr w:type="spellEnd"/>
      <w:r w:rsidRPr="009B2A8C">
        <w:rPr>
          <w:sz w:val="24"/>
          <w:szCs w:val="24"/>
          <w:lang w:val="en-US"/>
        </w:rPr>
        <w:t xml:space="preserve"> modern, yang </w:t>
      </w:r>
      <w:proofErr w:type="spellStart"/>
      <w:r w:rsidRPr="009B2A8C">
        <w:rPr>
          <w:sz w:val="24"/>
          <w:szCs w:val="24"/>
          <w:lang w:val="en-US"/>
        </w:rPr>
        <w:t>membuktikan</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proofErr w:type="spellStart"/>
      <w:r w:rsidRPr="009B2A8C">
        <w:rPr>
          <w:sz w:val="24"/>
          <w:szCs w:val="24"/>
          <w:lang w:val="en-US"/>
        </w:rPr>
        <w:t>fleksibilitas</w:t>
      </w:r>
      <w:proofErr w:type="spellEnd"/>
      <w:r w:rsidRPr="009B2A8C">
        <w:rPr>
          <w:sz w:val="24"/>
          <w:szCs w:val="24"/>
          <w:lang w:val="en-US"/>
        </w:rPr>
        <w:t xml:space="preserve"> </w:t>
      </w:r>
      <w:proofErr w:type="spellStart"/>
      <w:r w:rsidRPr="009B2A8C">
        <w:rPr>
          <w:sz w:val="24"/>
          <w:szCs w:val="24"/>
          <w:lang w:val="en-US"/>
        </w:rPr>
        <w:t>lokasi</w:t>
      </w:r>
      <w:proofErr w:type="spellEnd"/>
      <w:r w:rsidRPr="009B2A8C">
        <w:rPr>
          <w:sz w:val="24"/>
          <w:szCs w:val="24"/>
          <w:lang w:val="en-US"/>
        </w:rPr>
        <w:t xml:space="preserve"> dan </w:t>
      </w:r>
      <w:proofErr w:type="spellStart"/>
      <w:r w:rsidRPr="009B2A8C">
        <w:rPr>
          <w:sz w:val="24"/>
          <w:szCs w:val="24"/>
          <w:lang w:val="en-US"/>
        </w:rPr>
        <w:t>waktu</w:t>
      </w:r>
      <w:proofErr w:type="spellEnd"/>
      <w:r w:rsidRPr="009B2A8C">
        <w:rPr>
          <w:sz w:val="24"/>
          <w:szCs w:val="24"/>
          <w:lang w:val="en-US"/>
        </w:rPr>
        <w:t xml:space="preserve"> </w:t>
      </w:r>
      <w:proofErr w:type="spellStart"/>
      <w:r w:rsidRPr="009B2A8C">
        <w:rPr>
          <w:sz w:val="24"/>
          <w:szCs w:val="24"/>
          <w:lang w:val="en-US"/>
        </w:rPr>
        <w:t>bersifat</w:t>
      </w:r>
      <w:proofErr w:type="spellEnd"/>
      <w:r w:rsidRPr="009B2A8C">
        <w:rPr>
          <w:sz w:val="24"/>
          <w:szCs w:val="24"/>
          <w:lang w:val="en-US"/>
        </w:rPr>
        <w:t xml:space="preserve"> </w:t>
      </w:r>
      <w:proofErr w:type="spellStart"/>
      <w:r w:rsidRPr="009B2A8C">
        <w:rPr>
          <w:sz w:val="24"/>
          <w:szCs w:val="24"/>
          <w:lang w:val="en-US"/>
        </w:rPr>
        <w:t>netral-fisik</w:t>
      </w:r>
      <w:proofErr w:type="spellEnd"/>
      <w:r w:rsidRPr="009B2A8C">
        <w:rPr>
          <w:sz w:val="24"/>
          <w:szCs w:val="24"/>
          <w:lang w:val="en-US"/>
        </w:rPr>
        <w:t xml:space="preserve"> dan </w:t>
      </w:r>
      <w:proofErr w:type="spellStart"/>
      <w:r w:rsidRPr="009B2A8C">
        <w:rPr>
          <w:sz w:val="24"/>
          <w:szCs w:val="24"/>
          <w:lang w:val="en-US"/>
        </w:rPr>
        <w:t>tidak</w:t>
      </w:r>
      <w:proofErr w:type="spellEnd"/>
      <w:r w:rsidRPr="009B2A8C">
        <w:rPr>
          <w:sz w:val="24"/>
          <w:szCs w:val="24"/>
          <w:lang w:val="en-US"/>
        </w:rPr>
        <w:t xml:space="preserve"> </w:t>
      </w:r>
      <w:proofErr w:type="spellStart"/>
      <w:r w:rsidRPr="009B2A8C">
        <w:rPr>
          <w:sz w:val="24"/>
          <w:szCs w:val="24"/>
          <w:lang w:val="en-US"/>
        </w:rPr>
        <w:t>bekerja</w:t>
      </w:r>
      <w:proofErr w:type="spellEnd"/>
      <w:r w:rsidRPr="009B2A8C">
        <w:rPr>
          <w:sz w:val="24"/>
          <w:szCs w:val="24"/>
          <w:lang w:val="en-US"/>
        </w:rPr>
        <w:t xml:space="preserve">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mekanis</w:t>
      </w:r>
      <w:proofErr w:type="spellEnd"/>
      <w:r w:rsidRPr="009B2A8C">
        <w:rPr>
          <w:sz w:val="24"/>
          <w:szCs w:val="24"/>
          <w:lang w:val="en-US"/>
        </w:rPr>
        <w:t xml:space="preserve"> </w:t>
      </w:r>
      <w:proofErr w:type="spellStart"/>
      <w:r w:rsidRPr="009B2A8C">
        <w:rPr>
          <w:sz w:val="24"/>
          <w:szCs w:val="24"/>
          <w:lang w:val="en-US"/>
        </w:rPr>
        <w:t>dalam</w:t>
      </w:r>
      <w:proofErr w:type="spellEnd"/>
      <w:r w:rsidRPr="009B2A8C">
        <w:rPr>
          <w:sz w:val="24"/>
          <w:szCs w:val="24"/>
          <w:lang w:val="en-US"/>
        </w:rPr>
        <w:t xml:space="preserve"> </w:t>
      </w:r>
      <w:proofErr w:type="spellStart"/>
      <w:r w:rsidRPr="009B2A8C">
        <w:rPr>
          <w:sz w:val="24"/>
          <w:szCs w:val="24"/>
          <w:lang w:val="en-US"/>
        </w:rPr>
        <w:t>memicu</w:t>
      </w:r>
      <w:proofErr w:type="spellEnd"/>
      <w:r w:rsidRPr="009B2A8C">
        <w:rPr>
          <w:sz w:val="24"/>
          <w:szCs w:val="24"/>
          <w:lang w:val="en-US"/>
        </w:rPr>
        <w:t xml:space="preserve"> </w:t>
      </w:r>
      <w:proofErr w:type="spellStart"/>
      <w:r w:rsidRPr="009B2A8C">
        <w:rPr>
          <w:sz w:val="24"/>
          <w:szCs w:val="24"/>
          <w:lang w:val="en-US"/>
        </w:rPr>
        <w:t>kinerja</w:t>
      </w:r>
      <w:proofErr w:type="spellEnd"/>
      <w:r w:rsidRPr="009B2A8C">
        <w:rPr>
          <w:sz w:val="24"/>
          <w:szCs w:val="24"/>
          <w:lang w:val="en-US"/>
        </w:rPr>
        <w:t xml:space="preserve"> </w:t>
      </w:r>
      <w:proofErr w:type="spellStart"/>
      <w:r w:rsidRPr="009B2A8C">
        <w:rPr>
          <w:sz w:val="24"/>
          <w:szCs w:val="24"/>
          <w:lang w:val="en-US"/>
        </w:rPr>
        <w:t>pegawai</w:t>
      </w:r>
      <w:proofErr w:type="spellEnd"/>
      <w:r w:rsidRPr="009B2A8C">
        <w:rPr>
          <w:sz w:val="24"/>
          <w:szCs w:val="24"/>
          <w:lang w:val="en-US"/>
        </w:rPr>
        <w:t xml:space="preserve"> pada </w:t>
      </w:r>
      <w:proofErr w:type="spellStart"/>
      <w:r w:rsidRPr="009B2A8C">
        <w:rPr>
          <w:sz w:val="24"/>
          <w:szCs w:val="24"/>
          <w:lang w:val="en-US"/>
        </w:rPr>
        <w:t>tugas</w:t>
      </w:r>
      <w:proofErr w:type="spellEnd"/>
      <w:r w:rsidRPr="009B2A8C">
        <w:rPr>
          <w:sz w:val="24"/>
          <w:szCs w:val="24"/>
          <w:lang w:val="en-US"/>
        </w:rPr>
        <w:t xml:space="preserve"> </w:t>
      </w:r>
      <w:proofErr w:type="spellStart"/>
      <w:r w:rsidRPr="009B2A8C">
        <w:rPr>
          <w:sz w:val="24"/>
          <w:szCs w:val="24"/>
          <w:lang w:val="en-US"/>
        </w:rPr>
        <w:t>perbendaharaan</w:t>
      </w:r>
      <w:proofErr w:type="spellEnd"/>
      <w:r w:rsidRPr="009B2A8C">
        <w:rPr>
          <w:sz w:val="24"/>
          <w:szCs w:val="24"/>
          <w:lang w:val="en-US"/>
        </w:rPr>
        <w:t xml:space="preserve">. </w:t>
      </w:r>
      <w:proofErr w:type="spellStart"/>
      <w:r w:rsidRPr="009B2A8C">
        <w:rPr>
          <w:sz w:val="24"/>
          <w:szCs w:val="24"/>
          <w:lang w:val="en-US"/>
        </w:rPr>
        <w:t>Dalam</w:t>
      </w:r>
      <w:proofErr w:type="spellEnd"/>
      <w:r w:rsidRPr="009B2A8C">
        <w:rPr>
          <w:sz w:val="24"/>
          <w:szCs w:val="24"/>
          <w:lang w:val="en-US"/>
        </w:rPr>
        <w:t xml:space="preserve"> </w:t>
      </w:r>
      <w:proofErr w:type="spellStart"/>
      <w:r w:rsidRPr="009B2A8C">
        <w:rPr>
          <w:sz w:val="24"/>
          <w:szCs w:val="24"/>
          <w:lang w:val="en-US"/>
        </w:rPr>
        <w:t>hal</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pimpinan</w:t>
      </w:r>
      <w:proofErr w:type="spellEnd"/>
      <w:r w:rsidRPr="009B2A8C">
        <w:rPr>
          <w:sz w:val="24"/>
          <w:szCs w:val="24"/>
          <w:lang w:val="en-US"/>
        </w:rPr>
        <w:t xml:space="preserve"> KPPN KPH dan </w:t>
      </w:r>
      <w:proofErr w:type="spellStart"/>
      <w:r w:rsidRPr="009B2A8C">
        <w:rPr>
          <w:sz w:val="24"/>
          <w:szCs w:val="24"/>
          <w:lang w:val="en-US"/>
        </w:rPr>
        <w:t>pembuat</w:t>
      </w:r>
      <w:proofErr w:type="spellEnd"/>
      <w:r w:rsidRPr="009B2A8C">
        <w:rPr>
          <w:sz w:val="24"/>
          <w:szCs w:val="24"/>
          <w:lang w:val="en-US"/>
        </w:rPr>
        <w:t xml:space="preserve"> </w:t>
      </w:r>
      <w:proofErr w:type="spellStart"/>
      <w:r w:rsidRPr="009B2A8C">
        <w:rPr>
          <w:sz w:val="24"/>
          <w:szCs w:val="24"/>
          <w:lang w:val="en-US"/>
        </w:rPr>
        <w:t>kebijakan</w:t>
      </w:r>
      <w:proofErr w:type="spellEnd"/>
      <w:r w:rsidRPr="009B2A8C">
        <w:rPr>
          <w:sz w:val="24"/>
          <w:szCs w:val="24"/>
          <w:lang w:val="en-US"/>
        </w:rPr>
        <w:t xml:space="preserve"> di </w:t>
      </w:r>
      <w:proofErr w:type="spellStart"/>
      <w:r w:rsidRPr="009B2A8C">
        <w:rPr>
          <w:sz w:val="24"/>
          <w:szCs w:val="24"/>
          <w:lang w:val="en-US"/>
        </w:rPr>
        <w:t>DJPb</w:t>
      </w:r>
      <w:proofErr w:type="spellEnd"/>
      <w:r w:rsidRPr="009B2A8C">
        <w:rPr>
          <w:sz w:val="24"/>
          <w:szCs w:val="24"/>
          <w:lang w:val="en-US"/>
        </w:rPr>
        <w:t xml:space="preserve"> </w:t>
      </w:r>
      <w:proofErr w:type="spellStart"/>
      <w:r w:rsidRPr="009B2A8C">
        <w:rPr>
          <w:sz w:val="24"/>
          <w:szCs w:val="24"/>
          <w:lang w:val="en-US"/>
        </w:rPr>
        <w:t>tidak</w:t>
      </w:r>
      <w:proofErr w:type="spellEnd"/>
      <w:r w:rsidRPr="009B2A8C">
        <w:rPr>
          <w:sz w:val="24"/>
          <w:szCs w:val="24"/>
          <w:lang w:val="en-US"/>
        </w:rPr>
        <w:t xml:space="preserve"> </w:t>
      </w:r>
      <w:proofErr w:type="spellStart"/>
      <w:r w:rsidRPr="009B2A8C">
        <w:rPr>
          <w:sz w:val="24"/>
          <w:szCs w:val="24"/>
          <w:lang w:val="en-US"/>
        </w:rPr>
        <w:t>dapat</w:t>
      </w:r>
      <w:proofErr w:type="spellEnd"/>
      <w:r w:rsidRPr="009B2A8C">
        <w:rPr>
          <w:sz w:val="24"/>
          <w:szCs w:val="24"/>
          <w:lang w:val="en-US"/>
        </w:rPr>
        <w:t xml:space="preserve"> </w:t>
      </w:r>
      <w:proofErr w:type="spellStart"/>
      <w:r w:rsidRPr="009B2A8C">
        <w:rPr>
          <w:sz w:val="24"/>
          <w:szCs w:val="24"/>
          <w:lang w:val="en-US"/>
        </w:rPr>
        <w:t>mengandalkan</w:t>
      </w:r>
      <w:proofErr w:type="spellEnd"/>
      <w:r w:rsidRPr="009B2A8C">
        <w:rPr>
          <w:sz w:val="24"/>
          <w:szCs w:val="24"/>
          <w:lang w:val="en-US"/>
        </w:rPr>
        <w:t xml:space="preserve"> </w:t>
      </w:r>
      <w:proofErr w:type="spellStart"/>
      <w:r w:rsidRPr="009B2A8C">
        <w:rPr>
          <w:sz w:val="24"/>
          <w:szCs w:val="24"/>
          <w:lang w:val="en-US"/>
        </w:rPr>
        <w:t>regulasi</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fleksibel</w:t>
      </w:r>
      <w:proofErr w:type="spellEnd"/>
      <w:r w:rsidRPr="009B2A8C">
        <w:rPr>
          <w:sz w:val="24"/>
          <w:szCs w:val="24"/>
          <w:lang w:val="en-US"/>
        </w:rPr>
        <w:t xml:space="preserve"> </w:t>
      </w:r>
      <w:proofErr w:type="spellStart"/>
      <w:r w:rsidRPr="009B2A8C">
        <w:rPr>
          <w:sz w:val="24"/>
          <w:szCs w:val="24"/>
          <w:lang w:val="en-US"/>
        </w:rPr>
        <w:t>sekadar</w:t>
      </w:r>
      <w:proofErr w:type="spellEnd"/>
      <w:r w:rsidRPr="009B2A8C">
        <w:rPr>
          <w:sz w:val="24"/>
          <w:szCs w:val="24"/>
          <w:lang w:val="en-US"/>
        </w:rPr>
        <w:t xml:space="preserve"> </w:t>
      </w:r>
      <w:proofErr w:type="spellStart"/>
      <w:r w:rsidRPr="009B2A8C">
        <w:rPr>
          <w:sz w:val="24"/>
          <w:szCs w:val="24"/>
          <w:lang w:val="en-US"/>
        </w:rPr>
        <w:t>sebagai</w:t>
      </w:r>
      <w:proofErr w:type="spellEnd"/>
      <w:r w:rsidRPr="009B2A8C">
        <w:rPr>
          <w:sz w:val="24"/>
          <w:szCs w:val="24"/>
          <w:lang w:val="en-US"/>
        </w:rPr>
        <w:t xml:space="preserve"> </w:t>
      </w:r>
      <w:proofErr w:type="spellStart"/>
      <w:r w:rsidRPr="009B2A8C">
        <w:rPr>
          <w:sz w:val="24"/>
          <w:szCs w:val="24"/>
          <w:lang w:val="en-US"/>
        </w:rPr>
        <w:t>instrumen</w:t>
      </w:r>
      <w:proofErr w:type="spellEnd"/>
      <w:r w:rsidRPr="009B2A8C">
        <w:rPr>
          <w:sz w:val="24"/>
          <w:szCs w:val="24"/>
          <w:lang w:val="en-US"/>
        </w:rPr>
        <w:t xml:space="preserve"> </w:t>
      </w:r>
      <w:proofErr w:type="spellStart"/>
      <w:r w:rsidRPr="009B2A8C">
        <w:rPr>
          <w:sz w:val="24"/>
          <w:szCs w:val="24"/>
          <w:lang w:val="en-US"/>
        </w:rPr>
        <w:t>administratif</w:t>
      </w:r>
      <w:proofErr w:type="spellEnd"/>
      <w:r w:rsidRPr="009B2A8C">
        <w:rPr>
          <w:sz w:val="24"/>
          <w:szCs w:val="24"/>
          <w:lang w:val="en-US"/>
        </w:rPr>
        <w:t xml:space="preserve"> </w:t>
      </w:r>
      <w:proofErr w:type="spellStart"/>
      <w:r w:rsidRPr="009B2A8C">
        <w:rPr>
          <w:sz w:val="24"/>
          <w:szCs w:val="24"/>
          <w:lang w:val="en-US"/>
        </w:rPr>
        <w:t>untuk</w:t>
      </w:r>
      <w:proofErr w:type="spellEnd"/>
      <w:r w:rsidRPr="009B2A8C">
        <w:rPr>
          <w:sz w:val="24"/>
          <w:szCs w:val="24"/>
          <w:lang w:val="en-US"/>
        </w:rPr>
        <w:t xml:space="preserve"> </w:t>
      </w:r>
      <w:proofErr w:type="spellStart"/>
      <w:r w:rsidRPr="009B2A8C">
        <w:rPr>
          <w:sz w:val="24"/>
          <w:szCs w:val="24"/>
          <w:lang w:val="en-US"/>
        </w:rPr>
        <w:t>mendongkrak</w:t>
      </w:r>
      <w:proofErr w:type="spellEnd"/>
      <w:r w:rsidRPr="009B2A8C">
        <w:rPr>
          <w:sz w:val="24"/>
          <w:szCs w:val="24"/>
          <w:lang w:val="en-US"/>
        </w:rPr>
        <w:t xml:space="preserve"> </w:t>
      </w:r>
      <w:proofErr w:type="spellStart"/>
      <w:r w:rsidRPr="009B2A8C">
        <w:rPr>
          <w:sz w:val="24"/>
          <w:szCs w:val="24"/>
          <w:lang w:val="en-US"/>
        </w:rPr>
        <w:t>kinerja</w:t>
      </w:r>
      <w:proofErr w:type="spellEnd"/>
      <w:r w:rsidRPr="009B2A8C">
        <w:rPr>
          <w:sz w:val="24"/>
          <w:szCs w:val="24"/>
          <w:lang w:val="en-US"/>
        </w:rPr>
        <w:t xml:space="preserve">. </w:t>
      </w:r>
      <w:proofErr w:type="spellStart"/>
      <w:r w:rsidRPr="009B2A8C">
        <w:rPr>
          <w:sz w:val="24"/>
          <w:szCs w:val="24"/>
          <w:lang w:val="en-US"/>
        </w:rPr>
        <w:t>Evaluasi</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fleksibel</w:t>
      </w:r>
      <w:proofErr w:type="spellEnd"/>
      <w:r w:rsidRPr="009B2A8C">
        <w:rPr>
          <w:sz w:val="24"/>
          <w:szCs w:val="24"/>
          <w:lang w:val="en-US"/>
        </w:rPr>
        <w:t xml:space="preserve"> </w:t>
      </w:r>
      <w:proofErr w:type="spellStart"/>
      <w:r w:rsidRPr="009B2A8C">
        <w:rPr>
          <w:sz w:val="24"/>
          <w:szCs w:val="24"/>
          <w:lang w:val="en-US"/>
        </w:rPr>
        <w:t>perlu</w:t>
      </w:r>
      <w:proofErr w:type="spellEnd"/>
      <w:r w:rsidRPr="009B2A8C">
        <w:rPr>
          <w:sz w:val="24"/>
          <w:szCs w:val="24"/>
          <w:lang w:val="en-US"/>
        </w:rPr>
        <w:t xml:space="preserve"> </w:t>
      </w:r>
      <w:proofErr w:type="spellStart"/>
      <w:r w:rsidRPr="009B2A8C">
        <w:rPr>
          <w:sz w:val="24"/>
          <w:szCs w:val="24"/>
          <w:lang w:val="en-US"/>
        </w:rPr>
        <w:t>dialihkan</w:t>
      </w:r>
      <w:proofErr w:type="spellEnd"/>
      <w:r w:rsidRPr="009B2A8C">
        <w:rPr>
          <w:sz w:val="24"/>
          <w:szCs w:val="24"/>
          <w:lang w:val="en-US"/>
        </w:rPr>
        <w:t xml:space="preserve"> </w:t>
      </w:r>
      <w:proofErr w:type="spellStart"/>
      <w:r w:rsidRPr="009B2A8C">
        <w:rPr>
          <w:sz w:val="24"/>
          <w:szCs w:val="24"/>
          <w:lang w:val="en-US"/>
        </w:rPr>
        <w:t>dari</w:t>
      </w:r>
      <w:proofErr w:type="spellEnd"/>
      <w:r w:rsidRPr="009B2A8C">
        <w:rPr>
          <w:sz w:val="24"/>
          <w:szCs w:val="24"/>
          <w:lang w:val="en-US"/>
        </w:rPr>
        <w:t xml:space="preserve"> </w:t>
      </w:r>
      <w:proofErr w:type="spellStart"/>
      <w:r w:rsidRPr="009B2A8C">
        <w:rPr>
          <w:sz w:val="24"/>
          <w:szCs w:val="24"/>
          <w:lang w:val="en-US"/>
        </w:rPr>
        <w:t>sekadar</w:t>
      </w:r>
      <w:proofErr w:type="spellEnd"/>
      <w:r w:rsidRPr="009B2A8C">
        <w:rPr>
          <w:sz w:val="24"/>
          <w:szCs w:val="24"/>
          <w:lang w:val="en-US"/>
        </w:rPr>
        <w:t xml:space="preserve"> </w:t>
      </w:r>
      <w:proofErr w:type="spellStart"/>
      <w:r w:rsidRPr="009B2A8C">
        <w:rPr>
          <w:sz w:val="24"/>
          <w:szCs w:val="24"/>
          <w:lang w:val="en-US"/>
        </w:rPr>
        <w:t>formalisasi</w:t>
      </w:r>
      <w:proofErr w:type="spellEnd"/>
      <w:r w:rsidRPr="009B2A8C">
        <w:rPr>
          <w:sz w:val="24"/>
          <w:szCs w:val="24"/>
          <w:lang w:val="en-US"/>
        </w:rPr>
        <w:t xml:space="preserve"> </w:t>
      </w:r>
      <w:proofErr w:type="spellStart"/>
      <w:r w:rsidRPr="009B2A8C">
        <w:rPr>
          <w:sz w:val="24"/>
          <w:szCs w:val="24"/>
          <w:lang w:val="en-US"/>
        </w:rPr>
        <w:t>kehadiran</w:t>
      </w:r>
      <w:proofErr w:type="spellEnd"/>
      <w:r w:rsidRPr="009B2A8C">
        <w:rPr>
          <w:sz w:val="24"/>
          <w:szCs w:val="24"/>
          <w:lang w:val="en-US"/>
        </w:rPr>
        <w:t xml:space="preserve"> </w:t>
      </w:r>
      <w:proofErr w:type="spellStart"/>
      <w:r w:rsidRPr="009B2A8C">
        <w:rPr>
          <w:sz w:val="24"/>
          <w:szCs w:val="24"/>
          <w:lang w:val="en-US"/>
        </w:rPr>
        <w:t>menuju</w:t>
      </w:r>
      <w:proofErr w:type="spellEnd"/>
      <w:r w:rsidRPr="009B2A8C">
        <w:rPr>
          <w:sz w:val="24"/>
          <w:szCs w:val="24"/>
          <w:lang w:val="en-US"/>
        </w:rPr>
        <w:t xml:space="preserve"> </w:t>
      </w:r>
      <w:proofErr w:type="spellStart"/>
      <w:r w:rsidRPr="009B2A8C">
        <w:rPr>
          <w:sz w:val="24"/>
          <w:szCs w:val="24"/>
          <w:lang w:val="en-US"/>
        </w:rPr>
        <w:t>penguatan</w:t>
      </w:r>
      <w:proofErr w:type="spellEnd"/>
      <w:r w:rsidRPr="009B2A8C">
        <w:rPr>
          <w:sz w:val="24"/>
          <w:szCs w:val="24"/>
          <w:lang w:val="en-US"/>
        </w:rPr>
        <w:t xml:space="preserve"> </w:t>
      </w:r>
      <w:proofErr w:type="spellStart"/>
      <w:r w:rsidRPr="009B2A8C">
        <w:rPr>
          <w:sz w:val="24"/>
          <w:szCs w:val="24"/>
          <w:lang w:val="en-US"/>
        </w:rPr>
        <w:t>infrastruktur</w:t>
      </w:r>
      <w:proofErr w:type="spellEnd"/>
      <w:r w:rsidRPr="009B2A8C">
        <w:rPr>
          <w:sz w:val="24"/>
          <w:szCs w:val="24"/>
          <w:lang w:val="en-US"/>
        </w:rPr>
        <w:t xml:space="preserve"> </w:t>
      </w:r>
      <w:proofErr w:type="spellStart"/>
      <w:r w:rsidRPr="009B2A8C">
        <w:rPr>
          <w:sz w:val="24"/>
          <w:szCs w:val="24"/>
          <w:lang w:val="en-US"/>
        </w:rPr>
        <w:t>jaringan</w:t>
      </w:r>
      <w:proofErr w:type="spellEnd"/>
      <w:r w:rsidRPr="009B2A8C">
        <w:rPr>
          <w:sz w:val="24"/>
          <w:szCs w:val="24"/>
          <w:lang w:val="en-US"/>
        </w:rPr>
        <w:t xml:space="preserve"> digital </w:t>
      </w:r>
      <w:proofErr w:type="spellStart"/>
      <w:r w:rsidRPr="009B2A8C">
        <w:rPr>
          <w:sz w:val="24"/>
          <w:szCs w:val="24"/>
          <w:lang w:val="en-US"/>
        </w:rPr>
        <w:t>serta</w:t>
      </w:r>
      <w:proofErr w:type="spellEnd"/>
      <w:r w:rsidRPr="009B2A8C">
        <w:rPr>
          <w:sz w:val="24"/>
          <w:szCs w:val="24"/>
          <w:lang w:val="en-US"/>
        </w:rPr>
        <w:t xml:space="preserve"> </w:t>
      </w:r>
      <w:proofErr w:type="spellStart"/>
      <w:r w:rsidRPr="009B2A8C">
        <w:rPr>
          <w:sz w:val="24"/>
          <w:szCs w:val="24"/>
          <w:lang w:val="en-US"/>
        </w:rPr>
        <w:t>penetapan</w:t>
      </w:r>
      <w:proofErr w:type="spellEnd"/>
      <w:r w:rsidRPr="009B2A8C">
        <w:rPr>
          <w:sz w:val="24"/>
          <w:szCs w:val="24"/>
          <w:lang w:val="en-US"/>
        </w:rPr>
        <w:t xml:space="preserve"> </w:t>
      </w:r>
      <w:proofErr w:type="spellStart"/>
      <w:r w:rsidRPr="009B2A8C">
        <w:rPr>
          <w:sz w:val="24"/>
          <w:szCs w:val="24"/>
          <w:lang w:val="en-US"/>
        </w:rPr>
        <w:t>panduan</w:t>
      </w:r>
      <w:proofErr w:type="spellEnd"/>
      <w:r w:rsidRPr="009B2A8C">
        <w:rPr>
          <w:sz w:val="24"/>
          <w:szCs w:val="24"/>
          <w:lang w:val="en-US"/>
        </w:rPr>
        <w:t xml:space="preserve"> </w:t>
      </w:r>
      <w:proofErr w:type="spellStart"/>
      <w:r w:rsidRPr="009B2A8C">
        <w:rPr>
          <w:sz w:val="24"/>
          <w:szCs w:val="24"/>
          <w:lang w:val="en-US"/>
        </w:rPr>
        <w:t>teknis</w:t>
      </w:r>
      <w:proofErr w:type="spellEnd"/>
      <w:r w:rsidRPr="009B2A8C">
        <w:rPr>
          <w:sz w:val="24"/>
          <w:szCs w:val="24"/>
          <w:lang w:val="en-US"/>
        </w:rPr>
        <w:t xml:space="preserve"> </w:t>
      </w:r>
      <w:proofErr w:type="spellStart"/>
      <w:r w:rsidRPr="009B2A8C">
        <w:rPr>
          <w:sz w:val="24"/>
          <w:szCs w:val="24"/>
          <w:lang w:val="en-US"/>
        </w:rPr>
        <w:t>operasional</w:t>
      </w:r>
      <w:proofErr w:type="spellEnd"/>
      <w:r w:rsidRPr="009B2A8C">
        <w:rPr>
          <w:sz w:val="24"/>
          <w:szCs w:val="24"/>
          <w:lang w:val="en-US"/>
        </w:rPr>
        <w:t xml:space="preserve"> </w:t>
      </w:r>
      <w:r w:rsidR="00FD5340" w:rsidRPr="00212C79">
        <w:rPr>
          <w:i/>
          <w:iCs/>
          <w:sz w:val="24"/>
          <w:szCs w:val="24"/>
          <w:lang w:val="en-US"/>
        </w:rPr>
        <w:t>work from home</w:t>
      </w:r>
      <w:r w:rsidRPr="009B2A8C">
        <w:rPr>
          <w:sz w:val="24"/>
          <w:szCs w:val="24"/>
          <w:lang w:val="en-US"/>
        </w:rPr>
        <w:t xml:space="preserve"> yang </w:t>
      </w:r>
      <w:proofErr w:type="spellStart"/>
      <w:r w:rsidRPr="009B2A8C">
        <w:rPr>
          <w:sz w:val="24"/>
          <w:szCs w:val="24"/>
          <w:lang w:val="en-US"/>
        </w:rPr>
        <w:t>lebih</w:t>
      </w:r>
      <w:proofErr w:type="spellEnd"/>
      <w:r w:rsidRPr="009B2A8C">
        <w:rPr>
          <w:sz w:val="24"/>
          <w:szCs w:val="24"/>
          <w:lang w:val="en-US"/>
        </w:rPr>
        <w:t xml:space="preserve"> </w:t>
      </w:r>
      <w:proofErr w:type="spellStart"/>
      <w:r w:rsidRPr="009B2A8C">
        <w:rPr>
          <w:sz w:val="24"/>
          <w:szCs w:val="24"/>
          <w:lang w:val="en-US"/>
        </w:rPr>
        <w:t>terstruktur</w:t>
      </w:r>
      <w:proofErr w:type="spellEnd"/>
      <w:r w:rsidRPr="009B2A8C">
        <w:rPr>
          <w:sz w:val="24"/>
          <w:szCs w:val="24"/>
          <w:lang w:val="en-US"/>
        </w:rPr>
        <w:t>.</w:t>
      </w:r>
    </w:p>
    <w:p w14:paraId="3455BAD6" w14:textId="1D9CB7DC" w:rsidR="00452531" w:rsidRPr="009B2A8C" w:rsidRDefault="00452531" w:rsidP="00452531">
      <w:pPr>
        <w:pStyle w:val="ListParagraph"/>
        <w:numPr>
          <w:ilvl w:val="2"/>
          <w:numId w:val="8"/>
        </w:numPr>
        <w:rPr>
          <w:sz w:val="24"/>
          <w:szCs w:val="24"/>
          <w:lang w:val="en-US"/>
        </w:rPr>
      </w:pPr>
      <w:proofErr w:type="spellStart"/>
      <w:r w:rsidRPr="009B2A8C">
        <w:rPr>
          <w:sz w:val="24"/>
          <w:szCs w:val="24"/>
          <w:lang w:val="en-US"/>
        </w:rPr>
        <w:t>Pengaruh</w:t>
      </w:r>
      <w:proofErr w:type="spellEnd"/>
      <w:r w:rsidRPr="009B2A8C">
        <w:rPr>
          <w:sz w:val="24"/>
          <w:szCs w:val="24"/>
          <w:lang w:val="en-US"/>
        </w:rPr>
        <w:t xml:space="preserve"> </w:t>
      </w:r>
      <w:proofErr w:type="spellStart"/>
      <w:r w:rsidRPr="009B2A8C">
        <w:rPr>
          <w:sz w:val="24"/>
          <w:szCs w:val="24"/>
          <w:lang w:val="en-US"/>
        </w:rPr>
        <w:t>Sistem</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Fleksibel</w:t>
      </w:r>
      <w:proofErr w:type="spellEnd"/>
      <w:r w:rsidRPr="009B2A8C">
        <w:rPr>
          <w:sz w:val="24"/>
          <w:szCs w:val="24"/>
          <w:lang w:val="en-US"/>
        </w:rPr>
        <w:t xml:space="preserve"> </w:t>
      </w:r>
      <w:proofErr w:type="spellStart"/>
      <w:r w:rsidRPr="009B2A8C">
        <w:rPr>
          <w:sz w:val="24"/>
          <w:szCs w:val="24"/>
          <w:lang w:val="en-US"/>
        </w:rPr>
        <w:t>terhadap</w:t>
      </w:r>
      <w:proofErr w:type="spellEnd"/>
      <w:r w:rsidRPr="009B2A8C">
        <w:rPr>
          <w:sz w:val="24"/>
          <w:szCs w:val="24"/>
          <w:lang w:val="en-US"/>
        </w:rPr>
        <w:t xml:space="preserve"> </w:t>
      </w:r>
      <w:r w:rsidR="00273E10" w:rsidRPr="00273E10">
        <w:rPr>
          <w:i/>
          <w:iCs/>
          <w:sz w:val="24"/>
          <w:szCs w:val="24"/>
          <w:lang w:val="en-US"/>
        </w:rPr>
        <w:t>Job Enrichment</w:t>
      </w:r>
      <w:r w:rsidRPr="009B2A8C">
        <w:rPr>
          <w:sz w:val="24"/>
          <w:szCs w:val="24"/>
          <w:lang w:val="en-US"/>
        </w:rPr>
        <w:t xml:space="preserve"> </w:t>
      </w:r>
      <w:proofErr w:type="spellStart"/>
      <w:r w:rsidRPr="009B2A8C">
        <w:rPr>
          <w:sz w:val="24"/>
          <w:szCs w:val="24"/>
          <w:lang w:val="en-US"/>
        </w:rPr>
        <w:t>Pegawai</w:t>
      </w:r>
      <w:proofErr w:type="spellEnd"/>
      <w:r w:rsidRPr="009B2A8C">
        <w:rPr>
          <w:sz w:val="24"/>
          <w:szCs w:val="24"/>
          <w:lang w:val="en-US"/>
        </w:rPr>
        <w:t xml:space="preserve"> di KPPN KPH</w:t>
      </w:r>
    </w:p>
    <w:p w14:paraId="3C7E2583" w14:textId="4132C696" w:rsidR="005816A0" w:rsidRPr="009B2A8C" w:rsidRDefault="005816A0" w:rsidP="005816A0">
      <w:pPr>
        <w:pStyle w:val="ListParagraph"/>
        <w:ind w:left="1440" w:firstLine="720"/>
        <w:rPr>
          <w:sz w:val="24"/>
          <w:szCs w:val="24"/>
          <w:lang w:val="en-US"/>
        </w:rPr>
      </w:pPr>
      <w:r w:rsidRPr="009B2A8C">
        <w:rPr>
          <w:sz w:val="24"/>
          <w:szCs w:val="24"/>
          <w:lang w:val="en-US"/>
        </w:rPr>
        <w:t xml:space="preserve">Hasil </w:t>
      </w:r>
      <w:proofErr w:type="spellStart"/>
      <w:r w:rsidRPr="009B2A8C">
        <w:rPr>
          <w:sz w:val="24"/>
          <w:szCs w:val="24"/>
          <w:lang w:val="en-US"/>
        </w:rPr>
        <w:t>analisis</w:t>
      </w:r>
      <w:proofErr w:type="spellEnd"/>
      <w:r w:rsidRPr="009B2A8C">
        <w:rPr>
          <w:sz w:val="24"/>
          <w:szCs w:val="24"/>
          <w:lang w:val="en-US"/>
        </w:rPr>
        <w:t xml:space="preserve"> </w:t>
      </w:r>
      <w:proofErr w:type="spellStart"/>
      <w:r w:rsidRPr="009B2A8C">
        <w:rPr>
          <w:sz w:val="24"/>
          <w:szCs w:val="24"/>
          <w:lang w:val="en-US"/>
        </w:rPr>
        <w:t>statistik</w:t>
      </w:r>
      <w:proofErr w:type="spellEnd"/>
      <w:r w:rsidRPr="009B2A8C">
        <w:rPr>
          <w:sz w:val="24"/>
          <w:szCs w:val="24"/>
          <w:lang w:val="en-US"/>
        </w:rPr>
        <w:t xml:space="preserve"> pada </w:t>
      </w:r>
      <w:proofErr w:type="spellStart"/>
      <w:r w:rsidRPr="009B2A8C">
        <w:rPr>
          <w:sz w:val="24"/>
          <w:szCs w:val="24"/>
          <w:lang w:val="en-US"/>
        </w:rPr>
        <w:t>pengujian</w:t>
      </w:r>
      <w:proofErr w:type="spellEnd"/>
      <w:r w:rsidRPr="009B2A8C">
        <w:rPr>
          <w:sz w:val="24"/>
          <w:szCs w:val="24"/>
          <w:lang w:val="en-US"/>
        </w:rPr>
        <w:t xml:space="preserve"> </w:t>
      </w:r>
      <w:proofErr w:type="spellStart"/>
      <w:r w:rsidRPr="009B2A8C">
        <w:rPr>
          <w:sz w:val="24"/>
          <w:szCs w:val="24"/>
          <w:lang w:val="en-US"/>
        </w:rPr>
        <w:t>hipotesis</w:t>
      </w:r>
      <w:proofErr w:type="spellEnd"/>
      <w:r w:rsidRPr="009B2A8C">
        <w:rPr>
          <w:sz w:val="24"/>
          <w:szCs w:val="24"/>
          <w:lang w:val="en-US"/>
        </w:rPr>
        <w:t xml:space="preserve"> </w:t>
      </w:r>
      <w:proofErr w:type="spellStart"/>
      <w:r w:rsidRPr="009B2A8C">
        <w:rPr>
          <w:sz w:val="24"/>
          <w:szCs w:val="24"/>
          <w:lang w:val="en-US"/>
        </w:rPr>
        <w:t>kedua</w:t>
      </w:r>
      <w:proofErr w:type="spellEnd"/>
      <w:r w:rsidRPr="009B2A8C">
        <w:rPr>
          <w:sz w:val="24"/>
          <w:szCs w:val="24"/>
          <w:lang w:val="en-US"/>
        </w:rPr>
        <w:t xml:space="preserve"> (H2) </w:t>
      </w:r>
      <w:proofErr w:type="spellStart"/>
      <w:r w:rsidRPr="009B2A8C">
        <w:rPr>
          <w:sz w:val="24"/>
          <w:szCs w:val="24"/>
          <w:lang w:val="en-US"/>
        </w:rPr>
        <w:t>membuktikan</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proofErr w:type="spellStart"/>
      <w:r w:rsidRPr="009B2A8C">
        <w:rPr>
          <w:sz w:val="24"/>
          <w:szCs w:val="24"/>
          <w:lang w:val="en-US"/>
        </w:rPr>
        <w:t>Sistem</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Fleksibel</w:t>
      </w:r>
      <w:proofErr w:type="spellEnd"/>
      <w:r w:rsidRPr="009B2A8C">
        <w:rPr>
          <w:sz w:val="24"/>
          <w:szCs w:val="24"/>
          <w:lang w:val="en-US"/>
        </w:rPr>
        <w:t xml:space="preserve"> (X) </w:t>
      </w:r>
      <w:proofErr w:type="spellStart"/>
      <w:r w:rsidRPr="009B2A8C">
        <w:rPr>
          <w:sz w:val="24"/>
          <w:szCs w:val="24"/>
          <w:lang w:val="en-US"/>
        </w:rPr>
        <w:t>berpengaruh</w:t>
      </w:r>
      <w:proofErr w:type="spellEnd"/>
      <w:r w:rsidRPr="009B2A8C">
        <w:rPr>
          <w:sz w:val="24"/>
          <w:szCs w:val="24"/>
          <w:lang w:val="en-US"/>
        </w:rPr>
        <w:t xml:space="preserve"> </w:t>
      </w:r>
      <w:proofErr w:type="spellStart"/>
      <w:r w:rsidRPr="009B2A8C">
        <w:rPr>
          <w:sz w:val="24"/>
          <w:szCs w:val="24"/>
          <w:lang w:val="en-US"/>
        </w:rPr>
        <w:t>positif</w:t>
      </w:r>
      <w:proofErr w:type="spellEnd"/>
      <w:r w:rsidRPr="009B2A8C">
        <w:rPr>
          <w:sz w:val="24"/>
          <w:szCs w:val="24"/>
          <w:lang w:val="en-US"/>
        </w:rPr>
        <w:t xml:space="preserve"> dan </w:t>
      </w:r>
      <w:proofErr w:type="spellStart"/>
      <w:r w:rsidRPr="009B2A8C">
        <w:rPr>
          <w:sz w:val="24"/>
          <w:szCs w:val="24"/>
          <w:lang w:val="en-US"/>
        </w:rPr>
        <w:t>signifikan</w:t>
      </w:r>
      <w:proofErr w:type="spellEnd"/>
      <w:r w:rsidRPr="009B2A8C">
        <w:rPr>
          <w:sz w:val="24"/>
          <w:szCs w:val="24"/>
          <w:lang w:val="en-US"/>
        </w:rPr>
        <w:t xml:space="preserve"> </w:t>
      </w:r>
      <w:proofErr w:type="spellStart"/>
      <w:r w:rsidRPr="009B2A8C">
        <w:rPr>
          <w:sz w:val="24"/>
          <w:szCs w:val="24"/>
          <w:lang w:val="en-US"/>
        </w:rPr>
        <w:t>terhadap</w:t>
      </w:r>
      <w:proofErr w:type="spellEnd"/>
      <w:r w:rsidRPr="009B2A8C">
        <w:rPr>
          <w:sz w:val="24"/>
          <w:szCs w:val="24"/>
          <w:lang w:val="en-US"/>
        </w:rPr>
        <w:t xml:space="preserve"> </w:t>
      </w:r>
      <w:r w:rsidR="00273E10" w:rsidRPr="00273E10">
        <w:rPr>
          <w:i/>
          <w:iCs/>
          <w:sz w:val="24"/>
          <w:szCs w:val="24"/>
          <w:lang w:val="en-US"/>
        </w:rPr>
        <w:t>Job Enrichment</w:t>
      </w:r>
      <w:r w:rsidRPr="009B2A8C">
        <w:rPr>
          <w:sz w:val="24"/>
          <w:szCs w:val="24"/>
          <w:lang w:val="en-US"/>
        </w:rPr>
        <w:t xml:space="preserve"> (Z) </w:t>
      </w:r>
      <w:proofErr w:type="spellStart"/>
      <w:r w:rsidRPr="009B2A8C">
        <w:rPr>
          <w:sz w:val="24"/>
          <w:szCs w:val="24"/>
          <w:lang w:val="en-US"/>
        </w:rPr>
        <w:t>pegawai</w:t>
      </w:r>
      <w:proofErr w:type="spellEnd"/>
      <w:r w:rsidRPr="009B2A8C">
        <w:rPr>
          <w:sz w:val="24"/>
          <w:szCs w:val="24"/>
          <w:lang w:val="en-US"/>
        </w:rPr>
        <w:t xml:space="preserve"> di KPPN KPH, </w:t>
      </w:r>
      <w:proofErr w:type="spellStart"/>
      <w:r w:rsidRPr="009B2A8C">
        <w:rPr>
          <w:sz w:val="24"/>
          <w:szCs w:val="24"/>
          <w:lang w:val="en-US"/>
        </w:rPr>
        <w:t>sehingga</w:t>
      </w:r>
      <w:proofErr w:type="spellEnd"/>
      <w:r w:rsidRPr="009B2A8C">
        <w:rPr>
          <w:sz w:val="24"/>
          <w:szCs w:val="24"/>
          <w:lang w:val="en-US"/>
        </w:rPr>
        <w:t xml:space="preserve"> </w:t>
      </w:r>
      <w:proofErr w:type="spellStart"/>
      <w:r w:rsidRPr="009B2A8C">
        <w:rPr>
          <w:sz w:val="24"/>
          <w:szCs w:val="24"/>
          <w:lang w:val="en-US"/>
        </w:rPr>
        <w:t>Hipotesis</w:t>
      </w:r>
      <w:proofErr w:type="spellEnd"/>
      <w:r w:rsidRPr="009B2A8C">
        <w:rPr>
          <w:sz w:val="24"/>
          <w:szCs w:val="24"/>
          <w:lang w:val="en-US"/>
        </w:rPr>
        <w:t xml:space="preserve"> 2 </w:t>
      </w:r>
      <w:proofErr w:type="spellStart"/>
      <w:r w:rsidRPr="009B2A8C">
        <w:rPr>
          <w:sz w:val="24"/>
          <w:szCs w:val="24"/>
          <w:lang w:val="en-US"/>
        </w:rPr>
        <w:t>diterima</w:t>
      </w:r>
      <w:proofErr w:type="spellEnd"/>
      <w:r w:rsidRPr="009B2A8C">
        <w:rPr>
          <w:sz w:val="24"/>
          <w:szCs w:val="24"/>
          <w:lang w:val="en-US"/>
        </w:rPr>
        <w:t xml:space="preserve">. </w:t>
      </w:r>
      <w:proofErr w:type="spellStart"/>
      <w:r w:rsidRPr="009B2A8C">
        <w:rPr>
          <w:sz w:val="24"/>
          <w:szCs w:val="24"/>
          <w:lang w:val="en-US"/>
        </w:rPr>
        <w:t>Temuan</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mengonfirmasi</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proofErr w:type="spellStart"/>
      <w:r w:rsidRPr="009B2A8C">
        <w:rPr>
          <w:sz w:val="24"/>
          <w:szCs w:val="24"/>
          <w:lang w:val="en-US"/>
        </w:rPr>
        <w:t>penerapan</w:t>
      </w:r>
      <w:proofErr w:type="spellEnd"/>
      <w:r w:rsidRPr="009B2A8C">
        <w:rPr>
          <w:sz w:val="24"/>
          <w:szCs w:val="24"/>
          <w:lang w:val="en-US"/>
        </w:rPr>
        <w:t xml:space="preserve"> </w:t>
      </w:r>
      <w:proofErr w:type="spellStart"/>
      <w:r w:rsidRPr="009B2A8C">
        <w:rPr>
          <w:sz w:val="24"/>
          <w:szCs w:val="24"/>
          <w:lang w:val="en-US"/>
        </w:rPr>
        <w:t>skema</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r w:rsidRPr="008B2EC2">
        <w:rPr>
          <w:i/>
          <w:iCs/>
          <w:sz w:val="24"/>
          <w:szCs w:val="24"/>
          <w:lang w:val="en-US"/>
        </w:rPr>
        <w:t>hybrid</w:t>
      </w:r>
      <w:r w:rsidRPr="009B2A8C">
        <w:rPr>
          <w:sz w:val="24"/>
          <w:szCs w:val="24"/>
          <w:lang w:val="en-US"/>
        </w:rPr>
        <w:t xml:space="preserve">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efektif</w:t>
      </w:r>
      <w:proofErr w:type="spellEnd"/>
      <w:r w:rsidRPr="009B2A8C">
        <w:rPr>
          <w:sz w:val="24"/>
          <w:szCs w:val="24"/>
          <w:lang w:val="en-US"/>
        </w:rPr>
        <w:t xml:space="preserve"> </w:t>
      </w:r>
      <w:proofErr w:type="spellStart"/>
      <w:r w:rsidRPr="009B2A8C">
        <w:rPr>
          <w:sz w:val="24"/>
          <w:szCs w:val="24"/>
          <w:lang w:val="en-US"/>
        </w:rPr>
        <w:t>meregenerasi</w:t>
      </w:r>
      <w:proofErr w:type="spellEnd"/>
      <w:r w:rsidRPr="009B2A8C">
        <w:rPr>
          <w:sz w:val="24"/>
          <w:szCs w:val="24"/>
          <w:lang w:val="en-US"/>
        </w:rPr>
        <w:t xml:space="preserve"> dan </w:t>
      </w:r>
      <w:proofErr w:type="spellStart"/>
      <w:r w:rsidRPr="009B2A8C">
        <w:rPr>
          <w:sz w:val="24"/>
          <w:szCs w:val="24"/>
          <w:lang w:val="en-US"/>
        </w:rPr>
        <w:t>merestrukturisasi</w:t>
      </w:r>
      <w:proofErr w:type="spellEnd"/>
      <w:r w:rsidRPr="009B2A8C">
        <w:rPr>
          <w:sz w:val="24"/>
          <w:szCs w:val="24"/>
          <w:lang w:val="en-US"/>
        </w:rPr>
        <w:t xml:space="preserve"> </w:t>
      </w:r>
      <w:proofErr w:type="spellStart"/>
      <w:r w:rsidRPr="009B2A8C">
        <w:rPr>
          <w:sz w:val="24"/>
          <w:szCs w:val="24"/>
          <w:lang w:val="en-US"/>
        </w:rPr>
        <w:t>karakteristik</w:t>
      </w:r>
      <w:proofErr w:type="spellEnd"/>
      <w:r w:rsidRPr="009B2A8C">
        <w:rPr>
          <w:sz w:val="24"/>
          <w:szCs w:val="24"/>
          <w:lang w:val="en-US"/>
        </w:rPr>
        <w:t xml:space="preserve"> </w:t>
      </w:r>
      <w:proofErr w:type="spellStart"/>
      <w:r w:rsidRPr="009B2A8C">
        <w:rPr>
          <w:sz w:val="24"/>
          <w:szCs w:val="24"/>
          <w:lang w:val="en-US"/>
        </w:rPr>
        <w:t>penugasan</w:t>
      </w:r>
      <w:proofErr w:type="spellEnd"/>
      <w:r w:rsidRPr="009B2A8C">
        <w:rPr>
          <w:sz w:val="24"/>
          <w:szCs w:val="24"/>
          <w:lang w:val="en-US"/>
        </w:rPr>
        <w:t xml:space="preserve"> </w:t>
      </w:r>
      <w:proofErr w:type="spellStart"/>
      <w:r w:rsidRPr="009B2A8C">
        <w:rPr>
          <w:sz w:val="24"/>
          <w:szCs w:val="24"/>
          <w:lang w:val="en-US"/>
        </w:rPr>
        <w:t>harian</w:t>
      </w:r>
      <w:proofErr w:type="spellEnd"/>
      <w:r w:rsidRPr="009B2A8C">
        <w:rPr>
          <w:sz w:val="24"/>
          <w:szCs w:val="24"/>
          <w:lang w:val="en-US"/>
        </w:rPr>
        <w:t xml:space="preserve"> </w:t>
      </w:r>
      <w:proofErr w:type="spellStart"/>
      <w:r w:rsidRPr="009B2A8C">
        <w:rPr>
          <w:sz w:val="24"/>
          <w:szCs w:val="24"/>
          <w:lang w:val="en-US"/>
        </w:rPr>
        <w:t>pegawai</w:t>
      </w:r>
      <w:proofErr w:type="spellEnd"/>
      <w:r w:rsidRPr="009B2A8C">
        <w:rPr>
          <w:sz w:val="24"/>
          <w:szCs w:val="24"/>
          <w:lang w:val="en-US"/>
        </w:rPr>
        <w:t xml:space="preserve"> ASN.  </w:t>
      </w:r>
    </w:p>
    <w:p w14:paraId="4E71F412" w14:textId="08D3EE91" w:rsidR="005816A0" w:rsidRPr="009B2A8C" w:rsidRDefault="005816A0" w:rsidP="005816A0">
      <w:pPr>
        <w:pStyle w:val="ListParagraph"/>
        <w:ind w:left="1440" w:firstLine="720"/>
        <w:rPr>
          <w:sz w:val="24"/>
          <w:szCs w:val="24"/>
          <w:lang w:val="en-US"/>
        </w:rPr>
      </w:pPr>
      <w:proofErr w:type="spellStart"/>
      <w:r w:rsidRPr="009B2A8C">
        <w:rPr>
          <w:sz w:val="24"/>
          <w:szCs w:val="24"/>
          <w:lang w:val="en-US"/>
        </w:rPr>
        <w:t>Penyelenggaraan</w:t>
      </w:r>
      <w:proofErr w:type="spellEnd"/>
      <w:r w:rsidRPr="009B2A8C">
        <w:rPr>
          <w:sz w:val="24"/>
          <w:szCs w:val="24"/>
          <w:lang w:val="en-US"/>
        </w:rPr>
        <w:t xml:space="preserve"> </w:t>
      </w:r>
      <w:proofErr w:type="spellStart"/>
      <w:r w:rsidR="008B2EC2">
        <w:rPr>
          <w:sz w:val="24"/>
          <w:szCs w:val="24"/>
          <w:lang w:val="en-US"/>
        </w:rPr>
        <w:t>kerja</w:t>
      </w:r>
      <w:proofErr w:type="spellEnd"/>
      <w:r w:rsidR="008B2EC2">
        <w:rPr>
          <w:sz w:val="24"/>
          <w:szCs w:val="24"/>
          <w:lang w:val="en-US"/>
        </w:rPr>
        <w:t xml:space="preserve"> </w:t>
      </w:r>
      <w:proofErr w:type="spellStart"/>
      <w:r w:rsidR="008B2EC2">
        <w:rPr>
          <w:sz w:val="24"/>
          <w:szCs w:val="24"/>
          <w:lang w:val="en-US"/>
        </w:rPr>
        <w:t>fleksibel</w:t>
      </w:r>
      <w:proofErr w:type="spellEnd"/>
      <w:r w:rsidRPr="009B2A8C">
        <w:rPr>
          <w:sz w:val="24"/>
          <w:szCs w:val="24"/>
          <w:lang w:val="en-US"/>
        </w:rPr>
        <w:t xml:space="preserve"> pada </w:t>
      </w:r>
      <w:proofErr w:type="spellStart"/>
      <w:r w:rsidRPr="009B2A8C">
        <w:rPr>
          <w:sz w:val="24"/>
          <w:szCs w:val="24"/>
          <w:lang w:val="en-US"/>
        </w:rPr>
        <w:t>hari-hari</w:t>
      </w:r>
      <w:proofErr w:type="spellEnd"/>
      <w:r w:rsidRPr="009B2A8C">
        <w:rPr>
          <w:sz w:val="24"/>
          <w:szCs w:val="24"/>
          <w:lang w:val="en-US"/>
        </w:rPr>
        <w:t xml:space="preserve"> </w:t>
      </w:r>
      <w:proofErr w:type="spellStart"/>
      <w:r w:rsidRPr="009B2A8C">
        <w:rPr>
          <w:sz w:val="24"/>
          <w:szCs w:val="24"/>
          <w:lang w:val="en-US"/>
        </w:rPr>
        <w:t>tertentu</w:t>
      </w:r>
      <w:proofErr w:type="spellEnd"/>
      <w:r w:rsidRPr="009B2A8C">
        <w:rPr>
          <w:sz w:val="24"/>
          <w:szCs w:val="24"/>
          <w:lang w:val="en-US"/>
        </w:rPr>
        <w:t xml:space="preserve"> (Rabu </w:t>
      </w:r>
      <w:proofErr w:type="spellStart"/>
      <w:r w:rsidRPr="009B2A8C">
        <w:rPr>
          <w:sz w:val="24"/>
          <w:szCs w:val="24"/>
          <w:lang w:val="en-US"/>
        </w:rPr>
        <w:t>atau</w:t>
      </w:r>
      <w:proofErr w:type="spellEnd"/>
      <w:r w:rsidRPr="009B2A8C">
        <w:rPr>
          <w:sz w:val="24"/>
          <w:szCs w:val="24"/>
          <w:lang w:val="en-US"/>
        </w:rPr>
        <w:t xml:space="preserve"> Jumat)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alami</w:t>
      </w:r>
      <w:proofErr w:type="spellEnd"/>
      <w:r w:rsidRPr="009B2A8C">
        <w:rPr>
          <w:sz w:val="24"/>
          <w:szCs w:val="24"/>
          <w:lang w:val="en-US"/>
        </w:rPr>
        <w:t xml:space="preserve"> </w:t>
      </w:r>
      <w:proofErr w:type="spellStart"/>
      <w:r w:rsidRPr="009B2A8C">
        <w:rPr>
          <w:sz w:val="24"/>
          <w:szCs w:val="24"/>
          <w:lang w:val="en-US"/>
        </w:rPr>
        <w:t>mendistribusikan</w:t>
      </w:r>
      <w:proofErr w:type="spellEnd"/>
      <w:r w:rsidRPr="009B2A8C">
        <w:rPr>
          <w:sz w:val="24"/>
          <w:szCs w:val="24"/>
          <w:lang w:val="en-US"/>
        </w:rPr>
        <w:t xml:space="preserve"> </w:t>
      </w:r>
      <w:proofErr w:type="spellStart"/>
      <w:r w:rsidRPr="009B2A8C">
        <w:rPr>
          <w:sz w:val="24"/>
          <w:szCs w:val="24"/>
          <w:lang w:val="en-US"/>
        </w:rPr>
        <w:t>pola</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yang </w:t>
      </w:r>
      <w:proofErr w:type="spellStart"/>
      <w:r w:rsidRPr="009B2A8C">
        <w:rPr>
          <w:sz w:val="24"/>
          <w:szCs w:val="24"/>
          <w:lang w:val="en-US"/>
        </w:rPr>
        <w:t>menuntut</w:t>
      </w:r>
      <w:proofErr w:type="spellEnd"/>
      <w:r w:rsidRPr="009B2A8C">
        <w:rPr>
          <w:sz w:val="24"/>
          <w:szCs w:val="24"/>
          <w:lang w:val="en-US"/>
        </w:rPr>
        <w:t xml:space="preserve"> </w:t>
      </w:r>
      <w:proofErr w:type="spellStart"/>
      <w:r w:rsidRPr="009B2A8C">
        <w:rPr>
          <w:sz w:val="24"/>
          <w:szCs w:val="24"/>
          <w:lang w:val="en-US"/>
        </w:rPr>
        <w:t>kemandirian</w:t>
      </w:r>
      <w:proofErr w:type="spellEnd"/>
      <w:r w:rsidRPr="009B2A8C">
        <w:rPr>
          <w:sz w:val="24"/>
          <w:szCs w:val="24"/>
          <w:lang w:val="en-US"/>
        </w:rPr>
        <w:t xml:space="preserve"> </w:t>
      </w:r>
      <w:proofErr w:type="spellStart"/>
      <w:r w:rsidRPr="009B2A8C">
        <w:rPr>
          <w:sz w:val="24"/>
          <w:szCs w:val="24"/>
          <w:lang w:val="en-US"/>
        </w:rPr>
        <w:t>lebih</w:t>
      </w:r>
      <w:proofErr w:type="spellEnd"/>
      <w:r w:rsidRPr="009B2A8C">
        <w:rPr>
          <w:sz w:val="24"/>
          <w:szCs w:val="24"/>
          <w:lang w:val="en-US"/>
        </w:rPr>
        <w:t xml:space="preserve"> </w:t>
      </w:r>
      <w:proofErr w:type="spellStart"/>
      <w:r w:rsidRPr="009B2A8C">
        <w:rPr>
          <w:sz w:val="24"/>
          <w:szCs w:val="24"/>
          <w:lang w:val="en-US"/>
        </w:rPr>
        <w:t>tinggi</w:t>
      </w:r>
      <w:proofErr w:type="spellEnd"/>
      <w:r w:rsidRPr="009B2A8C">
        <w:rPr>
          <w:sz w:val="24"/>
          <w:szCs w:val="24"/>
          <w:lang w:val="en-US"/>
        </w:rPr>
        <w:t xml:space="preserve">. </w:t>
      </w:r>
      <w:proofErr w:type="spellStart"/>
      <w:r w:rsidRPr="009B2A8C">
        <w:rPr>
          <w:sz w:val="24"/>
          <w:szCs w:val="24"/>
          <w:lang w:val="en-US"/>
        </w:rPr>
        <w:t>Kondisi</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menyuplai</w:t>
      </w:r>
      <w:proofErr w:type="spellEnd"/>
      <w:r w:rsidRPr="009B2A8C">
        <w:rPr>
          <w:sz w:val="24"/>
          <w:szCs w:val="24"/>
          <w:lang w:val="en-US"/>
        </w:rPr>
        <w:t xml:space="preserve"> </w:t>
      </w:r>
      <w:proofErr w:type="spellStart"/>
      <w:r w:rsidRPr="009B2A8C">
        <w:rPr>
          <w:sz w:val="24"/>
          <w:szCs w:val="24"/>
          <w:lang w:val="en-US"/>
        </w:rPr>
        <w:t>dimensi</w:t>
      </w:r>
      <w:proofErr w:type="spellEnd"/>
      <w:r w:rsidRPr="009B2A8C">
        <w:rPr>
          <w:sz w:val="24"/>
          <w:szCs w:val="24"/>
          <w:lang w:val="en-US"/>
        </w:rPr>
        <w:t xml:space="preserve"> inti </w:t>
      </w:r>
      <w:proofErr w:type="spellStart"/>
      <w:r w:rsidRPr="009B2A8C">
        <w:rPr>
          <w:sz w:val="24"/>
          <w:szCs w:val="24"/>
          <w:lang w:val="en-US"/>
        </w:rPr>
        <w:t>Otonomi</w:t>
      </w:r>
      <w:proofErr w:type="spellEnd"/>
      <w:r w:rsidRPr="009B2A8C">
        <w:rPr>
          <w:sz w:val="24"/>
          <w:szCs w:val="24"/>
          <w:lang w:val="en-US"/>
        </w:rPr>
        <w:t xml:space="preserve"> (</w:t>
      </w:r>
      <w:r w:rsidRPr="008B2EC2">
        <w:rPr>
          <w:i/>
          <w:iCs/>
          <w:sz w:val="24"/>
          <w:szCs w:val="24"/>
          <w:lang w:val="en-US"/>
        </w:rPr>
        <w:t>Autonomy</w:t>
      </w:r>
      <w:r w:rsidRPr="009B2A8C">
        <w:rPr>
          <w:sz w:val="24"/>
          <w:szCs w:val="24"/>
          <w:lang w:val="en-US"/>
        </w:rPr>
        <w:t xml:space="preserve">) </w:t>
      </w:r>
      <w:proofErr w:type="spellStart"/>
      <w:r w:rsidRPr="009B2A8C">
        <w:rPr>
          <w:sz w:val="24"/>
          <w:szCs w:val="24"/>
          <w:lang w:val="en-US"/>
        </w:rPr>
        <w:t>dari</w:t>
      </w:r>
      <w:proofErr w:type="spellEnd"/>
      <w:r w:rsidRPr="009B2A8C">
        <w:rPr>
          <w:sz w:val="24"/>
          <w:szCs w:val="24"/>
          <w:lang w:val="en-US"/>
        </w:rPr>
        <w:t xml:space="preserve"> </w:t>
      </w:r>
      <w:r w:rsidRPr="008B2EC2">
        <w:rPr>
          <w:i/>
          <w:iCs/>
          <w:sz w:val="24"/>
          <w:szCs w:val="24"/>
          <w:lang w:val="en-US"/>
        </w:rPr>
        <w:t xml:space="preserve">Job Characteristics Model </w:t>
      </w:r>
      <w:r w:rsidRPr="009B2A8C">
        <w:rPr>
          <w:sz w:val="24"/>
          <w:szCs w:val="24"/>
          <w:lang w:val="en-US"/>
        </w:rPr>
        <w:t xml:space="preserve">(Hackman &amp; Oldham, 1976), di mana </w:t>
      </w:r>
      <w:proofErr w:type="spellStart"/>
      <w:r w:rsidRPr="009B2A8C">
        <w:rPr>
          <w:sz w:val="24"/>
          <w:szCs w:val="24"/>
          <w:lang w:val="en-US"/>
        </w:rPr>
        <w:t>pegawai</w:t>
      </w:r>
      <w:proofErr w:type="spellEnd"/>
      <w:r w:rsidRPr="009B2A8C">
        <w:rPr>
          <w:sz w:val="24"/>
          <w:szCs w:val="24"/>
          <w:lang w:val="en-US"/>
        </w:rPr>
        <w:t xml:space="preserve"> </w:t>
      </w:r>
      <w:proofErr w:type="spellStart"/>
      <w:r w:rsidRPr="009B2A8C">
        <w:rPr>
          <w:sz w:val="24"/>
          <w:szCs w:val="24"/>
          <w:lang w:val="en-US"/>
        </w:rPr>
        <w:t>diberikan</w:t>
      </w:r>
      <w:proofErr w:type="spellEnd"/>
      <w:r w:rsidRPr="009B2A8C">
        <w:rPr>
          <w:sz w:val="24"/>
          <w:szCs w:val="24"/>
          <w:lang w:val="en-US"/>
        </w:rPr>
        <w:t xml:space="preserve"> </w:t>
      </w:r>
      <w:proofErr w:type="spellStart"/>
      <w:r w:rsidRPr="009B2A8C">
        <w:rPr>
          <w:sz w:val="24"/>
          <w:szCs w:val="24"/>
          <w:lang w:val="en-US"/>
        </w:rPr>
        <w:t>wewenang</w:t>
      </w:r>
      <w:proofErr w:type="spellEnd"/>
      <w:r w:rsidRPr="009B2A8C">
        <w:rPr>
          <w:sz w:val="24"/>
          <w:szCs w:val="24"/>
          <w:lang w:val="en-US"/>
        </w:rPr>
        <w:t xml:space="preserve"> </w:t>
      </w:r>
      <w:proofErr w:type="spellStart"/>
      <w:r w:rsidRPr="009B2A8C">
        <w:rPr>
          <w:sz w:val="24"/>
          <w:szCs w:val="24"/>
          <w:lang w:val="en-US"/>
        </w:rPr>
        <w:t>untuk</w:t>
      </w:r>
      <w:proofErr w:type="spellEnd"/>
      <w:r w:rsidRPr="009B2A8C">
        <w:rPr>
          <w:sz w:val="24"/>
          <w:szCs w:val="24"/>
          <w:lang w:val="en-US"/>
        </w:rPr>
        <w:t xml:space="preserve"> </w:t>
      </w:r>
      <w:proofErr w:type="spellStart"/>
      <w:r w:rsidRPr="009B2A8C">
        <w:rPr>
          <w:sz w:val="24"/>
          <w:szCs w:val="24"/>
          <w:lang w:val="en-US"/>
        </w:rPr>
        <w:t>mengatur</w:t>
      </w:r>
      <w:proofErr w:type="spellEnd"/>
      <w:r w:rsidRPr="009B2A8C">
        <w:rPr>
          <w:sz w:val="24"/>
          <w:szCs w:val="24"/>
          <w:lang w:val="en-US"/>
        </w:rPr>
        <w:t xml:space="preserve"> </w:t>
      </w:r>
      <w:proofErr w:type="spellStart"/>
      <w:r w:rsidRPr="009B2A8C">
        <w:rPr>
          <w:sz w:val="24"/>
          <w:szCs w:val="24"/>
          <w:lang w:val="en-US"/>
        </w:rPr>
        <w:t>alur</w:t>
      </w:r>
      <w:proofErr w:type="spellEnd"/>
      <w:r w:rsidRPr="009B2A8C">
        <w:rPr>
          <w:sz w:val="24"/>
          <w:szCs w:val="24"/>
          <w:lang w:val="en-US"/>
        </w:rPr>
        <w:t xml:space="preserve">, </w:t>
      </w:r>
      <w:proofErr w:type="spellStart"/>
      <w:r w:rsidRPr="009B2A8C">
        <w:rPr>
          <w:sz w:val="24"/>
          <w:szCs w:val="24"/>
          <w:lang w:val="en-US"/>
        </w:rPr>
        <w:t>prioritas</w:t>
      </w:r>
      <w:proofErr w:type="spellEnd"/>
      <w:r w:rsidRPr="009B2A8C">
        <w:rPr>
          <w:sz w:val="24"/>
          <w:szCs w:val="24"/>
          <w:lang w:val="en-US"/>
        </w:rPr>
        <w:t xml:space="preserve">, dan </w:t>
      </w:r>
      <w:proofErr w:type="spellStart"/>
      <w:r w:rsidRPr="009B2A8C">
        <w:rPr>
          <w:sz w:val="24"/>
          <w:szCs w:val="24"/>
          <w:lang w:val="en-US"/>
        </w:rPr>
        <w:t>jadwal</w:t>
      </w:r>
      <w:proofErr w:type="spellEnd"/>
      <w:r w:rsidRPr="009B2A8C">
        <w:rPr>
          <w:sz w:val="24"/>
          <w:szCs w:val="24"/>
          <w:lang w:val="en-US"/>
        </w:rPr>
        <w:t xml:space="preserve"> </w:t>
      </w:r>
      <w:proofErr w:type="spellStart"/>
      <w:r w:rsidRPr="009B2A8C">
        <w:rPr>
          <w:sz w:val="24"/>
          <w:szCs w:val="24"/>
          <w:lang w:val="en-US"/>
        </w:rPr>
        <w:t>penyelesaian</w:t>
      </w:r>
      <w:proofErr w:type="spellEnd"/>
      <w:r w:rsidRPr="009B2A8C">
        <w:rPr>
          <w:sz w:val="24"/>
          <w:szCs w:val="24"/>
          <w:lang w:val="en-US"/>
        </w:rPr>
        <w:t xml:space="preserve"> </w:t>
      </w:r>
      <w:proofErr w:type="spellStart"/>
      <w:r w:rsidRPr="009B2A8C">
        <w:rPr>
          <w:sz w:val="24"/>
          <w:szCs w:val="24"/>
          <w:lang w:val="en-US"/>
        </w:rPr>
        <w:t>tugasnya</w:t>
      </w:r>
      <w:proofErr w:type="spellEnd"/>
      <w:r w:rsidRPr="009B2A8C">
        <w:rPr>
          <w:sz w:val="24"/>
          <w:szCs w:val="24"/>
          <w:lang w:val="en-US"/>
        </w:rPr>
        <w:t xml:space="preserve">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mandiri</w:t>
      </w:r>
      <w:proofErr w:type="spellEnd"/>
      <w:r w:rsidRPr="009B2A8C">
        <w:rPr>
          <w:sz w:val="24"/>
          <w:szCs w:val="24"/>
          <w:lang w:val="en-US"/>
        </w:rPr>
        <w:t xml:space="preserve"> </w:t>
      </w:r>
      <w:proofErr w:type="spellStart"/>
      <w:r w:rsidRPr="009B2A8C">
        <w:rPr>
          <w:sz w:val="24"/>
          <w:szCs w:val="24"/>
          <w:lang w:val="en-US"/>
        </w:rPr>
        <w:t>tanpa</w:t>
      </w:r>
      <w:proofErr w:type="spellEnd"/>
      <w:r w:rsidRPr="009B2A8C">
        <w:rPr>
          <w:sz w:val="24"/>
          <w:szCs w:val="24"/>
          <w:lang w:val="en-US"/>
        </w:rPr>
        <w:t xml:space="preserve"> </w:t>
      </w:r>
      <w:proofErr w:type="spellStart"/>
      <w:r w:rsidRPr="009B2A8C">
        <w:rPr>
          <w:sz w:val="24"/>
          <w:szCs w:val="24"/>
          <w:lang w:val="en-US"/>
        </w:rPr>
        <w:t>pengawasan</w:t>
      </w:r>
      <w:proofErr w:type="spellEnd"/>
      <w:r w:rsidRPr="009B2A8C">
        <w:rPr>
          <w:sz w:val="24"/>
          <w:szCs w:val="24"/>
          <w:lang w:val="en-US"/>
        </w:rPr>
        <w:t xml:space="preserve"> </w:t>
      </w:r>
      <w:proofErr w:type="spellStart"/>
      <w:r w:rsidRPr="009B2A8C">
        <w:rPr>
          <w:sz w:val="24"/>
          <w:szCs w:val="24"/>
          <w:lang w:val="en-US"/>
        </w:rPr>
        <w:t>fisik</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oleh </w:t>
      </w:r>
      <w:proofErr w:type="spellStart"/>
      <w:r w:rsidRPr="009B2A8C">
        <w:rPr>
          <w:sz w:val="24"/>
          <w:szCs w:val="24"/>
          <w:lang w:val="en-US"/>
        </w:rPr>
        <w:t>atasan</w:t>
      </w:r>
      <w:proofErr w:type="spellEnd"/>
      <w:r w:rsidRPr="009B2A8C">
        <w:rPr>
          <w:sz w:val="24"/>
          <w:szCs w:val="24"/>
          <w:lang w:val="en-US"/>
        </w:rPr>
        <w:t xml:space="preserve"> di </w:t>
      </w:r>
      <w:proofErr w:type="spellStart"/>
      <w:r w:rsidRPr="009B2A8C">
        <w:rPr>
          <w:sz w:val="24"/>
          <w:szCs w:val="24"/>
          <w:lang w:val="en-US"/>
        </w:rPr>
        <w:t>meja</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Di </w:t>
      </w:r>
      <w:proofErr w:type="spellStart"/>
      <w:r w:rsidRPr="009B2A8C">
        <w:rPr>
          <w:sz w:val="24"/>
          <w:szCs w:val="24"/>
          <w:lang w:val="en-US"/>
        </w:rPr>
        <w:t>samping</w:t>
      </w:r>
      <w:proofErr w:type="spellEnd"/>
      <w:r w:rsidRPr="009B2A8C">
        <w:rPr>
          <w:sz w:val="24"/>
          <w:szCs w:val="24"/>
          <w:lang w:val="en-US"/>
        </w:rPr>
        <w:t xml:space="preserve"> </w:t>
      </w:r>
      <w:proofErr w:type="spellStart"/>
      <w:r w:rsidRPr="009B2A8C">
        <w:rPr>
          <w:sz w:val="24"/>
          <w:szCs w:val="24"/>
          <w:lang w:val="en-US"/>
        </w:rPr>
        <w:t>itu</w:t>
      </w:r>
      <w:proofErr w:type="spellEnd"/>
      <w:r w:rsidRPr="009B2A8C">
        <w:rPr>
          <w:sz w:val="24"/>
          <w:szCs w:val="24"/>
          <w:lang w:val="en-US"/>
        </w:rPr>
        <w:t xml:space="preserve">, </w:t>
      </w:r>
      <w:proofErr w:type="spellStart"/>
      <w:r w:rsidRPr="009B2A8C">
        <w:rPr>
          <w:sz w:val="24"/>
          <w:szCs w:val="24"/>
          <w:lang w:val="en-US"/>
        </w:rPr>
        <w:t>pelaksanaan</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jarak</w:t>
      </w:r>
      <w:proofErr w:type="spellEnd"/>
      <w:r w:rsidRPr="009B2A8C">
        <w:rPr>
          <w:sz w:val="24"/>
          <w:szCs w:val="24"/>
          <w:lang w:val="en-US"/>
        </w:rPr>
        <w:t xml:space="preserve"> </w:t>
      </w:r>
      <w:proofErr w:type="spellStart"/>
      <w:r w:rsidRPr="009B2A8C">
        <w:rPr>
          <w:sz w:val="24"/>
          <w:szCs w:val="24"/>
          <w:lang w:val="en-US"/>
        </w:rPr>
        <w:t>jauh</w:t>
      </w:r>
      <w:proofErr w:type="spellEnd"/>
      <w:r w:rsidRPr="009B2A8C">
        <w:rPr>
          <w:sz w:val="24"/>
          <w:szCs w:val="24"/>
          <w:lang w:val="en-US"/>
        </w:rPr>
        <w:t xml:space="preserve"> </w:t>
      </w:r>
      <w:proofErr w:type="spellStart"/>
      <w:r w:rsidRPr="009B2A8C">
        <w:rPr>
          <w:sz w:val="24"/>
          <w:szCs w:val="24"/>
          <w:lang w:val="en-US"/>
        </w:rPr>
        <w:t>mendorong</w:t>
      </w:r>
      <w:proofErr w:type="spellEnd"/>
      <w:r w:rsidRPr="009B2A8C">
        <w:rPr>
          <w:sz w:val="24"/>
          <w:szCs w:val="24"/>
          <w:lang w:val="en-US"/>
        </w:rPr>
        <w:t xml:space="preserve"> </w:t>
      </w:r>
      <w:proofErr w:type="spellStart"/>
      <w:r w:rsidRPr="009B2A8C">
        <w:rPr>
          <w:sz w:val="24"/>
          <w:szCs w:val="24"/>
          <w:lang w:val="en-US"/>
        </w:rPr>
        <w:t>perluasan</w:t>
      </w:r>
      <w:proofErr w:type="spellEnd"/>
      <w:r w:rsidRPr="009B2A8C">
        <w:rPr>
          <w:sz w:val="24"/>
          <w:szCs w:val="24"/>
          <w:lang w:val="en-US"/>
        </w:rPr>
        <w:t xml:space="preserve"> </w:t>
      </w:r>
      <w:proofErr w:type="spellStart"/>
      <w:r w:rsidRPr="009B2A8C">
        <w:rPr>
          <w:sz w:val="24"/>
          <w:szCs w:val="24"/>
          <w:lang w:val="en-US"/>
        </w:rPr>
        <w:t>variasi</w:t>
      </w:r>
      <w:proofErr w:type="spellEnd"/>
      <w:r w:rsidRPr="009B2A8C">
        <w:rPr>
          <w:sz w:val="24"/>
          <w:szCs w:val="24"/>
          <w:lang w:val="en-US"/>
        </w:rPr>
        <w:t xml:space="preserve"> </w:t>
      </w:r>
      <w:proofErr w:type="spellStart"/>
      <w:r w:rsidRPr="009B2A8C">
        <w:rPr>
          <w:sz w:val="24"/>
          <w:szCs w:val="24"/>
          <w:lang w:val="en-US"/>
        </w:rPr>
        <w:t>keterampilan</w:t>
      </w:r>
      <w:proofErr w:type="spellEnd"/>
      <w:r w:rsidRPr="009B2A8C">
        <w:rPr>
          <w:sz w:val="24"/>
          <w:szCs w:val="24"/>
          <w:lang w:val="en-US"/>
        </w:rPr>
        <w:t xml:space="preserve"> (</w:t>
      </w:r>
      <w:r w:rsidRPr="008B2EC2">
        <w:rPr>
          <w:i/>
          <w:iCs/>
          <w:sz w:val="24"/>
          <w:szCs w:val="24"/>
          <w:lang w:val="en-US"/>
        </w:rPr>
        <w:t>skill variety</w:t>
      </w:r>
      <w:r w:rsidRPr="009B2A8C">
        <w:rPr>
          <w:sz w:val="24"/>
          <w:szCs w:val="24"/>
          <w:lang w:val="en-US"/>
        </w:rPr>
        <w:t xml:space="preserve">) digital </w:t>
      </w:r>
      <w:proofErr w:type="spellStart"/>
      <w:r w:rsidRPr="009B2A8C">
        <w:rPr>
          <w:sz w:val="24"/>
          <w:szCs w:val="24"/>
          <w:lang w:val="en-US"/>
        </w:rPr>
        <w:t>pegawai</w:t>
      </w:r>
      <w:proofErr w:type="spellEnd"/>
      <w:r w:rsidRPr="009B2A8C">
        <w:rPr>
          <w:sz w:val="24"/>
          <w:szCs w:val="24"/>
          <w:lang w:val="en-US"/>
        </w:rPr>
        <w:t xml:space="preserve"> </w:t>
      </w:r>
      <w:proofErr w:type="spellStart"/>
      <w:r w:rsidRPr="009B2A8C">
        <w:rPr>
          <w:sz w:val="24"/>
          <w:szCs w:val="24"/>
          <w:lang w:val="en-US"/>
        </w:rPr>
        <w:t>dalam</w:t>
      </w:r>
      <w:proofErr w:type="spellEnd"/>
      <w:r w:rsidRPr="009B2A8C">
        <w:rPr>
          <w:sz w:val="24"/>
          <w:szCs w:val="24"/>
          <w:lang w:val="en-US"/>
        </w:rPr>
        <w:t xml:space="preserve"> </w:t>
      </w:r>
      <w:proofErr w:type="spellStart"/>
      <w:r w:rsidRPr="009B2A8C">
        <w:rPr>
          <w:sz w:val="24"/>
          <w:szCs w:val="24"/>
          <w:lang w:val="en-US"/>
        </w:rPr>
        <w:t>mengoperasikan</w:t>
      </w:r>
      <w:proofErr w:type="spellEnd"/>
      <w:r w:rsidRPr="009B2A8C">
        <w:rPr>
          <w:sz w:val="24"/>
          <w:szCs w:val="24"/>
          <w:lang w:val="en-US"/>
        </w:rPr>
        <w:t xml:space="preserve"> </w:t>
      </w:r>
      <w:proofErr w:type="spellStart"/>
      <w:r w:rsidRPr="009B2A8C">
        <w:rPr>
          <w:sz w:val="24"/>
          <w:szCs w:val="24"/>
          <w:lang w:val="en-US"/>
        </w:rPr>
        <w:t>ekosistem</w:t>
      </w:r>
      <w:proofErr w:type="spellEnd"/>
      <w:r w:rsidRPr="009B2A8C">
        <w:rPr>
          <w:sz w:val="24"/>
          <w:szCs w:val="24"/>
          <w:lang w:val="en-US"/>
        </w:rPr>
        <w:t xml:space="preserve"> </w:t>
      </w:r>
      <w:proofErr w:type="spellStart"/>
      <w:r w:rsidRPr="009B2A8C">
        <w:rPr>
          <w:sz w:val="24"/>
          <w:szCs w:val="24"/>
          <w:lang w:val="en-US"/>
        </w:rPr>
        <w:t>aplikasi</w:t>
      </w:r>
      <w:proofErr w:type="spellEnd"/>
      <w:r w:rsidRPr="009B2A8C">
        <w:rPr>
          <w:sz w:val="24"/>
          <w:szCs w:val="24"/>
          <w:lang w:val="en-US"/>
        </w:rPr>
        <w:t xml:space="preserve"> </w:t>
      </w:r>
      <w:proofErr w:type="spellStart"/>
      <w:r w:rsidRPr="009B2A8C">
        <w:rPr>
          <w:sz w:val="24"/>
          <w:szCs w:val="24"/>
          <w:lang w:val="en-US"/>
        </w:rPr>
        <w:t>perbendaharaan</w:t>
      </w:r>
      <w:proofErr w:type="spellEnd"/>
      <w:r w:rsidRPr="009B2A8C">
        <w:rPr>
          <w:sz w:val="24"/>
          <w:szCs w:val="24"/>
          <w:lang w:val="en-US"/>
        </w:rPr>
        <w:t xml:space="preserve">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lastRenderedPageBreak/>
        <w:t>komprehensif</w:t>
      </w:r>
      <w:proofErr w:type="spellEnd"/>
      <w:r w:rsidRPr="009B2A8C">
        <w:rPr>
          <w:sz w:val="24"/>
          <w:szCs w:val="24"/>
          <w:lang w:val="en-US"/>
        </w:rPr>
        <w:t xml:space="preserve">, </w:t>
      </w:r>
      <w:proofErr w:type="spellStart"/>
      <w:r w:rsidRPr="009B2A8C">
        <w:rPr>
          <w:sz w:val="24"/>
          <w:szCs w:val="24"/>
          <w:lang w:val="en-US"/>
        </w:rPr>
        <w:t>sekaligus</w:t>
      </w:r>
      <w:proofErr w:type="spellEnd"/>
      <w:r w:rsidRPr="009B2A8C">
        <w:rPr>
          <w:sz w:val="24"/>
          <w:szCs w:val="24"/>
          <w:lang w:val="en-US"/>
        </w:rPr>
        <w:t xml:space="preserve"> </w:t>
      </w:r>
      <w:proofErr w:type="spellStart"/>
      <w:r w:rsidRPr="009B2A8C">
        <w:rPr>
          <w:sz w:val="24"/>
          <w:szCs w:val="24"/>
          <w:lang w:val="en-US"/>
        </w:rPr>
        <w:t>menuntut</w:t>
      </w:r>
      <w:proofErr w:type="spellEnd"/>
      <w:r w:rsidRPr="009B2A8C">
        <w:rPr>
          <w:sz w:val="24"/>
          <w:szCs w:val="24"/>
          <w:lang w:val="en-US"/>
        </w:rPr>
        <w:t xml:space="preserve"> </w:t>
      </w:r>
      <w:proofErr w:type="spellStart"/>
      <w:r w:rsidRPr="009B2A8C">
        <w:rPr>
          <w:sz w:val="24"/>
          <w:szCs w:val="24"/>
          <w:lang w:val="en-US"/>
        </w:rPr>
        <w:t>pengawalan</w:t>
      </w:r>
      <w:proofErr w:type="spellEnd"/>
      <w:r w:rsidRPr="009B2A8C">
        <w:rPr>
          <w:sz w:val="24"/>
          <w:szCs w:val="24"/>
          <w:lang w:val="en-US"/>
        </w:rPr>
        <w:t xml:space="preserve"> </w:t>
      </w:r>
      <w:proofErr w:type="spellStart"/>
      <w:r w:rsidRPr="009B2A8C">
        <w:rPr>
          <w:sz w:val="24"/>
          <w:szCs w:val="24"/>
          <w:lang w:val="en-US"/>
        </w:rPr>
        <w:t>verifikasi</w:t>
      </w:r>
      <w:proofErr w:type="spellEnd"/>
      <w:r w:rsidRPr="009B2A8C">
        <w:rPr>
          <w:sz w:val="24"/>
          <w:szCs w:val="24"/>
          <w:lang w:val="en-US"/>
        </w:rPr>
        <w:t xml:space="preserve"> </w:t>
      </w:r>
      <w:proofErr w:type="spellStart"/>
      <w:r w:rsidRPr="009B2A8C">
        <w:rPr>
          <w:sz w:val="24"/>
          <w:szCs w:val="24"/>
          <w:lang w:val="en-US"/>
        </w:rPr>
        <w:t>dokumen</w:t>
      </w:r>
      <w:proofErr w:type="spellEnd"/>
      <w:r w:rsidRPr="009B2A8C">
        <w:rPr>
          <w:sz w:val="24"/>
          <w:szCs w:val="24"/>
          <w:lang w:val="en-US"/>
        </w:rPr>
        <w:t xml:space="preserve"> </w:t>
      </w:r>
      <w:proofErr w:type="spellStart"/>
      <w:r w:rsidRPr="009B2A8C">
        <w:rPr>
          <w:sz w:val="24"/>
          <w:szCs w:val="24"/>
          <w:lang w:val="en-US"/>
        </w:rPr>
        <w:t>transaksi</w:t>
      </w:r>
      <w:proofErr w:type="spellEnd"/>
      <w:r w:rsidRPr="009B2A8C">
        <w:rPr>
          <w:sz w:val="24"/>
          <w:szCs w:val="24"/>
          <w:lang w:val="en-US"/>
        </w:rPr>
        <w:t xml:space="preserve"> </w:t>
      </w:r>
      <w:proofErr w:type="spellStart"/>
      <w:r w:rsidRPr="009B2A8C">
        <w:rPr>
          <w:sz w:val="24"/>
          <w:szCs w:val="24"/>
          <w:lang w:val="en-US"/>
        </w:rPr>
        <w:t>dari</w:t>
      </w:r>
      <w:proofErr w:type="spellEnd"/>
      <w:r w:rsidRPr="009B2A8C">
        <w:rPr>
          <w:sz w:val="24"/>
          <w:szCs w:val="24"/>
          <w:lang w:val="en-US"/>
        </w:rPr>
        <w:t xml:space="preserve"> </w:t>
      </w:r>
      <w:proofErr w:type="spellStart"/>
      <w:r w:rsidRPr="009B2A8C">
        <w:rPr>
          <w:sz w:val="24"/>
          <w:szCs w:val="24"/>
          <w:lang w:val="en-US"/>
        </w:rPr>
        <w:t>hulu</w:t>
      </w:r>
      <w:proofErr w:type="spellEnd"/>
      <w:r w:rsidRPr="009B2A8C">
        <w:rPr>
          <w:sz w:val="24"/>
          <w:szCs w:val="24"/>
          <w:lang w:val="en-US"/>
        </w:rPr>
        <w:t xml:space="preserve"> </w:t>
      </w:r>
      <w:proofErr w:type="spellStart"/>
      <w:r w:rsidRPr="009B2A8C">
        <w:rPr>
          <w:sz w:val="24"/>
          <w:szCs w:val="24"/>
          <w:lang w:val="en-US"/>
        </w:rPr>
        <w:t>ke</w:t>
      </w:r>
      <w:proofErr w:type="spellEnd"/>
      <w:r w:rsidRPr="009B2A8C">
        <w:rPr>
          <w:sz w:val="24"/>
          <w:szCs w:val="24"/>
          <w:lang w:val="en-US"/>
        </w:rPr>
        <w:t xml:space="preserve"> </w:t>
      </w:r>
      <w:proofErr w:type="spellStart"/>
      <w:r w:rsidRPr="009B2A8C">
        <w:rPr>
          <w:sz w:val="24"/>
          <w:szCs w:val="24"/>
          <w:lang w:val="en-US"/>
        </w:rPr>
        <w:t>hilir</w:t>
      </w:r>
      <w:proofErr w:type="spellEnd"/>
      <w:r w:rsidRPr="009B2A8C">
        <w:rPr>
          <w:sz w:val="24"/>
          <w:szCs w:val="24"/>
          <w:lang w:val="en-US"/>
        </w:rPr>
        <w:t xml:space="preserve"> (</w:t>
      </w:r>
      <w:r w:rsidRPr="008B2EC2">
        <w:rPr>
          <w:i/>
          <w:iCs/>
          <w:sz w:val="24"/>
          <w:szCs w:val="24"/>
          <w:lang w:val="en-US"/>
        </w:rPr>
        <w:t>task identity</w:t>
      </w:r>
      <w:r w:rsidRPr="009B2A8C">
        <w:rPr>
          <w:sz w:val="24"/>
          <w:szCs w:val="24"/>
          <w:lang w:val="en-US"/>
        </w:rPr>
        <w:t>).</w:t>
      </w:r>
    </w:p>
    <w:p w14:paraId="04AD3C72" w14:textId="11BCE12E" w:rsidR="005816A0" w:rsidRPr="009B2A8C" w:rsidRDefault="005816A0" w:rsidP="005816A0">
      <w:pPr>
        <w:pStyle w:val="ListParagraph"/>
        <w:ind w:left="1440" w:firstLine="720"/>
        <w:rPr>
          <w:sz w:val="24"/>
          <w:szCs w:val="24"/>
          <w:lang w:val="en-US"/>
        </w:rPr>
      </w:pP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teoretis</w:t>
      </w:r>
      <w:proofErr w:type="spellEnd"/>
      <w:r w:rsidRPr="009B2A8C">
        <w:rPr>
          <w:sz w:val="24"/>
          <w:szCs w:val="24"/>
          <w:lang w:val="en-US"/>
        </w:rPr>
        <w:t xml:space="preserve">, </w:t>
      </w:r>
      <w:proofErr w:type="spellStart"/>
      <w:r w:rsidRPr="009B2A8C">
        <w:rPr>
          <w:sz w:val="24"/>
          <w:szCs w:val="24"/>
          <w:lang w:val="en-US"/>
        </w:rPr>
        <w:t>temuan</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memvalidasi</w:t>
      </w:r>
      <w:proofErr w:type="spellEnd"/>
      <w:r w:rsidRPr="009B2A8C">
        <w:rPr>
          <w:sz w:val="24"/>
          <w:szCs w:val="24"/>
          <w:lang w:val="en-US"/>
        </w:rPr>
        <w:t xml:space="preserve"> </w:t>
      </w:r>
      <w:proofErr w:type="spellStart"/>
      <w:r w:rsidRPr="009B2A8C">
        <w:rPr>
          <w:sz w:val="24"/>
          <w:szCs w:val="24"/>
          <w:lang w:val="en-US"/>
        </w:rPr>
        <w:t>kerangka</w:t>
      </w:r>
      <w:proofErr w:type="spellEnd"/>
      <w:r w:rsidRPr="009B2A8C">
        <w:rPr>
          <w:sz w:val="24"/>
          <w:szCs w:val="24"/>
          <w:lang w:val="en-US"/>
        </w:rPr>
        <w:t xml:space="preserve"> </w:t>
      </w:r>
      <w:r w:rsidRPr="008B2EC2">
        <w:rPr>
          <w:i/>
          <w:iCs/>
          <w:sz w:val="24"/>
          <w:szCs w:val="24"/>
          <w:lang w:val="en-US"/>
        </w:rPr>
        <w:t>Job Characteristics Model</w:t>
      </w:r>
      <w:r w:rsidRPr="009B2A8C">
        <w:rPr>
          <w:sz w:val="24"/>
          <w:szCs w:val="24"/>
          <w:lang w:val="en-US"/>
        </w:rPr>
        <w:t xml:space="preserve"> (JCM) </w:t>
      </w:r>
      <w:proofErr w:type="spellStart"/>
      <w:r w:rsidRPr="009B2A8C">
        <w:rPr>
          <w:sz w:val="24"/>
          <w:szCs w:val="24"/>
          <w:lang w:val="en-US"/>
        </w:rPr>
        <w:t>dengan</w:t>
      </w:r>
      <w:proofErr w:type="spellEnd"/>
      <w:r w:rsidRPr="009B2A8C">
        <w:rPr>
          <w:sz w:val="24"/>
          <w:szCs w:val="24"/>
          <w:lang w:val="en-US"/>
        </w:rPr>
        <w:t xml:space="preserve"> </w:t>
      </w:r>
      <w:proofErr w:type="spellStart"/>
      <w:r w:rsidRPr="009B2A8C">
        <w:rPr>
          <w:sz w:val="24"/>
          <w:szCs w:val="24"/>
          <w:lang w:val="en-US"/>
        </w:rPr>
        <w:t>membuktikan</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proofErr w:type="spellStart"/>
      <w:r w:rsidRPr="009B2A8C">
        <w:rPr>
          <w:sz w:val="24"/>
          <w:szCs w:val="24"/>
          <w:lang w:val="en-US"/>
        </w:rPr>
        <w:t>pengaturan</w:t>
      </w:r>
      <w:proofErr w:type="spellEnd"/>
      <w:r w:rsidRPr="009B2A8C">
        <w:rPr>
          <w:sz w:val="24"/>
          <w:szCs w:val="24"/>
          <w:lang w:val="en-US"/>
        </w:rPr>
        <w:t xml:space="preserve"> </w:t>
      </w:r>
      <w:proofErr w:type="spellStart"/>
      <w:r w:rsidRPr="009B2A8C">
        <w:rPr>
          <w:sz w:val="24"/>
          <w:szCs w:val="24"/>
          <w:lang w:val="en-US"/>
        </w:rPr>
        <w:t>lingkungan</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yang </w:t>
      </w:r>
      <w:proofErr w:type="spellStart"/>
      <w:r w:rsidRPr="009B2A8C">
        <w:rPr>
          <w:sz w:val="24"/>
          <w:szCs w:val="24"/>
          <w:lang w:val="en-US"/>
        </w:rPr>
        <w:t>fleksibel</w:t>
      </w:r>
      <w:proofErr w:type="spellEnd"/>
      <w:r w:rsidRPr="009B2A8C">
        <w:rPr>
          <w:sz w:val="24"/>
          <w:szCs w:val="24"/>
          <w:lang w:val="en-US"/>
        </w:rPr>
        <w:t xml:space="preserve"> </w:t>
      </w:r>
      <w:proofErr w:type="spellStart"/>
      <w:r w:rsidRPr="009B2A8C">
        <w:rPr>
          <w:sz w:val="24"/>
          <w:szCs w:val="24"/>
          <w:lang w:val="en-US"/>
        </w:rPr>
        <w:t>bertindak</w:t>
      </w:r>
      <w:proofErr w:type="spellEnd"/>
      <w:r w:rsidRPr="009B2A8C">
        <w:rPr>
          <w:sz w:val="24"/>
          <w:szCs w:val="24"/>
          <w:lang w:val="en-US"/>
        </w:rPr>
        <w:t xml:space="preserve"> </w:t>
      </w:r>
      <w:proofErr w:type="spellStart"/>
      <w:r w:rsidRPr="009B2A8C">
        <w:rPr>
          <w:sz w:val="24"/>
          <w:szCs w:val="24"/>
          <w:lang w:val="en-US"/>
        </w:rPr>
        <w:t>sebagai</w:t>
      </w:r>
      <w:proofErr w:type="spellEnd"/>
      <w:r w:rsidRPr="009B2A8C">
        <w:rPr>
          <w:sz w:val="24"/>
          <w:szCs w:val="24"/>
          <w:lang w:val="en-US"/>
        </w:rPr>
        <w:t xml:space="preserve"> </w:t>
      </w:r>
      <w:proofErr w:type="spellStart"/>
      <w:r w:rsidRPr="009B2A8C">
        <w:rPr>
          <w:sz w:val="24"/>
          <w:szCs w:val="24"/>
          <w:lang w:val="en-US"/>
        </w:rPr>
        <w:t>anteseden</w:t>
      </w:r>
      <w:proofErr w:type="spellEnd"/>
      <w:r w:rsidRPr="009B2A8C">
        <w:rPr>
          <w:sz w:val="24"/>
          <w:szCs w:val="24"/>
          <w:lang w:val="en-US"/>
        </w:rPr>
        <w:t xml:space="preserve"> </w:t>
      </w:r>
      <w:proofErr w:type="spellStart"/>
      <w:r w:rsidRPr="009B2A8C">
        <w:rPr>
          <w:sz w:val="24"/>
          <w:szCs w:val="24"/>
          <w:lang w:val="en-US"/>
        </w:rPr>
        <w:t>eksternal</w:t>
      </w:r>
      <w:proofErr w:type="spellEnd"/>
      <w:r w:rsidRPr="009B2A8C">
        <w:rPr>
          <w:sz w:val="24"/>
          <w:szCs w:val="24"/>
          <w:lang w:val="en-US"/>
        </w:rPr>
        <w:t xml:space="preserve"> yang </w:t>
      </w:r>
      <w:proofErr w:type="spellStart"/>
      <w:r w:rsidRPr="009B2A8C">
        <w:rPr>
          <w:sz w:val="24"/>
          <w:szCs w:val="24"/>
          <w:lang w:val="en-US"/>
        </w:rPr>
        <w:t>efektif</w:t>
      </w:r>
      <w:proofErr w:type="spellEnd"/>
      <w:r w:rsidRPr="009B2A8C">
        <w:rPr>
          <w:sz w:val="24"/>
          <w:szCs w:val="24"/>
          <w:lang w:val="en-US"/>
        </w:rPr>
        <w:t xml:space="preserve"> </w:t>
      </w:r>
      <w:proofErr w:type="spellStart"/>
      <w:r w:rsidRPr="009B2A8C">
        <w:rPr>
          <w:sz w:val="24"/>
          <w:szCs w:val="24"/>
          <w:lang w:val="en-US"/>
        </w:rPr>
        <w:t>untuk</w:t>
      </w:r>
      <w:proofErr w:type="spellEnd"/>
      <w:r w:rsidRPr="009B2A8C">
        <w:rPr>
          <w:sz w:val="24"/>
          <w:szCs w:val="24"/>
          <w:lang w:val="en-US"/>
        </w:rPr>
        <w:t xml:space="preserve"> </w:t>
      </w:r>
      <w:proofErr w:type="spellStart"/>
      <w:r w:rsidRPr="009B2A8C">
        <w:rPr>
          <w:sz w:val="24"/>
          <w:szCs w:val="24"/>
          <w:lang w:val="en-US"/>
        </w:rPr>
        <w:t>mentransformasi</w:t>
      </w:r>
      <w:proofErr w:type="spellEnd"/>
      <w:r w:rsidRPr="009B2A8C">
        <w:rPr>
          <w:sz w:val="24"/>
          <w:szCs w:val="24"/>
          <w:lang w:val="en-US"/>
        </w:rPr>
        <w:t xml:space="preserve"> </w:t>
      </w:r>
      <w:proofErr w:type="spellStart"/>
      <w:r w:rsidRPr="009B2A8C">
        <w:rPr>
          <w:sz w:val="24"/>
          <w:szCs w:val="24"/>
          <w:lang w:val="en-US"/>
        </w:rPr>
        <w:t>aspek-aspek</w:t>
      </w:r>
      <w:proofErr w:type="spellEnd"/>
      <w:r w:rsidRPr="009B2A8C">
        <w:rPr>
          <w:sz w:val="24"/>
          <w:szCs w:val="24"/>
          <w:lang w:val="en-US"/>
        </w:rPr>
        <w:t xml:space="preserve"> inti </w:t>
      </w:r>
      <w:proofErr w:type="spellStart"/>
      <w:r w:rsidRPr="009B2A8C">
        <w:rPr>
          <w:sz w:val="24"/>
          <w:szCs w:val="24"/>
          <w:lang w:val="en-US"/>
        </w:rPr>
        <w:t>pekerjaan</w:t>
      </w:r>
      <w:proofErr w:type="spellEnd"/>
      <w:r w:rsidRPr="009B2A8C">
        <w:rPr>
          <w:sz w:val="24"/>
          <w:szCs w:val="24"/>
          <w:lang w:val="en-US"/>
        </w:rPr>
        <w:t xml:space="preserve">. </w:t>
      </w:r>
      <w:proofErr w:type="spellStart"/>
      <w:r w:rsidR="003A36D8" w:rsidRPr="00D7400D">
        <w:rPr>
          <w:color w:val="EE0000"/>
          <w:sz w:val="24"/>
          <w:szCs w:val="24"/>
          <w:lang w:val="en-US"/>
        </w:rPr>
        <w:t>Secara</w:t>
      </w:r>
      <w:proofErr w:type="spellEnd"/>
      <w:r w:rsidR="003A36D8" w:rsidRPr="00D7400D">
        <w:rPr>
          <w:color w:val="EE0000"/>
          <w:sz w:val="24"/>
          <w:szCs w:val="24"/>
          <w:lang w:val="en-US"/>
        </w:rPr>
        <w:t xml:space="preserve"> </w:t>
      </w:r>
      <w:proofErr w:type="spellStart"/>
      <w:r w:rsidR="003A36D8" w:rsidRPr="00D7400D">
        <w:rPr>
          <w:color w:val="EE0000"/>
          <w:sz w:val="24"/>
          <w:szCs w:val="24"/>
          <w:lang w:val="en-US"/>
        </w:rPr>
        <w:t>empiris</w:t>
      </w:r>
      <w:proofErr w:type="spellEnd"/>
      <w:r w:rsidR="003A36D8" w:rsidRPr="00D7400D">
        <w:rPr>
          <w:color w:val="EE0000"/>
          <w:sz w:val="24"/>
          <w:szCs w:val="24"/>
          <w:lang w:val="en-US"/>
        </w:rPr>
        <w:t xml:space="preserve">, </w:t>
      </w:r>
      <w:proofErr w:type="spellStart"/>
      <w:r w:rsidR="003A36D8" w:rsidRPr="00D7400D">
        <w:rPr>
          <w:color w:val="EE0000"/>
          <w:sz w:val="24"/>
          <w:szCs w:val="24"/>
          <w:lang w:val="en-US"/>
        </w:rPr>
        <w:t>temuan</w:t>
      </w:r>
      <w:proofErr w:type="spellEnd"/>
      <w:r w:rsidR="003A36D8" w:rsidRPr="00D7400D">
        <w:rPr>
          <w:color w:val="EE0000"/>
          <w:sz w:val="24"/>
          <w:szCs w:val="24"/>
          <w:lang w:val="en-US"/>
        </w:rPr>
        <w:t xml:space="preserve"> </w:t>
      </w:r>
      <w:proofErr w:type="spellStart"/>
      <w:r w:rsidR="003A36D8" w:rsidRPr="00D7400D">
        <w:rPr>
          <w:color w:val="EE0000"/>
          <w:sz w:val="24"/>
          <w:szCs w:val="24"/>
          <w:lang w:val="en-US"/>
        </w:rPr>
        <w:t>ini</w:t>
      </w:r>
      <w:proofErr w:type="spellEnd"/>
      <w:r w:rsidR="003A36D8" w:rsidRPr="00D7400D">
        <w:rPr>
          <w:color w:val="EE0000"/>
          <w:sz w:val="24"/>
          <w:szCs w:val="24"/>
          <w:lang w:val="en-US"/>
        </w:rPr>
        <w:t xml:space="preserve"> </w:t>
      </w:r>
      <w:proofErr w:type="spellStart"/>
      <w:r w:rsidR="003A36D8" w:rsidRPr="00D7400D">
        <w:rPr>
          <w:color w:val="EE0000"/>
          <w:sz w:val="24"/>
          <w:szCs w:val="24"/>
          <w:lang w:val="en-US"/>
        </w:rPr>
        <w:t>sejalan</w:t>
      </w:r>
      <w:proofErr w:type="spellEnd"/>
      <w:r w:rsidR="003A36D8" w:rsidRPr="00D7400D">
        <w:rPr>
          <w:color w:val="EE0000"/>
          <w:sz w:val="24"/>
          <w:szCs w:val="24"/>
          <w:lang w:val="en-US"/>
        </w:rPr>
        <w:t xml:space="preserve"> </w:t>
      </w:r>
      <w:proofErr w:type="spellStart"/>
      <w:r w:rsidR="003A36D8" w:rsidRPr="00D7400D">
        <w:rPr>
          <w:color w:val="EE0000"/>
          <w:sz w:val="24"/>
          <w:szCs w:val="24"/>
          <w:lang w:val="en-US"/>
        </w:rPr>
        <w:t>dengan</w:t>
      </w:r>
      <w:proofErr w:type="spellEnd"/>
      <w:r w:rsidR="003A36D8" w:rsidRPr="00D7400D">
        <w:rPr>
          <w:color w:val="EE0000"/>
          <w:sz w:val="24"/>
          <w:szCs w:val="24"/>
          <w:lang w:val="en-US"/>
        </w:rPr>
        <w:t xml:space="preserve"> </w:t>
      </w:r>
      <w:proofErr w:type="spellStart"/>
      <w:r w:rsidR="003A36D8" w:rsidRPr="00D7400D">
        <w:rPr>
          <w:color w:val="EE0000"/>
          <w:sz w:val="24"/>
          <w:szCs w:val="24"/>
          <w:lang w:val="en-US"/>
        </w:rPr>
        <w:t>penelitian</w:t>
      </w:r>
      <w:proofErr w:type="spellEnd"/>
      <w:r w:rsidR="003A36D8" w:rsidRPr="00D7400D">
        <w:rPr>
          <w:color w:val="EE0000"/>
          <w:sz w:val="24"/>
          <w:szCs w:val="24"/>
          <w:lang w:val="en-US"/>
        </w:rPr>
        <w:t xml:space="preserve"> </w:t>
      </w:r>
      <w:proofErr w:type="spellStart"/>
      <w:r w:rsidR="003A36D8" w:rsidRPr="00D7400D">
        <w:rPr>
          <w:color w:val="EE0000"/>
          <w:sz w:val="24"/>
          <w:szCs w:val="24"/>
          <w:lang w:val="en-US"/>
        </w:rPr>
        <w:t>Darmayanti</w:t>
      </w:r>
      <w:proofErr w:type="spellEnd"/>
      <w:r w:rsidR="003A36D8" w:rsidRPr="00D7400D">
        <w:rPr>
          <w:color w:val="EE0000"/>
          <w:sz w:val="24"/>
          <w:szCs w:val="24"/>
          <w:lang w:val="en-US"/>
        </w:rPr>
        <w:t xml:space="preserve">, </w:t>
      </w:r>
      <w:proofErr w:type="spellStart"/>
      <w:r w:rsidR="003A36D8" w:rsidRPr="00D7400D">
        <w:rPr>
          <w:color w:val="EE0000"/>
          <w:sz w:val="24"/>
          <w:szCs w:val="24"/>
          <w:lang w:val="en-US"/>
        </w:rPr>
        <w:t>Soemartono</w:t>
      </w:r>
      <w:proofErr w:type="spellEnd"/>
      <w:r w:rsidR="003A36D8" w:rsidRPr="00D7400D">
        <w:rPr>
          <w:color w:val="EE0000"/>
          <w:sz w:val="24"/>
          <w:szCs w:val="24"/>
          <w:lang w:val="en-US"/>
        </w:rPr>
        <w:t xml:space="preserve">, &amp; Marwan (2026) yang </w:t>
      </w:r>
      <w:proofErr w:type="spellStart"/>
      <w:r w:rsidR="003A36D8" w:rsidRPr="00D7400D">
        <w:rPr>
          <w:color w:val="EE0000"/>
          <w:sz w:val="24"/>
          <w:szCs w:val="24"/>
          <w:lang w:val="en-US"/>
        </w:rPr>
        <w:t>menemukan</w:t>
      </w:r>
      <w:proofErr w:type="spellEnd"/>
      <w:r w:rsidR="003A36D8" w:rsidRPr="00D7400D">
        <w:rPr>
          <w:color w:val="EE0000"/>
          <w:sz w:val="24"/>
          <w:szCs w:val="24"/>
          <w:lang w:val="en-US"/>
        </w:rPr>
        <w:t xml:space="preserve"> </w:t>
      </w:r>
      <w:proofErr w:type="spellStart"/>
      <w:r w:rsidR="003A36D8" w:rsidRPr="00D7400D">
        <w:rPr>
          <w:color w:val="EE0000"/>
          <w:sz w:val="24"/>
          <w:szCs w:val="24"/>
          <w:lang w:val="en-US"/>
        </w:rPr>
        <w:t>bahwa</w:t>
      </w:r>
      <w:proofErr w:type="spellEnd"/>
      <w:r w:rsidR="003A36D8" w:rsidRPr="00D7400D">
        <w:rPr>
          <w:color w:val="EE0000"/>
          <w:sz w:val="24"/>
          <w:szCs w:val="24"/>
          <w:lang w:val="en-US"/>
        </w:rPr>
        <w:t xml:space="preserve"> </w:t>
      </w:r>
      <w:proofErr w:type="spellStart"/>
      <w:r w:rsidR="003A36D8" w:rsidRPr="00D7400D">
        <w:rPr>
          <w:color w:val="EE0000"/>
          <w:sz w:val="24"/>
          <w:szCs w:val="24"/>
          <w:lang w:val="en-US"/>
        </w:rPr>
        <w:t>penerapan</w:t>
      </w:r>
      <w:proofErr w:type="spellEnd"/>
      <w:r w:rsidR="003A36D8" w:rsidRPr="00D7400D">
        <w:rPr>
          <w:color w:val="EE0000"/>
          <w:sz w:val="24"/>
          <w:szCs w:val="24"/>
          <w:lang w:val="en-US"/>
        </w:rPr>
        <w:t xml:space="preserve"> </w:t>
      </w:r>
      <w:proofErr w:type="spellStart"/>
      <w:r w:rsidR="008B2EC2">
        <w:rPr>
          <w:sz w:val="24"/>
          <w:szCs w:val="24"/>
          <w:lang w:val="en-US"/>
        </w:rPr>
        <w:t>Sistem</w:t>
      </w:r>
      <w:proofErr w:type="spellEnd"/>
      <w:r w:rsidR="008B2EC2">
        <w:rPr>
          <w:sz w:val="24"/>
          <w:szCs w:val="24"/>
          <w:lang w:val="en-US"/>
        </w:rPr>
        <w:t xml:space="preserve"> </w:t>
      </w:r>
      <w:proofErr w:type="spellStart"/>
      <w:r w:rsidR="008B2EC2">
        <w:rPr>
          <w:sz w:val="24"/>
          <w:szCs w:val="24"/>
          <w:lang w:val="en-US"/>
        </w:rPr>
        <w:t>Kerja</w:t>
      </w:r>
      <w:proofErr w:type="spellEnd"/>
      <w:r w:rsidR="008B2EC2">
        <w:rPr>
          <w:sz w:val="24"/>
          <w:szCs w:val="24"/>
          <w:lang w:val="en-US"/>
        </w:rPr>
        <w:t xml:space="preserve"> </w:t>
      </w:r>
      <w:proofErr w:type="spellStart"/>
      <w:r w:rsidR="008B2EC2">
        <w:rPr>
          <w:sz w:val="24"/>
          <w:szCs w:val="24"/>
          <w:lang w:val="en-US"/>
        </w:rPr>
        <w:t>Fleksibel</w:t>
      </w:r>
      <w:proofErr w:type="spellEnd"/>
      <w:r w:rsidR="003A36D8" w:rsidRPr="009B2A8C">
        <w:rPr>
          <w:sz w:val="24"/>
          <w:szCs w:val="24"/>
          <w:lang w:val="en-US"/>
        </w:rPr>
        <w:t xml:space="preserve"> </w:t>
      </w:r>
      <w:proofErr w:type="spellStart"/>
      <w:r w:rsidR="003A36D8" w:rsidRPr="009B2A8C">
        <w:rPr>
          <w:sz w:val="24"/>
          <w:szCs w:val="24"/>
          <w:lang w:val="en-US"/>
        </w:rPr>
        <w:t>secara</w:t>
      </w:r>
      <w:proofErr w:type="spellEnd"/>
      <w:r w:rsidR="003A36D8" w:rsidRPr="009B2A8C">
        <w:rPr>
          <w:sz w:val="24"/>
          <w:szCs w:val="24"/>
          <w:lang w:val="en-US"/>
        </w:rPr>
        <w:t xml:space="preserve"> </w:t>
      </w:r>
      <w:proofErr w:type="spellStart"/>
      <w:r w:rsidR="003A36D8" w:rsidRPr="009B2A8C">
        <w:rPr>
          <w:sz w:val="24"/>
          <w:szCs w:val="24"/>
          <w:lang w:val="en-US"/>
        </w:rPr>
        <w:t>langsung</w:t>
      </w:r>
      <w:proofErr w:type="spellEnd"/>
      <w:r w:rsidR="003A36D8" w:rsidRPr="009B2A8C">
        <w:rPr>
          <w:sz w:val="24"/>
          <w:szCs w:val="24"/>
          <w:lang w:val="en-US"/>
        </w:rPr>
        <w:t xml:space="preserve"> </w:t>
      </w:r>
      <w:proofErr w:type="spellStart"/>
      <w:r w:rsidR="003A36D8" w:rsidRPr="009B2A8C">
        <w:rPr>
          <w:sz w:val="24"/>
          <w:szCs w:val="24"/>
          <w:lang w:val="en-US"/>
        </w:rPr>
        <w:t>berpengaruh</w:t>
      </w:r>
      <w:proofErr w:type="spellEnd"/>
      <w:r w:rsidR="003A36D8" w:rsidRPr="009B2A8C">
        <w:rPr>
          <w:sz w:val="24"/>
          <w:szCs w:val="24"/>
          <w:lang w:val="en-US"/>
        </w:rPr>
        <w:t xml:space="preserve"> </w:t>
      </w:r>
      <w:proofErr w:type="spellStart"/>
      <w:r w:rsidR="003A36D8" w:rsidRPr="009B2A8C">
        <w:rPr>
          <w:sz w:val="24"/>
          <w:szCs w:val="24"/>
          <w:lang w:val="en-US"/>
        </w:rPr>
        <w:t>positif</w:t>
      </w:r>
      <w:proofErr w:type="spellEnd"/>
      <w:r w:rsidR="003A36D8" w:rsidRPr="009B2A8C">
        <w:rPr>
          <w:sz w:val="24"/>
          <w:szCs w:val="24"/>
          <w:lang w:val="en-US"/>
        </w:rPr>
        <w:t xml:space="preserve"> dan </w:t>
      </w:r>
      <w:proofErr w:type="spellStart"/>
      <w:r w:rsidR="003A36D8" w:rsidRPr="009B2A8C">
        <w:rPr>
          <w:sz w:val="24"/>
          <w:szCs w:val="24"/>
          <w:lang w:val="en-US"/>
        </w:rPr>
        <w:t>signifikan</w:t>
      </w:r>
      <w:proofErr w:type="spellEnd"/>
      <w:r w:rsidR="003A36D8" w:rsidRPr="009B2A8C">
        <w:rPr>
          <w:sz w:val="24"/>
          <w:szCs w:val="24"/>
          <w:lang w:val="en-US"/>
        </w:rPr>
        <w:t xml:space="preserve"> </w:t>
      </w:r>
      <w:proofErr w:type="spellStart"/>
      <w:r w:rsidR="003A36D8" w:rsidRPr="009B2A8C">
        <w:rPr>
          <w:sz w:val="24"/>
          <w:szCs w:val="24"/>
          <w:lang w:val="en-US"/>
        </w:rPr>
        <w:t>terhadap</w:t>
      </w:r>
      <w:proofErr w:type="spellEnd"/>
      <w:r w:rsidR="003A36D8" w:rsidRPr="009B2A8C">
        <w:rPr>
          <w:sz w:val="24"/>
          <w:szCs w:val="24"/>
          <w:lang w:val="en-US"/>
        </w:rPr>
        <w:t xml:space="preserve"> </w:t>
      </w:r>
      <w:proofErr w:type="spellStart"/>
      <w:r w:rsidR="003A36D8" w:rsidRPr="009B2A8C">
        <w:rPr>
          <w:sz w:val="24"/>
          <w:szCs w:val="24"/>
          <w:lang w:val="en-US"/>
        </w:rPr>
        <w:t>pengayaan</w:t>
      </w:r>
      <w:proofErr w:type="spellEnd"/>
      <w:r w:rsidR="003A36D8" w:rsidRPr="009B2A8C">
        <w:rPr>
          <w:sz w:val="24"/>
          <w:szCs w:val="24"/>
          <w:lang w:val="en-US"/>
        </w:rPr>
        <w:t xml:space="preserve"> dan </w:t>
      </w:r>
      <w:proofErr w:type="spellStart"/>
      <w:r w:rsidR="003A36D8" w:rsidRPr="009B2A8C">
        <w:rPr>
          <w:sz w:val="24"/>
          <w:szCs w:val="24"/>
          <w:lang w:val="en-US"/>
        </w:rPr>
        <w:t>motivasi</w:t>
      </w:r>
      <w:proofErr w:type="spellEnd"/>
      <w:r w:rsidR="003A36D8" w:rsidRPr="009B2A8C">
        <w:rPr>
          <w:sz w:val="24"/>
          <w:szCs w:val="24"/>
          <w:lang w:val="en-US"/>
        </w:rPr>
        <w:t xml:space="preserve"> </w:t>
      </w:r>
      <w:proofErr w:type="spellStart"/>
      <w:r w:rsidR="003A36D8" w:rsidRPr="009B2A8C">
        <w:rPr>
          <w:sz w:val="24"/>
          <w:szCs w:val="24"/>
          <w:lang w:val="en-US"/>
        </w:rPr>
        <w:t>kerja</w:t>
      </w:r>
      <w:proofErr w:type="spellEnd"/>
      <w:r w:rsidR="003A36D8" w:rsidRPr="009B2A8C">
        <w:rPr>
          <w:sz w:val="24"/>
          <w:szCs w:val="24"/>
          <w:lang w:val="en-US"/>
        </w:rPr>
        <w:t xml:space="preserve"> </w:t>
      </w:r>
      <w:proofErr w:type="spellStart"/>
      <w:r w:rsidR="003A36D8" w:rsidRPr="009B2A8C">
        <w:rPr>
          <w:sz w:val="24"/>
          <w:szCs w:val="24"/>
          <w:lang w:val="en-US"/>
        </w:rPr>
        <w:t>pegawai</w:t>
      </w:r>
      <w:proofErr w:type="spellEnd"/>
      <w:r w:rsidR="003A36D8" w:rsidRPr="009B2A8C">
        <w:rPr>
          <w:sz w:val="24"/>
          <w:szCs w:val="24"/>
          <w:lang w:val="en-US"/>
        </w:rPr>
        <w:t xml:space="preserve">. Hasil </w:t>
      </w:r>
      <w:proofErr w:type="spellStart"/>
      <w:r w:rsidR="003A36D8" w:rsidRPr="009B2A8C">
        <w:rPr>
          <w:sz w:val="24"/>
          <w:szCs w:val="24"/>
          <w:lang w:val="en-US"/>
        </w:rPr>
        <w:t>ini</w:t>
      </w:r>
      <w:proofErr w:type="spellEnd"/>
      <w:r w:rsidR="003A36D8" w:rsidRPr="009B2A8C">
        <w:rPr>
          <w:sz w:val="24"/>
          <w:szCs w:val="24"/>
          <w:lang w:val="en-US"/>
        </w:rPr>
        <w:t xml:space="preserve"> </w:t>
      </w:r>
      <w:proofErr w:type="spellStart"/>
      <w:r w:rsidR="003A36D8" w:rsidRPr="009B2A8C">
        <w:rPr>
          <w:sz w:val="24"/>
          <w:szCs w:val="24"/>
          <w:lang w:val="en-US"/>
        </w:rPr>
        <w:t>membuktikan</w:t>
      </w:r>
      <w:proofErr w:type="spellEnd"/>
      <w:r w:rsidR="003A36D8" w:rsidRPr="009B2A8C">
        <w:rPr>
          <w:sz w:val="24"/>
          <w:szCs w:val="24"/>
          <w:lang w:val="en-US"/>
        </w:rPr>
        <w:t xml:space="preserve"> </w:t>
      </w:r>
      <w:proofErr w:type="spellStart"/>
      <w:r w:rsidR="003A36D8" w:rsidRPr="009B2A8C">
        <w:rPr>
          <w:sz w:val="24"/>
          <w:szCs w:val="24"/>
          <w:lang w:val="en-US"/>
        </w:rPr>
        <w:t>bahwa</w:t>
      </w:r>
      <w:proofErr w:type="spellEnd"/>
      <w:r w:rsidR="003A36D8" w:rsidRPr="009B2A8C">
        <w:rPr>
          <w:sz w:val="24"/>
          <w:szCs w:val="24"/>
          <w:lang w:val="en-US"/>
        </w:rPr>
        <w:t xml:space="preserve"> </w:t>
      </w:r>
      <w:proofErr w:type="spellStart"/>
      <w:r w:rsidR="003A36D8" w:rsidRPr="009B2A8C">
        <w:rPr>
          <w:sz w:val="24"/>
          <w:szCs w:val="24"/>
          <w:lang w:val="en-US"/>
        </w:rPr>
        <w:t>fleksibilitas</w:t>
      </w:r>
      <w:proofErr w:type="spellEnd"/>
      <w:r w:rsidR="003A36D8" w:rsidRPr="009B2A8C">
        <w:rPr>
          <w:sz w:val="24"/>
          <w:szCs w:val="24"/>
          <w:lang w:val="en-US"/>
        </w:rPr>
        <w:t xml:space="preserve"> </w:t>
      </w:r>
      <w:proofErr w:type="spellStart"/>
      <w:r w:rsidR="003A36D8" w:rsidRPr="009B2A8C">
        <w:rPr>
          <w:sz w:val="24"/>
          <w:szCs w:val="24"/>
          <w:lang w:val="en-US"/>
        </w:rPr>
        <w:t>sistem</w:t>
      </w:r>
      <w:proofErr w:type="spellEnd"/>
      <w:r w:rsidR="003A36D8" w:rsidRPr="009B2A8C">
        <w:rPr>
          <w:sz w:val="24"/>
          <w:szCs w:val="24"/>
          <w:lang w:val="en-US"/>
        </w:rPr>
        <w:t xml:space="preserve"> </w:t>
      </w:r>
      <w:proofErr w:type="spellStart"/>
      <w:r w:rsidR="003A36D8" w:rsidRPr="009B2A8C">
        <w:rPr>
          <w:sz w:val="24"/>
          <w:szCs w:val="24"/>
          <w:lang w:val="en-US"/>
        </w:rPr>
        <w:t>kerja</w:t>
      </w:r>
      <w:proofErr w:type="spellEnd"/>
      <w:r w:rsidR="003A36D8" w:rsidRPr="009B2A8C">
        <w:rPr>
          <w:sz w:val="24"/>
          <w:szCs w:val="24"/>
          <w:lang w:val="en-US"/>
        </w:rPr>
        <w:t xml:space="preserve"> </w:t>
      </w:r>
      <w:proofErr w:type="spellStart"/>
      <w:r w:rsidR="003A36D8" w:rsidRPr="009B2A8C">
        <w:rPr>
          <w:sz w:val="24"/>
          <w:szCs w:val="24"/>
          <w:lang w:val="en-US"/>
        </w:rPr>
        <w:t>bertindak</w:t>
      </w:r>
      <w:proofErr w:type="spellEnd"/>
      <w:r w:rsidR="003A36D8" w:rsidRPr="009B2A8C">
        <w:rPr>
          <w:sz w:val="24"/>
          <w:szCs w:val="24"/>
          <w:lang w:val="en-US"/>
        </w:rPr>
        <w:t xml:space="preserve"> </w:t>
      </w:r>
      <w:proofErr w:type="spellStart"/>
      <w:r w:rsidR="003A36D8" w:rsidRPr="009B2A8C">
        <w:rPr>
          <w:sz w:val="24"/>
          <w:szCs w:val="24"/>
          <w:lang w:val="en-US"/>
        </w:rPr>
        <w:t>sebagai</w:t>
      </w:r>
      <w:proofErr w:type="spellEnd"/>
      <w:r w:rsidR="003A36D8" w:rsidRPr="009B2A8C">
        <w:rPr>
          <w:sz w:val="24"/>
          <w:szCs w:val="24"/>
          <w:lang w:val="en-US"/>
        </w:rPr>
        <w:t xml:space="preserve"> stimulus </w:t>
      </w:r>
      <w:proofErr w:type="spellStart"/>
      <w:r w:rsidR="003A36D8" w:rsidRPr="009B2A8C">
        <w:rPr>
          <w:sz w:val="24"/>
          <w:szCs w:val="24"/>
          <w:lang w:val="en-US"/>
        </w:rPr>
        <w:t>eksternal</w:t>
      </w:r>
      <w:proofErr w:type="spellEnd"/>
      <w:r w:rsidR="003A36D8" w:rsidRPr="009B2A8C">
        <w:rPr>
          <w:sz w:val="24"/>
          <w:szCs w:val="24"/>
          <w:lang w:val="en-US"/>
        </w:rPr>
        <w:t xml:space="preserve"> yang </w:t>
      </w:r>
      <w:proofErr w:type="spellStart"/>
      <w:r w:rsidR="003A36D8" w:rsidRPr="009B2A8C">
        <w:rPr>
          <w:sz w:val="24"/>
          <w:szCs w:val="24"/>
          <w:lang w:val="en-US"/>
        </w:rPr>
        <w:t>efektif</w:t>
      </w:r>
      <w:proofErr w:type="spellEnd"/>
      <w:r w:rsidR="003A36D8" w:rsidRPr="009B2A8C">
        <w:rPr>
          <w:sz w:val="24"/>
          <w:szCs w:val="24"/>
          <w:lang w:val="en-US"/>
        </w:rPr>
        <w:t xml:space="preserve"> </w:t>
      </w:r>
      <w:proofErr w:type="spellStart"/>
      <w:r w:rsidR="003A36D8" w:rsidRPr="009B2A8C">
        <w:rPr>
          <w:sz w:val="24"/>
          <w:szCs w:val="24"/>
          <w:lang w:val="en-US"/>
        </w:rPr>
        <w:t>untuk</w:t>
      </w:r>
      <w:proofErr w:type="spellEnd"/>
      <w:r w:rsidR="003A36D8" w:rsidRPr="009B2A8C">
        <w:rPr>
          <w:sz w:val="24"/>
          <w:szCs w:val="24"/>
          <w:lang w:val="en-US"/>
        </w:rPr>
        <w:t xml:space="preserve"> </w:t>
      </w:r>
      <w:proofErr w:type="spellStart"/>
      <w:r w:rsidR="003A36D8" w:rsidRPr="009B2A8C">
        <w:rPr>
          <w:sz w:val="24"/>
          <w:szCs w:val="24"/>
          <w:lang w:val="en-US"/>
        </w:rPr>
        <w:t>merestrukturisasi</w:t>
      </w:r>
      <w:proofErr w:type="spellEnd"/>
      <w:r w:rsidR="003A36D8" w:rsidRPr="009B2A8C">
        <w:rPr>
          <w:sz w:val="24"/>
          <w:szCs w:val="24"/>
          <w:lang w:val="en-US"/>
        </w:rPr>
        <w:t xml:space="preserve"> </w:t>
      </w:r>
      <w:proofErr w:type="spellStart"/>
      <w:r w:rsidR="003A36D8" w:rsidRPr="009B2A8C">
        <w:rPr>
          <w:sz w:val="24"/>
          <w:szCs w:val="24"/>
          <w:lang w:val="en-US"/>
        </w:rPr>
        <w:t>porsi</w:t>
      </w:r>
      <w:proofErr w:type="spellEnd"/>
      <w:r w:rsidR="003A36D8" w:rsidRPr="009B2A8C">
        <w:rPr>
          <w:sz w:val="24"/>
          <w:szCs w:val="24"/>
          <w:lang w:val="en-US"/>
        </w:rPr>
        <w:t xml:space="preserve"> </w:t>
      </w:r>
      <w:proofErr w:type="spellStart"/>
      <w:r w:rsidR="003A36D8" w:rsidRPr="009B2A8C">
        <w:rPr>
          <w:sz w:val="24"/>
          <w:szCs w:val="24"/>
          <w:lang w:val="en-US"/>
        </w:rPr>
        <w:t>otonomi</w:t>
      </w:r>
      <w:proofErr w:type="spellEnd"/>
      <w:r w:rsidR="003A36D8" w:rsidRPr="009B2A8C">
        <w:rPr>
          <w:sz w:val="24"/>
          <w:szCs w:val="24"/>
          <w:lang w:val="en-US"/>
        </w:rPr>
        <w:t xml:space="preserve"> dan </w:t>
      </w:r>
      <w:proofErr w:type="spellStart"/>
      <w:r w:rsidR="003A36D8" w:rsidRPr="009B2A8C">
        <w:rPr>
          <w:sz w:val="24"/>
          <w:szCs w:val="24"/>
          <w:lang w:val="en-US"/>
        </w:rPr>
        <w:t>keragaman</w:t>
      </w:r>
      <w:proofErr w:type="spellEnd"/>
      <w:r w:rsidR="003A36D8" w:rsidRPr="009B2A8C">
        <w:rPr>
          <w:sz w:val="24"/>
          <w:szCs w:val="24"/>
          <w:lang w:val="en-US"/>
        </w:rPr>
        <w:t xml:space="preserve"> </w:t>
      </w:r>
      <w:proofErr w:type="spellStart"/>
      <w:r w:rsidR="003A36D8" w:rsidRPr="009B2A8C">
        <w:rPr>
          <w:sz w:val="24"/>
          <w:szCs w:val="24"/>
          <w:lang w:val="en-US"/>
        </w:rPr>
        <w:t>tugas</w:t>
      </w:r>
      <w:proofErr w:type="spellEnd"/>
      <w:r w:rsidR="003A36D8" w:rsidRPr="009B2A8C">
        <w:rPr>
          <w:sz w:val="24"/>
          <w:szCs w:val="24"/>
          <w:lang w:val="en-US"/>
        </w:rPr>
        <w:t xml:space="preserve"> </w:t>
      </w:r>
      <w:proofErr w:type="spellStart"/>
      <w:r w:rsidR="003A36D8" w:rsidRPr="009B2A8C">
        <w:rPr>
          <w:sz w:val="24"/>
          <w:szCs w:val="24"/>
          <w:lang w:val="en-US"/>
        </w:rPr>
        <w:t>harian</w:t>
      </w:r>
      <w:proofErr w:type="spellEnd"/>
      <w:r w:rsidR="003A36D8" w:rsidRPr="009B2A8C">
        <w:rPr>
          <w:sz w:val="24"/>
          <w:szCs w:val="24"/>
          <w:lang w:val="en-US"/>
        </w:rPr>
        <w:t xml:space="preserve"> </w:t>
      </w:r>
      <w:proofErr w:type="spellStart"/>
      <w:r w:rsidR="00332C3A" w:rsidRPr="009B2A8C">
        <w:rPr>
          <w:sz w:val="24"/>
          <w:szCs w:val="24"/>
          <w:lang w:val="en-US"/>
        </w:rPr>
        <w:t>pegawai</w:t>
      </w:r>
      <w:proofErr w:type="spellEnd"/>
      <w:r w:rsidR="003A36D8" w:rsidRPr="009B2A8C">
        <w:rPr>
          <w:sz w:val="24"/>
          <w:szCs w:val="24"/>
          <w:lang w:val="en-US"/>
        </w:rPr>
        <w:t xml:space="preserve"> di KPPN KPH</w:t>
      </w:r>
    </w:p>
    <w:p w14:paraId="04F49618" w14:textId="32930C2A" w:rsidR="005816A0" w:rsidRPr="009B2A8C" w:rsidRDefault="005816A0" w:rsidP="005816A0">
      <w:pPr>
        <w:pStyle w:val="ListParagraph"/>
        <w:ind w:left="1440" w:firstLine="720"/>
        <w:rPr>
          <w:sz w:val="24"/>
          <w:szCs w:val="24"/>
          <w:lang w:val="en-US"/>
        </w:rPr>
      </w:pPr>
      <w:proofErr w:type="spellStart"/>
      <w:r w:rsidRPr="009B2A8C">
        <w:rPr>
          <w:sz w:val="24"/>
          <w:szCs w:val="24"/>
          <w:lang w:val="en-US"/>
        </w:rPr>
        <w:t>Temuan</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memperkuat</w:t>
      </w:r>
      <w:proofErr w:type="spellEnd"/>
      <w:r w:rsidRPr="009B2A8C">
        <w:rPr>
          <w:sz w:val="24"/>
          <w:szCs w:val="24"/>
          <w:lang w:val="en-US"/>
        </w:rPr>
        <w:t xml:space="preserve"> </w:t>
      </w:r>
      <w:proofErr w:type="spellStart"/>
      <w:r w:rsidRPr="009B2A8C">
        <w:rPr>
          <w:sz w:val="24"/>
          <w:szCs w:val="24"/>
          <w:lang w:val="en-US"/>
        </w:rPr>
        <w:t>eksistensi</w:t>
      </w:r>
      <w:proofErr w:type="spellEnd"/>
      <w:r w:rsidRPr="009B2A8C">
        <w:rPr>
          <w:sz w:val="24"/>
          <w:szCs w:val="24"/>
          <w:lang w:val="en-US"/>
        </w:rPr>
        <w:t xml:space="preserve"> JCM </w:t>
      </w:r>
      <w:proofErr w:type="spellStart"/>
      <w:r w:rsidRPr="009B2A8C">
        <w:rPr>
          <w:sz w:val="24"/>
          <w:szCs w:val="24"/>
          <w:lang w:val="en-US"/>
        </w:rPr>
        <w:t>dalam</w:t>
      </w:r>
      <w:proofErr w:type="spellEnd"/>
      <w:r w:rsidRPr="009B2A8C">
        <w:rPr>
          <w:sz w:val="24"/>
          <w:szCs w:val="24"/>
          <w:lang w:val="en-US"/>
        </w:rPr>
        <w:t xml:space="preserve"> </w:t>
      </w:r>
      <w:proofErr w:type="spellStart"/>
      <w:r w:rsidRPr="009B2A8C">
        <w:rPr>
          <w:sz w:val="24"/>
          <w:szCs w:val="24"/>
          <w:lang w:val="en-US"/>
        </w:rPr>
        <w:t>konteks</w:t>
      </w:r>
      <w:proofErr w:type="spellEnd"/>
      <w:r w:rsidRPr="009B2A8C">
        <w:rPr>
          <w:sz w:val="24"/>
          <w:szCs w:val="24"/>
          <w:lang w:val="en-US"/>
        </w:rPr>
        <w:t xml:space="preserve"> </w:t>
      </w:r>
      <w:proofErr w:type="spellStart"/>
      <w:r w:rsidR="007514A2">
        <w:rPr>
          <w:sz w:val="24"/>
          <w:szCs w:val="24"/>
          <w:lang w:val="en-US"/>
        </w:rPr>
        <w:t>instansi</w:t>
      </w:r>
      <w:proofErr w:type="spellEnd"/>
      <w:r w:rsidR="007514A2">
        <w:rPr>
          <w:sz w:val="24"/>
          <w:szCs w:val="24"/>
          <w:lang w:val="en-US"/>
        </w:rPr>
        <w:t xml:space="preserve"> </w:t>
      </w:r>
      <w:proofErr w:type="spellStart"/>
      <w:r w:rsidR="007514A2">
        <w:rPr>
          <w:sz w:val="24"/>
          <w:szCs w:val="24"/>
          <w:lang w:val="en-US"/>
        </w:rPr>
        <w:t>pemerintah</w:t>
      </w:r>
      <w:proofErr w:type="spellEnd"/>
      <w:r w:rsidRPr="009B2A8C">
        <w:rPr>
          <w:sz w:val="24"/>
          <w:szCs w:val="24"/>
          <w:lang w:val="en-US"/>
        </w:rPr>
        <w:t xml:space="preserve">, </w:t>
      </w:r>
      <w:proofErr w:type="spellStart"/>
      <w:r w:rsidRPr="009B2A8C">
        <w:rPr>
          <w:sz w:val="24"/>
          <w:szCs w:val="24"/>
          <w:lang w:val="en-US"/>
        </w:rPr>
        <w:t>dengan</w:t>
      </w:r>
      <w:proofErr w:type="spellEnd"/>
      <w:r w:rsidRPr="009B2A8C">
        <w:rPr>
          <w:sz w:val="24"/>
          <w:szCs w:val="24"/>
          <w:lang w:val="en-US"/>
        </w:rPr>
        <w:t xml:space="preserve"> </w:t>
      </w:r>
      <w:proofErr w:type="spellStart"/>
      <w:r w:rsidRPr="009B2A8C">
        <w:rPr>
          <w:sz w:val="24"/>
          <w:szCs w:val="24"/>
          <w:lang w:val="en-US"/>
        </w:rPr>
        <w:t>membuktikan</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proofErr w:type="spellStart"/>
      <w:r w:rsidRPr="009B2A8C">
        <w:rPr>
          <w:sz w:val="24"/>
          <w:szCs w:val="24"/>
          <w:lang w:val="en-US"/>
        </w:rPr>
        <w:t>kebijakan</w:t>
      </w:r>
      <w:proofErr w:type="spellEnd"/>
      <w:r w:rsidRPr="009B2A8C">
        <w:rPr>
          <w:sz w:val="24"/>
          <w:szCs w:val="24"/>
          <w:lang w:val="en-US"/>
        </w:rPr>
        <w:t xml:space="preserve"> </w:t>
      </w:r>
      <w:proofErr w:type="spellStart"/>
      <w:r w:rsidRPr="009B2A8C">
        <w:rPr>
          <w:sz w:val="24"/>
          <w:szCs w:val="24"/>
          <w:lang w:val="en-US"/>
        </w:rPr>
        <w:t>sistem</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fleksibel</w:t>
      </w:r>
      <w:proofErr w:type="spellEnd"/>
      <w:r w:rsidRPr="009B2A8C">
        <w:rPr>
          <w:sz w:val="24"/>
          <w:szCs w:val="24"/>
          <w:lang w:val="en-US"/>
        </w:rPr>
        <w:t xml:space="preserve"> </w:t>
      </w:r>
      <w:proofErr w:type="spellStart"/>
      <w:r w:rsidRPr="009B2A8C">
        <w:rPr>
          <w:sz w:val="24"/>
          <w:szCs w:val="24"/>
          <w:lang w:val="en-US"/>
        </w:rPr>
        <w:t>merupakan</w:t>
      </w:r>
      <w:proofErr w:type="spellEnd"/>
      <w:r w:rsidRPr="009B2A8C">
        <w:rPr>
          <w:sz w:val="24"/>
          <w:szCs w:val="24"/>
          <w:lang w:val="en-US"/>
        </w:rPr>
        <w:t xml:space="preserve"> </w:t>
      </w:r>
      <w:proofErr w:type="spellStart"/>
      <w:r w:rsidRPr="009B2A8C">
        <w:rPr>
          <w:sz w:val="24"/>
          <w:szCs w:val="24"/>
          <w:lang w:val="en-US"/>
        </w:rPr>
        <w:t>sebuah</w:t>
      </w:r>
      <w:proofErr w:type="spellEnd"/>
      <w:r w:rsidRPr="009B2A8C">
        <w:rPr>
          <w:sz w:val="24"/>
          <w:szCs w:val="24"/>
          <w:lang w:val="en-US"/>
        </w:rPr>
        <w:t xml:space="preserve"> stimulus yang </w:t>
      </w:r>
      <w:proofErr w:type="spellStart"/>
      <w:r w:rsidRPr="009B2A8C">
        <w:rPr>
          <w:sz w:val="24"/>
          <w:szCs w:val="24"/>
          <w:lang w:val="en-US"/>
        </w:rPr>
        <w:t>efektif</w:t>
      </w:r>
      <w:proofErr w:type="spellEnd"/>
      <w:r w:rsidRPr="009B2A8C">
        <w:rPr>
          <w:sz w:val="24"/>
          <w:szCs w:val="24"/>
          <w:lang w:val="en-US"/>
        </w:rPr>
        <w:t xml:space="preserve"> </w:t>
      </w:r>
      <w:proofErr w:type="spellStart"/>
      <w:r w:rsidRPr="009B2A8C">
        <w:rPr>
          <w:sz w:val="24"/>
          <w:szCs w:val="24"/>
          <w:lang w:val="en-US"/>
        </w:rPr>
        <w:t>untuk</w:t>
      </w:r>
      <w:proofErr w:type="spellEnd"/>
      <w:r w:rsidRPr="009B2A8C">
        <w:rPr>
          <w:sz w:val="24"/>
          <w:szCs w:val="24"/>
          <w:lang w:val="en-US"/>
        </w:rPr>
        <w:t xml:space="preserve"> </w:t>
      </w:r>
      <w:proofErr w:type="spellStart"/>
      <w:r w:rsidRPr="009B2A8C">
        <w:rPr>
          <w:sz w:val="24"/>
          <w:szCs w:val="24"/>
          <w:lang w:val="en-US"/>
        </w:rPr>
        <w:t>memperkaya</w:t>
      </w:r>
      <w:proofErr w:type="spellEnd"/>
      <w:r w:rsidRPr="009B2A8C">
        <w:rPr>
          <w:sz w:val="24"/>
          <w:szCs w:val="24"/>
          <w:lang w:val="en-US"/>
        </w:rPr>
        <w:t xml:space="preserve"> </w:t>
      </w:r>
      <w:proofErr w:type="spellStart"/>
      <w:r w:rsidRPr="009B2A8C">
        <w:rPr>
          <w:sz w:val="24"/>
          <w:szCs w:val="24"/>
          <w:lang w:val="en-US"/>
        </w:rPr>
        <w:t>porsi</w:t>
      </w:r>
      <w:proofErr w:type="spellEnd"/>
      <w:r w:rsidRPr="009B2A8C">
        <w:rPr>
          <w:sz w:val="24"/>
          <w:szCs w:val="24"/>
          <w:lang w:val="en-US"/>
        </w:rPr>
        <w:t xml:space="preserve"> </w:t>
      </w:r>
      <w:proofErr w:type="spellStart"/>
      <w:r w:rsidRPr="009B2A8C">
        <w:rPr>
          <w:sz w:val="24"/>
          <w:szCs w:val="24"/>
          <w:lang w:val="en-US"/>
        </w:rPr>
        <w:t>otonomi</w:t>
      </w:r>
      <w:proofErr w:type="spellEnd"/>
      <w:r w:rsidRPr="009B2A8C">
        <w:rPr>
          <w:sz w:val="24"/>
          <w:szCs w:val="24"/>
          <w:lang w:val="en-US"/>
        </w:rPr>
        <w:t xml:space="preserve">, </w:t>
      </w:r>
      <w:proofErr w:type="spellStart"/>
      <w:r w:rsidRPr="009B2A8C">
        <w:rPr>
          <w:sz w:val="24"/>
          <w:szCs w:val="24"/>
          <w:lang w:val="en-US"/>
        </w:rPr>
        <w:t>keragaman</w:t>
      </w:r>
      <w:proofErr w:type="spellEnd"/>
      <w:r w:rsidRPr="009B2A8C">
        <w:rPr>
          <w:sz w:val="24"/>
          <w:szCs w:val="24"/>
          <w:lang w:val="en-US"/>
        </w:rPr>
        <w:t xml:space="preserve"> </w:t>
      </w:r>
      <w:proofErr w:type="spellStart"/>
      <w:r w:rsidRPr="009B2A8C">
        <w:rPr>
          <w:sz w:val="24"/>
          <w:szCs w:val="24"/>
          <w:lang w:val="en-US"/>
        </w:rPr>
        <w:t>keterampilan</w:t>
      </w:r>
      <w:proofErr w:type="spellEnd"/>
      <w:r w:rsidRPr="009B2A8C">
        <w:rPr>
          <w:sz w:val="24"/>
          <w:szCs w:val="24"/>
          <w:lang w:val="en-US"/>
        </w:rPr>
        <w:t xml:space="preserve">, dan </w:t>
      </w:r>
      <w:proofErr w:type="spellStart"/>
      <w:r w:rsidRPr="009B2A8C">
        <w:rPr>
          <w:sz w:val="24"/>
          <w:szCs w:val="24"/>
          <w:lang w:val="en-US"/>
        </w:rPr>
        <w:t>tanggung</w:t>
      </w:r>
      <w:proofErr w:type="spellEnd"/>
      <w:r w:rsidRPr="009B2A8C">
        <w:rPr>
          <w:sz w:val="24"/>
          <w:szCs w:val="24"/>
          <w:lang w:val="en-US"/>
        </w:rPr>
        <w:t xml:space="preserve"> </w:t>
      </w:r>
      <w:proofErr w:type="spellStart"/>
      <w:r w:rsidRPr="009B2A8C">
        <w:rPr>
          <w:sz w:val="24"/>
          <w:szCs w:val="24"/>
          <w:lang w:val="en-US"/>
        </w:rPr>
        <w:t>jawab</w:t>
      </w:r>
      <w:proofErr w:type="spellEnd"/>
      <w:r w:rsidRPr="009B2A8C">
        <w:rPr>
          <w:sz w:val="24"/>
          <w:szCs w:val="24"/>
          <w:lang w:val="en-US"/>
        </w:rPr>
        <w:t xml:space="preserve"> </w:t>
      </w:r>
      <w:proofErr w:type="spellStart"/>
      <w:r w:rsidRPr="009B2A8C">
        <w:rPr>
          <w:sz w:val="24"/>
          <w:szCs w:val="24"/>
          <w:lang w:val="en-US"/>
        </w:rPr>
        <w:t>mandiri</w:t>
      </w:r>
      <w:proofErr w:type="spellEnd"/>
      <w:r w:rsidRPr="009B2A8C">
        <w:rPr>
          <w:sz w:val="24"/>
          <w:szCs w:val="24"/>
          <w:lang w:val="en-US"/>
        </w:rPr>
        <w:t xml:space="preserve"> </w:t>
      </w:r>
      <w:proofErr w:type="spellStart"/>
      <w:r w:rsidRPr="009B2A8C">
        <w:rPr>
          <w:sz w:val="24"/>
          <w:szCs w:val="24"/>
          <w:lang w:val="en-US"/>
        </w:rPr>
        <w:t>pegawai</w:t>
      </w:r>
      <w:proofErr w:type="spellEnd"/>
      <w:r w:rsidRPr="009B2A8C">
        <w:rPr>
          <w:sz w:val="24"/>
          <w:szCs w:val="24"/>
          <w:lang w:val="en-US"/>
        </w:rPr>
        <w:t xml:space="preserve"> </w:t>
      </w:r>
      <w:proofErr w:type="spellStart"/>
      <w:r w:rsidRPr="009B2A8C">
        <w:rPr>
          <w:sz w:val="24"/>
          <w:szCs w:val="24"/>
          <w:lang w:val="en-US"/>
        </w:rPr>
        <w:t>pemerintah</w:t>
      </w:r>
      <w:proofErr w:type="spellEnd"/>
      <w:r w:rsidRPr="009B2A8C">
        <w:rPr>
          <w:sz w:val="24"/>
          <w:szCs w:val="24"/>
          <w:lang w:val="en-US"/>
        </w:rPr>
        <w:t xml:space="preserve"> di era digital.</w:t>
      </w:r>
    </w:p>
    <w:p w14:paraId="72A01707" w14:textId="6769F2F3" w:rsidR="005816A0" w:rsidRPr="009B2A8C" w:rsidRDefault="005816A0" w:rsidP="005816A0">
      <w:pPr>
        <w:pStyle w:val="ListParagraph"/>
        <w:ind w:left="1440" w:firstLine="720"/>
        <w:rPr>
          <w:sz w:val="24"/>
          <w:szCs w:val="24"/>
          <w:lang w:val="en-US"/>
        </w:rPr>
      </w:pPr>
      <w:proofErr w:type="spellStart"/>
      <w:r w:rsidRPr="009B2A8C">
        <w:rPr>
          <w:sz w:val="24"/>
          <w:szCs w:val="24"/>
          <w:lang w:val="en-US"/>
        </w:rPr>
        <w:t>Dalam</w:t>
      </w:r>
      <w:proofErr w:type="spellEnd"/>
      <w:r w:rsidRPr="009B2A8C">
        <w:rPr>
          <w:sz w:val="24"/>
          <w:szCs w:val="24"/>
          <w:lang w:val="en-US"/>
        </w:rPr>
        <w:t xml:space="preserve"> </w:t>
      </w:r>
      <w:proofErr w:type="spellStart"/>
      <w:r w:rsidRPr="009B2A8C">
        <w:rPr>
          <w:sz w:val="24"/>
          <w:szCs w:val="24"/>
          <w:lang w:val="en-US"/>
        </w:rPr>
        <w:t>hal</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manajemen</w:t>
      </w:r>
      <w:proofErr w:type="spellEnd"/>
      <w:r w:rsidRPr="009B2A8C">
        <w:rPr>
          <w:sz w:val="24"/>
          <w:szCs w:val="24"/>
          <w:lang w:val="en-US"/>
        </w:rPr>
        <w:t xml:space="preserve"> KPPN KPH </w:t>
      </w:r>
      <w:proofErr w:type="spellStart"/>
      <w:r w:rsidRPr="009B2A8C">
        <w:rPr>
          <w:sz w:val="24"/>
          <w:szCs w:val="24"/>
          <w:lang w:val="en-US"/>
        </w:rPr>
        <w:t>perlu</w:t>
      </w:r>
      <w:proofErr w:type="spellEnd"/>
      <w:r w:rsidRPr="009B2A8C">
        <w:rPr>
          <w:sz w:val="24"/>
          <w:szCs w:val="24"/>
          <w:lang w:val="en-US"/>
        </w:rPr>
        <w:t xml:space="preserve"> </w:t>
      </w:r>
      <w:proofErr w:type="spellStart"/>
      <w:r w:rsidR="00B324B5" w:rsidRPr="009B2A8C">
        <w:rPr>
          <w:sz w:val="24"/>
          <w:szCs w:val="24"/>
          <w:lang w:val="en-US"/>
        </w:rPr>
        <w:t>memanfaatkan</w:t>
      </w:r>
      <w:proofErr w:type="spellEnd"/>
      <w:r w:rsidR="00B324B5" w:rsidRPr="009B2A8C">
        <w:rPr>
          <w:sz w:val="24"/>
          <w:szCs w:val="24"/>
          <w:lang w:val="en-US"/>
        </w:rPr>
        <w:t xml:space="preserve"> </w:t>
      </w:r>
      <w:proofErr w:type="spellStart"/>
      <w:r w:rsidR="00B324B5" w:rsidRPr="009B2A8C">
        <w:rPr>
          <w:sz w:val="24"/>
          <w:szCs w:val="24"/>
          <w:lang w:val="en-US"/>
        </w:rPr>
        <w:t>ruang</w:t>
      </w:r>
      <w:proofErr w:type="spellEnd"/>
      <w:r w:rsidR="00B324B5" w:rsidRPr="009B2A8C">
        <w:rPr>
          <w:sz w:val="24"/>
          <w:szCs w:val="24"/>
          <w:lang w:val="en-US"/>
        </w:rPr>
        <w:t xml:space="preserve"> </w:t>
      </w:r>
      <w:proofErr w:type="spellStart"/>
      <w:r w:rsidR="00B324B5" w:rsidRPr="009B2A8C">
        <w:rPr>
          <w:sz w:val="24"/>
          <w:szCs w:val="24"/>
          <w:lang w:val="en-US"/>
        </w:rPr>
        <w:t>kerja</w:t>
      </w:r>
      <w:proofErr w:type="spellEnd"/>
      <w:r w:rsidR="00B324B5" w:rsidRPr="009B2A8C">
        <w:rPr>
          <w:sz w:val="24"/>
          <w:szCs w:val="24"/>
          <w:lang w:val="en-US"/>
        </w:rPr>
        <w:t xml:space="preserve"> </w:t>
      </w:r>
      <w:proofErr w:type="spellStart"/>
      <w:r w:rsidR="00B324B5" w:rsidRPr="009B2A8C">
        <w:rPr>
          <w:sz w:val="24"/>
          <w:szCs w:val="24"/>
          <w:lang w:val="en-US"/>
        </w:rPr>
        <w:t>fleksibel</w:t>
      </w:r>
      <w:proofErr w:type="spellEnd"/>
      <w:r w:rsidR="00B324B5" w:rsidRPr="009B2A8C">
        <w:rPr>
          <w:sz w:val="24"/>
          <w:szCs w:val="24"/>
          <w:lang w:val="en-US"/>
        </w:rPr>
        <w:t xml:space="preserve"> </w:t>
      </w:r>
      <w:proofErr w:type="spellStart"/>
      <w:r w:rsidR="00B324B5" w:rsidRPr="009B2A8C">
        <w:rPr>
          <w:sz w:val="24"/>
          <w:szCs w:val="24"/>
          <w:lang w:val="en-US"/>
        </w:rPr>
        <w:t>untuk</w:t>
      </w:r>
      <w:proofErr w:type="spellEnd"/>
      <w:r w:rsidR="00B324B5" w:rsidRPr="009B2A8C">
        <w:rPr>
          <w:sz w:val="24"/>
          <w:szCs w:val="24"/>
          <w:lang w:val="en-US"/>
        </w:rPr>
        <w:t xml:space="preserve"> </w:t>
      </w:r>
      <w:proofErr w:type="spellStart"/>
      <w:r w:rsidR="00B324B5" w:rsidRPr="009B2A8C">
        <w:rPr>
          <w:sz w:val="24"/>
          <w:szCs w:val="24"/>
          <w:lang w:val="en-US"/>
        </w:rPr>
        <w:t>merancang</w:t>
      </w:r>
      <w:proofErr w:type="spellEnd"/>
      <w:r w:rsidR="00B324B5" w:rsidRPr="009B2A8C">
        <w:rPr>
          <w:sz w:val="24"/>
          <w:szCs w:val="24"/>
          <w:lang w:val="en-US"/>
        </w:rPr>
        <w:t xml:space="preserve"> </w:t>
      </w:r>
      <w:proofErr w:type="spellStart"/>
      <w:r w:rsidR="00B324B5" w:rsidRPr="009B2A8C">
        <w:rPr>
          <w:sz w:val="24"/>
          <w:szCs w:val="24"/>
          <w:lang w:val="en-US"/>
        </w:rPr>
        <w:t>pembagian</w:t>
      </w:r>
      <w:proofErr w:type="spellEnd"/>
      <w:r w:rsidR="00B324B5" w:rsidRPr="009B2A8C">
        <w:rPr>
          <w:sz w:val="24"/>
          <w:szCs w:val="24"/>
          <w:lang w:val="en-US"/>
        </w:rPr>
        <w:t xml:space="preserve"> </w:t>
      </w:r>
      <w:proofErr w:type="spellStart"/>
      <w:r w:rsidR="00B324B5" w:rsidRPr="009B2A8C">
        <w:rPr>
          <w:sz w:val="24"/>
          <w:szCs w:val="24"/>
          <w:lang w:val="en-US"/>
        </w:rPr>
        <w:t>beban</w:t>
      </w:r>
      <w:proofErr w:type="spellEnd"/>
      <w:r w:rsidR="00B324B5" w:rsidRPr="009B2A8C">
        <w:rPr>
          <w:sz w:val="24"/>
          <w:szCs w:val="24"/>
          <w:lang w:val="en-US"/>
        </w:rPr>
        <w:t xml:space="preserve"> </w:t>
      </w:r>
      <w:proofErr w:type="spellStart"/>
      <w:r w:rsidR="00B324B5" w:rsidRPr="009B2A8C">
        <w:rPr>
          <w:sz w:val="24"/>
          <w:szCs w:val="24"/>
          <w:lang w:val="en-US"/>
        </w:rPr>
        <w:t>kerja</w:t>
      </w:r>
      <w:proofErr w:type="spellEnd"/>
      <w:r w:rsidR="00B324B5" w:rsidRPr="009B2A8C">
        <w:rPr>
          <w:sz w:val="24"/>
          <w:szCs w:val="24"/>
          <w:lang w:val="en-US"/>
        </w:rPr>
        <w:t xml:space="preserve"> yang </w:t>
      </w:r>
      <w:proofErr w:type="spellStart"/>
      <w:r w:rsidR="00B324B5" w:rsidRPr="009B2A8C">
        <w:rPr>
          <w:sz w:val="24"/>
          <w:szCs w:val="24"/>
          <w:lang w:val="en-US"/>
        </w:rPr>
        <w:t>lebih</w:t>
      </w:r>
      <w:proofErr w:type="spellEnd"/>
      <w:r w:rsidR="00B324B5" w:rsidRPr="009B2A8C">
        <w:rPr>
          <w:sz w:val="24"/>
          <w:szCs w:val="24"/>
          <w:lang w:val="en-US"/>
        </w:rPr>
        <w:t xml:space="preserve"> </w:t>
      </w:r>
      <w:proofErr w:type="spellStart"/>
      <w:r w:rsidR="00B324B5" w:rsidRPr="009B2A8C">
        <w:rPr>
          <w:sz w:val="24"/>
          <w:szCs w:val="24"/>
          <w:lang w:val="en-US"/>
        </w:rPr>
        <w:t>bervariasi</w:t>
      </w:r>
      <w:proofErr w:type="spellEnd"/>
      <w:r w:rsidR="00B324B5" w:rsidRPr="009B2A8C">
        <w:rPr>
          <w:sz w:val="24"/>
          <w:szCs w:val="24"/>
          <w:lang w:val="en-US"/>
        </w:rPr>
        <w:t xml:space="preserve"> dan </w:t>
      </w:r>
      <w:proofErr w:type="spellStart"/>
      <w:r w:rsidR="00B324B5" w:rsidRPr="009B2A8C">
        <w:rPr>
          <w:sz w:val="24"/>
          <w:szCs w:val="24"/>
          <w:lang w:val="en-US"/>
        </w:rPr>
        <w:t>mencakup</w:t>
      </w:r>
      <w:proofErr w:type="spellEnd"/>
      <w:r w:rsidR="00B324B5" w:rsidRPr="009B2A8C">
        <w:rPr>
          <w:sz w:val="24"/>
          <w:szCs w:val="24"/>
          <w:lang w:val="en-US"/>
        </w:rPr>
        <w:t xml:space="preserve"> </w:t>
      </w:r>
      <w:proofErr w:type="spellStart"/>
      <w:r w:rsidR="00B324B5" w:rsidRPr="009B2A8C">
        <w:rPr>
          <w:sz w:val="24"/>
          <w:szCs w:val="24"/>
          <w:lang w:val="en-US"/>
        </w:rPr>
        <w:t>aspek</w:t>
      </w:r>
      <w:proofErr w:type="spellEnd"/>
      <w:r w:rsidR="00B324B5" w:rsidRPr="009B2A8C">
        <w:rPr>
          <w:sz w:val="24"/>
          <w:szCs w:val="24"/>
          <w:lang w:val="en-US"/>
        </w:rPr>
        <w:t xml:space="preserve"> </w:t>
      </w:r>
      <w:proofErr w:type="spellStart"/>
      <w:r w:rsidR="00B324B5" w:rsidRPr="009B2A8C">
        <w:rPr>
          <w:sz w:val="24"/>
          <w:szCs w:val="24"/>
          <w:lang w:val="en-US"/>
        </w:rPr>
        <w:t>analisis</w:t>
      </w:r>
      <w:proofErr w:type="spellEnd"/>
      <w:r w:rsidR="00B324B5" w:rsidRPr="009B2A8C">
        <w:rPr>
          <w:sz w:val="24"/>
          <w:szCs w:val="24"/>
          <w:lang w:val="en-US"/>
        </w:rPr>
        <w:t xml:space="preserve"> </w:t>
      </w:r>
      <w:proofErr w:type="spellStart"/>
      <w:r w:rsidR="00B324B5" w:rsidRPr="009B2A8C">
        <w:rPr>
          <w:sz w:val="24"/>
          <w:szCs w:val="24"/>
          <w:lang w:val="en-US"/>
        </w:rPr>
        <w:t>serta</w:t>
      </w:r>
      <w:proofErr w:type="spellEnd"/>
      <w:r w:rsidR="00B324B5" w:rsidRPr="009B2A8C">
        <w:rPr>
          <w:sz w:val="24"/>
          <w:szCs w:val="24"/>
          <w:lang w:val="en-US"/>
        </w:rPr>
        <w:t xml:space="preserve"> </w:t>
      </w:r>
      <w:proofErr w:type="spellStart"/>
      <w:r w:rsidR="00B324B5" w:rsidRPr="009B2A8C">
        <w:rPr>
          <w:sz w:val="24"/>
          <w:szCs w:val="24"/>
          <w:lang w:val="en-US"/>
        </w:rPr>
        <w:t>verifikasi</w:t>
      </w:r>
      <w:proofErr w:type="spellEnd"/>
      <w:r w:rsidR="00B324B5" w:rsidRPr="009B2A8C">
        <w:rPr>
          <w:sz w:val="24"/>
          <w:szCs w:val="24"/>
          <w:lang w:val="en-US"/>
        </w:rPr>
        <w:t xml:space="preserve"> </w:t>
      </w:r>
      <w:proofErr w:type="spellStart"/>
      <w:r w:rsidR="00B324B5" w:rsidRPr="009B2A8C">
        <w:rPr>
          <w:sz w:val="24"/>
          <w:szCs w:val="24"/>
          <w:lang w:val="en-US"/>
        </w:rPr>
        <w:t>mandiri</w:t>
      </w:r>
      <w:proofErr w:type="spellEnd"/>
      <w:r w:rsidR="00B324B5" w:rsidRPr="009B2A8C">
        <w:rPr>
          <w:sz w:val="24"/>
          <w:szCs w:val="24"/>
          <w:lang w:val="en-US"/>
        </w:rPr>
        <w:t xml:space="preserve"> yang </w:t>
      </w:r>
      <w:proofErr w:type="spellStart"/>
      <w:r w:rsidR="00B324B5" w:rsidRPr="009B2A8C">
        <w:rPr>
          <w:sz w:val="24"/>
          <w:szCs w:val="24"/>
          <w:lang w:val="en-US"/>
        </w:rPr>
        <w:t>berbobot</w:t>
      </w:r>
      <w:proofErr w:type="spellEnd"/>
      <w:r w:rsidR="00B324B5" w:rsidRPr="009B2A8C">
        <w:rPr>
          <w:sz w:val="24"/>
          <w:szCs w:val="24"/>
          <w:lang w:val="en-US"/>
        </w:rPr>
        <w:t>.</w:t>
      </w:r>
    </w:p>
    <w:p w14:paraId="0015692C" w14:textId="1A506120" w:rsidR="00452531" w:rsidRPr="009B2A8C" w:rsidRDefault="00452531" w:rsidP="00452531">
      <w:pPr>
        <w:pStyle w:val="ListParagraph"/>
        <w:numPr>
          <w:ilvl w:val="2"/>
          <w:numId w:val="8"/>
        </w:numPr>
        <w:rPr>
          <w:sz w:val="24"/>
          <w:szCs w:val="24"/>
          <w:lang w:val="en-US"/>
        </w:rPr>
      </w:pPr>
      <w:proofErr w:type="spellStart"/>
      <w:r w:rsidRPr="009B2A8C">
        <w:rPr>
          <w:sz w:val="24"/>
          <w:szCs w:val="24"/>
          <w:lang w:val="en-US"/>
        </w:rPr>
        <w:t>Pengaruh</w:t>
      </w:r>
      <w:proofErr w:type="spellEnd"/>
      <w:r w:rsidRPr="009B2A8C">
        <w:rPr>
          <w:sz w:val="24"/>
          <w:szCs w:val="24"/>
          <w:lang w:val="en-US"/>
        </w:rPr>
        <w:t xml:space="preserve"> </w:t>
      </w:r>
      <w:r w:rsidR="00273E10" w:rsidRPr="00273E10">
        <w:rPr>
          <w:i/>
          <w:iCs/>
          <w:sz w:val="24"/>
          <w:szCs w:val="24"/>
          <w:lang w:val="en-US"/>
        </w:rPr>
        <w:t>Job Enrichment</w:t>
      </w:r>
      <w:r w:rsidRPr="009B2A8C">
        <w:rPr>
          <w:sz w:val="24"/>
          <w:szCs w:val="24"/>
          <w:lang w:val="en-US"/>
        </w:rPr>
        <w:t xml:space="preserve"> </w:t>
      </w:r>
      <w:proofErr w:type="spellStart"/>
      <w:r w:rsidRPr="009B2A8C">
        <w:rPr>
          <w:sz w:val="24"/>
          <w:szCs w:val="24"/>
          <w:lang w:val="en-US"/>
        </w:rPr>
        <w:t>terhadap</w:t>
      </w:r>
      <w:proofErr w:type="spellEnd"/>
      <w:r w:rsidRPr="009B2A8C">
        <w:rPr>
          <w:sz w:val="24"/>
          <w:szCs w:val="24"/>
          <w:lang w:val="en-US"/>
        </w:rPr>
        <w:t xml:space="preserve"> Kinerja </w:t>
      </w:r>
      <w:proofErr w:type="spellStart"/>
      <w:r w:rsidRPr="009B2A8C">
        <w:rPr>
          <w:sz w:val="24"/>
          <w:szCs w:val="24"/>
          <w:lang w:val="en-US"/>
        </w:rPr>
        <w:t>Pegawai</w:t>
      </w:r>
      <w:proofErr w:type="spellEnd"/>
      <w:r w:rsidRPr="009B2A8C">
        <w:rPr>
          <w:sz w:val="24"/>
          <w:szCs w:val="24"/>
          <w:lang w:val="en-US"/>
        </w:rPr>
        <w:t xml:space="preserve"> di KPPN KPH</w:t>
      </w:r>
    </w:p>
    <w:p w14:paraId="47A25BA2" w14:textId="6B4968BB" w:rsidR="00B324B5" w:rsidRPr="009B2A8C" w:rsidRDefault="00B324B5" w:rsidP="007514A2">
      <w:pPr>
        <w:pStyle w:val="ListParagraph"/>
        <w:ind w:left="1440" w:firstLine="720"/>
        <w:rPr>
          <w:sz w:val="24"/>
          <w:szCs w:val="24"/>
          <w:lang w:val="en-US"/>
        </w:rPr>
      </w:pPr>
      <w:r w:rsidRPr="009B2A8C">
        <w:rPr>
          <w:sz w:val="24"/>
          <w:szCs w:val="24"/>
          <w:lang w:val="en-US"/>
        </w:rPr>
        <w:t xml:space="preserve">Hasil </w:t>
      </w:r>
      <w:proofErr w:type="spellStart"/>
      <w:r w:rsidR="007514A2">
        <w:rPr>
          <w:sz w:val="24"/>
          <w:szCs w:val="24"/>
          <w:lang w:val="en-US"/>
        </w:rPr>
        <w:t>pengujian</w:t>
      </w:r>
      <w:proofErr w:type="spellEnd"/>
      <w:r w:rsidR="007514A2">
        <w:rPr>
          <w:sz w:val="24"/>
          <w:szCs w:val="24"/>
          <w:lang w:val="en-US"/>
        </w:rPr>
        <w:t xml:space="preserve"> </w:t>
      </w:r>
      <w:r w:rsidRPr="009B2A8C">
        <w:rPr>
          <w:sz w:val="24"/>
          <w:szCs w:val="24"/>
          <w:lang w:val="en-US"/>
        </w:rPr>
        <w:t xml:space="preserve">data </w:t>
      </w:r>
      <w:proofErr w:type="spellStart"/>
      <w:r w:rsidRPr="009B2A8C">
        <w:rPr>
          <w:sz w:val="24"/>
          <w:szCs w:val="24"/>
          <w:lang w:val="en-US"/>
        </w:rPr>
        <w:t>membuktikan</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r w:rsidR="00273E10" w:rsidRPr="00273E10">
        <w:rPr>
          <w:i/>
          <w:iCs/>
          <w:sz w:val="24"/>
          <w:szCs w:val="24"/>
          <w:lang w:val="en-US"/>
        </w:rPr>
        <w:t>Job Enrichment</w:t>
      </w:r>
      <w:r w:rsidRPr="009B2A8C">
        <w:rPr>
          <w:sz w:val="24"/>
          <w:szCs w:val="24"/>
          <w:lang w:val="en-US"/>
        </w:rPr>
        <w:t xml:space="preserve"> </w:t>
      </w:r>
      <w:proofErr w:type="spellStart"/>
      <w:r w:rsidRPr="009B2A8C">
        <w:rPr>
          <w:sz w:val="24"/>
          <w:szCs w:val="24"/>
          <w:lang w:val="en-US"/>
        </w:rPr>
        <w:t>berpengaruh</w:t>
      </w:r>
      <w:proofErr w:type="spellEnd"/>
      <w:r w:rsidRPr="009B2A8C">
        <w:rPr>
          <w:sz w:val="24"/>
          <w:szCs w:val="24"/>
          <w:lang w:val="en-US"/>
        </w:rPr>
        <w:t xml:space="preserve"> </w:t>
      </w:r>
      <w:proofErr w:type="spellStart"/>
      <w:r w:rsidRPr="009B2A8C">
        <w:rPr>
          <w:sz w:val="24"/>
          <w:szCs w:val="24"/>
          <w:lang w:val="en-US"/>
        </w:rPr>
        <w:t>positif</w:t>
      </w:r>
      <w:proofErr w:type="spellEnd"/>
      <w:r w:rsidRPr="009B2A8C">
        <w:rPr>
          <w:sz w:val="24"/>
          <w:szCs w:val="24"/>
          <w:lang w:val="en-US"/>
        </w:rPr>
        <w:t xml:space="preserve"> dan </w:t>
      </w:r>
      <w:proofErr w:type="spellStart"/>
      <w:r w:rsidRPr="009B2A8C">
        <w:rPr>
          <w:sz w:val="24"/>
          <w:szCs w:val="24"/>
          <w:lang w:val="en-US"/>
        </w:rPr>
        <w:t>signifikan</w:t>
      </w:r>
      <w:proofErr w:type="spellEnd"/>
      <w:r w:rsidRPr="009B2A8C">
        <w:rPr>
          <w:sz w:val="24"/>
          <w:szCs w:val="24"/>
          <w:lang w:val="en-US"/>
        </w:rPr>
        <w:t xml:space="preserve">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dominan</w:t>
      </w:r>
      <w:proofErr w:type="spellEnd"/>
      <w:r w:rsidRPr="009B2A8C">
        <w:rPr>
          <w:sz w:val="24"/>
          <w:szCs w:val="24"/>
          <w:lang w:val="en-US"/>
        </w:rPr>
        <w:t xml:space="preserve"> </w:t>
      </w:r>
      <w:proofErr w:type="spellStart"/>
      <w:r w:rsidRPr="009B2A8C">
        <w:rPr>
          <w:sz w:val="24"/>
          <w:szCs w:val="24"/>
          <w:lang w:val="en-US"/>
        </w:rPr>
        <w:t>terhadap</w:t>
      </w:r>
      <w:proofErr w:type="spellEnd"/>
      <w:r w:rsidRPr="009B2A8C">
        <w:rPr>
          <w:sz w:val="24"/>
          <w:szCs w:val="24"/>
          <w:lang w:val="en-US"/>
        </w:rPr>
        <w:t xml:space="preserve"> Kinerja </w:t>
      </w:r>
      <w:proofErr w:type="spellStart"/>
      <w:r w:rsidRPr="009B2A8C">
        <w:rPr>
          <w:sz w:val="24"/>
          <w:szCs w:val="24"/>
          <w:lang w:val="en-US"/>
        </w:rPr>
        <w:t>Pegawai</w:t>
      </w:r>
      <w:proofErr w:type="spellEnd"/>
      <w:r w:rsidRPr="009B2A8C">
        <w:rPr>
          <w:sz w:val="24"/>
          <w:szCs w:val="24"/>
          <w:lang w:val="en-US"/>
        </w:rPr>
        <w:t xml:space="preserve"> di KPPN KPH</w:t>
      </w:r>
      <w:r w:rsidR="00463234" w:rsidRPr="009B2A8C">
        <w:rPr>
          <w:sz w:val="24"/>
          <w:szCs w:val="24"/>
          <w:lang w:val="en-US"/>
        </w:rPr>
        <w:t xml:space="preserve">, </w:t>
      </w:r>
      <w:proofErr w:type="spellStart"/>
      <w:r w:rsidR="00463234" w:rsidRPr="009B2A8C">
        <w:rPr>
          <w:sz w:val="24"/>
          <w:szCs w:val="24"/>
          <w:lang w:val="en-US"/>
        </w:rPr>
        <w:t>sehingga</w:t>
      </w:r>
      <w:proofErr w:type="spellEnd"/>
      <w:r w:rsidR="00463234" w:rsidRPr="009B2A8C">
        <w:rPr>
          <w:sz w:val="24"/>
          <w:szCs w:val="24"/>
          <w:lang w:val="en-US"/>
        </w:rPr>
        <w:t xml:space="preserve"> </w:t>
      </w:r>
      <w:proofErr w:type="spellStart"/>
      <w:r w:rsidR="00463234" w:rsidRPr="009B2A8C">
        <w:rPr>
          <w:sz w:val="24"/>
          <w:szCs w:val="24"/>
          <w:lang w:val="en-US"/>
        </w:rPr>
        <w:t>Hipotesis</w:t>
      </w:r>
      <w:proofErr w:type="spellEnd"/>
      <w:r w:rsidR="00463234" w:rsidRPr="009B2A8C">
        <w:rPr>
          <w:sz w:val="24"/>
          <w:szCs w:val="24"/>
          <w:lang w:val="en-US"/>
        </w:rPr>
        <w:t xml:space="preserve"> 3 </w:t>
      </w:r>
      <w:proofErr w:type="spellStart"/>
      <w:r w:rsidR="00463234" w:rsidRPr="009B2A8C">
        <w:rPr>
          <w:sz w:val="24"/>
          <w:szCs w:val="24"/>
          <w:lang w:val="en-US"/>
        </w:rPr>
        <w:t>diterima</w:t>
      </w:r>
      <w:proofErr w:type="spellEnd"/>
      <w:r w:rsidR="00463234" w:rsidRPr="009B2A8C">
        <w:rPr>
          <w:sz w:val="24"/>
          <w:szCs w:val="24"/>
          <w:lang w:val="en-US"/>
        </w:rPr>
        <w:t xml:space="preserve"> </w:t>
      </w:r>
      <w:proofErr w:type="spellStart"/>
      <w:r w:rsidR="00463234" w:rsidRPr="009B2A8C">
        <w:rPr>
          <w:sz w:val="24"/>
          <w:szCs w:val="24"/>
          <w:lang w:val="en-US"/>
        </w:rPr>
        <w:t>secara</w:t>
      </w:r>
      <w:proofErr w:type="spellEnd"/>
      <w:r w:rsidR="00463234" w:rsidRPr="009B2A8C">
        <w:rPr>
          <w:sz w:val="24"/>
          <w:szCs w:val="24"/>
          <w:lang w:val="en-US"/>
        </w:rPr>
        <w:t xml:space="preserve"> </w:t>
      </w:r>
      <w:proofErr w:type="spellStart"/>
      <w:r w:rsidR="00463234" w:rsidRPr="009B2A8C">
        <w:rPr>
          <w:sz w:val="24"/>
          <w:szCs w:val="24"/>
          <w:lang w:val="en-US"/>
        </w:rPr>
        <w:t>sah</w:t>
      </w:r>
      <w:proofErr w:type="spellEnd"/>
      <w:r w:rsidR="00463234" w:rsidRPr="009B2A8C">
        <w:rPr>
          <w:sz w:val="24"/>
          <w:szCs w:val="24"/>
          <w:lang w:val="en-US"/>
        </w:rPr>
        <w:t xml:space="preserve">. </w:t>
      </w:r>
      <w:proofErr w:type="spellStart"/>
      <w:r w:rsidR="00463234" w:rsidRPr="009B2A8C">
        <w:rPr>
          <w:sz w:val="24"/>
          <w:szCs w:val="24"/>
          <w:lang w:val="en-US"/>
        </w:rPr>
        <w:t>Temuan</w:t>
      </w:r>
      <w:proofErr w:type="spellEnd"/>
      <w:r w:rsidR="00463234" w:rsidRPr="009B2A8C">
        <w:rPr>
          <w:sz w:val="24"/>
          <w:szCs w:val="24"/>
          <w:lang w:val="en-US"/>
        </w:rPr>
        <w:t xml:space="preserve"> </w:t>
      </w:r>
      <w:proofErr w:type="spellStart"/>
      <w:r w:rsidR="00463234" w:rsidRPr="009B2A8C">
        <w:rPr>
          <w:sz w:val="24"/>
          <w:szCs w:val="24"/>
          <w:lang w:val="en-US"/>
        </w:rPr>
        <w:t>ini</w:t>
      </w:r>
      <w:proofErr w:type="spellEnd"/>
      <w:r w:rsidR="00463234" w:rsidRPr="009B2A8C">
        <w:rPr>
          <w:sz w:val="24"/>
          <w:szCs w:val="24"/>
          <w:lang w:val="en-US"/>
        </w:rPr>
        <w:t xml:space="preserve"> </w:t>
      </w:r>
      <w:proofErr w:type="spellStart"/>
      <w:r w:rsidR="00463234" w:rsidRPr="009B2A8C">
        <w:rPr>
          <w:sz w:val="24"/>
          <w:szCs w:val="24"/>
          <w:lang w:val="en-US"/>
        </w:rPr>
        <w:t>menegaskan</w:t>
      </w:r>
      <w:proofErr w:type="spellEnd"/>
      <w:r w:rsidR="00463234" w:rsidRPr="009B2A8C">
        <w:rPr>
          <w:sz w:val="24"/>
          <w:szCs w:val="24"/>
          <w:lang w:val="en-US"/>
        </w:rPr>
        <w:t xml:space="preserve"> </w:t>
      </w:r>
      <w:proofErr w:type="spellStart"/>
      <w:r w:rsidR="00463234" w:rsidRPr="009B2A8C">
        <w:rPr>
          <w:sz w:val="24"/>
          <w:szCs w:val="24"/>
          <w:lang w:val="en-US"/>
        </w:rPr>
        <w:t>bahwa</w:t>
      </w:r>
      <w:proofErr w:type="spellEnd"/>
      <w:r w:rsidR="00463234" w:rsidRPr="009B2A8C">
        <w:rPr>
          <w:sz w:val="24"/>
          <w:szCs w:val="24"/>
          <w:lang w:val="en-US"/>
        </w:rPr>
        <w:t xml:space="preserve"> </w:t>
      </w:r>
      <w:proofErr w:type="spellStart"/>
      <w:r w:rsidR="00463234" w:rsidRPr="009B2A8C">
        <w:rPr>
          <w:sz w:val="24"/>
          <w:szCs w:val="24"/>
          <w:lang w:val="en-US"/>
        </w:rPr>
        <w:t>pengayaan</w:t>
      </w:r>
      <w:proofErr w:type="spellEnd"/>
      <w:r w:rsidR="00463234" w:rsidRPr="009B2A8C">
        <w:rPr>
          <w:sz w:val="24"/>
          <w:szCs w:val="24"/>
          <w:lang w:val="en-US"/>
        </w:rPr>
        <w:t xml:space="preserve"> </w:t>
      </w:r>
      <w:proofErr w:type="spellStart"/>
      <w:r w:rsidR="00463234" w:rsidRPr="009B2A8C">
        <w:rPr>
          <w:sz w:val="24"/>
          <w:szCs w:val="24"/>
          <w:lang w:val="en-US"/>
        </w:rPr>
        <w:t>karakteri</w:t>
      </w:r>
      <w:r w:rsidR="00574A54" w:rsidRPr="009B2A8C">
        <w:rPr>
          <w:sz w:val="24"/>
          <w:szCs w:val="24"/>
          <w:lang w:val="en-US"/>
        </w:rPr>
        <w:t>stik</w:t>
      </w:r>
      <w:proofErr w:type="spellEnd"/>
      <w:r w:rsidR="000A53AA" w:rsidRPr="009B2A8C">
        <w:rPr>
          <w:sz w:val="24"/>
          <w:szCs w:val="24"/>
          <w:lang w:val="en-US"/>
        </w:rPr>
        <w:t xml:space="preserve"> </w:t>
      </w:r>
      <w:proofErr w:type="spellStart"/>
      <w:r w:rsidR="000A53AA" w:rsidRPr="009B2A8C">
        <w:rPr>
          <w:sz w:val="24"/>
          <w:szCs w:val="24"/>
          <w:lang w:val="en-US"/>
        </w:rPr>
        <w:t>pekerjaan</w:t>
      </w:r>
      <w:proofErr w:type="spellEnd"/>
      <w:r w:rsidR="000A53AA" w:rsidRPr="009B2A8C">
        <w:rPr>
          <w:sz w:val="24"/>
          <w:szCs w:val="24"/>
          <w:lang w:val="en-US"/>
        </w:rPr>
        <w:t xml:space="preserve"> </w:t>
      </w:r>
      <w:proofErr w:type="spellStart"/>
      <w:r w:rsidR="000A53AA" w:rsidRPr="009B2A8C">
        <w:rPr>
          <w:sz w:val="24"/>
          <w:szCs w:val="24"/>
          <w:lang w:val="en-US"/>
        </w:rPr>
        <w:t>khususnya</w:t>
      </w:r>
      <w:proofErr w:type="spellEnd"/>
      <w:r w:rsidR="000A53AA" w:rsidRPr="009B2A8C">
        <w:rPr>
          <w:sz w:val="24"/>
          <w:szCs w:val="24"/>
          <w:lang w:val="en-US"/>
        </w:rPr>
        <w:t xml:space="preserve"> </w:t>
      </w:r>
      <w:proofErr w:type="spellStart"/>
      <w:r w:rsidR="000A53AA" w:rsidRPr="009B2A8C">
        <w:rPr>
          <w:sz w:val="24"/>
          <w:szCs w:val="24"/>
          <w:lang w:val="en-US"/>
        </w:rPr>
        <w:t>pemahaman</w:t>
      </w:r>
      <w:proofErr w:type="spellEnd"/>
      <w:r w:rsidR="000A53AA" w:rsidRPr="009B2A8C">
        <w:rPr>
          <w:sz w:val="24"/>
          <w:szCs w:val="24"/>
          <w:lang w:val="en-US"/>
        </w:rPr>
        <w:t xml:space="preserve"> </w:t>
      </w:r>
      <w:proofErr w:type="spellStart"/>
      <w:r w:rsidR="000A53AA" w:rsidRPr="009B2A8C">
        <w:rPr>
          <w:sz w:val="24"/>
          <w:szCs w:val="24"/>
          <w:lang w:val="en-US"/>
        </w:rPr>
        <w:t>atas</w:t>
      </w:r>
      <w:proofErr w:type="spellEnd"/>
      <w:r w:rsidR="000A53AA" w:rsidRPr="009B2A8C">
        <w:rPr>
          <w:sz w:val="24"/>
          <w:szCs w:val="24"/>
          <w:lang w:val="en-US"/>
        </w:rPr>
        <w:t xml:space="preserve"> </w:t>
      </w:r>
      <w:proofErr w:type="spellStart"/>
      <w:r w:rsidR="000A53AA" w:rsidRPr="009B2A8C">
        <w:rPr>
          <w:sz w:val="24"/>
          <w:szCs w:val="24"/>
          <w:lang w:val="en-US"/>
        </w:rPr>
        <w:t>signifikansi</w:t>
      </w:r>
      <w:proofErr w:type="spellEnd"/>
      <w:r w:rsidR="000A53AA" w:rsidRPr="009B2A8C">
        <w:rPr>
          <w:sz w:val="24"/>
          <w:szCs w:val="24"/>
          <w:lang w:val="en-US"/>
        </w:rPr>
        <w:t xml:space="preserve"> </w:t>
      </w:r>
      <w:proofErr w:type="spellStart"/>
      <w:r w:rsidR="000A53AA" w:rsidRPr="009B2A8C">
        <w:rPr>
          <w:sz w:val="24"/>
          <w:szCs w:val="24"/>
          <w:lang w:val="en-US"/>
        </w:rPr>
        <w:t>tugas</w:t>
      </w:r>
      <w:proofErr w:type="spellEnd"/>
      <w:r w:rsidR="000A53AA" w:rsidRPr="009B2A8C">
        <w:rPr>
          <w:sz w:val="24"/>
          <w:szCs w:val="24"/>
          <w:lang w:val="en-US"/>
        </w:rPr>
        <w:t xml:space="preserve"> (</w:t>
      </w:r>
      <w:r w:rsidR="000A53AA" w:rsidRPr="007514A2">
        <w:rPr>
          <w:i/>
          <w:iCs/>
          <w:sz w:val="24"/>
          <w:szCs w:val="24"/>
          <w:lang w:val="en-US"/>
        </w:rPr>
        <w:t>task significance</w:t>
      </w:r>
      <w:r w:rsidR="000A53AA" w:rsidRPr="009B2A8C">
        <w:rPr>
          <w:sz w:val="24"/>
          <w:szCs w:val="24"/>
          <w:lang w:val="en-US"/>
        </w:rPr>
        <w:t xml:space="preserve">) </w:t>
      </w:r>
      <w:r w:rsidR="000A53AA" w:rsidRPr="009B2A8C">
        <w:rPr>
          <w:sz w:val="24"/>
          <w:szCs w:val="24"/>
          <w:lang w:val="en-US"/>
        </w:rPr>
        <w:lastRenderedPageBreak/>
        <w:t xml:space="preserve">dan </w:t>
      </w:r>
      <w:proofErr w:type="spellStart"/>
      <w:r w:rsidR="000A53AA" w:rsidRPr="009B2A8C">
        <w:rPr>
          <w:sz w:val="24"/>
          <w:szCs w:val="24"/>
          <w:lang w:val="en-US"/>
        </w:rPr>
        <w:t>keutuhan</w:t>
      </w:r>
      <w:proofErr w:type="spellEnd"/>
      <w:r w:rsidR="000A53AA" w:rsidRPr="009B2A8C">
        <w:rPr>
          <w:sz w:val="24"/>
          <w:szCs w:val="24"/>
          <w:lang w:val="en-US"/>
        </w:rPr>
        <w:t xml:space="preserve"> </w:t>
      </w:r>
      <w:proofErr w:type="spellStart"/>
      <w:r w:rsidR="000A53AA" w:rsidRPr="009B2A8C">
        <w:rPr>
          <w:sz w:val="24"/>
          <w:szCs w:val="24"/>
          <w:lang w:val="en-US"/>
        </w:rPr>
        <w:t>tanggung</w:t>
      </w:r>
      <w:proofErr w:type="spellEnd"/>
      <w:r w:rsidR="000A53AA" w:rsidRPr="009B2A8C">
        <w:rPr>
          <w:sz w:val="24"/>
          <w:szCs w:val="24"/>
          <w:lang w:val="en-US"/>
        </w:rPr>
        <w:t xml:space="preserve"> </w:t>
      </w:r>
      <w:proofErr w:type="spellStart"/>
      <w:r w:rsidR="000A53AA" w:rsidRPr="009B2A8C">
        <w:rPr>
          <w:sz w:val="24"/>
          <w:szCs w:val="24"/>
          <w:lang w:val="en-US"/>
        </w:rPr>
        <w:t>jawab</w:t>
      </w:r>
      <w:proofErr w:type="spellEnd"/>
      <w:r w:rsidR="000A53AA" w:rsidRPr="009B2A8C">
        <w:rPr>
          <w:sz w:val="24"/>
          <w:szCs w:val="24"/>
          <w:lang w:val="en-US"/>
        </w:rPr>
        <w:t xml:space="preserve"> (</w:t>
      </w:r>
      <w:r w:rsidR="000A53AA" w:rsidRPr="007514A2">
        <w:rPr>
          <w:i/>
          <w:iCs/>
          <w:sz w:val="24"/>
          <w:szCs w:val="24"/>
          <w:lang w:val="en-US"/>
        </w:rPr>
        <w:t>task identity</w:t>
      </w:r>
      <w:r w:rsidR="000A53AA" w:rsidRPr="009B2A8C">
        <w:rPr>
          <w:sz w:val="24"/>
          <w:szCs w:val="24"/>
          <w:lang w:val="en-US"/>
        </w:rPr>
        <w:t xml:space="preserve">) </w:t>
      </w:r>
      <w:proofErr w:type="spellStart"/>
      <w:r w:rsidR="00205492" w:rsidRPr="009B2A8C">
        <w:rPr>
          <w:sz w:val="24"/>
          <w:szCs w:val="24"/>
          <w:lang w:val="en-US"/>
        </w:rPr>
        <w:t>khususnya</w:t>
      </w:r>
      <w:proofErr w:type="spellEnd"/>
      <w:r w:rsidR="00205492" w:rsidRPr="009B2A8C">
        <w:rPr>
          <w:sz w:val="24"/>
          <w:szCs w:val="24"/>
          <w:lang w:val="en-US"/>
        </w:rPr>
        <w:t xml:space="preserve"> </w:t>
      </w:r>
      <w:proofErr w:type="spellStart"/>
      <w:r w:rsidR="00205492" w:rsidRPr="009B2A8C">
        <w:rPr>
          <w:sz w:val="24"/>
          <w:szCs w:val="24"/>
          <w:lang w:val="en-US"/>
        </w:rPr>
        <w:t>dalam</w:t>
      </w:r>
      <w:proofErr w:type="spellEnd"/>
      <w:r w:rsidR="00205492" w:rsidRPr="009B2A8C">
        <w:rPr>
          <w:sz w:val="24"/>
          <w:szCs w:val="24"/>
          <w:lang w:val="en-US"/>
        </w:rPr>
        <w:t xml:space="preserve"> </w:t>
      </w:r>
      <w:proofErr w:type="spellStart"/>
      <w:r w:rsidR="00205492" w:rsidRPr="009B2A8C">
        <w:rPr>
          <w:sz w:val="24"/>
          <w:szCs w:val="24"/>
          <w:lang w:val="en-US"/>
        </w:rPr>
        <w:t>verifikasi</w:t>
      </w:r>
      <w:proofErr w:type="spellEnd"/>
      <w:r w:rsidR="00205492" w:rsidRPr="009B2A8C">
        <w:rPr>
          <w:sz w:val="24"/>
          <w:szCs w:val="24"/>
          <w:lang w:val="en-US"/>
        </w:rPr>
        <w:t xml:space="preserve"> </w:t>
      </w:r>
      <w:proofErr w:type="spellStart"/>
      <w:r w:rsidR="00205492" w:rsidRPr="009B2A8C">
        <w:rPr>
          <w:sz w:val="24"/>
          <w:szCs w:val="24"/>
          <w:lang w:val="en-US"/>
        </w:rPr>
        <w:t>dokumen</w:t>
      </w:r>
      <w:proofErr w:type="spellEnd"/>
      <w:r w:rsidR="00205492" w:rsidRPr="009B2A8C">
        <w:rPr>
          <w:sz w:val="24"/>
          <w:szCs w:val="24"/>
          <w:lang w:val="en-US"/>
        </w:rPr>
        <w:t xml:space="preserve"> </w:t>
      </w:r>
      <w:proofErr w:type="spellStart"/>
      <w:r w:rsidR="00205492" w:rsidRPr="009B2A8C">
        <w:rPr>
          <w:sz w:val="24"/>
          <w:szCs w:val="24"/>
          <w:lang w:val="en-US"/>
        </w:rPr>
        <w:t>transaksi</w:t>
      </w:r>
      <w:proofErr w:type="spellEnd"/>
      <w:r w:rsidR="00205492" w:rsidRPr="009B2A8C">
        <w:rPr>
          <w:sz w:val="24"/>
          <w:szCs w:val="24"/>
          <w:lang w:val="en-US"/>
        </w:rPr>
        <w:t xml:space="preserve"> PHLN. Hal </w:t>
      </w:r>
      <w:proofErr w:type="spellStart"/>
      <w:r w:rsidR="00205492" w:rsidRPr="009B2A8C">
        <w:rPr>
          <w:sz w:val="24"/>
          <w:szCs w:val="24"/>
          <w:lang w:val="en-US"/>
        </w:rPr>
        <w:t>ini</w:t>
      </w:r>
      <w:proofErr w:type="spellEnd"/>
      <w:r w:rsidR="00205492" w:rsidRPr="009B2A8C">
        <w:rPr>
          <w:sz w:val="24"/>
          <w:szCs w:val="24"/>
          <w:lang w:val="en-US"/>
        </w:rPr>
        <w:t xml:space="preserve"> </w:t>
      </w:r>
      <w:proofErr w:type="spellStart"/>
      <w:r w:rsidR="00205492" w:rsidRPr="009B2A8C">
        <w:rPr>
          <w:sz w:val="24"/>
          <w:szCs w:val="24"/>
          <w:lang w:val="en-US"/>
        </w:rPr>
        <w:t>dapat</w:t>
      </w:r>
      <w:proofErr w:type="spellEnd"/>
      <w:r w:rsidR="00205492" w:rsidRPr="009B2A8C">
        <w:rPr>
          <w:sz w:val="24"/>
          <w:szCs w:val="24"/>
          <w:lang w:val="en-US"/>
        </w:rPr>
        <w:t xml:space="preserve"> </w:t>
      </w:r>
      <w:proofErr w:type="spellStart"/>
      <w:r w:rsidR="00205492" w:rsidRPr="009B2A8C">
        <w:rPr>
          <w:sz w:val="24"/>
          <w:szCs w:val="24"/>
          <w:lang w:val="en-US"/>
        </w:rPr>
        <w:t>menjadi</w:t>
      </w:r>
      <w:proofErr w:type="spellEnd"/>
      <w:r w:rsidR="00205492" w:rsidRPr="009B2A8C">
        <w:rPr>
          <w:sz w:val="24"/>
          <w:szCs w:val="24"/>
          <w:lang w:val="en-US"/>
        </w:rPr>
        <w:t xml:space="preserve"> </w:t>
      </w:r>
      <w:proofErr w:type="spellStart"/>
      <w:r w:rsidR="00205492" w:rsidRPr="009B2A8C">
        <w:rPr>
          <w:sz w:val="24"/>
          <w:szCs w:val="24"/>
          <w:lang w:val="en-US"/>
        </w:rPr>
        <w:t>pendorong</w:t>
      </w:r>
      <w:proofErr w:type="spellEnd"/>
      <w:r w:rsidR="00205492" w:rsidRPr="009B2A8C">
        <w:rPr>
          <w:sz w:val="24"/>
          <w:szCs w:val="24"/>
          <w:lang w:val="en-US"/>
        </w:rPr>
        <w:t xml:space="preserve"> </w:t>
      </w:r>
      <w:proofErr w:type="spellStart"/>
      <w:r w:rsidR="00205492" w:rsidRPr="009B2A8C">
        <w:rPr>
          <w:sz w:val="24"/>
          <w:szCs w:val="24"/>
          <w:lang w:val="en-US"/>
        </w:rPr>
        <w:t>utama</w:t>
      </w:r>
      <w:proofErr w:type="spellEnd"/>
      <w:r w:rsidR="00205492" w:rsidRPr="009B2A8C">
        <w:rPr>
          <w:sz w:val="24"/>
          <w:szCs w:val="24"/>
          <w:lang w:val="en-US"/>
        </w:rPr>
        <w:t xml:space="preserve"> </w:t>
      </w:r>
      <w:proofErr w:type="spellStart"/>
      <w:r w:rsidR="005412AD" w:rsidRPr="009B2A8C">
        <w:rPr>
          <w:sz w:val="24"/>
          <w:szCs w:val="24"/>
          <w:lang w:val="en-US"/>
        </w:rPr>
        <w:t>dalam</w:t>
      </w:r>
      <w:proofErr w:type="spellEnd"/>
      <w:r w:rsidR="005412AD" w:rsidRPr="009B2A8C">
        <w:rPr>
          <w:sz w:val="24"/>
          <w:szCs w:val="24"/>
          <w:lang w:val="en-US"/>
        </w:rPr>
        <w:t xml:space="preserve"> </w:t>
      </w:r>
      <w:proofErr w:type="spellStart"/>
      <w:r w:rsidR="005412AD" w:rsidRPr="009B2A8C">
        <w:rPr>
          <w:sz w:val="24"/>
          <w:szCs w:val="24"/>
          <w:lang w:val="en-US"/>
        </w:rPr>
        <w:t>meningkatkan</w:t>
      </w:r>
      <w:proofErr w:type="spellEnd"/>
      <w:r w:rsidR="005412AD" w:rsidRPr="009B2A8C">
        <w:rPr>
          <w:sz w:val="24"/>
          <w:szCs w:val="24"/>
          <w:lang w:val="en-US"/>
        </w:rPr>
        <w:t xml:space="preserve"> </w:t>
      </w:r>
      <w:proofErr w:type="spellStart"/>
      <w:r w:rsidR="005412AD" w:rsidRPr="009B2A8C">
        <w:rPr>
          <w:sz w:val="24"/>
          <w:szCs w:val="24"/>
          <w:lang w:val="en-US"/>
        </w:rPr>
        <w:t>kinerja</w:t>
      </w:r>
      <w:proofErr w:type="spellEnd"/>
      <w:r w:rsidR="005412AD" w:rsidRPr="009B2A8C">
        <w:rPr>
          <w:sz w:val="24"/>
          <w:szCs w:val="24"/>
          <w:lang w:val="en-US"/>
        </w:rPr>
        <w:t xml:space="preserve"> </w:t>
      </w:r>
      <w:proofErr w:type="spellStart"/>
      <w:r w:rsidR="005412AD" w:rsidRPr="009B2A8C">
        <w:rPr>
          <w:sz w:val="24"/>
          <w:szCs w:val="24"/>
          <w:lang w:val="en-US"/>
        </w:rPr>
        <w:t>individu</w:t>
      </w:r>
      <w:proofErr w:type="spellEnd"/>
      <w:r w:rsidR="005412AD" w:rsidRPr="009B2A8C">
        <w:rPr>
          <w:sz w:val="24"/>
          <w:szCs w:val="24"/>
          <w:lang w:val="en-US"/>
        </w:rPr>
        <w:t>.</w:t>
      </w:r>
    </w:p>
    <w:p w14:paraId="64DDA08A" w14:textId="61584BF5" w:rsidR="005412AD" w:rsidRPr="009B2A8C" w:rsidRDefault="0031230F" w:rsidP="007514A2">
      <w:pPr>
        <w:pStyle w:val="ListParagraph"/>
        <w:ind w:left="1440" w:firstLine="720"/>
        <w:rPr>
          <w:sz w:val="24"/>
          <w:szCs w:val="24"/>
          <w:lang w:val="en-US"/>
        </w:rPr>
      </w:pPr>
      <w:proofErr w:type="spellStart"/>
      <w:r w:rsidRPr="009B2A8C">
        <w:rPr>
          <w:sz w:val="24"/>
          <w:szCs w:val="24"/>
          <w:lang w:val="en-US"/>
        </w:rPr>
        <w:t>Tingginya</w:t>
      </w:r>
      <w:proofErr w:type="spellEnd"/>
      <w:r w:rsidRPr="009B2A8C">
        <w:rPr>
          <w:sz w:val="24"/>
          <w:szCs w:val="24"/>
          <w:lang w:val="en-US"/>
        </w:rPr>
        <w:t xml:space="preserve"> </w:t>
      </w:r>
      <w:proofErr w:type="spellStart"/>
      <w:r w:rsidRPr="009B2A8C">
        <w:rPr>
          <w:sz w:val="24"/>
          <w:szCs w:val="24"/>
          <w:lang w:val="en-US"/>
        </w:rPr>
        <w:t>pengaruh</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terletak</w:t>
      </w:r>
      <w:proofErr w:type="spellEnd"/>
      <w:r w:rsidRPr="009B2A8C">
        <w:rPr>
          <w:sz w:val="24"/>
          <w:szCs w:val="24"/>
          <w:lang w:val="en-US"/>
        </w:rPr>
        <w:t xml:space="preserve"> pada </w:t>
      </w:r>
      <w:proofErr w:type="spellStart"/>
      <w:r w:rsidRPr="009B2A8C">
        <w:rPr>
          <w:sz w:val="24"/>
          <w:szCs w:val="24"/>
          <w:lang w:val="en-US"/>
        </w:rPr>
        <w:t>sifat</w:t>
      </w:r>
      <w:proofErr w:type="spellEnd"/>
      <w:r w:rsidRPr="009B2A8C">
        <w:rPr>
          <w:sz w:val="24"/>
          <w:szCs w:val="24"/>
          <w:lang w:val="en-US"/>
        </w:rPr>
        <w:t xml:space="preserve"> </w:t>
      </w:r>
      <w:proofErr w:type="spellStart"/>
      <w:r w:rsidRPr="009B2A8C">
        <w:rPr>
          <w:sz w:val="24"/>
          <w:szCs w:val="24"/>
          <w:lang w:val="en-US"/>
        </w:rPr>
        <w:t>penugasan</w:t>
      </w:r>
      <w:proofErr w:type="spellEnd"/>
      <w:r w:rsidRPr="009B2A8C">
        <w:rPr>
          <w:sz w:val="24"/>
          <w:szCs w:val="24"/>
          <w:lang w:val="en-US"/>
        </w:rPr>
        <w:t xml:space="preserve"> </w:t>
      </w:r>
      <w:proofErr w:type="spellStart"/>
      <w:r w:rsidRPr="009B2A8C">
        <w:rPr>
          <w:sz w:val="24"/>
          <w:szCs w:val="24"/>
          <w:lang w:val="en-US"/>
        </w:rPr>
        <w:t>operasional</w:t>
      </w:r>
      <w:proofErr w:type="spellEnd"/>
      <w:r w:rsidRPr="009B2A8C">
        <w:rPr>
          <w:sz w:val="24"/>
          <w:szCs w:val="24"/>
          <w:lang w:val="en-US"/>
        </w:rPr>
        <w:t xml:space="preserve"> </w:t>
      </w:r>
      <w:proofErr w:type="spellStart"/>
      <w:r w:rsidRPr="009B2A8C">
        <w:rPr>
          <w:sz w:val="24"/>
          <w:szCs w:val="24"/>
          <w:lang w:val="en-US"/>
        </w:rPr>
        <w:t>spesifik</w:t>
      </w:r>
      <w:proofErr w:type="spellEnd"/>
      <w:r w:rsidR="00172375" w:rsidRPr="009B2A8C">
        <w:rPr>
          <w:sz w:val="24"/>
          <w:szCs w:val="24"/>
          <w:lang w:val="en-US"/>
        </w:rPr>
        <w:t xml:space="preserve"> di KPPN KPH. Ketika </w:t>
      </w:r>
      <w:proofErr w:type="spellStart"/>
      <w:r w:rsidR="00172375" w:rsidRPr="009B2A8C">
        <w:rPr>
          <w:sz w:val="24"/>
          <w:szCs w:val="24"/>
          <w:lang w:val="en-US"/>
        </w:rPr>
        <w:t>penugasan</w:t>
      </w:r>
      <w:proofErr w:type="spellEnd"/>
      <w:r w:rsidR="00172375" w:rsidRPr="009B2A8C">
        <w:rPr>
          <w:sz w:val="24"/>
          <w:szCs w:val="24"/>
          <w:lang w:val="en-US"/>
        </w:rPr>
        <w:t xml:space="preserve"> </w:t>
      </w:r>
      <w:proofErr w:type="spellStart"/>
      <w:r w:rsidR="00172375" w:rsidRPr="009B2A8C">
        <w:rPr>
          <w:sz w:val="24"/>
          <w:szCs w:val="24"/>
          <w:lang w:val="en-US"/>
        </w:rPr>
        <w:t>pegawai</w:t>
      </w:r>
      <w:proofErr w:type="spellEnd"/>
      <w:r w:rsidR="00172375" w:rsidRPr="009B2A8C">
        <w:rPr>
          <w:sz w:val="24"/>
          <w:szCs w:val="24"/>
          <w:lang w:val="en-US"/>
        </w:rPr>
        <w:t xml:space="preserve"> </w:t>
      </w:r>
      <w:proofErr w:type="spellStart"/>
      <w:r w:rsidR="00172375" w:rsidRPr="009B2A8C">
        <w:rPr>
          <w:sz w:val="24"/>
          <w:szCs w:val="24"/>
          <w:lang w:val="en-US"/>
        </w:rPr>
        <w:t>diperkaya</w:t>
      </w:r>
      <w:proofErr w:type="spellEnd"/>
      <w:r w:rsidR="00172375" w:rsidRPr="009B2A8C">
        <w:rPr>
          <w:sz w:val="24"/>
          <w:szCs w:val="24"/>
          <w:lang w:val="en-US"/>
        </w:rPr>
        <w:t xml:space="preserve"> </w:t>
      </w:r>
      <w:proofErr w:type="spellStart"/>
      <w:r w:rsidR="00172375" w:rsidRPr="009B2A8C">
        <w:rPr>
          <w:sz w:val="24"/>
          <w:szCs w:val="24"/>
          <w:lang w:val="en-US"/>
        </w:rPr>
        <w:t>secara</w:t>
      </w:r>
      <w:proofErr w:type="spellEnd"/>
      <w:r w:rsidR="00172375" w:rsidRPr="009B2A8C">
        <w:rPr>
          <w:sz w:val="24"/>
          <w:szCs w:val="24"/>
          <w:lang w:val="en-US"/>
        </w:rPr>
        <w:t xml:space="preserve"> </w:t>
      </w:r>
      <w:proofErr w:type="spellStart"/>
      <w:r w:rsidR="00F311A2" w:rsidRPr="009B2A8C">
        <w:rPr>
          <w:sz w:val="24"/>
          <w:szCs w:val="24"/>
          <w:lang w:val="en-US"/>
        </w:rPr>
        <w:t>verti</w:t>
      </w:r>
      <w:r w:rsidR="007514A2">
        <w:rPr>
          <w:sz w:val="24"/>
          <w:szCs w:val="24"/>
          <w:lang w:val="en-US"/>
        </w:rPr>
        <w:t>ka</w:t>
      </w:r>
      <w:r w:rsidR="00F311A2" w:rsidRPr="009B2A8C">
        <w:rPr>
          <w:sz w:val="24"/>
          <w:szCs w:val="24"/>
          <w:lang w:val="en-US"/>
        </w:rPr>
        <w:t>l</w:t>
      </w:r>
      <w:proofErr w:type="spellEnd"/>
      <w:r w:rsidR="00F311A2" w:rsidRPr="009B2A8C">
        <w:rPr>
          <w:sz w:val="24"/>
          <w:szCs w:val="24"/>
          <w:lang w:val="en-US"/>
        </w:rPr>
        <w:t xml:space="preserve"> di mana </w:t>
      </w:r>
      <w:proofErr w:type="spellStart"/>
      <w:r w:rsidR="00F311A2" w:rsidRPr="009B2A8C">
        <w:rPr>
          <w:sz w:val="24"/>
          <w:szCs w:val="24"/>
          <w:lang w:val="en-US"/>
        </w:rPr>
        <w:t>pegawai</w:t>
      </w:r>
      <w:proofErr w:type="spellEnd"/>
      <w:r w:rsidR="00F311A2" w:rsidRPr="009B2A8C">
        <w:rPr>
          <w:sz w:val="24"/>
          <w:szCs w:val="24"/>
          <w:lang w:val="en-US"/>
        </w:rPr>
        <w:t xml:space="preserve"> </w:t>
      </w:r>
      <w:proofErr w:type="spellStart"/>
      <w:r w:rsidR="00F311A2" w:rsidRPr="009B2A8C">
        <w:rPr>
          <w:sz w:val="24"/>
          <w:szCs w:val="24"/>
          <w:lang w:val="en-US"/>
        </w:rPr>
        <w:t>memahami</w:t>
      </w:r>
      <w:proofErr w:type="spellEnd"/>
      <w:r w:rsidR="00F311A2" w:rsidRPr="009B2A8C">
        <w:rPr>
          <w:sz w:val="24"/>
          <w:szCs w:val="24"/>
          <w:lang w:val="en-US"/>
        </w:rPr>
        <w:t xml:space="preserve"> </w:t>
      </w:r>
      <w:proofErr w:type="spellStart"/>
      <w:r w:rsidR="00F311A2" w:rsidRPr="009B2A8C">
        <w:rPr>
          <w:sz w:val="24"/>
          <w:szCs w:val="24"/>
          <w:lang w:val="en-US"/>
        </w:rPr>
        <w:t>dengan</w:t>
      </w:r>
      <w:proofErr w:type="spellEnd"/>
      <w:r w:rsidR="00F311A2" w:rsidRPr="009B2A8C">
        <w:rPr>
          <w:sz w:val="24"/>
          <w:szCs w:val="24"/>
          <w:lang w:val="en-US"/>
        </w:rPr>
        <w:t xml:space="preserve"> </w:t>
      </w:r>
      <w:proofErr w:type="spellStart"/>
      <w:r w:rsidR="00F311A2" w:rsidRPr="009B2A8C">
        <w:rPr>
          <w:sz w:val="24"/>
          <w:szCs w:val="24"/>
          <w:lang w:val="en-US"/>
        </w:rPr>
        <w:t>jelas</w:t>
      </w:r>
      <w:proofErr w:type="spellEnd"/>
      <w:r w:rsidR="00F311A2" w:rsidRPr="009B2A8C">
        <w:rPr>
          <w:sz w:val="24"/>
          <w:szCs w:val="24"/>
          <w:lang w:val="en-US"/>
        </w:rPr>
        <w:t xml:space="preserve"> </w:t>
      </w:r>
      <w:r w:rsidR="00F311A2" w:rsidRPr="007514A2">
        <w:rPr>
          <w:i/>
          <w:iCs/>
          <w:sz w:val="24"/>
          <w:szCs w:val="24"/>
          <w:lang w:val="en-US"/>
        </w:rPr>
        <w:t>task significance</w:t>
      </w:r>
      <w:r w:rsidR="007514A2">
        <w:rPr>
          <w:sz w:val="24"/>
          <w:szCs w:val="24"/>
          <w:lang w:val="en-US"/>
        </w:rPr>
        <w:t xml:space="preserve"> </w:t>
      </w:r>
      <w:proofErr w:type="spellStart"/>
      <w:r w:rsidR="00F311A2" w:rsidRPr="009B2A8C">
        <w:rPr>
          <w:sz w:val="24"/>
          <w:szCs w:val="24"/>
          <w:lang w:val="en-US"/>
        </w:rPr>
        <w:t>terhadap</w:t>
      </w:r>
      <w:proofErr w:type="spellEnd"/>
      <w:r w:rsidR="00F311A2" w:rsidRPr="009B2A8C">
        <w:rPr>
          <w:sz w:val="24"/>
          <w:szCs w:val="24"/>
          <w:lang w:val="en-US"/>
        </w:rPr>
        <w:t xml:space="preserve"> </w:t>
      </w:r>
      <w:proofErr w:type="spellStart"/>
      <w:r w:rsidR="00F311A2" w:rsidRPr="009B2A8C">
        <w:rPr>
          <w:sz w:val="24"/>
          <w:szCs w:val="24"/>
          <w:lang w:val="en-US"/>
        </w:rPr>
        <w:t>kelancaran</w:t>
      </w:r>
      <w:proofErr w:type="spellEnd"/>
      <w:r w:rsidR="00323625" w:rsidRPr="009B2A8C">
        <w:rPr>
          <w:sz w:val="24"/>
          <w:szCs w:val="24"/>
          <w:lang w:val="en-US"/>
        </w:rPr>
        <w:t xml:space="preserve"> </w:t>
      </w:r>
      <w:proofErr w:type="spellStart"/>
      <w:r w:rsidR="00323625" w:rsidRPr="009B2A8C">
        <w:rPr>
          <w:sz w:val="24"/>
          <w:szCs w:val="24"/>
          <w:lang w:val="en-US"/>
        </w:rPr>
        <w:t>pembiayaan</w:t>
      </w:r>
      <w:proofErr w:type="spellEnd"/>
      <w:r w:rsidR="00323625" w:rsidRPr="009B2A8C">
        <w:rPr>
          <w:sz w:val="24"/>
          <w:szCs w:val="24"/>
          <w:lang w:val="en-US"/>
        </w:rPr>
        <w:t xml:space="preserve"> </w:t>
      </w:r>
      <w:proofErr w:type="spellStart"/>
      <w:r w:rsidR="00323625" w:rsidRPr="009B2A8C">
        <w:rPr>
          <w:sz w:val="24"/>
          <w:szCs w:val="24"/>
          <w:lang w:val="en-US"/>
        </w:rPr>
        <w:t>proyek</w:t>
      </w:r>
      <w:proofErr w:type="spellEnd"/>
      <w:r w:rsidR="00323625" w:rsidRPr="009B2A8C">
        <w:rPr>
          <w:sz w:val="24"/>
          <w:szCs w:val="24"/>
          <w:lang w:val="en-US"/>
        </w:rPr>
        <w:t xml:space="preserve"> </w:t>
      </w:r>
      <w:proofErr w:type="spellStart"/>
      <w:r w:rsidR="00323625" w:rsidRPr="009B2A8C">
        <w:rPr>
          <w:sz w:val="24"/>
          <w:szCs w:val="24"/>
          <w:lang w:val="en-US"/>
        </w:rPr>
        <w:t>strategis</w:t>
      </w:r>
      <w:proofErr w:type="spellEnd"/>
      <w:r w:rsidR="00323625" w:rsidRPr="009B2A8C">
        <w:rPr>
          <w:sz w:val="24"/>
          <w:szCs w:val="24"/>
          <w:lang w:val="en-US"/>
        </w:rPr>
        <w:t xml:space="preserve"> </w:t>
      </w:r>
      <w:proofErr w:type="spellStart"/>
      <w:r w:rsidR="00323625" w:rsidRPr="009B2A8C">
        <w:rPr>
          <w:sz w:val="24"/>
          <w:szCs w:val="24"/>
          <w:lang w:val="en-US"/>
        </w:rPr>
        <w:t>nasional</w:t>
      </w:r>
      <w:proofErr w:type="spellEnd"/>
      <w:r w:rsidR="007514A2">
        <w:rPr>
          <w:sz w:val="24"/>
          <w:szCs w:val="24"/>
          <w:lang w:val="en-US"/>
        </w:rPr>
        <w:t xml:space="preserve">, </w:t>
      </w:r>
      <w:proofErr w:type="spellStart"/>
      <w:r w:rsidR="00AE2A31" w:rsidRPr="009B2A8C">
        <w:rPr>
          <w:sz w:val="24"/>
          <w:szCs w:val="24"/>
          <w:lang w:val="en-US"/>
        </w:rPr>
        <w:t>muncul</w:t>
      </w:r>
      <w:proofErr w:type="spellEnd"/>
      <w:r w:rsidR="00AE2A31" w:rsidRPr="009B2A8C">
        <w:rPr>
          <w:sz w:val="24"/>
          <w:szCs w:val="24"/>
          <w:lang w:val="en-US"/>
        </w:rPr>
        <w:t xml:space="preserve"> </w:t>
      </w:r>
      <w:proofErr w:type="spellStart"/>
      <w:r w:rsidR="00AE2A31" w:rsidRPr="009B2A8C">
        <w:rPr>
          <w:sz w:val="24"/>
          <w:szCs w:val="24"/>
          <w:lang w:val="en-US"/>
        </w:rPr>
        <w:t>kondisi</w:t>
      </w:r>
      <w:proofErr w:type="spellEnd"/>
      <w:r w:rsidR="00AE2A31" w:rsidRPr="009B2A8C">
        <w:rPr>
          <w:sz w:val="24"/>
          <w:szCs w:val="24"/>
          <w:lang w:val="en-US"/>
        </w:rPr>
        <w:t xml:space="preserve"> </w:t>
      </w:r>
      <w:proofErr w:type="spellStart"/>
      <w:r w:rsidR="00AE2A31" w:rsidRPr="009B2A8C">
        <w:rPr>
          <w:sz w:val="24"/>
          <w:szCs w:val="24"/>
          <w:lang w:val="en-US"/>
        </w:rPr>
        <w:t>psikologis</w:t>
      </w:r>
      <w:proofErr w:type="spellEnd"/>
      <w:r w:rsidR="00AE2A31" w:rsidRPr="009B2A8C">
        <w:rPr>
          <w:sz w:val="24"/>
          <w:szCs w:val="24"/>
          <w:lang w:val="en-US"/>
        </w:rPr>
        <w:t xml:space="preserve"> </w:t>
      </w:r>
      <w:proofErr w:type="spellStart"/>
      <w:r w:rsidR="00AE2A31" w:rsidRPr="009B2A8C">
        <w:rPr>
          <w:sz w:val="24"/>
          <w:szCs w:val="24"/>
          <w:lang w:val="en-US"/>
        </w:rPr>
        <w:t>kritis</w:t>
      </w:r>
      <w:proofErr w:type="spellEnd"/>
      <w:r w:rsidR="00AE2A31" w:rsidRPr="009B2A8C">
        <w:rPr>
          <w:sz w:val="24"/>
          <w:szCs w:val="24"/>
          <w:lang w:val="en-US"/>
        </w:rPr>
        <w:t xml:space="preserve"> </w:t>
      </w:r>
      <w:proofErr w:type="spellStart"/>
      <w:r w:rsidR="00AE2A31" w:rsidRPr="009B2A8C">
        <w:rPr>
          <w:sz w:val="24"/>
          <w:szCs w:val="24"/>
          <w:lang w:val="en-US"/>
        </w:rPr>
        <w:t>berupa</w:t>
      </w:r>
      <w:proofErr w:type="spellEnd"/>
      <w:r w:rsidR="00AE2A31" w:rsidRPr="009B2A8C">
        <w:rPr>
          <w:sz w:val="24"/>
          <w:szCs w:val="24"/>
          <w:lang w:val="en-US"/>
        </w:rPr>
        <w:t xml:space="preserve"> rasa </w:t>
      </w:r>
      <w:proofErr w:type="spellStart"/>
      <w:r w:rsidR="00AE2A31" w:rsidRPr="009B2A8C">
        <w:rPr>
          <w:sz w:val="24"/>
          <w:szCs w:val="24"/>
          <w:lang w:val="en-US"/>
        </w:rPr>
        <w:t>kebermaknaan</w:t>
      </w:r>
      <w:proofErr w:type="spellEnd"/>
      <w:r w:rsidR="00AE2A31" w:rsidRPr="009B2A8C">
        <w:rPr>
          <w:sz w:val="24"/>
          <w:szCs w:val="24"/>
          <w:lang w:val="en-US"/>
        </w:rPr>
        <w:t xml:space="preserve"> </w:t>
      </w:r>
      <w:proofErr w:type="spellStart"/>
      <w:r w:rsidR="007072FE" w:rsidRPr="009B2A8C">
        <w:rPr>
          <w:sz w:val="24"/>
          <w:szCs w:val="24"/>
          <w:lang w:val="en-US"/>
        </w:rPr>
        <w:t>kerja</w:t>
      </w:r>
      <w:proofErr w:type="spellEnd"/>
      <w:r w:rsidR="007072FE" w:rsidRPr="009B2A8C">
        <w:rPr>
          <w:sz w:val="24"/>
          <w:szCs w:val="24"/>
          <w:lang w:val="en-US"/>
        </w:rPr>
        <w:t xml:space="preserve"> yang </w:t>
      </w:r>
      <w:proofErr w:type="spellStart"/>
      <w:r w:rsidR="007072FE" w:rsidRPr="009B2A8C">
        <w:rPr>
          <w:sz w:val="24"/>
          <w:szCs w:val="24"/>
          <w:lang w:val="en-US"/>
        </w:rPr>
        <w:t>mendalam</w:t>
      </w:r>
      <w:proofErr w:type="spellEnd"/>
      <w:r w:rsidR="007072FE" w:rsidRPr="009B2A8C">
        <w:rPr>
          <w:sz w:val="24"/>
          <w:szCs w:val="24"/>
          <w:lang w:val="en-US"/>
        </w:rPr>
        <w:t xml:space="preserve">. </w:t>
      </w:r>
      <w:proofErr w:type="spellStart"/>
      <w:r w:rsidR="007072FE" w:rsidRPr="009B2A8C">
        <w:rPr>
          <w:sz w:val="24"/>
          <w:szCs w:val="24"/>
          <w:lang w:val="en-US"/>
        </w:rPr>
        <w:t>Kesadaran</w:t>
      </w:r>
      <w:proofErr w:type="spellEnd"/>
      <w:r w:rsidR="007072FE" w:rsidRPr="009B2A8C">
        <w:rPr>
          <w:sz w:val="24"/>
          <w:szCs w:val="24"/>
          <w:lang w:val="en-US"/>
        </w:rPr>
        <w:t xml:space="preserve"> </w:t>
      </w:r>
      <w:proofErr w:type="spellStart"/>
      <w:r w:rsidR="007072FE" w:rsidRPr="009B2A8C">
        <w:rPr>
          <w:sz w:val="24"/>
          <w:szCs w:val="24"/>
          <w:lang w:val="en-US"/>
        </w:rPr>
        <w:t>bahwa</w:t>
      </w:r>
      <w:proofErr w:type="spellEnd"/>
      <w:r w:rsidR="007072FE" w:rsidRPr="009B2A8C">
        <w:rPr>
          <w:sz w:val="24"/>
          <w:szCs w:val="24"/>
          <w:lang w:val="en-US"/>
        </w:rPr>
        <w:t xml:space="preserve"> </w:t>
      </w:r>
      <w:proofErr w:type="spellStart"/>
      <w:r w:rsidR="007072FE" w:rsidRPr="009B2A8C">
        <w:rPr>
          <w:sz w:val="24"/>
          <w:szCs w:val="24"/>
          <w:lang w:val="en-US"/>
        </w:rPr>
        <w:t>ketelitian</w:t>
      </w:r>
      <w:proofErr w:type="spellEnd"/>
      <w:r w:rsidR="007072FE" w:rsidRPr="009B2A8C">
        <w:rPr>
          <w:sz w:val="24"/>
          <w:szCs w:val="24"/>
          <w:lang w:val="en-US"/>
        </w:rPr>
        <w:t xml:space="preserve"> </w:t>
      </w:r>
      <w:proofErr w:type="spellStart"/>
      <w:r w:rsidR="007072FE" w:rsidRPr="009B2A8C">
        <w:rPr>
          <w:sz w:val="24"/>
          <w:szCs w:val="24"/>
          <w:lang w:val="en-US"/>
        </w:rPr>
        <w:t>verifikasi</w:t>
      </w:r>
      <w:proofErr w:type="spellEnd"/>
      <w:r w:rsidR="007072FE" w:rsidRPr="009B2A8C">
        <w:rPr>
          <w:sz w:val="24"/>
          <w:szCs w:val="24"/>
          <w:lang w:val="en-US"/>
        </w:rPr>
        <w:t xml:space="preserve"> </w:t>
      </w:r>
      <w:proofErr w:type="spellStart"/>
      <w:r w:rsidR="007072FE" w:rsidRPr="009B2A8C">
        <w:rPr>
          <w:sz w:val="24"/>
          <w:szCs w:val="24"/>
          <w:lang w:val="en-US"/>
        </w:rPr>
        <w:t>dokumen</w:t>
      </w:r>
      <w:proofErr w:type="spellEnd"/>
      <w:r w:rsidR="007072FE" w:rsidRPr="009B2A8C">
        <w:rPr>
          <w:sz w:val="24"/>
          <w:szCs w:val="24"/>
          <w:lang w:val="en-US"/>
        </w:rPr>
        <w:t xml:space="preserve"> </w:t>
      </w:r>
      <w:proofErr w:type="spellStart"/>
      <w:r w:rsidR="007072FE" w:rsidRPr="009B2A8C">
        <w:rPr>
          <w:sz w:val="24"/>
          <w:szCs w:val="24"/>
          <w:lang w:val="en-US"/>
        </w:rPr>
        <w:t>penerbitan</w:t>
      </w:r>
      <w:proofErr w:type="spellEnd"/>
      <w:r w:rsidR="007072FE" w:rsidRPr="009B2A8C">
        <w:rPr>
          <w:sz w:val="24"/>
          <w:szCs w:val="24"/>
          <w:lang w:val="en-US"/>
        </w:rPr>
        <w:t xml:space="preserve"> SP2D </w:t>
      </w:r>
      <w:proofErr w:type="spellStart"/>
      <w:r w:rsidR="007072FE" w:rsidRPr="009B2A8C">
        <w:rPr>
          <w:sz w:val="24"/>
          <w:szCs w:val="24"/>
          <w:lang w:val="en-US"/>
        </w:rPr>
        <w:t>atau</w:t>
      </w:r>
      <w:proofErr w:type="spellEnd"/>
      <w:r w:rsidR="007072FE" w:rsidRPr="009B2A8C">
        <w:rPr>
          <w:sz w:val="24"/>
          <w:szCs w:val="24"/>
          <w:lang w:val="en-US"/>
        </w:rPr>
        <w:t xml:space="preserve"> </w:t>
      </w:r>
      <w:proofErr w:type="spellStart"/>
      <w:r w:rsidR="007072FE" w:rsidRPr="009B2A8C">
        <w:rPr>
          <w:sz w:val="24"/>
          <w:szCs w:val="24"/>
          <w:lang w:val="en-US"/>
        </w:rPr>
        <w:t>dokumen</w:t>
      </w:r>
      <w:proofErr w:type="spellEnd"/>
      <w:r w:rsidR="007072FE" w:rsidRPr="009B2A8C">
        <w:rPr>
          <w:sz w:val="24"/>
          <w:szCs w:val="24"/>
          <w:lang w:val="en-US"/>
        </w:rPr>
        <w:t xml:space="preserve"> </w:t>
      </w:r>
      <w:proofErr w:type="spellStart"/>
      <w:r w:rsidR="00F7161A" w:rsidRPr="009B2A8C">
        <w:rPr>
          <w:sz w:val="24"/>
          <w:szCs w:val="24"/>
          <w:lang w:val="en-US"/>
        </w:rPr>
        <w:t>lainnya</w:t>
      </w:r>
      <w:proofErr w:type="spellEnd"/>
      <w:r w:rsidR="00F7161A" w:rsidRPr="009B2A8C">
        <w:rPr>
          <w:sz w:val="24"/>
          <w:szCs w:val="24"/>
          <w:lang w:val="en-US"/>
        </w:rPr>
        <w:t xml:space="preserve"> </w:t>
      </w:r>
      <w:proofErr w:type="spellStart"/>
      <w:r w:rsidR="00F7161A" w:rsidRPr="009B2A8C">
        <w:rPr>
          <w:sz w:val="24"/>
          <w:szCs w:val="24"/>
          <w:lang w:val="en-US"/>
        </w:rPr>
        <w:t>berdampak</w:t>
      </w:r>
      <w:proofErr w:type="spellEnd"/>
      <w:r w:rsidR="00F7161A" w:rsidRPr="009B2A8C">
        <w:rPr>
          <w:sz w:val="24"/>
          <w:szCs w:val="24"/>
          <w:lang w:val="en-US"/>
        </w:rPr>
        <w:t xml:space="preserve"> </w:t>
      </w:r>
      <w:proofErr w:type="spellStart"/>
      <w:r w:rsidR="00F7161A" w:rsidRPr="009B2A8C">
        <w:rPr>
          <w:sz w:val="24"/>
          <w:szCs w:val="24"/>
          <w:lang w:val="en-US"/>
        </w:rPr>
        <w:t>langsung</w:t>
      </w:r>
      <w:proofErr w:type="spellEnd"/>
      <w:r w:rsidR="00F7161A" w:rsidRPr="009B2A8C">
        <w:rPr>
          <w:sz w:val="24"/>
          <w:szCs w:val="24"/>
          <w:lang w:val="en-US"/>
        </w:rPr>
        <w:t xml:space="preserve"> pada </w:t>
      </w:r>
      <w:proofErr w:type="spellStart"/>
      <w:r w:rsidR="00F7161A" w:rsidRPr="009B2A8C">
        <w:rPr>
          <w:sz w:val="24"/>
          <w:szCs w:val="24"/>
          <w:lang w:val="en-US"/>
        </w:rPr>
        <w:t>kredibilitas</w:t>
      </w:r>
      <w:proofErr w:type="spellEnd"/>
      <w:r w:rsidR="00F7161A" w:rsidRPr="009B2A8C">
        <w:rPr>
          <w:sz w:val="24"/>
          <w:szCs w:val="24"/>
          <w:lang w:val="en-US"/>
        </w:rPr>
        <w:t xml:space="preserve"> negara di </w:t>
      </w:r>
      <w:proofErr w:type="spellStart"/>
      <w:r w:rsidR="00F7161A" w:rsidRPr="009B2A8C">
        <w:rPr>
          <w:sz w:val="24"/>
          <w:szCs w:val="24"/>
          <w:lang w:val="en-US"/>
        </w:rPr>
        <w:t>mata</w:t>
      </w:r>
      <w:proofErr w:type="spellEnd"/>
      <w:r w:rsidR="00F7161A" w:rsidRPr="009B2A8C">
        <w:rPr>
          <w:sz w:val="24"/>
          <w:szCs w:val="24"/>
          <w:lang w:val="en-US"/>
        </w:rPr>
        <w:t xml:space="preserve"> donor </w:t>
      </w:r>
      <w:proofErr w:type="spellStart"/>
      <w:r w:rsidR="00F7161A" w:rsidRPr="009B2A8C">
        <w:rPr>
          <w:sz w:val="24"/>
          <w:szCs w:val="24"/>
          <w:lang w:val="en-US"/>
        </w:rPr>
        <w:t>internasional</w:t>
      </w:r>
      <w:proofErr w:type="spellEnd"/>
      <w:r w:rsidR="00F7161A" w:rsidRPr="009B2A8C">
        <w:rPr>
          <w:sz w:val="24"/>
          <w:szCs w:val="24"/>
          <w:lang w:val="en-US"/>
        </w:rPr>
        <w:t xml:space="preserve"> </w:t>
      </w:r>
      <w:proofErr w:type="spellStart"/>
      <w:r w:rsidR="009F6A58" w:rsidRPr="009B2A8C">
        <w:rPr>
          <w:sz w:val="24"/>
          <w:szCs w:val="24"/>
          <w:lang w:val="en-US"/>
        </w:rPr>
        <w:t>memicu</w:t>
      </w:r>
      <w:proofErr w:type="spellEnd"/>
      <w:r w:rsidR="009F6A58" w:rsidRPr="009B2A8C">
        <w:rPr>
          <w:sz w:val="24"/>
          <w:szCs w:val="24"/>
          <w:lang w:val="en-US"/>
        </w:rPr>
        <w:t xml:space="preserve"> </w:t>
      </w:r>
      <w:proofErr w:type="spellStart"/>
      <w:r w:rsidR="009F6A58" w:rsidRPr="009B2A8C">
        <w:rPr>
          <w:sz w:val="24"/>
          <w:szCs w:val="24"/>
          <w:lang w:val="en-US"/>
        </w:rPr>
        <w:t>motivasi</w:t>
      </w:r>
      <w:proofErr w:type="spellEnd"/>
      <w:r w:rsidR="009F6A58" w:rsidRPr="009B2A8C">
        <w:rPr>
          <w:sz w:val="24"/>
          <w:szCs w:val="24"/>
          <w:lang w:val="en-US"/>
        </w:rPr>
        <w:t xml:space="preserve"> </w:t>
      </w:r>
      <w:proofErr w:type="spellStart"/>
      <w:r w:rsidR="009F6A58" w:rsidRPr="009B2A8C">
        <w:rPr>
          <w:sz w:val="24"/>
          <w:szCs w:val="24"/>
          <w:lang w:val="en-US"/>
        </w:rPr>
        <w:t>intrinsik</w:t>
      </w:r>
      <w:proofErr w:type="spellEnd"/>
      <w:r w:rsidR="009F6A58" w:rsidRPr="009B2A8C">
        <w:rPr>
          <w:sz w:val="24"/>
          <w:szCs w:val="24"/>
          <w:lang w:val="en-US"/>
        </w:rPr>
        <w:t xml:space="preserve"> </w:t>
      </w:r>
      <w:proofErr w:type="spellStart"/>
      <w:r w:rsidR="009F6A58" w:rsidRPr="009B2A8C">
        <w:rPr>
          <w:sz w:val="24"/>
          <w:szCs w:val="24"/>
          <w:lang w:val="en-US"/>
        </w:rPr>
        <w:t>pegawai</w:t>
      </w:r>
      <w:proofErr w:type="spellEnd"/>
      <w:r w:rsidR="009F6A58" w:rsidRPr="009B2A8C">
        <w:rPr>
          <w:sz w:val="24"/>
          <w:szCs w:val="24"/>
          <w:lang w:val="en-US"/>
        </w:rPr>
        <w:t xml:space="preserve"> </w:t>
      </w:r>
      <w:proofErr w:type="spellStart"/>
      <w:r w:rsidR="009F6A58" w:rsidRPr="009B2A8C">
        <w:rPr>
          <w:sz w:val="24"/>
          <w:szCs w:val="24"/>
          <w:lang w:val="en-US"/>
        </w:rPr>
        <w:t>untuk</w:t>
      </w:r>
      <w:proofErr w:type="spellEnd"/>
      <w:r w:rsidR="009F6A58" w:rsidRPr="009B2A8C">
        <w:rPr>
          <w:sz w:val="24"/>
          <w:szCs w:val="24"/>
          <w:lang w:val="en-US"/>
        </w:rPr>
        <w:t xml:space="preserve"> </w:t>
      </w:r>
      <w:proofErr w:type="spellStart"/>
      <w:r w:rsidR="009F6A58" w:rsidRPr="009B2A8C">
        <w:rPr>
          <w:sz w:val="24"/>
          <w:szCs w:val="24"/>
          <w:lang w:val="en-US"/>
        </w:rPr>
        <w:t>bekerja</w:t>
      </w:r>
      <w:proofErr w:type="spellEnd"/>
      <w:r w:rsidR="009F6A58" w:rsidRPr="009B2A8C">
        <w:rPr>
          <w:sz w:val="24"/>
          <w:szCs w:val="24"/>
          <w:lang w:val="en-US"/>
        </w:rPr>
        <w:t xml:space="preserve"> </w:t>
      </w:r>
      <w:proofErr w:type="spellStart"/>
      <w:r w:rsidR="009F6A58" w:rsidRPr="009B2A8C">
        <w:rPr>
          <w:sz w:val="24"/>
          <w:szCs w:val="24"/>
          <w:lang w:val="en-US"/>
        </w:rPr>
        <w:t>lebih</w:t>
      </w:r>
      <w:proofErr w:type="spellEnd"/>
      <w:r w:rsidR="009F6A58" w:rsidRPr="009B2A8C">
        <w:rPr>
          <w:sz w:val="24"/>
          <w:szCs w:val="24"/>
          <w:lang w:val="en-US"/>
        </w:rPr>
        <w:t xml:space="preserve"> </w:t>
      </w:r>
      <w:proofErr w:type="spellStart"/>
      <w:r w:rsidR="009F6A58" w:rsidRPr="009B2A8C">
        <w:rPr>
          <w:sz w:val="24"/>
          <w:szCs w:val="24"/>
          <w:lang w:val="en-US"/>
        </w:rPr>
        <w:t>ekstra</w:t>
      </w:r>
      <w:proofErr w:type="spellEnd"/>
      <w:r w:rsidR="009F6A58" w:rsidRPr="009B2A8C">
        <w:rPr>
          <w:sz w:val="24"/>
          <w:szCs w:val="24"/>
          <w:lang w:val="en-US"/>
        </w:rPr>
        <w:t xml:space="preserve">, </w:t>
      </w:r>
      <w:proofErr w:type="spellStart"/>
      <w:r w:rsidR="009F6A58" w:rsidRPr="009B2A8C">
        <w:rPr>
          <w:sz w:val="24"/>
          <w:szCs w:val="24"/>
          <w:lang w:val="en-US"/>
        </w:rPr>
        <w:t>menjaga</w:t>
      </w:r>
      <w:proofErr w:type="spellEnd"/>
      <w:r w:rsidR="009F6A58" w:rsidRPr="009B2A8C">
        <w:rPr>
          <w:sz w:val="24"/>
          <w:szCs w:val="24"/>
          <w:lang w:val="en-US"/>
        </w:rPr>
        <w:t xml:space="preserve"> </w:t>
      </w:r>
      <w:proofErr w:type="spellStart"/>
      <w:r w:rsidR="009F6A58" w:rsidRPr="009B2A8C">
        <w:rPr>
          <w:sz w:val="24"/>
          <w:szCs w:val="24"/>
          <w:lang w:val="en-US"/>
        </w:rPr>
        <w:t>akurasi</w:t>
      </w:r>
      <w:proofErr w:type="spellEnd"/>
      <w:r w:rsidR="009F6A58" w:rsidRPr="009B2A8C">
        <w:rPr>
          <w:sz w:val="24"/>
          <w:szCs w:val="24"/>
          <w:lang w:val="en-US"/>
        </w:rPr>
        <w:t xml:space="preserve"> </w:t>
      </w:r>
      <w:r w:rsidR="009F6A58" w:rsidRPr="007514A2">
        <w:rPr>
          <w:i/>
          <w:iCs/>
          <w:sz w:val="24"/>
          <w:szCs w:val="24"/>
          <w:lang w:val="en-US"/>
        </w:rPr>
        <w:t>zero error</w:t>
      </w:r>
      <w:r w:rsidR="009F6A58" w:rsidRPr="009B2A8C">
        <w:rPr>
          <w:sz w:val="24"/>
          <w:szCs w:val="24"/>
          <w:lang w:val="en-US"/>
        </w:rPr>
        <w:t xml:space="preserve">, dan </w:t>
      </w:r>
      <w:proofErr w:type="spellStart"/>
      <w:r w:rsidR="009F6A58" w:rsidRPr="009B2A8C">
        <w:rPr>
          <w:sz w:val="24"/>
          <w:szCs w:val="24"/>
          <w:lang w:val="en-US"/>
        </w:rPr>
        <w:t>menuntaskan</w:t>
      </w:r>
      <w:proofErr w:type="spellEnd"/>
      <w:r w:rsidR="009F6A58" w:rsidRPr="009B2A8C">
        <w:rPr>
          <w:sz w:val="24"/>
          <w:szCs w:val="24"/>
          <w:lang w:val="en-US"/>
        </w:rPr>
        <w:t xml:space="preserve"> target SLA </w:t>
      </w:r>
      <w:proofErr w:type="spellStart"/>
      <w:r w:rsidR="009F6A58" w:rsidRPr="009B2A8C">
        <w:rPr>
          <w:sz w:val="24"/>
          <w:szCs w:val="24"/>
          <w:lang w:val="en-US"/>
        </w:rPr>
        <w:t>secara</w:t>
      </w:r>
      <w:proofErr w:type="spellEnd"/>
      <w:r w:rsidR="009F6A58" w:rsidRPr="009B2A8C">
        <w:rPr>
          <w:sz w:val="24"/>
          <w:szCs w:val="24"/>
          <w:lang w:val="en-US"/>
        </w:rPr>
        <w:t xml:space="preserve"> </w:t>
      </w:r>
      <w:proofErr w:type="spellStart"/>
      <w:r w:rsidR="009F6A58" w:rsidRPr="009B2A8C">
        <w:rPr>
          <w:sz w:val="24"/>
          <w:szCs w:val="24"/>
          <w:lang w:val="en-US"/>
        </w:rPr>
        <w:t>tepat</w:t>
      </w:r>
      <w:proofErr w:type="spellEnd"/>
      <w:r w:rsidR="009F6A58" w:rsidRPr="009B2A8C">
        <w:rPr>
          <w:sz w:val="24"/>
          <w:szCs w:val="24"/>
          <w:lang w:val="en-US"/>
        </w:rPr>
        <w:t xml:space="preserve"> </w:t>
      </w:r>
      <w:proofErr w:type="spellStart"/>
      <w:r w:rsidR="009F6A58" w:rsidRPr="009B2A8C">
        <w:rPr>
          <w:sz w:val="24"/>
          <w:szCs w:val="24"/>
          <w:lang w:val="en-US"/>
        </w:rPr>
        <w:t>waktu</w:t>
      </w:r>
      <w:proofErr w:type="spellEnd"/>
      <w:r w:rsidR="009F6A58" w:rsidRPr="009B2A8C">
        <w:rPr>
          <w:sz w:val="24"/>
          <w:szCs w:val="24"/>
          <w:lang w:val="en-US"/>
        </w:rPr>
        <w:t>.</w:t>
      </w:r>
    </w:p>
    <w:p w14:paraId="4A8C3B0A" w14:textId="0C98FB75" w:rsidR="009F6A58" w:rsidRPr="009B2A8C" w:rsidRDefault="009F6A58" w:rsidP="007514A2">
      <w:pPr>
        <w:pStyle w:val="ListParagraph"/>
        <w:ind w:left="1440" w:firstLine="720"/>
        <w:rPr>
          <w:sz w:val="24"/>
          <w:szCs w:val="24"/>
          <w:lang w:val="en-US"/>
        </w:rPr>
      </w:pPr>
      <w:proofErr w:type="spellStart"/>
      <w:r w:rsidRPr="00D7400D">
        <w:rPr>
          <w:color w:val="EE0000"/>
          <w:sz w:val="24"/>
          <w:szCs w:val="24"/>
          <w:lang w:val="en-US"/>
        </w:rPr>
        <w:t>Secara</w:t>
      </w:r>
      <w:proofErr w:type="spellEnd"/>
      <w:r w:rsidRPr="00D7400D">
        <w:rPr>
          <w:color w:val="EE0000"/>
          <w:sz w:val="24"/>
          <w:szCs w:val="24"/>
          <w:lang w:val="en-US"/>
        </w:rPr>
        <w:t xml:space="preserve"> </w:t>
      </w:r>
      <w:proofErr w:type="spellStart"/>
      <w:r w:rsidRPr="00D7400D">
        <w:rPr>
          <w:color w:val="EE0000"/>
          <w:sz w:val="24"/>
          <w:szCs w:val="24"/>
          <w:lang w:val="en-US"/>
        </w:rPr>
        <w:t>empiris</w:t>
      </w:r>
      <w:proofErr w:type="spellEnd"/>
      <w:r w:rsidRPr="00D7400D">
        <w:rPr>
          <w:color w:val="EE0000"/>
          <w:sz w:val="24"/>
          <w:szCs w:val="24"/>
          <w:lang w:val="en-US"/>
        </w:rPr>
        <w:t xml:space="preserve">, </w:t>
      </w:r>
      <w:proofErr w:type="spellStart"/>
      <w:r w:rsidRPr="00D7400D">
        <w:rPr>
          <w:color w:val="EE0000"/>
          <w:sz w:val="24"/>
          <w:szCs w:val="24"/>
          <w:lang w:val="en-US"/>
        </w:rPr>
        <w:t>temuan</w:t>
      </w:r>
      <w:proofErr w:type="spellEnd"/>
      <w:r w:rsidRPr="00D7400D">
        <w:rPr>
          <w:color w:val="EE0000"/>
          <w:sz w:val="24"/>
          <w:szCs w:val="24"/>
          <w:lang w:val="en-US"/>
        </w:rPr>
        <w:t xml:space="preserve"> </w:t>
      </w:r>
      <w:proofErr w:type="spellStart"/>
      <w:r w:rsidRPr="00D7400D">
        <w:rPr>
          <w:color w:val="EE0000"/>
          <w:sz w:val="24"/>
          <w:szCs w:val="24"/>
          <w:lang w:val="en-US"/>
        </w:rPr>
        <w:t>ini</w:t>
      </w:r>
      <w:proofErr w:type="spellEnd"/>
      <w:r w:rsidRPr="00D7400D">
        <w:rPr>
          <w:color w:val="EE0000"/>
          <w:sz w:val="24"/>
          <w:szCs w:val="24"/>
          <w:lang w:val="en-US"/>
        </w:rPr>
        <w:t xml:space="preserve"> </w:t>
      </w:r>
      <w:proofErr w:type="spellStart"/>
      <w:r w:rsidRPr="00D7400D">
        <w:rPr>
          <w:color w:val="EE0000"/>
          <w:sz w:val="24"/>
          <w:szCs w:val="24"/>
          <w:lang w:val="en-US"/>
        </w:rPr>
        <w:t>didukung</w:t>
      </w:r>
      <w:proofErr w:type="spellEnd"/>
      <w:r w:rsidRPr="00D7400D">
        <w:rPr>
          <w:color w:val="EE0000"/>
          <w:sz w:val="24"/>
          <w:szCs w:val="24"/>
          <w:lang w:val="en-US"/>
        </w:rPr>
        <w:t xml:space="preserve"> oleh </w:t>
      </w:r>
      <w:proofErr w:type="spellStart"/>
      <w:r w:rsidRPr="00D7400D">
        <w:rPr>
          <w:color w:val="EE0000"/>
          <w:sz w:val="24"/>
          <w:szCs w:val="24"/>
          <w:lang w:val="en-US"/>
        </w:rPr>
        <w:t>hasil</w:t>
      </w:r>
      <w:proofErr w:type="spellEnd"/>
      <w:r w:rsidRPr="00D7400D">
        <w:rPr>
          <w:color w:val="EE0000"/>
          <w:sz w:val="24"/>
          <w:szCs w:val="24"/>
          <w:lang w:val="en-US"/>
        </w:rPr>
        <w:t xml:space="preserve"> </w:t>
      </w:r>
      <w:proofErr w:type="spellStart"/>
      <w:r w:rsidRPr="00D7400D">
        <w:rPr>
          <w:color w:val="EE0000"/>
          <w:sz w:val="24"/>
          <w:szCs w:val="24"/>
          <w:lang w:val="en-US"/>
        </w:rPr>
        <w:t>penelitian</w:t>
      </w:r>
      <w:proofErr w:type="spellEnd"/>
      <w:r w:rsidRPr="00D7400D">
        <w:rPr>
          <w:color w:val="EE0000"/>
          <w:sz w:val="24"/>
          <w:szCs w:val="24"/>
          <w:lang w:val="en-US"/>
        </w:rPr>
        <w:t xml:space="preserve"> </w:t>
      </w:r>
      <w:proofErr w:type="spellStart"/>
      <w:r w:rsidRPr="00D7400D">
        <w:rPr>
          <w:color w:val="EE0000"/>
          <w:sz w:val="24"/>
          <w:szCs w:val="24"/>
          <w:lang w:val="en-US"/>
        </w:rPr>
        <w:t>Darmayanti</w:t>
      </w:r>
      <w:proofErr w:type="spellEnd"/>
      <w:r w:rsidRPr="00D7400D">
        <w:rPr>
          <w:color w:val="EE0000"/>
          <w:sz w:val="24"/>
          <w:szCs w:val="24"/>
          <w:lang w:val="en-US"/>
        </w:rPr>
        <w:t xml:space="preserve">, </w:t>
      </w:r>
      <w:proofErr w:type="spellStart"/>
      <w:r w:rsidRPr="00D7400D">
        <w:rPr>
          <w:color w:val="EE0000"/>
          <w:sz w:val="24"/>
          <w:szCs w:val="24"/>
          <w:lang w:val="en-US"/>
        </w:rPr>
        <w:t>Soemartono</w:t>
      </w:r>
      <w:proofErr w:type="spellEnd"/>
      <w:r w:rsidRPr="00D7400D">
        <w:rPr>
          <w:color w:val="EE0000"/>
          <w:sz w:val="24"/>
          <w:szCs w:val="24"/>
          <w:lang w:val="en-US"/>
        </w:rPr>
        <w:t xml:space="preserve">, &amp; Marwan (2026) </w:t>
      </w:r>
      <w:proofErr w:type="spellStart"/>
      <w:r w:rsidRPr="00D7400D">
        <w:rPr>
          <w:color w:val="EE0000"/>
          <w:sz w:val="24"/>
          <w:szCs w:val="24"/>
          <w:lang w:val="en-US"/>
        </w:rPr>
        <w:t>serta</w:t>
      </w:r>
      <w:proofErr w:type="spellEnd"/>
      <w:r w:rsidRPr="00D7400D">
        <w:rPr>
          <w:color w:val="EE0000"/>
          <w:sz w:val="24"/>
          <w:szCs w:val="24"/>
          <w:lang w:val="en-US"/>
        </w:rPr>
        <w:t xml:space="preserve"> Abdi, Wardi, &amp; </w:t>
      </w:r>
      <w:proofErr w:type="spellStart"/>
      <w:r w:rsidRPr="00D7400D">
        <w:rPr>
          <w:color w:val="EE0000"/>
          <w:sz w:val="24"/>
          <w:szCs w:val="24"/>
          <w:lang w:val="en-US"/>
        </w:rPr>
        <w:t>Ariyanto</w:t>
      </w:r>
      <w:proofErr w:type="spellEnd"/>
      <w:r w:rsidRPr="00D7400D">
        <w:rPr>
          <w:color w:val="EE0000"/>
          <w:sz w:val="24"/>
          <w:szCs w:val="24"/>
          <w:lang w:val="en-US"/>
        </w:rPr>
        <w:t xml:space="preserve"> (2025) </w:t>
      </w:r>
      <w:r w:rsidRPr="009B2A8C">
        <w:rPr>
          <w:sz w:val="24"/>
          <w:szCs w:val="24"/>
          <w:lang w:val="en-US"/>
        </w:rPr>
        <w:t xml:space="preserve">yang </w:t>
      </w:r>
      <w:proofErr w:type="spellStart"/>
      <w:r w:rsidRPr="009B2A8C">
        <w:rPr>
          <w:sz w:val="24"/>
          <w:szCs w:val="24"/>
          <w:lang w:val="en-US"/>
        </w:rPr>
        <w:t>membuktikan</w:t>
      </w:r>
      <w:proofErr w:type="spellEnd"/>
      <w:r w:rsidRPr="009B2A8C">
        <w:rPr>
          <w:sz w:val="24"/>
          <w:szCs w:val="24"/>
          <w:lang w:val="en-US"/>
        </w:rPr>
        <w:t xml:space="preserve">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konsisten</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proofErr w:type="spellStart"/>
      <w:r w:rsidRPr="009B2A8C">
        <w:rPr>
          <w:sz w:val="24"/>
          <w:szCs w:val="24"/>
          <w:lang w:val="en-US"/>
        </w:rPr>
        <w:t>pengayaan</w:t>
      </w:r>
      <w:proofErr w:type="spellEnd"/>
      <w:r w:rsidRPr="009B2A8C">
        <w:rPr>
          <w:sz w:val="24"/>
          <w:szCs w:val="24"/>
          <w:lang w:val="en-US"/>
        </w:rPr>
        <w:t xml:space="preserve"> </w:t>
      </w:r>
      <w:proofErr w:type="spellStart"/>
      <w:r w:rsidRPr="009B2A8C">
        <w:rPr>
          <w:sz w:val="24"/>
          <w:szCs w:val="24"/>
          <w:lang w:val="en-US"/>
        </w:rPr>
        <w:t>karakteristik</w:t>
      </w:r>
      <w:proofErr w:type="spellEnd"/>
      <w:r w:rsidRPr="009B2A8C">
        <w:rPr>
          <w:sz w:val="24"/>
          <w:szCs w:val="24"/>
          <w:lang w:val="en-US"/>
        </w:rPr>
        <w:t xml:space="preserve"> </w:t>
      </w:r>
      <w:proofErr w:type="spellStart"/>
      <w:r w:rsidRPr="009B2A8C">
        <w:rPr>
          <w:sz w:val="24"/>
          <w:szCs w:val="24"/>
          <w:lang w:val="en-US"/>
        </w:rPr>
        <w:t>pekerjaan</w:t>
      </w:r>
      <w:proofErr w:type="spellEnd"/>
      <w:r w:rsidRPr="009B2A8C">
        <w:rPr>
          <w:sz w:val="24"/>
          <w:szCs w:val="24"/>
          <w:lang w:val="en-US"/>
        </w:rPr>
        <w:t xml:space="preserve"> dan </w:t>
      </w:r>
      <w:proofErr w:type="spellStart"/>
      <w:r w:rsidRPr="009B2A8C">
        <w:rPr>
          <w:sz w:val="24"/>
          <w:szCs w:val="24"/>
          <w:lang w:val="en-US"/>
        </w:rPr>
        <w:t>motivasi</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berpengaruh</w:t>
      </w:r>
      <w:proofErr w:type="spellEnd"/>
      <w:r w:rsidRPr="009B2A8C">
        <w:rPr>
          <w:sz w:val="24"/>
          <w:szCs w:val="24"/>
          <w:lang w:val="en-US"/>
        </w:rPr>
        <w:t xml:space="preserve"> </w:t>
      </w:r>
      <w:proofErr w:type="spellStart"/>
      <w:r w:rsidRPr="009B2A8C">
        <w:rPr>
          <w:sz w:val="24"/>
          <w:szCs w:val="24"/>
          <w:lang w:val="en-US"/>
        </w:rPr>
        <w:t>positif</w:t>
      </w:r>
      <w:proofErr w:type="spellEnd"/>
      <w:r w:rsidRPr="009B2A8C">
        <w:rPr>
          <w:sz w:val="24"/>
          <w:szCs w:val="24"/>
          <w:lang w:val="en-US"/>
        </w:rPr>
        <w:t xml:space="preserve"> dan </w:t>
      </w:r>
      <w:proofErr w:type="spellStart"/>
      <w:r w:rsidRPr="009B2A8C">
        <w:rPr>
          <w:sz w:val="24"/>
          <w:szCs w:val="24"/>
          <w:lang w:val="en-US"/>
        </w:rPr>
        <w:t>signifikan</w:t>
      </w:r>
      <w:proofErr w:type="spellEnd"/>
      <w:r w:rsidRPr="009B2A8C">
        <w:rPr>
          <w:sz w:val="24"/>
          <w:szCs w:val="24"/>
          <w:lang w:val="en-US"/>
        </w:rPr>
        <w:t xml:space="preserve">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w:t>
      </w:r>
      <w:proofErr w:type="spellStart"/>
      <w:r w:rsidRPr="009B2A8C">
        <w:rPr>
          <w:sz w:val="24"/>
          <w:szCs w:val="24"/>
          <w:lang w:val="en-US"/>
        </w:rPr>
        <w:t>dalam</w:t>
      </w:r>
      <w:proofErr w:type="spellEnd"/>
      <w:r w:rsidRPr="009B2A8C">
        <w:rPr>
          <w:sz w:val="24"/>
          <w:szCs w:val="24"/>
          <w:lang w:val="en-US"/>
        </w:rPr>
        <w:t xml:space="preserve"> </w:t>
      </w:r>
      <w:proofErr w:type="spellStart"/>
      <w:r w:rsidRPr="009B2A8C">
        <w:rPr>
          <w:sz w:val="24"/>
          <w:szCs w:val="24"/>
          <w:lang w:val="en-US"/>
        </w:rPr>
        <w:t>meningkatkan</w:t>
      </w:r>
      <w:proofErr w:type="spellEnd"/>
      <w:r w:rsidRPr="009B2A8C">
        <w:rPr>
          <w:sz w:val="24"/>
          <w:szCs w:val="24"/>
          <w:lang w:val="en-US"/>
        </w:rPr>
        <w:t xml:space="preserve"> </w:t>
      </w:r>
      <w:proofErr w:type="spellStart"/>
      <w:r w:rsidRPr="009B2A8C">
        <w:rPr>
          <w:sz w:val="24"/>
          <w:szCs w:val="24"/>
          <w:lang w:val="en-US"/>
        </w:rPr>
        <w:t>kinerja</w:t>
      </w:r>
      <w:proofErr w:type="spellEnd"/>
      <w:r w:rsidRPr="009B2A8C">
        <w:rPr>
          <w:sz w:val="24"/>
          <w:szCs w:val="24"/>
          <w:lang w:val="en-US"/>
        </w:rPr>
        <w:t xml:space="preserve"> </w:t>
      </w:r>
      <w:proofErr w:type="spellStart"/>
      <w:r w:rsidRPr="009B2A8C">
        <w:rPr>
          <w:sz w:val="24"/>
          <w:szCs w:val="24"/>
          <w:lang w:val="en-US"/>
        </w:rPr>
        <w:t>pegawai</w:t>
      </w:r>
      <w:proofErr w:type="spellEnd"/>
      <w:r w:rsidRPr="009B2A8C">
        <w:rPr>
          <w:sz w:val="24"/>
          <w:szCs w:val="24"/>
          <w:lang w:val="en-US"/>
        </w:rPr>
        <w:t xml:space="preserve">. Hasil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mengonfirmasi</w:t>
      </w:r>
      <w:proofErr w:type="spellEnd"/>
      <w:r w:rsidRPr="009B2A8C">
        <w:rPr>
          <w:sz w:val="24"/>
          <w:szCs w:val="24"/>
          <w:lang w:val="en-US"/>
        </w:rPr>
        <w:t xml:space="preserve"> </w:t>
      </w:r>
      <w:proofErr w:type="spellStart"/>
      <w:r w:rsidRPr="009B2A8C">
        <w:rPr>
          <w:sz w:val="24"/>
          <w:szCs w:val="24"/>
          <w:lang w:val="en-US"/>
        </w:rPr>
        <w:t>relevansi</w:t>
      </w:r>
      <w:proofErr w:type="spellEnd"/>
      <w:r w:rsidRPr="009B2A8C">
        <w:rPr>
          <w:sz w:val="24"/>
          <w:szCs w:val="24"/>
          <w:lang w:val="en-US"/>
        </w:rPr>
        <w:t xml:space="preserve"> </w:t>
      </w:r>
      <w:r w:rsidRPr="007514A2">
        <w:rPr>
          <w:i/>
          <w:iCs/>
          <w:sz w:val="24"/>
          <w:szCs w:val="24"/>
          <w:lang w:val="en-US"/>
        </w:rPr>
        <w:t>Job Characteristics Model</w:t>
      </w:r>
      <w:r w:rsidRPr="009B2A8C">
        <w:rPr>
          <w:sz w:val="24"/>
          <w:szCs w:val="24"/>
          <w:lang w:val="en-US"/>
        </w:rPr>
        <w:t xml:space="preserve"> di </w:t>
      </w:r>
      <w:proofErr w:type="spellStart"/>
      <w:r w:rsidRPr="009B2A8C">
        <w:rPr>
          <w:sz w:val="24"/>
          <w:szCs w:val="24"/>
          <w:lang w:val="en-US"/>
        </w:rPr>
        <w:t>birokrasi</w:t>
      </w:r>
      <w:proofErr w:type="spellEnd"/>
      <w:r w:rsidRPr="009B2A8C">
        <w:rPr>
          <w:sz w:val="24"/>
          <w:szCs w:val="24"/>
          <w:lang w:val="en-US"/>
        </w:rPr>
        <w:t xml:space="preserve"> </w:t>
      </w:r>
      <w:proofErr w:type="spellStart"/>
      <w:r w:rsidRPr="009B2A8C">
        <w:rPr>
          <w:sz w:val="24"/>
          <w:szCs w:val="24"/>
          <w:lang w:val="en-US"/>
        </w:rPr>
        <w:t>perbendaharaan</w:t>
      </w:r>
      <w:proofErr w:type="spellEnd"/>
      <w:r w:rsidRPr="009B2A8C">
        <w:rPr>
          <w:sz w:val="24"/>
          <w:szCs w:val="24"/>
          <w:lang w:val="en-US"/>
        </w:rPr>
        <w:t xml:space="preserve">, </w:t>
      </w:r>
      <w:proofErr w:type="spellStart"/>
      <w:r w:rsidRPr="009B2A8C">
        <w:rPr>
          <w:sz w:val="24"/>
          <w:szCs w:val="24"/>
          <w:lang w:val="en-US"/>
        </w:rPr>
        <w:t>membuktikan</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proofErr w:type="spellStart"/>
      <w:r w:rsidRPr="009B2A8C">
        <w:rPr>
          <w:sz w:val="24"/>
          <w:szCs w:val="24"/>
          <w:lang w:val="en-US"/>
        </w:rPr>
        <w:t>peningkatan</w:t>
      </w:r>
      <w:proofErr w:type="spellEnd"/>
      <w:r w:rsidRPr="009B2A8C">
        <w:rPr>
          <w:sz w:val="24"/>
          <w:szCs w:val="24"/>
          <w:lang w:val="en-US"/>
        </w:rPr>
        <w:t xml:space="preserve"> </w:t>
      </w:r>
      <w:proofErr w:type="spellStart"/>
      <w:r w:rsidRPr="009B2A8C">
        <w:rPr>
          <w:sz w:val="24"/>
          <w:szCs w:val="24"/>
          <w:lang w:val="en-US"/>
        </w:rPr>
        <w:t>kinerja</w:t>
      </w:r>
      <w:proofErr w:type="spellEnd"/>
      <w:r w:rsidRPr="009B2A8C">
        <w:rPr>
          <w:sz w:val="24"/>
          <w:szCs w:val="24"/>
          <w:lang w:val="en-US"/>
        </w:rPr>
        <w:t xml:space="preserve"> </w:t>
      </w:r>
      <w:proofErr w:type="spellStart"/>
      <w:r w:rsidR="007514A2">
        <w:rPr>
          <w:sz w:val="24"/>
          <w:szCs w:val="24"/>
          <w:lang w:val="en-US"/>
        </w:rPr>
        <w:t>pegawai</w:t>
      </w:r>
      <w:proofErr w:type="spellEnd"/>
      <w:r w:rsidRPr="009B2A8C">
        <w:rPr>
          <w:sz w:val="24"/>
          <w:szCs w:val="24"/>
          <w:lang w:val="en-US"/>
        </w:rPr>
        <w:t xml:space="preserve"> </w:t>
      </w:r>
      <w:proofErr w:type="spellStart"/>
      <w:r w:rsidRPr="009B2A8C">
        <w:rPr>
          <w:sz w:val="24"/>
          <w:szCs w:val="24"/>
          <w:lang w:val="en-US"/>
        </w:rPr>
        <w:t>lebih</w:t>
      </w:r>
      <w:proofErr w:type="spellEnd"/>
      <w:r w:rsidRPr="009B2A8C">
        <w:rPr>
          <w:sz w:val="24"/>
          <w:szCs w:val="24"/>
          <w:lang w:val="en-US"/>
        </w:rPr>
        <w:t xml:space="preserve"> </w:t>
      </w:r>
      <w:proofErr w:type="spellStart"/>
      <w:r w:rsidRPr="009B2A8C">
        <w:rPr>
          <w:sz w:val="24"/>
          <w:szCs w:val="24"/>
          <w:lang w:val="en-US"/>
        </w:rPr>
        <w:t>efektif</w:t>
      </w:r>
      <w:proofErr w:type="spellEnd"/>
      <w:r w:rsidRPr="009B2A8C">
        <w:rPr>
          <w:sz w:val="24"/>
          <w:szCs w:val="24"/>
          <w:lang w:val="en-US"/>
        </w:rPr>
        <w:t xml:space="preserve"> </w:t>
      </w:r>
      <w:proofErr w:type="spellStart"/>
      <w:r w:rsidRPr="009B2A8C">
        <w:rPr>
          <w:sz w:val="24"/>
          <w:szCs w:val="24"/>
          <w:lang w:val="en-US"/>
        </w:rPr>
        <w:t>didorong</w:t>
      </w:r>
      <w:proofErr w:type="spellEnd"/>
      <w:r w:rsidRPr="009B2A8C">
        <w:rPr>
          <w:sz w:val="24"/>
          <w:szCs w:val="24"/>
          <w:lang w:val="en-US"/>
        </w:rPr>
        <w:t xml:space="preserve"> oleh </w:t>
      </w:r>
      <w:proofErr w:type="spellStart"/>
      <w:r w:rsidRPr="009B2A8C">
        <w:rPr>
          <w:sz w:val="24"/>
          <w:szCs w:val="24"/>
          <w:lang w:val="en-US"/>
        </w:rPr>
        <w:t>faktor</w:t>
      </w:r>
      <w:proofErr w:type="spellEnd"/>
      <w:r w:rsidRPr="009B2A8C">
        <w:rPr>
          <w:sz w:val="24"/>
          <w:szCs w:val="24"/>
          <w:lang w:val="en-US"/>
        </w:rPr>
        <w:t xml:space="preserve"> </w:t>
      </w:r>
      <w:proofErr w:type="spellStart"/>
      <w:r w:rsidRPr="009B2A8C">
        <w:rPr>
          <w:sz w:val="24"/>
          <w:szCs w:val="24"/>
          <w:lang w:val="en-US"/>
        </w:rPr>
        <w:t>motivasi</w:t>
      </w:r>
      <w:proofErr w:type="spellEnd"/>
      <w:r w:rsidRPr="009B2A8C">
        <w:rPr>
          <w:sz w:val="24"/>
          <w:szCs w:val="24"/>
          <w:lang w:val="en-US"/>
        </w:rPr>
        <w:t xml:space="preserve"> </w:t>
      </w:r>
      <w:proofErr w:type="spellStart"/>
      <w:r w:rsidRPr="009B2A8C">
        <w:rPr>
          <w:sz w:val="24"/>
          <w:szCs w:val="24"/>
          <w:lang w:val="en-US"/>
        </w:rPr>
        <w:t>intrinsik</w:t>
      </w:r>
      <w:proofErr w:type="spellEnd"/>
      <w:r w:rsidRPr="009B2A8C">
        <w:rPr>
          <w:sz w:val="24"/>
          <w:szCs w:val="24"/>
          <w:lang w:val="en-US"/>
        </w:rPr>
        <w:t xml:space="preserve"> </w:t>
      </w:r>
      <w:proofErr w:type="spellStart"/>
      <w:r w:rsidRPr="009B2A8C">
        <w:rPr>
          <w:sz w:val="24"/>
          <w:szCs w:val="24"/>
          <w:lang w:val="en-US"/>
        </w:rPr>
        <w:t>pekerjaan</w:t>
      </w:r>
      <w:proofErr w:type="spellEnd"/>
      <w:r w:rsidRPr="009B2A8C">
        <w:rPr>
          <w:sz w:val="24"/>
          <w:szCs w:val="24"/>
          <w:lang w:val="en-US"/>
        </w:rPr>
        <w:t>.</w:t>
      </w:r>
      <w:r w:rsidR="003D1D1A" w:rsidRPr="009B2A8C">
        <w:rPr>
          <w:sz w:val="24"/>
          <w:szCs w:val="24"/>
          <w:lang w:val="en-US"/>
        </w:rPr>
        <w:t xml:space="preserve"> </w:t>
      </w:r>
      <w:proofErr w:type="spellStart"/>
      <w:r w:rsidR="003D1D1A" w:rsidRPr="009B2A8C">
        <w:rPr>
          <w:sz w:val="24"/>
          <w:szCs w:val="24"/>
          <w:lang w:val="en-US"/>
        </w:rPr>
        <w:t>Pimpinan</w:t>
      </w:r>
      <w:proofErr w:type="spellEnd"/>
      <w:r w:rsidR="003D1D1A" w:rsidRPr="009B2A8C">
        <w:rPr>
          <w:sz w:val="24"/>
          <w:szCs w:val="24"/>
          <w:lang w:val="en-US"/>
        </w:rPr>
        <w:t xml:space="preserve"> </w:t>
      </w:r>
      <w:proofErr w:type="spellStart"/>
      <w:r w:rsidR="003D1D1A" w:rsidRPr="009B2A8C">
        <w:rPr>
          <w:sz w:val="24"/>
          <w:szCs w:val="24"/>
          <w:lang w:val="en-US"/>
        </w:rPr>
        <w:t>instansi</w:t>
      </w:r>
      <w:proofErr w:type="spellEnd"/>
      <w:r w:rsidR="003D1D1A" w:rsidRPr="009B2A8C">
        <w:rPr>
          <w:sz w:val="24"/>
          <w:szCs w:val="24"/>
          <w:lang w:val="en-US"/>
        </w:rPr>
        <w:t xml:space="preserve"> </w:t>
      </w:r>
      <w:proofErr w:type="spellStart"/>
      <w:r w:rsidR="003D1D1A" w:rsidRPr="009B2A8C">
        <w:rPr>
          <w:sz w:val="24"/>
          <w:szCs w:val="24"/>
          <w:lang w:val="en-US"/>
        </w:rPr>
        <w:t>perlu</w:t>
      </w:r>
      <w:proofErr w:type="spellEnd"/>
      <w:r w:rsidR="003D1D1A" w:rsidRPr="009B2A8C">
        <w:rPr>
          <w:sz w:val="24"/>
          <w:szCs w:val="24"/>
          <w:lang w:val="en-US"/>
        </w:rPr>
        <w:t xml:space="preserve"> </w:t>
      </w:r>
      <w:proofErr w:type="spellStart"/>
      <w:r w:rsidR="003D1D1A" w:rsidRPr="009B2A8C">
        <w:rPr>
          <w:sz w:val="24"/>
          <w:szCs w:val="24"/>
          <w:lang w:val="en-US"/>
        </w:rPr>
        <w:t>mempertahankan</w:t>
      </w:r>
      <w:proofErr w:type="spellEnd"/>
      <w:r w:rsidR="003D1D1A" w:rsidRPr="009B2A8C">
        <w:rPr>
          <w:sz w:val="24"/>
          <w:szCs w:val="24"/>
          <w:lang w:val="en-US"/>
        </w:rPr>
        <w:t xml:space="preserve"> program </w:t>
      </w:r>
      <w:proofErr w:type="spellStart"/>
      <w:r w:rsidR="003D1D1A" w:rsidRPr="009B2A8C">
        <w:rPr>
          <w:sz w:val="24"/>
          <w:szCs w:val="24"/>
          <w:lang w:val="en-US"/>
        </w:rPr>
        <w:t>rekayasa</w:t>
      </w:r>
      <w:proofErr w:type="spellEnd"/>
      <w:r w:rsidR="003D1D1A" w:rsidRPr="009B2A8C">
        <w:rPr>
          <w:sz w:val="24"/>
          <w:szCs w:val="24"/>
          <w:lang w:val="en-US"/>
        </w:rPr>
        <w:t xml:space="preserve"> </w:t>
      </w:r>
      <w:proofErr w:type="spellStart"/>
      <w:r w:rsidR="003D1D1A" w:rsidRPr="009B2A8C">
        <w:rPr>
          <w:sz w:val="24"/>
          <w:szCs w:val="24"/>
          <w:lang w:val="en-US"/>
        </w:rPr>
        <w:t>pekerjaan</w:t>
      </w:r>
      <w:proofErr w:type="spellEnd"/>
      <w:r w:rsidR="003D1D1A" w:rsidRPr="009B2A8C">
        <w:rPr>
          <w:sz w:val="24"/>
          <w:szCs w:val="24"/>
          <w:lang w:val="en-US"/>
        </w:rPr>
        <w:t xml:space="preserve"> (</w:t>
      </w:r>
      <w:r w:rsidR="003D1D1A" w:rsidRPr="007514A2">
        <w:rPr>
          <w:i/>
          <w:iCs/>
          <w:sz w:val="24"/>
          <w:szCs w:val="24"/>
          <w:lang w:val="en-US"/>
        </w:rPr>
        <w:t>job redesign</w:t>
      </w:r>
      <w:r w:rsidR="003D1D1A" w:rsidRPr="009B2A8C">
        <w:rPr>
          <w:sz w:val="24"/>
          <w:szCs w:val="24"/>
          <w:lang w:val="en-US"/>
        </w:rPr>
        <w:t xml:space="preserve">) </w:t>
      </w:r>
      <w:proofErr w:type="spellStart"/>
      <w:r w:rsidR="003D1D1A" w:rsidRPr="009B2A8C">
        <w:rPr>
          <w:sz w:val="24"/>
          <w:szCs w:val="24"/>
          <w:lang w:val="en-US"/>
        </w:rPr>
        <w:t>melalui</w:t>
      </w:r>
      <w:proofErr w:type="spellEnd"/>
      <w:r w:rsidR="003D1D1A" w:rsidRPr="009B2A8C">
        <w:rPr>
          <w:sz w:val="24"/>
          <w:szCs w:val="24"/>
          <w:lang w:val="en-US"/>
        </w:rPr>
        <w:t xml:space="preserve"> </w:t>
      </w:r>
      <w:proofErr w:type="spellStart"/>
      <w:r w:rsidR="003D1D1A" w:rsidRPr="009B2A8C">
        <w:rPr>
          <w:sz w:val="24"/>
          <w:szCs w:val="24"/>
          <w:lang w:val="en-US"/>
        </w:rPr>
        <w:t>rotasi</w:t>
      </w:r>
      <w:proofErr w:type="spellEnd"/>
      <w:r w:rsidR="003D1D1A" w:rsidRPr="009B2A8C">
        <w:rPr>
          <w:sz w:val="24"/>
          <w:szCs w:val="24"/>
          <w:lang w:val="en-US"/>
        </w:rPr>
        <w:t xml:space="preserve"> </w:t>
      </w:r>
      <w:proofErr w:type="spellStart"/>
      <w:r w:rsidR="003D1D1A" w:rsidRPr="009B2A8C">
        <w:rPr>
          <w:sz w:val="24"/>
          <w:szCs w:val="24"/>
          <w:lang w:val="en-US"/>
        </w:rPr>
        <w:t>tugas</w:t>
      </w:r>
      <w:proofErr w:type="spellEnd"/>
      <w:r w:rsidR="003D1D1A" w:rsidRPr="009B2A8C">
        <w:rPr>
          <w:sz w:val="24"/>
          <w:szCs w:val="24"/>
          <w:lang w:val="en-US"/>
        </w:rPr>
        <w:t xml:space="preserve"> internal, </w:t>
      </w:r>
      <w:proofErr w:type="spellStart"/>
      <w:r w:rsidR="003D1D1A" w:rsidRPr="009B2A8C">
        <w:rPr>
          <w:sz w:val="24"/>
          <w:szCs w:val="24"/>
          <w:lang w:val="en-US"/>
        </w:rPr>
        <w:t>pemberian</w:t>
      </w:r>
      <w:proofErr w:type="spellEnd"/>
      <w:r w:rsidR="003D1D1A" w:rsidRPr="009B2A8C">
        <w:rPr>
          <w:sz w:val="24"/>
          <w:szCs w:val="24"/>
          <w:lang w:val="en-US"/>
        </w:rPr>
        <w:t xml:space="preserve"> </w:t>
      </w:r>
      <w:proofErr w:type="spellStart"/>
      <w:r w:rsidR="003D1D1A" w:rsidRPr="009B2A8C">
        <w:rPr>
          <w:sz w:val="24"/>
          <w:szCs w:val="24"/>
          <w:lang w:val="en-US"/>
        </w:rPr>
        <w:t>tanggung</w:t>
      </w:r>
      <w:proofErr w:type="spellEnd"/>
      <w:r w:rsidR="003D1D1A" w:rsidRPr="009B2A8C">
        <w:rPr>
          <w:sz w:val="24"/>
          <w:szCs w:val="24"/>
          <w:lang w:val="en-US"/>
        </w:rPr>
        <w:t xml:space="preserve"> </w:t>
      </w:r>
      <w:proofErr w:type="spellStart"/>
      <w:r w:rsidR="003D1D1A" w:rsidRPr="009B2A8C">
        <w:rPr>
          <w:sz w:val="24"/>
          <w:szCs w:val="24"/>
          <w:lang w:val="en-US"/>
        </w:rPr>
        <w:t>jawab</w:t>
      </w:r>
      <w:proofErr w:type="spellEnd"/>
      <w:r w:rsidR="003D1D1A" w:rsidRPr="009B2A8C">
        <w:rPr>
          <w:sz w:val="24"/>
          <w:szCs w:val="24"/>
          <w:lang w:val="en-US"/>
        </w:rPr>
        <w:t xml:space="preserve"> </w:t>
      </w:r>
      <w:proofErr w:type="spellStart"/>
      <w:r w:rsidR="003D1D1A" w:rsidRPr="009B2A8C">
        <w:rPr>
          <w:sz w:val="24"/>
          <w:szCs w:val="24"/>
          <w:lang w:val="en-US"/>
        </w:rPr>
        <w:t>verifikasi</w:t>
      </w:r>
      <w:proofErr w:type="spellEnd"/>
      <w:r w:rsidR="003D1D1A" w:rsidRPr="009B2A8C">
        <w:rPr>
          <w:sz w:val="24"/>
          <w:szCs w:val="24"/>
          <w:lang w:val="en-US"/>
        </w:rPr>
        <w:t xml:space="preserve"> yang </w:t>
      </w:r>
      <w:proofErr w:type="spellStart"/>
      <w:r w:rsidR="003D1D1A" w:rsidRPr="009B2A8C">
        <w:rPr>
          <w:sz w:val="24"/>
          <w:szCs w:val="24"/>
          <w:lang w:val="en-US"/>
        </w:rPr>
        <w:t>utuh</w:t>
      </w:r>
      <w:proofErr w:type="spellEnd"/>
      <w:r w:rsidR="003D1D1A" w:rsidRPr="009B2A8C">
        <w:rPr>
          <w:sz w:val="24"/>
          <w:szCs w:val="24"/>
          <w:lang w:val="en-US"/>
        </w:rPr>
        <w:t xml:space="preserve">, </w:t>
      </w:r>
      <w:proofErr w:type="spellStart"/>
      <w:r w:rsidR="003D1D1A" w:rsidRPr="009B2A8C">
        <w:rPr>
          <w:sz w:val="24"/>
          <w:szCs w:val="24"/>
          <w:lang w:val="en-US"/>
        </w:rPr>
        <w:t>serta</w:t>
      </w:r>
      <w:proofErr w:type="spellEnd"/>
      <w:r w:rsidR="003D1D1A" w:rsidRPr="009B2A8C">
        <w:rPr>
          <w:sz w:val="24"/>
          <w:szCs w:val="24"/>
          <w:lang w:val="en-US"/>
        </w:rPr>
        <w:t xml:space="preserve"> </w:t>
      </w:r>
      <w:proofErr w:type="spellStart"/>
      <w:r w:rsidR="003D1D1A" w:rsidRPr="009B2A8C">
        <w:rPr>
          <w:sz w:val="24"/>
          <w:szCs w:val="24"/>
          <w:lang w:val="en-US"/>
        </w:rPr>
        <w:t>penegasan</w:t>
      </w:r>
      <w:proofErr w:type="spellEnd"/>
      <w:r w:rsidR="003D1D1A" w:rsidRPr="009B2A8C">
        <w:rPr>
          <w:sz w:val="24"/>
          <w:szCs w:val="24"/>
          <w:lang w:val="en-US"/>
        </w:rPr>
        <w:t xml:space="preserve"> </w:t>
      </w:r>
      <w:r w:rsidR="003D1D1A" w:rsidRPr="007514A2">
        <w:rPr>
          <w:i/>
          <w:iCs/>
          <w:sz w:val="24"/>
          <w:szCs w:val="24"/>
          <w:lang w:val="en-US"/>
        </w:rPr>
        <w:t>briefing/debriefing</w:t>
      </w:r>
      <w:r w:rsidR="003D1D1A" w:rsidRPr="009B2A8C">
        <w:rPr>
          <w:sz w:val="24"/>
          <w:szCs w:val="24"/>
          <w:lang w:val="en-US"/>
        </w:rPr>
        <w:t xml:space="preserve"> </w:t>
      </w:r>
      <w:proofErr w:type="spellStart"/>
      <w:r w:rsidR="003D1D1A" w:rsidRPr="009B2A8C">
        <w:rPr>
          <w:sz w:val="24"/>
          <w:szCs w:val="24"/>
          <w:lang w:val="en-US"/>
        </w:rPr>
        <w:t>berkala</w:t>
      </w:r>
      <w:proofErr w:type="spellEnd"/>
      <w:r w:rsidR="003D1D1A" w:rsidRPr="009B2A8C">
        <w:rPr>
          <w:sz w:val="24"/>
          <w:szCs w:val="24"/>
          <w:lang w:val="en-US"/>
        </w:rPr>
        <w:t xml:space="preserve"> </w:t>
      </w:r>
      <w:proofErr w:type="spellStart"/>
      <w:r w:rsidR="003D1D1A" w:rsidRPr="009B2A8C">
        <w:rPr>
          <w:sz w:val="24"/>
          <w:szCs w:val="24"/>
          <w:lang w:val="en-US"/>
        </w:rPr>
        <w:t>untuk</w:t>
      </w:r>
      <w:proofErr w:type="spellEnd"/>
      <w:r w:rsidR="003D1D1A" w:rsidRPr="009B2A8C">
        <w:rPr>
          <w:sz w:val="24"/>
          <w:szCs w:val="24"/>
          <w:lang w:val="en-US"/>
        </w:rPr>
        <w:t xml:space="preserve"> </w:t>
      </w:r>
      <w:proofErr w:type="spellStart"/>
      <w:r w:rsidR="003D1D1A" w:rsidRPr="009B2A8C">
        <w:rPr>
          <w:sz w:val="24"/>
          <w:szCs w:val="24"/>
          <w:lang w:val="en-US"/>
        </w:rPr>
        <w:t>menanamkan</w:t>
      </w:r>
      <w:proofErr w:type="spellEnd"/>
      <w:r w:rsidR="003D1D1A" w:rsidRPr="009B2A8C">
        <w:rPr>
          <w:sz w:val="24"/>
          <w:szCs w:val="24"/>
          <w:lang w:val="en-US"/>
        </w:rPr>
        <w:t xml:space="preserve"> </w:t>
      </w:r>
      <w:proofErr w:type="spellStart"/>
      <w:r w:rsidR="003D1D1A" w:rsidRPr="009B2A8C">
        <w:rPr>
          <w:sz w:val="24"/>
          <w:szCs w:val="24"/>
          <w:lang w:val="en-US"/>
        </w:rPr>
        <w:t>nilai</w:t>
      </w:r>
      <w:proofErr w:type="spellEnd"/>
      <w:r w:rsidR="003D1D1A" w:rsidRPr="009B2A8C">
        <w:rPr>
          <w:sz w:val="24"/>
          <w:szCs w:val="24"/>
          <w:lang w:val="en-US"/>
        </w:rPr>
        <w:t xml:space="preserve"> </w:t>
      </w:r>
      <w:proofErr w:type="spellStart"/>
      <w:r w:rsidR="003D1D1A" w:rsidRPr="009B2A8C">
        <w:rPr>
          <w:sz w:val="24"/>
          <w:szCs w:val="24"/>
          <w:lang w:val="en-US"/>
        </w:rPr>
        <w:t>strategis</w:t>
      </w:r>
      <w:proofErr w:type="spellEnd"/>
      <w:r w:rsidR="003D1D1A" w:rsidRPr="009B2A8C">
        <w:rPr>
          <w:sz w:val="24"/>
          <w:szCs w:val="24"/>
          <w:lang w:val="en-US"/>
        </w:rPr>
        <w:t xml:space="preserve"> </w:t>
      </w:r>
      <w:proofErr w:type="spellStart"/>
      <w:r w:rsidR="003D1D1A" w:rsidRPr="009B2A8C">
        <w:rPr>
          <w:sz w:val="24"/>
          <w:szCs w:val="24"/>
          <w:lang w:val="en-US"/>
        </w:rPr>
        <w:t>dari</w:t>
      </w:r>
      <w:proofErr w:type="spellEnd"/>
      <w:r w:rsidR="003D1D1A" w:rsidRPr="009B2A8C">
        <w:rPr>
          <w:sz w:val="24"/>
          <w:szCs w:val="24"/>
          <w:lang w:val="en-US"/>
        </w:rPr>
        <w:t xml:space="preserve"> </w:t>
      </w:r>
      <w:proofErr w:type="spellStart"/>
      <w:r w:rsidR="003D1D1A" w:rsidRPr="009B2A8C">
        <w:rPr>
          <w:sz w:val="24"/>
          <w:szCs w:val="24"/>
          <w:lang w:val="en-US"/>
        </w:rPr>
        <w:t>setiap</w:t>
      </w:r>
      <w:proofErr w:type="spellEnd"/>
      <w:r w:rsidR="003D1D1A" w:rsidRPr="009B2A8C">
        <w:rPr>
          <w:sz w:val="24"/>
          <w:szCs w:val="24"/>
          <w:lang w:val="en-US"/>
        </w:rPr>
        <w:t xml:space="preserve"> </w:t>
      </w:r>
      <w:proofErr w:type="spellStart"/>
      <w:r w:rsidR="003D1D1A" w:rsidRPr="009B2A8C">
        <w:rPr>
          <w:sz w:val="24"/>
          <w:szCs w:val="24"/>
          <w:lang w:val="en-US"/>
        </w:rPr>
        <w:t>penugasan</w:t>
      </w:r>
      <w:proofErr w:type="spellEnd"/>
      <w:r w:rsidR="003D1D1A" w:rsidRPr="009B2A8C">
        <w:rPr>
          <w:sz w:val="24"/>
          <w:szCs w:val="24"/>
          <w:lang w:val="en-US"/>
        </w:rPr>
        <w:t xml:space="preserve"> </w:t>
      </w:r>
      <w:proofErr w:type="spellStart"/>
      <w:r w:rsidR="003D1D1A" w:rsidRPr="009B2A8C">
        <w:rPr>
          <w:sz w:val="24"/>
          <w:szCs w:val="24"/>
          <w:lang w:val="en-US"/>
        </w:rPr>
        <w:t>perbendaharaan</w:t>
      </w:r>
      <w:proofErr w:type="spellEnd"/>
      <w:r w:rsidR="003D1D1A" w:rsidRPr="009B2A8C">
        <w:rPr>
          <w:sz w:val="24"/>
          <w:szCs w:val="24"/>
          <w:lang w:val="en-US"/>
        </w:rPr>
        <w:t>.</w:t>
      </w:r>
    </w:p>
    <w:p w14:paraId="5DD9EF69" w14:textId="16B5218D" w:rsidR="00452531" w:rsidRPr="009B2A8C" w:rsidRDefault="00452531" w:rsidP="00452531">
      <w:pPr>
        <w:pStyle w:val="ListParagraph"/>
        <w:numPr>
          <w:ilvl w:val="2"/>
          <w:numId w:val="8"/>
        </w:numPr>
        <w:rPr>
          <w:sz w:val="24"/>
          <w:szCs w:val="24"/>
          <w:lang w:val="en-US"/>
        </w:rPr>
      </w:pPr>
      <w:proofErr w:type="spellStart"/>
      <w:r w:rsidRPr="009B2A8C">
        <w:rPr>
          <w:sz w:val="24"/>
          <w:szCs w:val="24"/>
          <w:lang w:val="en-US"/>
        </w:rPr>
        <w:t>Pe</w:t>
      </w:r>
      <w:r w:rsidR="00126B73" w:rsidRPr="009B2A8C">
        <w:rPr>
          <w:sz w:val="24"/>
          <w:szCs w:val="24"/>
          <w:lang w:val="en-US"/>
        </w:rPr>
        <w:t>ngaruh</w:t>
      </w:r>
      <w:proofErr w:type="spellEnd"/>
      <w:r w:rsidR="00126B73" w:rsidRPr="009B2A8C">
        <w:rPr>
          <w:sz w:val="24"/>
          <w:szCs w:val="24"/>
          <w:lang w:val="en-US"/>
        </w:rPr>
        <w:t xml:space="preserve"> </w:t>
      </w:r>
      <w:proofErr w:type="spellStart"/>
      <w:r w:rsidR="00126B73" w:rsidRPr="009B2A8C">
        <w:rPr>
          <w:sz w:val="24"/>
          <w:szCs w:val="24"/>
          <w:lang w:val="en-US"/>
        </w:rPr>
        <w:t>Sistem</w:t>
      </w:r>
      <w:proofErr w:type="spellEnd"/>
      <w:r w:rsidR="00126B73" w:rsidRPr="009B2A8C">
        <w:rPr>
          <w:sz w:val="24"/>
          <w:szCs w:val="24"/>
          <w:lang w:val="en-US"/>
        </w:rPr>
        <w:t xml:space="preserve"> </w:t>
      </w:r>
      <w:proofErr w:type="spellStart"/>
      <w:r w:rsidR="00126B73" w:rsidRPr="009B2A8C">
        <w:rPr>
          <w:sz w:val="24"/>
          <w:szCs w:val="24"/>
          <w:lang w:val="en-US"/>
        </w:rPr>
        <w:t>Kerja</w:t>
      </w:r>
      <w:proofErr w:type="spellEnd"/>
      <w:r w:rsidR="00126B73" w:rsidRPr="009B2A8C">
        <w:rPr>
          <w:sz w:val="24"/>
          <w:szCs w:val="24"/>
          <w:lang w:val="en-US"/>
        </w:rPr>
        <w:t xml:space="preserve"> </w:t>
      </w:r>
      <w:proofErr w:type="spellStart"/>
      <w:r w:rsidR="00126B73" w:rsidRPr="009B2A8C">
        <w:rPr>
          <w:sz w:val="24"/>
          <w:szCs w:val="24"/>
          <w:lang w:val="en-US"/>
        </w:rPr>
        <w:t>Fleksibel</w:t>
      </w:r>
      <w:proofErr w:type="spellEnd"/>
      <w:r w:rsidR="00126B73" w:rsidRPr="009B2A8C">
        <w:rPr>
          <w:sz w:val="24"/>
          <w:szCs w:val="24"/>
          <w:lang w:val="en-US"/>
        </w:rPr>
        <w:t xml:space="preserve"> </w:t>
      </w:r>
      <w:proofErr w:type="spellStart"/>
      <w:r w:rsidR="00126B73" w:rsidRPr="009B2A8C">
        <w:rPr>
          <w:sz w:val="24"/>
          <w:szCs w:val="24"/>
          <w:lang w:val="en-US"/>
        </w:rPr>
        <w:t>terhadap</w:t>
      </w:r>
      <w:proofErr w:type="spellEnd"/>
      <w:r w:rsidR="00126B73" w:rsidRPr="009B2A8C">
        <w:rPr>
          <w:sz w:val="24"/>
          <w:szCs w:val="24"/>
          <w:lang w:val="en-US"/>
        </w:rPr>
        <w:t xml:space="preserve"> Kinerja </w:t>
      </w:r>
      <w:proofErr w:type="spellStart"/>
      <w:r w:rsidR="00126B73" w:rsidRPr="009B2A8C">
        <w:rPr>
          <w:sz w:val="24"/>
          <w:szCs w:val="24"/>
          <w:lang w:val="en-US"/>
        </w:rPr>
        <w:t>Pegawai</w:t>
      </w:r>
      <w:proofErr w:type="spellEnd"/>
      <w:r w:rsidR="00126B73" w:rsidRPr="009B2A8C">
        <w:rPr>
          <w:sz w:val="24"/>
          <w:szCs w:val="24"/>
          <w:lang w:val="en-US"/>
        </w:rPr>
        <w:t xml:space="preserve"> </w:t>
      </w:r>
      <w:proofErr w:type="spellStart"/>
      <w:r w:rsidR="00126B73" w:rsidRPr="009B2A8C">
        <w:rPr>
          <w:sz w:val="24"/>
          <w:szCs w:val="24"/>
          <w:lang w:val="en-US"/>
        </w:rPr>
        <w:t>melalui</w:t>
      </w:r>
      <w:proofErr w:type="spellEnd"/>
      <w:r w:rsidR="00126B73" w:rsidRPr="009B2A8C">
        <w:rPr>
          <w:sz w:val="24"/>
          <w:szCs w:val="24"/>
          <w:lang w:val="en-US"/>
        </w:rPr>
        <w:t xml:space="preserve"> </w:t>
      </w:r>
      <w:r w:rsidR="00273E10" w:rsidRPr="00273E10">
        <w:rPr>
          <w:i/>
          <w:iCs/>
          <w:sz w:val="24"/>
          <w:szCs w:val="24"/>
          <w:lang w:val="en-US"/>
        </w:rPr>
        <w:t>Job Enrichment</w:t>
      </w:r>
      <w:r w:rsidR="00126B73" w:rsidRPr="009B2A8C">
        <w:rPr>
          <w:sz w:val="24"/>
          <w:szCs w:val="24"/>
          <w:lang w:val="en-US"/>
        </w:rPr>
        <w:t xml:space="preserve"> </w:t>
      </w:r>
      <w:proofErr w:type="spellStart"/>
      <w:r w:rsidR="00126B73" w:rsidRPr="009B2A8C">
        <w:rPr>
          <w:sz w:val="24"/>
          <w:szCs w:val="24"/>
          <w:lang w:val="en-US"/>
        </w:rPr>
        <w:t>sebagai</w:t>
      </w:r>
      <w:proofErr w:type="spellEnd"/>
      <w:r w:rsidR="00126B73" w:rsidRPr="009B2A8C">
        <w:rPr>
          <w:sz w:val="24"/>
          <w:szCs w:val="24"/>
          <w:lang w:val="en-US"/>
        </w:rPr>
        <w:t xml:space="preserve"> </w:t>
      </w:r>
      <w:proofErr w:type="spellStart"/>
      <w:r w:rsidR="00C65393" w:rsidRPr="009B2A8C">
        <w:rPr>
          <w:sz w:val="24"/>
          <w:szCs w:val="24"/>
          <w:lang w:val="en-US"/>
        </w:rPr>
        <w:t>variabel</w:t>
      </w:r>
      <w:proofErr w:type="spellEnd"/>
      <w:r w:rsidR="00C65393" w:rsidRPr="009B2A8C">
        <w:rPr>
          <w:sz w:val="24"/>
          <w:szCs w:val="24"/>
          <w:lang w:val="en-US"/>
        </w:rPr>
        <w:t xml:space="preserve"> </w:t>
      </w:r>
      <w:r w:rsidR="00126B73" w:rsidRPr="007514A2">
        <w:rPr>
          <w:i/>
          <w:iCs/>
          <w:sz w:val="24"/>
          <w:szCs w:val="24"/>
          <w:lang w:val="en-US"/>
        </w:rPr>
        <w:t>intervening</w:t>
      </w:r>
    </w:p>
    <w:p w14:paraId="5BCF69B1" w14:textId="2901CBC0" w:rsidR="00AD6279" w:rsidRPr="009B2A8C" w:rsidRDefault="00AD6279" w:rsidP="007514A2">
      <w:pPr>
        <w:pStyle w:val="ListParagraph"/>
        <w:ind w:left="1440" w:firstLine="720"/>
        <w:rPr>
          <w:sz w:val="24"/>
          <w:szCs w:val="24"/>
          <w:lang w:val="en-US"/>
        </w:rPr>
      </w:pPr>
      <w:r w:rsidRPr="009B2A8C">
        <w:rPr>
          <w:sz w:val="24"/>
          <w:szCs w:val="24"/>
          <w:lang w:val="en-US"/>
        </w:rPr>
        <w:lastRenderedPageBreak/>
        <w:t xml:space="preserve">Hasil </w:t>
      </w:r>
      <w:proofErr w:type="spellStart"/>
      <w:r w:rsidRPr="009B2A8C">
        <w:rPr>
          <w:sz w:val="24"/>
          <w:szCs w:val="24"/>
          <w:lang w:val="en-US"/>
        </w:rPr>
        <w:t>analisis</w:t>
      </w:r>
      <w:proofErr w:type="spellEnd"/>
      <w:r w:rsidRPr="009B2A8C">
        <w:rPr>
          <w:sz w:val="24"/>
          <w:szCs w:val="24"/>
          <w:lang w:val="en-US"/>
        </w:rPr>
        <w:t xml:space="preserve"> data </w:t>
      </w:r>
      <w:proofErr w:type="spellStart"/>
      <w:r w:rsidRPr="009B2A8C">
        <w:rPr>
          <w:sz w:val="24"/>
          <w:szCs w:val="24"/>
          <w:lang w:val="en-US"/>
        </w:rPr>
        <w:t>membuktikan</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r w:rsidR="00273E10" w:rsidRPr="00273E10">
        <w:rPr>
          <w:i/>
          <w:iCs/>
          <w:sz w:val="24"/>
          <w:szCs w:val="24"/>
          <w:lang w:val="en-US"/>
        </w:rPr>
        <w:t>Job Enrichment</w:t>
      </w:r>
      <w:r w:rsidRPr="009B2A8C">
        <w:rPr>
          <w:sz w:val="24"/>
          <w:szCs w:val="24"/>
          <w:lang w:val="en-US"/>
        </w:rPr>
        <w:t xml:space="preserve">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signifikan</w:t>
      </w:r>
      <w:proofErr w:type="spellEnd"/>
      <w:r w:rsidRPr="009B2A8C">
        <w:rPr>
          <w:sz w:val="24"/>
          <w:szCs w:val="24"/>
          <w:lang w:val="en-US"/>
        </w:rPr>
        <w:t xml:space="preserve"> </w:t>
      </w:r>
      <w:proofErr w:type="spellStart"/>
      <w:r w:rsidR="00750A7F">
        <w:rPr>
          <w:sz w:val="24"/>
          <w:szCs w:val="24"/>
          <w:lang w:val="en-US"/>
        </w:rPr>
        <w:t>menjadi</w:t>
      </w:r>
      <w:proofErr w:type="spellEnd"/>
      <w:r w:rsidR="00750A7F">
        <w:rPr>
          <w:sz w:val="24"/>
          <w:szCs w:val="24"/>
          <w:lang w:val="en-US"/>
        </w:rPr>
        <w:t xml:space="preserve"> mediator </w:t>
      </w:r>
      <w:proofErr w:type="spellStart"/>
      <w:r w:rsidR="00750A7F">
        <w:rPr>
          <w:sz w:val="24"/>
          <w:szCs w:val="24"/>
          <w:lang w:val="en-US"/>
        </w:rPr>
        <w:t>dalam</w:t>
      </w:r>
      <w:proofErr w:type="spellEnd"/>
      <w:r w:rsidRPr="009B2A8C">
        <w:rPr>
          <w:sz w:val="24"/>
          <w:szCs w:val="24"/>
          <w:lang w:val="en-US"/>
        </w:rPr>
        <w:t xml:space="preserve"> </w:t>
      </w:r>
      <w:proofErr w:type="spellStart"/>
      <w:r w:rsidRPr="009B2A8C">
        <w:rPr>
          <w:sz w:val="24"/>
          <w:szCs w:val="24"/>
          <w:lang w:val="en-US"/>
        </w:rPr>
        <w:t>pengaruh</w:t>
      </w:r>
      <w:proofErr w:type="spellEnd"/>
      <w:r w:rsidRPr="009B2A8C">
        <w:rPr>
          <w:sz w:val="24"/>
          <w:szCs w:val="24"/>
          <w:lang w:val="en-US"/>
        </w:rPr>
        <w:t xml:space="preserve"> </w:t>
      </w:r>
      <w:proofErr w:type="spellStart"/>
      <w:r w:rsidRPr="009B2A8C">
        <w:rPr>
          <w:sz w:val="24"/>
          <w:szCs w:val="24"/>
          <w:lang w:val="en-US"/>
        </w:rPr>
        <w:t>Sistem</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Fleksibel</w:t>
      </w:r>
      <w:proofErr w:type="spellEnd"/>
      <w:r w:rsidRPr="009B2A8C">
        <w:rPr>
          <w:sz w:val="24"/>
          <w:szCs w:val="24"/>
          <w:lang w:val="en-US"/>
        </w:rPr>
        <w:t xml:space="preserve"> </w:t>
      </w:r>
      <w:proofErr w:type="spellStart"/>
      <w:r w:rsidRPr="009B2A8C">
        <w:rPr>
          <w:sz w:val="24"/>
          <w:szCs w:val="24"/>
          <w:lang w:val="en-US"/>
        </w:rPr>
        <w:t>terhadap</w:t>
      </w:r>
      <w:proofErr w:type="spellEnd"/>
      <w:r w:rsidRPr="009B2A8C">
        <w:rPr>
          <w:sz w:val="24"/>
          <w:szCs w:val="24"/>
          <w:lang w:val="en-US"/>
        </w:rPr>
        <w:t xml:space="preserve"> Kinerja </w:t>
      </w:r>
      <w:proofErr w:type="spellStart"/>
      <w:r w:rsidRPr="009B2A8C">
        <w:rPr>
          <w:sz w:val="24"/>
          <w:szCs w:val="24"/>
          <w:lang w:val="en-US"/>
        </w:rPr>
        <w:t>Pegawai</w:t>
      </w:r>
      <w:proofErr w:type="spellEnd"/>
      <w:r w:rsidRPr="009B2A8C">
        <w:rPr>
          <w:sz w:val="24"/>
          <w:szCs w:val="24"/>
          <w:lang w:val="en-US"/>
        </w:rPr>
        <w:t xml:space="preserve"> di KPPN KPH, </w:t>
      </w:r>
      <w:proofErr w:type="spellStart"/>
      <w:r w:rsidRPr="009B2A8C">
        <w:rPr>
          <w:sz w:val="24"/>
          <w:szCs w:val="24"/>
          <w:lang w:val="en-US"/>
        </w:rPr>
        <w:t>sehingga</w:t>
      </w:r>
      <w:proofErr w:type="spellEnd"/>
      <w:r w:rsidRPr="009B2A8C">
        <w:rPr>
          <w:sz w:val="24"/>
          <w:szCs w:val="24"/>
          <w:lang w:val="en-US"/>
        </w:rPr>
        <w:t xml:space="preserve"> </w:t>
      </w:r>
      <w:proofErr w:type="spellStart"/>
      <w:r w:rsidRPr="009B2A8C">
        <w:rPr>
          <w:sz w:val="24"/>
          <w:szCs w:val="24"/>
          <w:lang w:val="en-US"/>
        </w:rPr>
        <w:t>Hipotesis</w:t>
      </w:r>
      <w:proofErr w:type="spellEnd"/>
      <w:r w:rsidRPr="009B2A8C">
        <w:rPr>
          <w:sz w:val="24"/>
          <w:szCs w:val="24"/>
          <w:lang w:val="en-US"/>
        </w:rPr>
        <w:t xml:space="preserve"> 4 </w:t>
      </w:r>
      <w:proofErr w:type="spellStart"/>
      <w:r w:rsidRPr="009B2A8C">
        <w:rPr>
          <w:sz w:val="24"/>
          <w:szCs w:val="24"/>
          <w:lang w:val="en-US"/>
        </w:rPr>
        <w:t>diterima</w:t>
      </w:r>
      <w:proofErr w:type="spellEnd"/>
      <w:r w:rsidRPr="009B2A8C">
        <w:rPr>
          <w:sz w:val="24"/>
          <w:szCs w:val="24"/>
          <w:lang w:val="en-US"/>
        </w:rPr>
        <w:t xml:space="preserve">. Karena </w:t>
      </w:r>
      <w:proofErr w:type="spellStart"/>
      <w:r w:rsidRPr="009B2A8C">
        <w:rPr>
          <w:sz w:val="24"/>
          <w:szCs w:val="24"/>
          <w:lang w:val="en-US"/>
        </w:rPr>
        <w:t>jalur</w:t>
      </w:r>
      <w:proofErr w:type="spellEnd"/>
      <w:r w:rsidRPr="009B2A8C">
        <w:rPr>
          <w:sz w:val="24"/>
          <w:szCs w:val="24"/>
          <w:lang w:val="en-US"/>
        </w:rPr>
        <w:t xml:space="preserve"> </w:t>
      </w:r>
      <w:proofErr w:type="spellStart"/>
      <w:r w:rsidRPr="009B2A8C">
        <w:rPr>
          <w:sz w:val="24"/>
          <w:szCs w:val="24"/>
          <w:lang w:val="en-US"/>
        </w:rPr>
        <w:t>pengaruh</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(H1) </w:t>
      </w:r>
      <w:proofErr w:type="spellStart"/>
      <w:r w:rsidRPr="009B2A8C">
        <w:rPr>
          <w:sz w:val="24"/>
          <w:szCs w:val="24"/>
          <w:lang w:val="en-US"/>
        </w:rPr>
        <w:t>terbukti</w:t>
      </w:r>
      <w:proofErr w:type="spellEnd"/>
      <w:r w:rsidRPr="009B2A8C">
        <w:rPr>
          <w:sz w:val="24"/>
          <w:szCs w:val="24"/>
          <w:lang w:val="en-US"/>
        </w:rPr>
        <w:t xml:space="preserve"> </w:t>
      </w:r>
      <w:proofErr w:type="spellStart"/>
      <w:r w:rsidRPr="009B2A8C">
        <w:rPr>
          <w:sz w:val="24"/>
          <w:szCs w:val="24"/>
          <w:lang w:val="en-US"/>
        </w:rPr>
        <w:t>tidak</w:t>
      </w:r>
      <w:proofErr w:type="spellEnd"/>
      <w:r w:rsidRPr="009B2A8C">
        <w:rPr>
          <w:sz w:val="24"/>
          <w:szCs w:val="24"/>
          <w:lang w:val="en-US"/>
        </w:rPr>
        <w:t xml:space="preserve"> </w:t>
      </w:r>
      <w:proofErr w:type="spellStart"/>
      <w:r w:rsidRPr="009B2A8C">
        <w:rPr>
          <w:sz w:val="24"/>
          <w:szCs w:val="24"/>
          <w:lang w:val="en-US"/>
        </w:rPr>
        <w:t>signifikan</w:t>
      </w:r>
      <w:proofErr w:type="spellEnd"/>
      <w:r w:rsidRPr="009B2A8C">
        <w:rPr>
          <w:sz w:val="24"/>
          <w:szCs w:val="24"/>
          <w:lang w:val="en-US"/>
        </w:rPr>
        <w:t xml:space="preserve"> </w:t>
      </w:r>
      <w:proofErr w:type="spellStart"/>
      <w:r w:rsidRPr="009B2A8C">
        <w:rPr>
          <w:sz w:val="24"/>
          <w:szCs w:val="24"/>
          <w:lang w:val="en-US"/>
        </w:rPr>
        <w:t>sementara</w:t>
      </w:r>
      <w:proofErr w:type="spellEnd"/>
      <w:r w:rsidRPr="009B2A8C">
        <w:rPr>
          <w:sz w:val="24"/>
          <w:szCs w:val="24"/>
          <w:lang w:val="en-US"/>
        </w:rPr>
        <w:t xml:space="preserve"> </w:t>
      </w:r>
      <w:proofErr w:type="spellStart"/>
      <w:r w:rsidRPr="009B2A8C">
        <w:rPr>
          <w:sz w:val="24"/>
          <w:szCs w:val="24"/>
          <w:lang w:val="en-US"/>
        </w:rPr>
        <w:t>jalur</w:t>
      </w:r>
      <w:proofErr w:type="spellEnd"/>
      <w:r w:rsidRPr="009B2A8C">
        <w:rPr>
          <w:sz w:val="24"/>
          <w:szCs w:val="24"/>
          <w:lang w:val="en-US"/>
        </w:rPr>
        <w:t xml:space="preserve"> </w:t>
      </w:r>
      <w:proofErr w:type="spellStart"/>
      <w:r w:rsidRPr="009B2A8C">
        <w:rPr>
          <w:sz w:val="24"/>
          <w:szCs w:val="24"/>
          <w:lang w:val="en-US"/>
        </w:rPr>
        <w:t>tidak</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w:t>
      </w:r>
      <w:proofErr w:type="spellStart"/>
      <w:r w:rsidRPr="009B2A8C">
        <w:rPr>
          <w:sz w:val="24"/>
          <w:szCs w:val="24"/>
          <w:lang w:val="en-US"/>
        </w:rPr>
        <w:t>terbukti</w:t>
      </w:r>
      <w:proofErr w:type="spellEnd"/>
      <w:r w:rsidRPr="009B2A8C">
        <w:rPr>
          <w:sz w:val="24"/>
          <w:szCs w:val="24"/>
          <w:lang w:val="en-US"/>
        </w:rPr>
        <w:t xml:space="preserve"> sangat </w:t>
      </w:r>
      <w:proofErr w:type="spellStart"/>
      <w:r w:rsidRPr="009B2A8C">
        <w:rPr>
          <w:sz w:val="24"/>
          <w:szCs w:val="24"/>
          <w:lang w:val="en-US"/>
        </w:rPr>
        <w:t>signifikan</w:t>
      </w:r>
      <w:proofErr w:type="spellEnd"/>
      <w:r w:rsidRPr="009B2A8C">
        <w:rPr>
          <w:sz w:val="24"/>
          <w:szCs w:val="24"/>
          <w:lang w:val="en-US"/>
        </w:rPr>
        <w:t xml:space="preserve">, </w:t>
      </w:r>
      <w:proofErr w:type="spellStart"/>
      <w:r w:rsidRPr="009B2A8C">
        <w:rPr>
          <w:sz w:val="24"/>
          <w:szCs w:val="24"/>
          <w:lang w:val="en-US"/>
        </w:rPr>
        <w:t>maka</w:t>
      </w:r>
      <w:proofErr w:type="spellEnd"/>
      <w:r w:rsidRPr="009B2A8C">
        <w:rPr>
          <w:sz w:val="24"/>
          <w:szCs w:val="24"/>
          <w:lang w:val="en-US"/>
        </w:rPr>
        <w:t xml:space="preserve"> </w:t>
      </w:r>
      <w:proofErr w:type="spellStart"/>
      <w:r w:rsidRPr="009B2A8C">
        <w:rPr>
          <w:sz w:val="24"/>
          <w:szCs w:val="24"/>
          <w:lang w:val="en-US"/>
        </w:rPr>
        <w:t>sifat</w:t>
      </w:r>
      <w:proofErr w:type="spellEnd"/>
      <w:r w:rsidRPr="009B2A8C">
        <w:rPr>
          <w:sz w:val="24"/>
          <w:szCs w:val="24"/>
          <w:lang w:val="en-US"/>
        </w:rPr>
        <w:t xml:space="preserve"> </w:t>
      </w:r>
      <w:proofErr w:type="spellStart"/>
      <w:r w:rsidRPr="009B2A8C">
        <w:rPr>
          <w:sz w:val="24"/>
          <w:szCs w:val="24"/>
          <w:lang w:val="en-US"/>
        </w:rPr>
        <w:t>pemediasian</w:t>
      </w:r>
      <w:proofErr w:type="spellEnd"/>
      <w:r w:rsidRPr="009B2A8C">
        <w:rPr>
          <w:sz w:val="24"/>
          <w:szCs w:val="24"/>
          <w:lang w:val="en-US"/>
        </w:rPr>
        <w:t xml:space="preserve"> yang </w:t>
      </w:r>
      <w:proofErr w:type="spellStart"/>
      <w:r w:rsidRPr="009B2A8C">
        <w:rPr>
          <w:sz w:val="24"/>
          <w:szCs w:val="24"/>
          <w:lang w:val="en-US"/>
        </w:rPr>
        <w:t>terbentuk</w:t>
      </w:r>
      <w:proofErr w:type="spellEnd"/>
      <w:r w:rsidRPr="009B2A8C">
        <w:rPr>
          <w:sz w:val="24"/>
          <w:szCs w:val="24"/>
          <w:lang w:val="en-US"/>
        </w:rPr>
        <w:t xml:space="preserve"> </w:t>
      </w:r>
      <w:proofErr w:type="spellStart"/>
      <w:r w:rsidRPr="009B2A8C">
        <w:rPr>
          <w:sz w:val="24"/>
          <w:szCs w:val="24"/>
          <w:lang w:val="en-US"/>
        </w:rPr>
        <w:t>adalah</w:t>
      </w:r>
      <w:proofErr w:type="spellEnd"/>
      <w:r w:rsidRPr="009B2A8C">
        <w:rPr>
          <w:sz w:val="24"/>
          <w:szCs w:val="24"/>
          <w:lang w:val="en-US"/>
        </w:rPr>
        <w:t xml:space="preserve"> </w:t>
      </w:r>
      <w:r w:rsidRPr="009B5EA4">
        <w:rPr>
          <w:i/>
          <w:iCs/>
          <w:sz w:val="24"/>
          <w:szCs w:val="24"/>
          <w:lang w:val="en-US"/>
        </w:rPr>
        <w:t>Full Mediation</w:t>
      </w:r>
      <w:r w:rsidRPr="009B2A8C">
        <w:rPr>
          <w:sz w:val="24"/>
          <w:szCs w:val="24"/>
          <w:lang w:val="en-US"/>
        </w:rPr>
        <w:t xml:space="preserve"> (</w:t>
      </w:r>
      <w:proofErr w:type="spellStart"/>
      <w:r w:rsidRPr="009B2A8C">
        <w:rPr>
          <w:sz w:val="24"/>
          <w:szCs w:val="24"/>
          <w:lang w:val="en-US"/>
        </w:rPr>
        <w:t>Mediasi</w:t>
      </w:r>
      <w:proofErr w:type="spellEnd"/>
      <w:r w:rsidRPr="009B2A8C">
        <w:rPr>
          <w:sz w:val="24"/>
          <w:szCs w:val="24"/>
          <w:lang w:val="en-US"/>
        </w:rPr>
        <w:t xml:space="preserve"> </w:t>
      </w:r>
      <w:proofErr w:type="spellStart"/>
      <w:r w:rsidRPr="009B2A8C">
        <w:rPr>
          <w:sz w:val="24"/>
          <w:szCs w:val="24"/>
          <w:lang w:val="en-US"/>
        </w:rPr>
        <w:t>Penuh</w:t>
      </w:r>
      <w:proofErr w:type="spellEnd"/>
      <w:r w:rsidRPr="009B2A8C">
        <w:rPr>
          <w:sz w:val="24"/>
          <w:szCs w:val="24"/>
          <w:lang w:val="en-US"/>
        </w:rPr>
        <w:t>).</w:t>
      </w:r>
    </w:p>
    <w:p w14:paraId="7BB84B0E" w14:textId="626B916A" w:rsidR="00947A23" w:rsidRPr="009B2A8C" w:rsidRDefault="00AD6279" w:rsidP="009C423F">
      <w:pPr>
        <w:pStyle w:val="ListParagraph"/>
        <w:ind w:left="1440" w:firstLine="720"/>
        <w:rPr>
          <w:sz w:val="24"/>
          <w:szCs w:val="24"/>
          <w:lang w:val="en-US"/>
        </w:rPr>
        <w:sectPr w:rsidR="00947A23" w:rsidRPr="009B2A8C" w:rsidSect="001B70B2">
          <w:pgSz w:w="11910" w:h="16840"/>
          <w:pgMar w:top="2268" w:right="1701" w:bottom="1701" w:left="2268" w:header="0" w:footer="1043" w:gutter="0"/>
          <w:cols w:space="720"/>
        </w:sectPr>
      </w:pPr>
      <w:r w:rsidRPr="009B2A8C">
        <w:rPr>
          <w:sz w:val="24"/>
          <w:szCs w:val="24"/>
          <w:lang w:val="en-US"/>
        </w:rPr>
        <w:t xml:space="preserve">Sifat </w:t>
      </w:r>
      <w:r w:rsidRPr="009C423F">
        <w:rPr>
          <w:i/>
          <w:iCs/>
          <w:sz w:val="24"/>
          <w:szCs w:val="24"/>
          <w:lang w:val="en-US"/>
        </w:rPr>
        <w:t>Full Mediation</w:t>
      </w:r>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mengonfirmasi</w:t>
      </w:r>
      <w:proofErr w:type="spellEnd"/>
      <w:r w:rsidRPr="009B2A8C">
        <w:rPr>
          <w:sz w:val="24"/>
          <w:szCs w:val="24"/>
          <w:lang w:val="en-US"/>
        </w:rPr>
        <w:t xml:space="preserve"> </w:t>
      </w:r>
      <w:proofErr w:type="spellStart"/>
      <w:r w:rsidRPr="009B2A8C">
        <w:rPr>
          <w:sz w:val="24"/>
          <w:szCs w:val="24"/>
          <w:lang w:val="en-US"/>
        </w:rPr>
        <w:t>bahwa</w:t>
      </w:r>
      <w:proofErr w:type="spellEnd"/>
      <w:r w:rsidRPr="009B2A8C">
        <w:rPr>
          <w:sz w:val="24"/>
          <w:szCs w:val="24"/>
          <w:lang w:val="en-US"/>
        </w:rPr>
        <w:t xml:space="preserve"> </w:t>
      </w:r>
      <w:r w:rsidR="00273E10" w:rsidRPr="00273E10">
        <w:rPr>
          <w:i/>
          <w:iCs/>
          <w:sz w:val="24"/>
          <w:szCs w:val="24"/>
          <w:lang w:val="en-US"/>
        </w:rPr>
        <w:t>Job Enrichment</w:t>
      </w:r>
      <w:r w:rsidRPr="009C423F">
        <w:rPr>
          <w:i/>
          <w:iCs/>
          <w:sz w:val="24"/>
          <w:szCs w:val="24"/>
          <w:lang w:val="en-US"/>
        </w:rPr>
        <w:t xml:space="preserve"> </w:t>
      </w:r>
      <w:proofErr w:type="spellStart"/>
      <w:r w:rsidRPr="009B2A8C">
        <w:rPr>
          <w:sz w:val="24"/>
          <w:szCs w:val="24"/>
          <w:lang w:val="en-US"/>
        </w:rPr>
        <w:t>berkedudukan</w:t>
      </w:r>
      <w:proofErr w:type="spellEnd"/>
      <w:r w:rsidRPr="009B2A8C">
        <w:rPr>
          <w:sz w:val="24"/>
          <w:szCs w:val="24"/>
          <w:lang w:val="en-US"/>
        </w:rPr>
        <w:t xml:space="preserve"> </w:t>
      </w:r>
      <w:proofErr w:type="spellStart"/>
      <w:r w:rsidRPr="009B2A8C">
        <w:rPr>
          <w:sz w:val="24"/>
          <w:szCs w:val="24"/>
          <w:lang w:val="en-US"/>
        </w:rPr>
        <w:t>sebagai</w:t>
      </w:r>
      <w:proofErr w:type="spellEnd"/>
      <w:r w:rsidRPr="009B2A8C">
        <w:rPr>
          <w:sz w:val="24"/>
          <w:szCs w:val="24"/>
          <w:lang w:val="en-US"/>
        </w:rPr>
        <w:t xml:space="preserve"> </w:t>
      </w:r>
      <w:proofErr w:type="spellStart"/>
      <w:r w:rsidRPr="009B2A8C">
        <w:rPr>
          <w:sz w:val="24"/>
          <w:szCs w:val="24"/>
          <w:lang w:val="en-US"/>
        </w:rPr>
        <w:t>syarat</w:t>
      </w:r>
      <w:proofErr w:type="spellEnd"/>
      <w:r w:rsidRPr="009B2A8C">
        <w:rPr>
          <w:sz w:val="24"/>
          <w:szCs w:val="24"/>
          <w:lang w:val="en-US"/>
        </w:rPr>
        <w:t xml:space="preserve"> </w:t>
      </w:r>
      <w:proofErr w:type="spellStart"/>
      <w:r w:rsidRPr="009B2A8C">
        <w:rPr>
          <w:sz w:val="24"/>
          <w:szCs w:val="24"/>
          <w:lang w:val="en-US"/>
        </w:rPr>
        <w:t>mutlak</w:t>
      </w:r>
      <w:proofErr w:type="spellEnd"/>
      <w:r w:rsidRPr="009B2A8C">
        <w:rPr>
          <w:sz w:val="24"/>
          <w:szCs w:val="24"/>
          <w:lang w:val="en-US"/>
        </w:rPr>
        <w:t xml:space="preserve"> (</w:t>
      </w:r>
      <w:r w:rsidRPr="009C423F">
        <w:rPr>
          <w:i/>
          <w:iCs/>
          <w:sz w:val="24"/>
          <w:szCs w:val="24"/>
          <w:lang w:val="en-US"/>
        </w:rPr>
        <w:t>necessary condition)</w:t>
      </w:r>
      <w:r w:rsidRPr="009B2A8C">
        <w:rPr>
          <w:sz w:val="24"/>
          <w:szCs w:val="24"/>
          <w:lang w:val="en-US"/>
        </w:rPr>
        <w:t xml:space="preserve">. </w:t>
      </w:r>
      <w:proofErr w:type="spellStart"/>
      <w:r w:rsidRPr="009B2A8C">
        <w:rPr>
          <w:sz w:val="24"/>
          <w:szCs w:val="24"/>
          <w:lang w:val="en-US"/>
        </w:rPr>
        <w:t>Kebijakan</w:t>
      </w:r>
      <w:proofErr w:type="spellEnd"/>
      <w:r w:rsidRPr="009B2A8C">
        <w:rPr>
          <w:sz w:val="24"/>
          <w:szCs w:val="24"/>
          <w:lang w:val="en-US"/>
        </w:rPr>
        <w:t xml:space="preserve"> </w:t>
      </w:r>
      <w:proofErr w:type="spellStart"/>
      <w:r w:rsidR="009B5EA4">
        <w:rPr>
          <w:sz w:val="24"/>
          <w:szCs w:val="24"/>
          <w:lang w:val="en-US"/>
        </w:rPr>
        <w:t>kerja</w:t>
      </w:r>
      <w:proofErr w:type="spellEnd"/>
      <w:r w:rsidR="009B5EA4">
        <w:rPr>
          <w:sz w:val="24"/>
          <w:szCs w:val="24"/>
          <w:lang w:val="en-US"/>
        </w:rPr>
        <w:t xml:space="preserve"> </w:t>
      </w:r>
      <w:proofErr w:type="spellStart"/>
      <w:r w:rsidR="009B5EA4">
        <w:rPr>
          <w:sz w:val="24"/>
          <w:szCs w:val="24"/>
          <w:lang w:val="en-US"/>
        </w:rPr>
        <w:t>fleksibel</w:t>
      </w:r>
      <w:proofErr w:type="spellEnd"/>
      <w:r w:rsidRPr="009B2A8C">
        <w:rPr>
          <w:sz w:val="24"/>
          <w:szCs w:val="24"/>
          <w:lang w:val="en-US"/>
        </w:rPr>
        <w:t xml:space="preserve"> </w:t>
      </w:r>
      <w:proofErr w:type="spellStart"/>
      <w:r w:rsidRPr="009B2A8C">
        <w:rPr>
          <w:sz w:val="24"/>
          <w:szCs w:val="24"/>
          <w:lang w:val="en-US"/>
        </w:rPr>
        <w:t>berbasis</w:t>
      </w:r>
      <w:proofErr w:type="spellEnd"/>
      <w:r w:rsidRPr="009B2A8C">
        <w:rPr>
          <w:sz w:val="24"/>
          <w:szCs w:val="24"/>
          <w:lang w:val="en-US"/>
        </w:rPr>
        <w:t xml:space="preserve"> KMK No. 416 </w:t>
      </w:r>
      <w:proofErr w:type="spellStart"/>
      <w:r w:rsidRPr="009B2A8C">
        <w:rPr>
          <w:sz w:val="24"/>
          <w:szCs w:val="24"/>
          <w:lang w:val="en-US"/>
        </w:rPr>
        <w:t>Tahun</w:t>
      </w:r>
      <w:proofErr w:type="spellEnd"/>
      <w:r w:rsidRPr="009B2A8C">
        <w:rPr>
          <w:sz w:val="24"/>
          <w:szCs w:val="24"/>
          <w:lang w:val="en-US"/>
        </w:rPr>
        <w:t xml:space="preserve"> 2023 </w:t>
      </w:r>
      <w:proofErr w:type="spellStart"/>
      <w:r w:rsidRPr="009B2A8C">
        <w:rPr>
          <w:sz w:val="24"/>
          <w:szCs w:val="24"/>
          <w:lang w:val="en-US"/>
        </w:rPr>
        <w:t>tidak</w:t>
      </w:r>
      <w:proofErr w:type="spellEnd"/>
      <w:r w:rsidRPr="009B2A8C">
        <w:rPr>
          <w:sz w:val="24"/>
          <w:szCs w:val="24"/>
          <w:lang w:val="en-US"/>
        </w:rPr>
        <w:t xml:space="preserve"> </w:t>
      </w:r>
      <w:proofErr w:type="spellStart"/>
      <w:r w:rsidRPr="009B2A8C">
        <w:rPr>
          <w:sz w:val="24"/>
          <w:szCs w:val="24"/>
          <w:lang w:val="en-US"/>
        </w:rPr>
        <w:t>akan</w:t>
      </w:r>
      <w:proofErr w:type="spellEnd"/>
      <w:r w:rsidRPr="009B2A8C">
        <w:rPr>
          <w:sz w:val="24"/>
          <w:szCs w:val="24"/>
          <w:lang w:val="en-US"/>
        </w:rPr>
        <w:t xml:space="preserve"> </w:t>
      </w:r>
      <w:proofErr w:type="spellStart"/>
      <w:r w:rsidRPr="009B2A8C">
        <w:rPr>
          <w:sz w:val="24"/>
          <w:szCs w:val="24"/>
          <w:lang w:val="en-US"/>
        </w:rPr>
        <w:t>sanggup</w:t>
      </w:r>
      <w:proofErr w:type="spellEnd"/>
      <w:r w:rsidRPr="009B2A8C">
        <w:rPr>
          <w:sz w:val="24"/>
          <w:szCs w:val="24"/>
          <w:lang w:val="en-US"/>
        </w:rPr>
        <w:t xml:space="preserve"> </w:t>
      </w:r>
      <w:proofErr w:type="spellStart"/>
      <w:r w:rsidRPr="009B2A8C">
        <w:rPr>
          <w:sz w:val="24"/>
          <w:szCs w:val="24"/>
          <w:lang w:val="en-US"/>
        </w:rPr>
        <w:t>meningkatkan</w:t>
      </w:r>
      <w:proofErr w:type="spellEnd"/>
      <w:r w:rsidRPr="009B2A8C">
        <w:rPr>
          <w:sz w:val="24"/>
          <w:szCs w:val="24"/>
          <w:lang w:val="en-US"/>
        </w:rPr>
        <w:t xml:space="preserve"> </w:t>
      </w:r>
      <w:proofErr w:type="spellStart"/>
      <w:r w:rsidRPr="009B2A8C">
        <w:rPr>
          <w:sz w:val="24"/>
          <w:szCs w:val="24"/>
          <w:lang w:val="en-US"/>
        </w:rPr>
        <w:t>kinerja</w:t>
      </w:r>
      <w:proofErr w:type="spellEnd"/>
      <w:r w:rsidRPr="009B2A8C">
        <w:rPr>
          <w:sz w:val="24"/>
          <w:szCs w:val="24"/>
          <w:lang w:val="en-US"/>
        </w:rPr>
        <w:t xml:space="preserve"> </w:t>
      </w:r>
      <w:proofErr w:type="spellStart"/>
      <w:r w:rsidRPr="009B2A8C">
        <w:rPr>
          <w:sz w:val="24"/>
          <w:szCs w:val="24"/>
          <w:lang w:val="en-US"/>
        </w:rPr>
        <w:t>pegawai</w:t>
      </w:r>
      <w:proofErr w:type="spellEnd"/>
      <w:r w:rsidRPr="009B2A8C">
        <w:rPr>
          <w:sz w:val="24"/>
          <w:szCs w:val="24"/>
          <w:lang w:val="en-US"/>
        </w:rPr>
        <w:t xml:space="preserve"> </w:t>
      </w:r>
      <w:proofErr w:type="spellStart"/>
      <w:r w:rsidRPr="009B2A8C">
        <w:rPr>
          <w:sz w:val="24"/>
          <w:szCs w:val="24"/>
          <w:lang w:val="en-US"/>
        </w:rPr>
        <w:t>jika</w:t>
      </w:r>
      <w:proofErr w:type="spellEnd"/>
      <w:r w:rsidRPr="009B2A8C">
        <w:rPr>
          <w:sz w:val="24"/>
          <w:szCs w:val="24"/>
          <w:lang w:val="en-US"/>
        </w:rPr>
        <w:t xml:space="preserve"> </w:t>
      </w:r>
      <w:proofErr w:type="spellStart"/>
      <w:r w:rsidRPr="009B2A8C">
        <w:rPr>
          <w:sz w:val="24"/>
          <w:szCs w:val="24"/>
          <w:lang w:val="en-US"/>
        </w:rPr>
        <w:t>hanya</w:t>
      </w:r>
      <w:proofErr w:type="spellEnd"/>
      <w:r w:rsidRPr="009B2A8C">
        <w:rPr>
          <w:sz w:val="24"/>
          <w:szCs w:val="24"/>
          <w:lang w:val="en-US"/>
        </w:rPr>
        <w:t xml:space="preserve"> </w:t>
      </w:r>
      <w:proofErr w:type="spellStart"/>
      <w:r w:rsidRPr="009B2A8C">
        <w:rPr>
          <w:sz w:val="24"/>
          <w:szCs w:val="24"/>
          <w:lang w:val="en-US"/>
        </w:rPr>
        <w:t>dimaknai</w:t>
      </w:r>
      <w:proofErr w:type="spellEnd"/>
      <w:r w:rsidRPr="009B2A8C">
        <w:rPr>
          <w:sz w:val="24"/>
          <w:szCs w:val="24"/>
          <w:lang w:val="en-US"/>
        </w:rPr>
        <w:t xml:space="preserve"> </w:t>
      </w:r>
      <w:proofErr w:type="spellStart"/>
      <w:r w:rsidRPr="009B2A8C">
        <w:rPr>
          <w:sz w:val="24"/>
          <w:szCs w:val="24"/>
          <w:lang w:val="en-US"/>
        </w:rPr>
        <w:t>sebagai</w:t>
      </w:r>
      <w:proofErr w:type="spellEnd"/>
      <w:r w:rsidRPr="009B2A8C">
        <w:rPr>
          <w:sz w:val="24"/>
          <w:szCs w:val="24"/>
          <w:lang w:val="en-US"/>
        </w:rPr>
        <w:t xml:space="preserve"> </w:t>
      </w:r>
      <w:proofErr w:type="spellStart"/>
      <w:r w:rsidRPr="009B2A8C">
        <w:rPr>
          <w:sz w:val="24"/>
          <w:szCs w:val="24"/>
          <w:lang w:val="en-US"/>
        </w:rPr>
        <w:t>fasilitas</w:t>
      </w:r>
      <w:proofErr w:type="spellEnd"/>
      <w:r w:rsidRPr="009B2A8C">
        <w:rPr>
          <w:sz w:val="24"/>
          <w:szCs w:val="24"/>
          <w:lang w:val="en-US"/>
        </w:rPr>
        <w:t xml:space="preserve"> </w:t>
      </w:r>
      <w:proofErr w:type="spellStart"/>
      <w:r w:rsidRPr="009B2A8C">
        <w:rPr>
          <w:sz w:val="24"/>
          <w:szCs w:val="24"/>
          <w:lang w:val="en-US"/>
        </w:rPr>
        <w:t>fisik</w:t>
      </w:r>
      <w:proofErr w:type="spellEnd"/>
      <w:r w:rsidRPr="009B2A8C">
        <w:rPr>
          <w:sz w:val="24"/>
          <w:szCs w:val="24"/>
          <w:lang w:val="en-US"/>
        </w:rPr>
        <w:t xml:space="preserve"> </w:t>
      </w:r>
      <w:proofErr w:type="spellStart"/>
      <w:r w:rsidRPr="009B2A8C">
        <w:rPr>
          <w:sz w:val="24"/>
          <w:szCs w:val="24"/>
          <w:lang w:val="en-US"/>
        </w:rPr>
        <w:t>untuk</w:t>
      </w:r>
      <w:proofErr w:type="spellEnd"/>
      <w:r w:rsidRPr="009B2A8C">
        <w:rPr>
          <w:sz w:val="24"/>
          <w:szCs w:val="24"/>
          <w:lang w:val="en-US"/>
        </w:rPr>
        <w:t xml:space="preserve"> </w:t>
      </w:r>
      <w:proofErr w:type="spellStart"/>
      <w:r w:rsidRPr="009B2A8C">
        <w:rPr>
          <w:sz w:val="24"/>
          <w:szCs w:val="24"/>
          <w:lang w:val="en-US"/>
        </w:rPr>
        <w:t>bekerja</w:t>
      </w:r>
      <w:proofErr w:type="spellEnd"/>
      <w:r w:rsidRPr="009B2A8C">
        <w:rPr>
          <w:sz w:val="24"/>
          <w:szCs w:val="24"/>
          <w:lang w:val="en-US"/>
        </w:rPr>
        <w:t xml:space="preserve"> </w:t>
      </w:r>
      <w:proofErr w:type="spellStart"/>
      <w:r w:rsidRPr="009B2A8C">
        <w:rPr>
          <w:sz w:val="24"/>
          <w:szCs w:val="24"/>
          <w:lang w:val="en-US"/>
        </w:rPr>
        <w:t>dari</w:t>
      </w:r>
      <w:proofErr w:type="spellEnd"/>
      <w:r w:rsidRPr="009B2A8C">
        <w:rPr>
          <w:sz w:val="24"/>
          <w:szCs w:val="24"/>
          <w:lang w:val="en-US"/>
        </w:rPr>
        <w:t xml:space="preserve"> </w:t>
      </w:r>
      <w:proofErr w:type="spellStart"/>
      <w:r w:rsidRPr="009B2A8C">
        <w:rPr>
          <w:sz w:val="24"/>
          <w:szCs w:val="24"/>
          <w:lang w:val="en-US"/>
        </w:rPr>
        <w:t>rumah</w:t>
      </w:r>
      <w:proofErr w:type="spellEnd"/>
      <w:r w:rsidRPr="009B2A8C">
        <w:rPr>
          <w:sz w:val="24"/>
          <w:szCs w:val="24"/>
          <w:lang w:val="en-US"/>
        </w:rPr>
        <w:t xml:space="preserve">. </w:t>
      </w:r>
      <w:proofErr w:type="spellStart"/>
      <w:r w:rsidR="009B5EA4">
        <w:rPr>
          <w:sz w:val="24"/>
          <w:szCs w:val="24"/>
          <w:lang w:val="en-US"/>
        </w:rPr>
        <w:t>Sistem</w:t>
      </w:r>
      <w:proofErr w:type="spellEnd"/>
      <w:r w:rsidR="009B5EA4">
        <w:rPr>
          <w:sz w:val="24"/>
          <w:szCs w:val="24"/>
          <w:lang w:val="en-US"/>
        </w:rPr>
        <w:t xml:space="preserve"> </w:t>
      </w:r>
      <w:proofErr w:type="spellStart"/>
      <w:r w:rsidR="009B5EA4">
        <w:rPr>
          <w:sz w:val="24"/>
          <w:szCs w:val="24"/>
          <w:lang w:val="en-US"/>
        </w:rPr>
        <w:t>Kerja</w:t>
      </w:r>
      <w:proofErr w:type="spellEnd"/>
      <w:r w:rsidR="009B5EA4">
        <w:rPr>
          <w:sz w:val="24"/>
          <w:szCs w:val="24"/>
          <w:lang w:val="en-US"/>
        </w:rPr>
        <w:t xml:space="preserve"> </w:t>
      </w:r>
      <w:proofErr w:type="spellStart"/>
      <w:r w:rsidR="009B5EA4">
        <w:rPr>
          <w:sz w:val="24"/>
          <w:szCs w:val="24"/>
          <w:lang w:val="en-US"/>
        </w:rPr>
        <w:t>Fleksibel</w:t>
      </w:r>
      <w:proofErr w:type="spellEnd"/>
      <w:r w:rsidRPr="009B2A8C">
        <w:rPr>
          <w:sz w:val="24"/>
          <w:szCs w:val="24"/>
          <w:lang w:val="en-US"/>
        </w:rPr>
        <w:t xml:space="preserve"> (X) </w:t>
      </w:r>
      <w:proofErr w:type="spellStart"/>
      <w:r w:rsidRPr="009B2A8C">
        <w:rPr>
          <w:sz w:val="24"/>
          <w:szCs w:val="24"/>
          <w:lang w:val="en-US"/>
        </w:rPr>
        <w:t>bertindak</w:t>
      </w:r>
      <w:proofErr w:type="spellEnd"/>
      <w:r w:rsidRPr="009B2A8C">
        <w:rPr>
          <w:sz w:val="24"/>
          <w:szCs w:val="24"/>
          <w:lang w:val="en-US"/>
        </w:rPr>
        <w:t xml:space="preserve"> </w:t>
      </w:r>
      <w:proofErr w:type="spellStart"/>
      <w:r w:rsidRPr="009B2A8C">
        <w:rPr>
          <w:sz w:val="24"/>
          <w:szCs w:val="24"/>
          <w:lang w:val="en-US"/>
        </w:rPr>
        <w:t>sebagai</w:t>
      </w:r>
      <w:proofErr w:type="spellEnd"/>
      <w:r w:rsidRPr="009B2A8C">
        <w:rPr>
          <w:sz w:val="24"/>
          <w:szCs w:val="24"/>
          <w:lang w:val="en-US"/>
        </w:rPr>
        <w:t xml:space="preserve"> enabler </w:t>
      </w:r>
      <w:proofErr w:type="spellStart"/>
      <w:r w:rsidR="00C346D8">
        <w:rPr>
          <w:sz w:val="24"/>
          <w:szCs w:val="24"/>
          <w:lang w:val="en-US"/>
        </w:rPr>
        <w:t>atau</w:t>
      </w:r>
      <w:proofErr w:type="spellEnd"/>
      <w:r w:rsidR="00C346D8">
        <w:rPr>
          <w:sz w:val="24"/>
          <w:szCs w:val="24"/>
          <w:lang w:val="en-US"/>
        </w:rPr>
        <w:t xml:space="preserve"> </w:t>
      </w:r>
      <w:proofErr w:type="spellStart"/>
      <w:r w:rsidRPr="009B2A8C">
        <w:rPr>
          <w:sz w:val="24"/>
          <w:szCs w:val="24"/>
          <w:lang w:val="en-US"/>
        </w:rPr>
        <w:t>penyedia</w:t>
      </w:r>
      <w:proofErr w:type="spellEnd"/>
      <w:r w:rsidRPr="009B2A8C">
        <w:rPr>
          <w:sz w:val="24"/>
          <w:szCs w:val="24"/>
          <w:lang w:val="en-US"/>
        </w:rPr>
        <w:t xml:space="preserve"> </w:t>
      </w:r>
      <w:proofErr w:type="spellStart"/>
      <w:r w:rsidRPr="009B2A8C">
        <w:rPr>
          <w:sz w:val="24"/>
          <w:szCs w:val="24"/>
          <w:lang w:val="en-US"/>
        </w:rPr>
        <w:t>otonomi</w:t>
      </w:r>
      <w:proofErr w:type="spellEnd"/>
      <w:r w:rsidRPr="009B2A8C">
        <w:rPr>
          <w:sz w:val="24"/>
          <w:szCs w:val="24"/>
          <w:lang w:val="en-US"/>
        </w:rPr>
        <w:t xml:space="preserve"> </w:t>
      </w:r>
      <w:proofErr w:type="spellStart"/>
      <w:r w:rsidRPr="009B2A8C">
        <w:rPr>
          <w:sz w:val="24"/>
          <w:szCs w:val="24"/>
          <w:lang w:val="en-US"/>
        </w:rPr>
        <w:t>ruang</w:t>
      </w:r>
      <w:proofErr w:type="spellEnd"/>
      <w:r w:rsidRPr="009B2A8C">
        <w:rPr>
          <w:sz w:val="24"/>
          <w:szCs w:val="24"/>
          <w:lang w:val="en-US"/>
        </w:rPr>
        <w:t>/</w:t>
      </w:r>
      <w:proofErr w:type="spellStart"/>
      <w:r w:rsidRPr="009B2A8C">
        <w:rPr>
          <w:sz w:val="24"/>
          <w:szCs w:val="24"/>
          <w:lang w:val="en-US"/>
        </w:rPr>
        <w:t>waktu</w:t>
      </w:r>
      <w:proofErr w:type="spellEnd"/>
      <w:r w:rsidRPr="009B2A8C">
        <w:rPr>
          <w:sz w:val="24"/>
          <w:szCs w:val="24"/>
          <w:lang w:val="en-US"/>
        </w:rPr>
        <w:t xml:space="preserve">, </w:t>
      </w:r>
      <w:proofErr w:type="spellStart"/>
      <w:r w:rsidRPr="009B2A8C">
        <w:rPr>
          <w:sz w:val="24"/>
          <w:szCs w:val="24"/>
          <w:lang w:val="en-US"/>
        </w:rPr>
        <w:t>sedangkan</w:t>
      </w:r>
      <w:proofErr w:type="spellEnd"/>
      <w:r w:rsidRPr="009B2A8C">
        <w:rPr>
          <w:sz w:val="24"/>
          <w:szCs w:val="24"/>
          <w:lang w:val="en-US"/>
        </w:rPr>
        <w:t xml:space="preserve"> </w:t>
      </w:r>
      <w:r w:rsidR="00273E10" w:rsidRPr="00273E10">
        <w:rPr>
          <w:i/>
          <w:iCs/>
          <w:sz w:val="24"/>
          <w:szCs w:val="24"/>
          <w:lang w:val="en-US"/>
        </w:rPr>
        <w:t>Job Enrichment</w:t>
      </w:r>
      <w:r w:rsidRPr="009B2A8C">
        <w:rPr>
          <w:sz w:val="24"/>
          <w:szCs w:val="24"/>
          <w:lang w:val="en-US"/>
        </w:rPr>
        <w:t xml:space="preserve"> (Z) </w:t>
      </w:r>
      <w:proofErr w:type="spellStart"/>
      <w:r w:rsidRPr="009B2A8C">
        <w:rPr>
          <w:sz w:val="24"/>
          <w:szCs w:val="24"/>
          <w:lang w:val="en-US"/>
        </w:rPr>
        <w:t>bertindak</w:t>
      </w:r>
      <w:proofErr w:type="spellEnd"/>
      <w:r w:rsidRPr="009B2A8C">
        <w:rPr>
          <w:sz w:val="24"/>
          <w:szCs w:val="24"/>
          <w:lang w:val="en-US"/>
        </w:rPr>
        <w:t xml:space="preserve"> </w:t>
      </w:r>
      <w:proofErr w:type="spellStart"/>
      <w:r w:rsidRPr="009B2A8C">
        <w:rPr>
          <w:sz w:val="24"/>
          <w:szCs w:val="24"/>
          <w:lang w:val="en-US"/>
        </w:rPr>
        <w:t>sebagai</w:t>
      </w:r>
      <w:proofErr w:type="spellEnd"/>
      <w:r w:rsidRPr="009B2A8C">
        <w:rPr>
          <w:sz w:val="24"/>
          <w:szCs w:val="24"/>
          <w:lang w:val="en-US"/>
        </w:rPr>
        <w:t xml:space="preserve"> </w:t>
      </w:r>
      <w:proofErr w:type="spellStart"/>
      <w:r w:rsidRPr="009B2A8C">
        <w:rPr>
          <w:sz w:val="24"/>
          <w:szCs w:val="24"/>
          <w:lang w:val="en-US"/>
        </w:rPr>
        <w:t>akselerator</w:t>
      </w:r>
      <w:proofErr w:type="spellEnd"/>
      <w:r w:rsidRPr="009B2A8C">
        <w:rPr>
          <w:sz w:val="24"/>
          <w:szCs w:val="24"/>
          <w:lang w:val="en-US"/>
        </w:rPr>
        <w:t xml:space="preserve"> </w:t>
      </w:r>
      <w:proofErr w:type="spellStart"/>
      <w:r w:rsidRPr="009B2A8C">
        <w:rPr>
          <w:sz w:val="24"/>
          <w:szCs w:val="24"/>
          <w:lang w:val="en-US"/>
        </w:rPr>
        <w:t>utama</w:t>
      </w:r>
      <w:proofErr w:type="spellEnd"/>
      <w:r w:rsidRPr="009B2A8C">
        <w:rPr>
          <w:sz w:val="24"/>
          <w:szCs w:val="24"/>
          <w:lang w:val="en-US"/>
        </w:rPr>
        <w:t xml:space="preserve"> yang </w:t>
      </w:r>
      <w:proofErr w:type="spellStart"/>
      <w:r w:rsidRPr="009B2A8C">
        <w:rPr>
          <w:sz w:val="24"/>
          <w:szCs w:val="24"/>
          <w:lang w:val="en-US"/>
        </w:rPr>
        <w:t>mentransformasi</w:t>
      </w:r>
      <w:proofErr w:type="spellEnd"/>
      <w:r w:rsidRPr="009B2A8C">
        <w:rPr>
          <w:sz w:val="24"/>
          <w:szCs w:val="24"/>
          <w:lang w:val="en-US"/>
        </w:rPr>
        <w:t xml:space="preserve"> </w:t>
      </w:r>
      <w:proofErr w:type="spellStart"/>
      <w:r w:rsidRPr="009B2A8C">
        <w:rPr>
          <w:sz w:val="24"/>
          <w:szCs w:val="24"/>
          <w:lang w:val="en-US"/>
        </w:rPr>
        <w:t>otonomi</w:t>
      </w:r>
      <w:proofErr w:type="spellEnd"/>
      <w:r w:rsidRPr="009B2A8C">
        <w:rPr>
          <w:sz w:val="24"/>
          <w:szCs w:val="24"/>
          <w:lang w:val="en-US"/>
        </w:rPr>
        <w:t xml:space="preserve"> </w:t>
      </w:r>
      <w:proofErr w:type="spellStart"/>
      <w:r w:rsidRPr="009B2A8C">
        <w:rPr>
          <w:sz w:val="24"/>
          <w:szCs w:val="24"/>
          <w:lang w:val="en-US"/>
        </w:rPr>
        <w:t>tersebut</w:t>
      </w:r>
      <w:proofErr w:type="spellEnd"/>
      <w:r w:rsidRPr="009B2A8C">
        <w:rPr>
          <w:sz w:val="24"/>
          <w:szCs w:val="24"/>
          <w:lang w:val="en-US"/>
        </w:rPr>
        <w:t xml:space="preserve"> </w:t>
      </w:r>
      <w:proofErr w:type="spellStart"/>
      <w:r w:rsidRPr="009B2A8C">
        <w:rPr>
          <w:sz w:val="24"/>
          <w:szCs w:val="24"/>
          <w:lang w:val="en-US"/>
        </w:rPr>
        <w:t>menjadi</w:t>
      </w:r>
      <w:proofErr w:type="spellEnd"/>
      <w:r w:rsidRPr="009B2A8C">
        <w:rPr>
          <w:sz w:val="24"/>
          <w:szCs w:val="24"/>
          <w:lang w:val="en-US"/>
        </w:rPr>
        <w:t xml:space="preserve"> </w:t>
      </w:r>
      <w:proofErr w:type="spellStart"/>
      <w:r w:rsidRPr="009B2A8C">
        <w:rPr>
          <w:sz w:val="24"/>
          <w:szCs w:val="24"/>
          <w:lang w:val="en-US"/>
        </w:rPr>
        <w:t>motivasi</w:t>
      </w:r>
      <w:proofErr w:type="spellEnd"/>
      <w:r w:rsidRPr="009B2A8C">
        <w:rPr>
          <w:sz w:val="24"/>
          <w:szCs w:val="24"/>
          <w:lang w:val="en-US"/>
        </w:rPr>
        <w:t xml:space="preserve"> </w:t>
      </w:r>
      <w:proofErr w:type="spellStart"/>
      <w:r w:rsidRPr="009B2A8C">
        <w:rPr>
          <w:sz w:val="24"/>
          <w:szCs w:val="24"/>
          <w:lang w:val="en-US"/>
        </w:rPr>
        <w:t>intrinsik</w:t>
      </w:r>
      <w:proofErr w:type="spellEnd"/>
      <w:r w:rsidRPr="009B2A8C">
        <w:rPr>
          <w:sz w:val="24"/>
          <w:szCs w:val="24"/>
          <w:lang w:val="en-US"/>
        </w:rPr>
        <w:t xml:space="preserve"> dan </w:t>
      </w:r>
      <w:proofErr w:type="spellStart"/>
      <w:r w:rsidRPr="009B2A8C">
        <w:rPr>
          <w:sz w:val="24"/>
          <w:szCs w:val="24"/>
          <w:lang w:val="en-US"/>
        </w:rPr>
        <w:t>kinerja</w:t>
      </w:r>
      <w:proofErr w:type="spellEnd"/>
      <w:r w:rsidRPr="009B2A8C">
        <w:rPr>
          <w:sz w:val="24"/>
          <w:szCs w:val="24"/>
          <w:lang w:val="en-US"/>
        </w:rPr>
        <w:t xml:space="preserve"> </w:t>
      </w:r>
      <w:proofErr w:type="spellStart"/>
      <w:r w:rsidRPr="009B2A8C">
        <w:rPr>
          <w:sz w:val="24"/>
          <w:szCs w:val="24"/>
          <w:lang w:val="en-US"/>
        </w:rPr>
        <w:t>riil</w:t>
      </w:r>
      <w:proofErr w:type="spellEnd"/>
      <w:r w:rsidRPr="009B2A8C">
        <w:rPr>
          <w:sz w:val="24"/>
          <w:szCs w:val="24"/>
          <w:lang w:val="en-US"/>
        </w:rPr>
        <w:t xml:space="preserve"> </w:t>
      </w:r>
      <w:proofErr w:type="spellStart"/>
      <w:r w:rsidRPr="009B2A8C">
        <w:rPr>
          <w:sz w:val="24"/>
          <w:szCs w:val="24"/>
          <w:lang w:val="en-US"/>
        </w:rPr>
        <w:t>pegawai</w:t>
      </w:r>
      <w:proofErr w:type="spellEnd"/>
      <w:r w:rsidRPr="009B2A8C">
        <w:rPr>
          <w:sz w:val="24"/>
          <w:szCs w:val="24"/>
          <w:lang w:val="en-US"/>
        </w:rPr>
        <w:t xml:space="preserve">. </w:t>
      </w:r>
      <w:proofErr w:type="spellStart"/>
      <w:r w:rsidRPr="009B2A8C">
        <w:rPr>
          <w:sz w:val="24"/>
          <w:szCs w:val="24"/>
          <w:lang w:val="en-US"/>
        </w:rPr>
        <w:t>Tanpa</w:t>
      </w:r>
      <w:proofErr w:type="spellEnd"/>
      <w:r w:rsidRPr="009B2A8C">
        <w:rPr>
          <w:sz w:val="24"/>
          <w:szCs w:val="24"/>
          <w:lang w:val="en-US"/>
        </w:rPr>
        <w:t xml:space="preserve"> </w:t>
      </w:r>
      <w:proofErr w:type="spellStart"/>
      <w:r w:rsidRPr="009B2A8C">
        <w:rPr>
          <w:sz w:val="24"/>
          <w:szCs w:val="24"/>
          <w:lang w:val="en-US"/>
        </w:rPr>
        <w:t>adanya</w:t>
      </w:r>
      <w:proofErr w:type="spellEnd"/>
      <w:r w:rsidRPr="009B2A8C">
        <w:rPr>
          <w:sz w:val="24"/>
          <w:szCs w:val="24"/>
          <w:lang w:val="en-US"/>
        </w:rPr>
        <w:t xml:space="preserve"> </w:t>
      </w:r>
      <w:proofErr w:type="spellStart"/>
      <w:r w:rsidRPr="009B2A8C">
        <w:rPr>
          <w:sz w:val="24"/>
          <w:szCs w:val="24"/>
          <w:lang w:val="en-US"/>
        </w:rPr>
        <w:t>pengayaan</w:t>
      </w:r>
      <w:proofErr w:type="spellEnd"/>
      <w:r w:rsidRPr="009B2A8C">
        <w:rPr>
          <w:sz w:val="24"/>
          <w:szCs w:val="24"/>
          <w:lang w:val="en-US"/>
        </w:rPr>
        <w:t xml:space="preserve"> </w:t>
      </w:r>
      <w:proofErr w:type="spellStart"/>
      <w:r w:rsidRPr="009B2A8C">
        <w:rPr>
          <w:sz w:val="24"/>
          <w:szCs w:val="24"/>
          <w:lang w:val="en-US"/>
        </w:rPr>
        <w:t>tugas</w:t>
      </w:r>
      <w:proofErr w:type="spellEnd"/>
      <w:r w:rsidRPr="009B2A8C">
        <w:rPr>
          <w:sz w:val="24"/>
          <w:szCs w:val="24"/>
          <w:lang w:val="en-US"/>
        </w:rPr>
        <w:t xml:space="preserve"> </w:t>
      </w:r>
      <w:proofErr w:type="spellStart"/>
      <w:r w:rsidRPr="009B2A8C">
        <w:rPr>
          <w:sz w:val="24"/>
          <w:szCs w:val="24"/>
          <w:lang w:val="en-US"/>
        </w:rPr>
        <w:t>harian</w:t>
      </w:r>
      <w:proofErr w:type="spellEnd"/>
      <w:r w:rsidRPr="009B2A8C">
        <w:rPr>
          <w:sz w:val="24"/>
          <w:szCs w:val="24"/>
          <w:lang w:val="en-US"/>
        </w:rPr>
        <w:t xml:space="preserve">, </w:t>
      </w:r>
      <w:proofErr w:type="spellStart"/>
      <w:r w:rsidRPr="009B2A8C">
        <w:rPr>
          <w:sz w:val="24"/>
          <w:szCs w:val="24"/>
          <w:lang w:val="en-US"/>
        </w:rPr>
        <w:t>fleksibilitas</w:t>
      </w:r>
      <w:proofErr w:type="spellEnd"/>
      <w:r w:rsidRPr="009B2A8C">
        <w:rPr>
          <w:sz w:val="24"/>
          <w:szCs w:val="24"/>
          <w:lang w:val="en-US"/>
        </w:rPr>
        <w:t xml:space="preserve"> </w:t>
      </w:r>
      <w:proofErr w:type="spellStart"/>
      <w:r w:rsidRPr="009B2A8C">
        <w:rPr>
          <w:sz w:val="24"/>
          <w:szCs w:val="24"/>
          <w:lang w:val="en-US"/>
        </w:rPr>
        <w:t>tempat</w:t>
      </w:r>
      <w:proofErr w:type="spellEnd"/>
      <w:r w:rsidRPr="009B2A8C">
        <w:rPr>
          <w:sz w:val="24"/>
          <w:szCs w:val="24"/>
          <w:lang w:val="en-US"/>
        </w:rPr>
        <w:t xml:space="preserve"> dan </w:t>
      </w:r>
      <w:proofErr w:type="spellStart"/>
      <w:r w:rsidRPr="009B2A8C">
        <w:rPr>
          <w:sz w:val="24"/>
          <w:szCs w:val="24"/>
          <w:lang w:val="en-US"/>
        </w:rPr>
        <w:t>waktu</w:t>
      </w:r>
      <w:proofErr w:type="spellEnd"/>
      <w:r w:rsidRPr="009B2A8C">
        <w:rPr>
          <w:sz w:val="24"/>
          <w:szCs w:val="24"/>
          <w:lang w:val="en-US"/>
        </w:rPr>
        <w:t xml:space="preserve"> </w:t>
      </w:r>
      <w:proofErr w:type="spellStart"/>
      <w:r w:rsidRPr="009B2A8C">
        <w:rPr>
          <w:sz w:val="24"/>
          <w:szCs w:val="24"/>
          <w:lang w:val="en-US"/>
        </w:rPr>
        <w:t>akan</w:t>
      </w:r>
      <w:proofErr w:type="spellEnd"/>
      <w:r w:rsidRPr="009B2A8C">
        <w:rPr>
          <w:sz w:val="24"/>
          <w:szCs w:val="24"/>
          <w:lang w:val="en-US"/>
        </w:rPr>
        <w:t xml:space="preserve"> </w:t>
      </w:r>
      <w:proofErr w:type="spellStart"/>
      <w:r w:rsidRPr="009B2A8C">
        <w:rPr>
          <w:sz w:val="24"/>
          <w:szCs w:val="24"/>
          <w:lang w:val="en-US"/>
        </w:rPr>
        <w:t>kehilangan</w:t>
      </w:r>
      <w:proofErr w:type="spellEnd"/>
      <w:r w:rsidRPr="009B2A8C">
        <w:rPr>
          <w:sz w:val="24"/>
          <w:szCs w:val="24"/>
          <w:lang w:val="en-US"/>
        </w:rPr>
        <w:t xml:space="preserve"> </w:t>
      </w:r>
      <w:proofErr w:type="spellStart"/>
      <w:r w:rsidRPr="009B2A8C">
        <w:rPr>
          <w:sz w:val="24"/>
          <w:szCs w:val="24"/>
          <w:lang w:val="en-US"/>
        </w:rPr>
        <w:t>daya</w:t>
      </w:r>
      <w:proofErr w:type="spellEnd"/>
      <w:r w:rsidR="00A35546">
        <w:rPr>
          <w:sz w:val="24"/>
          <w:szCs w:val="24"/>
          <w:lang w:val="en-US"/>
        </w:rPr>
        <w:t xml:space="preserve">. </w:t>
      </w:r>
      <w:proofErr w:type="spellStart"/>
      <w:r w:rsidR="00C253D2" w:rsidRPr="00A35546">
        <w:rPr>
          <w:color w:val="EE0000"/>
          <w:sz w:val="24"/>
          <w:szCs w:val="24"/>
          <w:lang w:val="en-US"/>
        </w:rPr>
        <w:t>Temuan</w:t>
      </w:r>
      <w:proofErr w:type="spellEnd"/>
      <w:r w:rsidR="00C253D2" w:rsidRPr="00A35546">
        <w:rPr>
          <w:color w:val="EE0000"/>
          <w:sz w:val="24"/>
          <w:szCs w:val="24"/>
          <w:lang w:val="en-US"/>
        </w:rPr>
        <w:t xml:space="preserve"> </w:t>
      </w:r>
      <w:proofErr w:type="spellStart"/>
      <w:r w:rsidR="00C253D2" w:rsidRPr="00A35546">
        <w:rPr>
          <w:color w:val="EE0000"/>
          <w:sz w:val="24"/>
          <w:szCs w:val="24"/>
          <w:lang w:val="en-US"/>
        </w:rPr>
        <w:t>ini</w:t>
      </w:r>
      <w:proofErr w:type="spellEnd"/>
      <w:r w:rsidR="00C253D2" w:rsidRPr="00A35546">
        <w:rPr>
          <w:color w:val="EE0000"/>
          <w:sz w:val="24"/>
          <w:szCs w:val="24"/>
          <w:lang w:val="en-US"/>
        </w:rPr>
        <w:t xml:space="preserve"> </w:t>
      </w:r>
      <w:proofErr w:type="spellStart"/>
      <w:r w:rsidR="00C253D2" w:rsidRPr="00A35546">
        <w:rPr>
          <w:color w:val="EE0000"/>
          <w:sz w:val="24"/>
          <w:szCs w:val="24"/>
          <w:lang w:val="en-US"/>
        </w:rPr>
        <w:t>sejalan</w:t>
      </w:r>
      <w:proofErr w:type="spellEnd"/>
      <w:r w:rsidR="00C253D2" w:rsidRPr="00A35546">
        <w:rPr>
          <w:color w:val="EE0000"/>
          <w:sz w:val="24"/>
          <w:szCs w:val="24"/>
          <w:lang w:val="en-US"/>
        </w:rPr>
        <w:t xml:space="preserve"> </w:t>
      </w:r>
      <w:proofErr w:type="spellStart"/>
      <w:r w:rsidR="00C253D2" w:rsidRPr="00A35546">
        <w:rPr>
          <w:color w:val="EE0000"/>
          <w:sz w:val="24"/>
          <w:szCs w:val="24"/>
          <w:lang w:val="en-US"/>
        </w:rPr>
        <w:t>dengan</w:t>
      </w:r>
      <w:proofErr w:type="spellEnd"/>
      <w:r w:rsidR="00C253D2" w:rsidRPr="00A35546">
        <w:rPr>
          <w:color w:val="EE0000"/>
          <w:sz w:val="24"/>
          <w:szCs w:val="24"/>
          <w:lang w:val="en-US"/>
        </w:rPr>
        <w:t xml:space="preserve"> </w:t>
      </w:r>
      <w:proofErr w:type="spellStart"/>
      <w:r w:rsidR="00C253D2" w:rsidRPr="00A35546">
        <w:rPr>
          <w:color w:val="EE0000"/>
          <w:sz w:val="24"/>
          <w:szCs w:val="24"/>
          <w:lang w:val="en-US"/>
        </w:rPr>
        <w:t>hasil</w:t>
      </w:r>
      <w:proofErr w:type="spellEnd"/>
      <w:r w:rsidR="00C253D2" w:rsidRPr="00A35546">
        <w:rPr>
          <w:color w:val="EE0000"/>
          <w:sz w:val="24"/>
          <w:szCs w:val="24"/>
          <w:lang w:val="en-US"/>
        </w:rPr>
        <w:t xml:space="preserve"> </w:t>
      </w:r>
      <w:proofErr w:type="spellStart"/>
      <w:r w:rsidR="00C253D2" w:rsidRPr="00A35546">
        <w:rPr>
          <w:color w:val="EE0000"/>
          <w:sz w:val="24"/>
          <w:szCs w:val="24"/>
          <w:lang w:val="en-US"/>
        </w:rPr>
        <w:t>riset</w:t>
      </w:r>
      <w:proofErr w:type="spellEnd"/>
      <w:r w:rsidR="00C253D2" w:rsidRPr="00A35546">
        <w:rPr>
          <w:color w:val="EE0000"/>
          <w:sz w:val="24"/>
          <w:szCs w:val="24"/>
          <w:lang w:val="en-US"/>
        </w:rPr>
        <w:t xml:space="preserve"> </w:t>
      </w:r>
      <w:proofErr w:type="spellStart"/>
      <w:r w:rsidR="00C253D2" w:rsidRPr="00A35546">
        <w:rPr>
          <w:color w:val="EE0000"/>
          <w:sz w:val="24"/>
          <w:szCs w:val="24"/>
          <w:lang w:val="en-US"/>
        </w:rPr>
        <w:t>Darmayanti</w:t>
      </w:r>
      <w:proofErr w:type="spellEnd"/>
      <w:r w:rsidR="00C253D2" w:rsidRPr="00A35546">
        <w:rPr>
          <w:color w:val="EE0000"/>
          <w:sz w:val="24"/>
          <w:szCs w:val="24"/>
          <w:lang w:val="en-US"/>
        </w:rPr>
        <w:t xml:space="preserve">, </w:t>
      </w:r>
      <w:proofErr w:type="spellStart"/>
      <w:r w:rsidR="00C253D2" w:rsidRPr="00A35546">
        <w:rPr>
          <w:color w:val="EE0000"/>
          <w:sz w:val="24"/>
          <w:szCs w:val="24"/>
          <w:lang w:val="en-US"/>
        </w:rPr>
        <w:t>Soemartono</w:t>
      </w:r>
      <w:proofErr w:type="spellEnd"/>
      <w:r w:rsidR="00C253D2" w:rsidRPr="00A35546">
        <w:rPr>
          <w:color w:val="EE0000"/>
          <w:sz w:val="24"/>
          <w:szCs w:val="24"/>
          <w:lang w:val="en-US"/>
        </w:rPr>
        <w:t xml:space="preserve">, &amp; Marwan (2026) </w:t>
      </w:r>
      <w:proofErr w:type="spellStart"/>
      <w:r w:rsidR="00C253D2" w:rsidRPr="00A35546">
        <w:rPr>
          <w:color w:val="EE0000"/>
          <w:sz w:val="24"/>
          <w:szCs w:val="24"/>
          <w:lang w:val="en-US"/>
        </w:rPr>
        <w:t>serta</w:t>
      </w:r>
      <w:proofErr w:type="spellEnd"/>
      <w:r w:rsidR="00C253D2" w:rsidRPr="00A35546">
        <w:rPr>
          <w:color w:val="EE0000"/>
          <w:sz w:val="24"/>
          <w:szCs w:val="24"/>
          <w:lang w:val="en-US"/>
        </w:rPr>
        <w:t xml:space="preserve"> Firdaus &amp; Anindita (2024</w:t>
      </w:r>
      <w:r w:rsidR="00C253D2" w:rsidRPr="009B2A8C">
        <w:rPr>
          <w:sz w:val="24"/>
          <w:szCs w:val="24"/>
          <w:lang w:val="en-US"/>
        </w:rPr>
        <w:t xml:space="preserve">) yang </w:t>
      </w:r>
      <w:proofErr w:type="spellStart"/>
      <w:r w:rsidR="00C253D2" w:rsidRPr="009B2A8C">
        <w:rPr>
          <w:sz w:val="24"/>
          <w:szCs w:val="24"/>
          <w:lang w:val="en-US"/>
        </w:rPr>
        <w:t>membuktikan</w:t>
      </w:r>
      <w:proofErr w:type="spellEnd"/>
      <w:r w:rsidR="00C253D2" w:rsidRPr="009B2A8C">
        <w:rPr>
          <w:sz w:val="24"/>
          <w:szCs w:val="24"/>
          <w:lang w:val="en-US"/>
        </w:rPr>
        <w:t xml:space="preserve"> </w:t>
      </w:r>
      <w:proofErr w:type="spellStart"/>
      <w:r w:rsidR="00C253D2" w:rsidRPr="009B2A8C">
        <w:rPr>
          <w:sz w:val="24"/>
          <w:szCs w:val="24"/>
          <w:lang w:val="en-US"/>
        </w:rPr>
        <w:t>bahwa</w:t>
      </w:r>
      <w:proofErr w:type="spellEnd"/>
      <w:r w:rsidR="00C253D2" w:rsidRPr="009B2A8C">
        <w:rPr>
          <w:sz w:val="24"/>
          <w:szCs w:val="24"/>
          <w:lang w:val="en-US"/>
        </w:rPr>
        <w:t xml:space="preserve"> </w:t>
      </w:r>
      <w:proofErr w:type="spellStart"/>
      <w:r w:rsidR="00C253D2" w:rsidRPr="009B2A8C">
        <w:rPr>
          <w:sz w:val="24"/>
          <w:szCs w:val="24"/>
          <w:lang w:val="en-US"/>
        </w:rPr>
        <w:t>variabel</w:t>
      </w:r>
      <w:proofErr w:type="spellEnd"/>
      <w:r w:rsidR="00C253D2" w:rsidRPr="009B2A8C">
        <w:rPr>
          <w:sz w:val="24"/>
          <w:szCs w:val="24"/>
          <w:lang w:val="en-US"/>
        </w:rPr>
        <w:t xml:space="preserve"> </w:t>
      </w:r>
      <w:proofErr w:type="spellStart"/>
      <w:r w:rsidR="00C253D2" w:rsidRPr="009B2A8C">
        <w:rPr>
          <w:sz w:val="24"/>
          <w:szCs w:val="24"/>
          <w:lang w:val="en-US"/>
        </w:rPr>
        <w:t>pemediasi</w:t>
      </w:r>
      <w:proofErr w:type="spellEnd"/>
      <w:r w:rsidR="00C253D2" w:rsidRPr="009B2A8C">
        <w:rPr>
          <w:sz w:val="24"/>
          <w:szCs w:val="24"/>
          <w:lang w:val="en-US"/>
        </w:rPr>
        <w:t xml:space="preserve"> </w:t>
      </w:r>
      <w:proofErr w:type="spellStart"/>
      <w:r w:rsidR="00C253D2" w:rsidRPr="009B2A8C">
        <w:rPr>
          <w:sz w:val="24"/>
          <w:szCs w:val="24"/>
          <w:lang w:val="en-US"/>
        </w:rPr>
        <w:t>berbasis</w:t>
      </w:r>
      <w:proofErr w:type="spellEnd"/>
      <w:r w:rsidR="00C253D2" w:rsidRPr="009B2A8C">
        <w:rPr>
          <w:sz w:val="24"/>
          <w:szCs w:val="24"/>
          <w:lang w:val="en-US"/>
        </w:rPr>
        <w:t xml:space="preserve"> </w:t>
      </w:r>
      <w:proofErr w:type="spellStart"/>
      <w:r w:rsidR="00C253D2" w:rsidRPr="009B2A8C">
        <w:rPr>
          <w:sz w:val="24"/>
          <w:szCs w:val="24"/>
          <w:lang w:val="en-US"/>
        </w:rPr>
        <w:t>pengayaan</w:t>
      </w:r>
      <w:proofErr w:type="spellEnd"/>
      <w:r w:rsidR="00C253D2" w:rsidRPr="009B2A8C">
        <w:rPr>
          <w:sz w:val="24"/>
          <w:szCs w:val="24"/>
          <w:lang w:val="en-US"/>
        </w:rPr>
        <w:t>/</w:t>
      </w:r>
      <w:proofErr w:type="spellStart"/>
      <w:r w:rsidR="00C253D2" w:rsidRPr="009B2A8C">
        <w:rPr>
          <w:sz w:val="24"/>
          <w:szCs w:val="24"/>
          <w:lang w:val="en-US"/>
        </w:rPr>
        <w:t>kepuasan</w:t>
      </w:r>
      <w:proofErr w:type="spellEnd"/>
      <w:r w:rsidR="00C253D2" w:rsidRPr="009B2A8C">
        <w:rPr>
          <w:sz w:val="24"/>
          <w:szCs w:val="24"/>
          <w:lang w:val="en-US"/>
        </w:rPr>
        <w:t xml:space="preserve"> </w:t>
      </w:r>
      <w:proofErr w:type="spellStart"/>
      <w:r w:rsidR="00C253D2" w:rsidRPr="009B2A8C">
        <w:rPr>
          <w:sz w:val="24"/>
          <w:szCs w:val="24"/>
          <w:lang w:val="en-US"/>
        </w:rPr>
        <w:t>kerja</w:t>
      </w:r>
      <w:proofErr w:type="spellEnd"/>
      <w:r w:rsidR="00C253D2" w:rsidRPr="009B2A8C">
        <w:rPr>
          <w:sz w:val="24"/>
          <w:szCs w:val="24"/>
          <w:lang w:val="en-US"/>
        </w:rPr>
        <w:t xml:space="preserve"> </w:t>
      </w:r>
      <w:proofErr w:type="spellStart"/>
      <w:r w:rsidR="00C253D2" w:rsidRPr="009B2A8C">
        <w:rPr>
          <w:sz w:val="24"/>
          <w:szCs w:val="24"/>
          <w:lang w:val="en-US"/>
        </w:rPr>
        <w:t>terbukti</w:t>
      </w:r>
      <w:proofErr w:type="spellEnd"/>
      <w:r w:rsidR="00C253D2" w:rsidRPr="009B2A8C">
        <w:rPr>
          <w:sz w:val="24"/>
          <w:szCs w:val="24"/>
          <w:lang w:val="en-US"/>
        </w:rPr>
        <w:t xml:space="preserve"> </w:t>
      </w:r>
      <w:proofErr w:type="spellStart"/>
      <w:r w:rsidR="00C253D2" w:rsidRPr="009B2A8C">
        <w:rPr>
          <w:sz w:val="24"/>
          <w:szCs w:val="24"/>
          <w:lang w:val="en-US"/>
        </w:rPr>
        <w:t>secara</w:t>
      </w:r>
      <w:proofErr w:type="spellEnd"/>
      <w:r w:rsidR="00C253D2" w:rsidRPr="009B2A8C">
        <w:rPr>
          <w:sz w:val="24"/>
          <w:szCs w:val="24"/>
          <w:lang w:val="en-US"/>
        </w:rPr>
        <w:t xml:space="preserve"> </w:t>
      </w:r>
      <w:proofErr w:type="spellStart"/>
      <w:r w:rsidR="00C253D2" w:rsidRPr="009B2A8C">
        <w:rPr>
          <w:sz w:val="24"/>
          <w:szCs w:val="24"/>
          <w:lang w:val="en-US"/>
        </w:rPr>
        <w:t>sah</w:t>
      </w:r>
      <w:proofErr w:type="spellEnd"/>
      <w:r w:rsidR="00C253D2" w:rsidRPr="009B2A8C">
        <w:rPr>
          <w:sz w:val="24"/>
          <w:szCs w:val="24"/>
          <w:lang w:val="en-US"/>
        </w:rPr>
        <w:t xml:space="preserve"> </w:t>
      </w:r>
      <w:proofErr w:type="spellStart"/>
      <w:r w:rsidR="00C253D2" w:rsidRPr="009B2A8C">
        <w:rPr>
          <w:sz w:val="24"/>
          <w:szCs w:val="24"/>
          <w:lang w:val="en-US"/>
        </w:rPr>
        <w:t>memediasi</w:t>
      </w:r>
      <w:proofErr w:type="spellEnd"/>
      <w:r w:rsidR="00C253D2" w:rsidRPr="009B2A8C">
        <w:rPr>
          <w:sz w:val="24"/>
          <w:szCs w:val="24"/>
          <w:lang w:val="en-US"/>
        </w:rPr>
        <w:t xml:space="preserve"> </w:t>
      </w:r>
      <w:proofErr w:type="spellStart"/>
      <w:r w:rsidR="00C253D2" w:rsidRPr="009B2A8C">
        <w:rPr>
          <w:sz w:val="24"/>
          <w:szCs w:val="24"/>
          <w:lang w:val="en-US"/>
        </w:rPr>
        <w:t>hubungan</w:t>
      </w:r>
      <w:proofErr w:type="spellEnd"/>
      <w:r w:rsidR="00C253D2" w:rsidRPr="009B2A8C">
        <w:rPr>
          <w:sz w:val="24"/>
          <w:szCs w:val="24"/>
          <w:lang w:val="en-US"/>
        </w:rPr>
        <w:t xml:space="preserve"> FWA </w:t>
      </w:r>
      <w:proofErr w:type="spellStart"/>
      <w:r w:rsidR="00C253D2" w:rsidRPr="009B2A8C">
        <w:rPr>
          <w:sz w:val="24"/>
          <w:szCs w:val="24"/>
          <w:lang w:val="en-US"/>
        </w:rPr>
        <w:t>terhadap</w:t>
      </w:r>
      <w:proofErr w:type="spellEnd"/>
      <w:r w:rsidR="00C253D2" w:rsidRPr="009B2A8C">
        <w:rPr>
          <w:sz w:val="24"/>
          <w:szCs w:val="24"/>
          <w:lang w:val="en-US"/>
        </w:rPr>
        <w:t xml:space="preserve"> </w:t>
      </w:r>
      <w:proofErr w:type="spellStart"/>
      <w:r w:rsidR="00C253D2" w:rsidRPr="009B2A8C">
        <w:rPr>
          <w:sz w:val="24"/>
          <w:szCs w:val="24"/>
          <w:lang w:val="en-US"/>
        </w:rPr>
        <w:t>kinerja</w:t>
      </w:r>
      <w:proofErr w:type="spellEnd"/>
      <w:r w:rsidR="00C253D2" w:rsidRPr="009B2A8C">
        <w:rPr>
          <w:sz w:val="24"/>
          <w:szCs w:val="24"/>
          <w:lang w:val="en-US"/>
        </w:rPr>
        <w:t xml:space="preserve"> </w:t>
      </w:r>
      <w:proofErr w:type="spellStart"/>
      <w:proofErr w:type="gramStart"/>
      <w:r w:rsidR="00C253D2" w:rsidRPr="009B2A8C">
        <w:rPr>
          <w:sz w:val="24"/>
          <w:szCs w:val="24"/>
          <w:lang w:val="en-US"/>
        </w:rPr>
        <w:t>pegawai.</w:t>
      </w:r>
      <w:r w:rsidRPr="009B2A8C">
        <w:rPr>
          <w:sz w:val="24"/>
          <w:szCs w:val="24"/>
          <w:lang w:val="en-US"/>
        </w:rPr>
        <w:t>dorongnya</w:t>
      </w:r>
      <w:proofErr w:type="spellEnd"/>
      <w:proofErr w:type="gramEnd"/>
      <w:r w:rsidRPr="009B2A8C">
        <w:rPr>
          <w:sz w:val="24"/>
          <w:szCs w:val="24"/>
          <w:lang w:val="en-US"/>
        </w:rPr>
        <w:t xml:space="preserve"> dan </w:t>
      </w:r>
      <w:proofErr w:type="spellStart"/>
      <w:r w:rsidRPr="009B2A8C">
        <w:rPr>
          <w:sz w:val="24"/>
          <w:szCs w:val="24"/>
          <w:lang w:val="en-US"/>
        </w:rPr>
        <w:t>berisiko</w:t>
      </w:r>
      <w:proofErr w:type="spellEnd"/>
      <w:r w:rsidRPr="009B2A8C">
        <w:rPr>
          <w:sz w:val="24"/>
          <w:szCs w:val="24"/>
          <w:lang w:val="en-US"/>
        </w:rPr>
        <w:t xml:space="preserve"> </w:t>
      </w:r>
      <w:proofErr w:type="spellStart"/>
      <w:r w:rsidRPr="009B2A8C">
        <w:rPr>
          <w:sz w:val="24"/>
          <w:szCs w:val="24"/>
          <w:lang w:val="en-US"/>
        </w:rPr>
        <w:t>menjadi</w:t>
      </w:r>
      <w:proofErr w:type="spellEnd"/>
      <w:r w:rsidRPr="009B2A8C">
        <w:rPr>
          <w:sz w:val="24"/>
          <w:szCs w:val="24"/>
          <w:lang w:val="en-US"/>
        </w:rPr>
        <w:t xml:space="preserve"> </w:t>
      </w:r>
      <w:proofErr w:type="spellStart"/>
      <w:r w:rsidRPr="009B2A8C">
        <w:rPr>
          <w:sz w:val="24"/>
          <w:szCs w:val="24"/>
          <w:lang w:val="en-US"/>
        </w:rPr>
        <w:t>kebebasan</w:t>
      </w:r>
      <w:proofErr w:type="spellEnd"/>
      <w:r w:rsidRPr="009B2A8C">
        <w:rPr>
          <w:sz w:val="24"/>
          <w:szCs w:val="24"/>
          <w:lang w:val="en-US"/>
        </w:rPr>
        <w:t xml:space="preserve"> </w:t>
      </w:r>
      <w:proofErr w:type="spellStart"/>
      <w:r w:rsidRPr="009B2A8C">
        <w:rPr>
          <w:sz w:val="24"/>
          <w:szCs w:val="24"/>
          <w:lang w:val="en-US"/>
        </w:rPr>
        <w:t>tanpa</w:t>
      </w:r>
      <w:proofErr w:type="spellEnd"/>
      <w:r w:rsidRPr="009B2A8C">
        <w:rPr>
          <w:sz w:val="24"/>
          <w:szCs w:val="24"/>
          <w:lang w:val="en-US"/>
        </w:rPr>
        <w:t xml:space="preserve"> </w:t>
      </w:r>
      <w:proofErr w:type="spellStart"/>
      <w:r w:rsidRPr="009B2A8C">
        <w:rPr>
          <w:sz w:val="24"/>
          <w:szCs w:val="24"/>
          <w:lang w:val="en-US"/>
        </w:rPr>
        <w:t>arah</w:t>
      </w:r>
      <w:proofErr w:type="spellEnd"/>
      <w:r w:rsidRPr="009B2A8C">
        <w:rPr>
          <w:sz w:val="24"/>
          <w:szCs w:val="24"/>
          <w:lang w:val="en-US"/>
        </w:rPr>
        <w:t>.</w:t>
      </w:r>
      <w:r w:rsidR="00C253D2" w:rsidRPr="009B2A8C">
        <w:rPr>
          <w:sz w:val="24"/>
          <w:szCs w:val="24"/>
          <w:lang w:val="en-US"/>
        </w:rPr>
        <w:t xml:space="preserve"> Hasil </w:t>
      </w:r>
      <w:proofErr w:type="spellStart"/>
      <w:r w:rsidR="00C253D2" w:rsidRPr="009B2A8C">
        <w:rPr>
          <w:sz w:val="24"/>
          <w:szCs w:val="24"/>
          <w:lang w:val="en-US"/>
        </w:rPr>
        <w:t>ini</w:t>
      </w:r>
      <w:proofErr w:type="spellEnd"/>
      <w:r w:rsidR="00C253D2" w:rsidRPr="009B2A8C">
        <w:rPr>
          <w:sz w:val="24"/>
          <w:szCs w:val="24"/>
          <w:lang w:val="en-US"/>
        </w:rPr>
        <w:t xml:space="preserve"> </w:t>
      </w:r>
      <w:proofErr w:type="spellStart"/>
      <w:r w:rsidR="00C253D2" w:rsidRPr="009B2A8C">
        <w:rPr>
          <w:sz w:val="24"/>
          <w:szCs w:val="24"/>
          <w:lang w:val="en-US"/>
        </w:rPr>
        <w:t>memberikan</w:t>
      </w:r>
      <w:proofErr w:type="spellEnd"/>
      <w:r w:rsidR="00C253D2" w:rsidRPr="009B2A8C">
        <w:rPr>
          <w:sz w:val="24"/>
          <w:szCs w:val="24"/>
          <w:lang w:val="en-US"/>
        </w:rPr>
        <w:t xml:space="preserve"> </w:t>
      </w:r>
      <w:proofErr w:type="spellStart"/>
      <w:r w:rsidR="00C253D2" w:rsidRPr="009B2A8C">
        <w:rPr>
          <w:sz w:val="24"/>
          <w:szCs w:val="24"/>
          <w:lang w:val="en-US"/>
        </w:rPr>
        <w:t>kontribusi</w:t>
      </w:r>
      <w:proofErr w:type="spellEnd"/>
      <w:r w:rsidR="00C253D2" w:rsidRPr="009B2A8C">
        <w:rPr>
          <w:sz w:val="24"/>
          <w:szCs w:val="24"/>
          <w:lang w:val="en-US"/>
        </w:rPr>
        <w:t xml:space="preserve"> </w:t>
      </w:r>
      <w:proofErr w:type="spellStart"/>
      <w:r w:rsidR="00C253D2" w:rsidRPr="009B2A8C">
        <w:rPr>
          <w:sz w:val="24"/>
          <w:szCs w:val="24"/>
          <w:lang w:val="en-US"/>
        </w:rPr>
        <w:t>kebaruan</w:t>
      </w:r>
      <w:proofErr w:type="spellEnd"/>
      <w:r w:rsidR="00C253D2" w:rsidRPr="009B2A8C">
        <w:rPr>
          <w:sz w:val="24"/>
          <w:szCs w:val="24"/>
          <w:lang w:val="en-US"/>
        </w:rPr>
        <w:t xml:space="preserve"> (</w:t>
      </w:r>
      <w:r w:rsidR="00C253D2" w:rsidRPr="00175529">
        <w:rPr>
          <w:i/>
          <w:iCs/>
          <w:sz w:val="24"/>
          <w:szCs w:val="24"/>
          <w:lang w:val="en-US"/>
        </w:rPr>
        <w:t>novelty)</w:t>
      </w:r>
      <w:r w:rsidR="00C253D2" w:rsidRPr="009B2A8C">
        <w:rPr>
          <w:sz w:val="24"/>
          <w:szCs w:val="24"/>
          <w:lang w:val="en-US"/>
        </w:rPr>
        <w:t xml:space="preserve"> </w:t>
      </w:r>
      <w:proofErr w:type="spellStart"/>
      <w:r w:rsidR="00C253D2" w:rsidRPr="009B2A8C">
        <w:rPr>
          <w:sz w:val="24"/>
          <w:szCs w:val="24"/>
          <w:lang w:val="en-US"/>
        </w:rPr>
        <w:t>berupa</w:t>
      </w:r>
      <w:proofErr w:type="spellEnd"/>
      <w:r w:rsidR="00C253D2" w:rsidRPr="009B2A8C">
        <w:rPr>
          <w:sz w:val="24"/>
          <w:szCs w:val="24"/>
          <w:lang w:val="en-US"/>
        </w:rPr>
        <w:t xml:space="preserve"> </w:t>
      </w:r>
      <w:proofErr w:type="spellStart"/>
      <w:r w:rsidR="00C253D2" w:rsidRPr="009B2A8C">
        <w:rPr>
          <w:sz w:val="24"/>
          <w:szCs w:val="24"/>
          <w:lang w:val="en-US"/>
        </w:rPr>
        <w:t>penyusunan</w:t>
      </w:r>
      <w:proofErr w:type="spellEnd"/>
      <w:r w:rsidR="00C253D2" w:rsidRPr="009B2A8C">
        <w:rPr>
          <w:sz w:val="24"/>
          <w:szCs w:val="24"/>
          <w:lang w:val="en-US"/>
        </w:rPr>
        <w:t xml:space="preserve"> model </w:t>
      </w:r>
      <w:proofErr w:type="spellStart"/>
      <w:r w:rsidR="00175529">
        <w:rPr>
          <w:sz w:val="24"/>
          <w:szCs w:val="24"/>
          <w:lang w:val="en-US"/>
        </w:rPr>
        <w:t>mediasi</w:t>
      </w:r>
      <w:proofErr w:type="spellEnd"/>
      <w:r w:rsidR="00C253D2" w:rsidRPr="009B2A8C">
        <w:rPr>
          <w:sz w:val="24"/>
          <w:szCs w:val="24"/>
          <w:lang w:val="en-US"/>
        </w:rPr>
        <w:t xml:space="preserve"> </w:t>
      </w:r>
      <w:proofErr w:type="spellStart"/>
      <w:r w:rsidR="00C253D2" w:rsidRPr="009B2A8C">
        <w:rPr>
          <w:sz w:val="24"/>
          <w:szCs w:val="24"/>
          <w:lang w:val="en-US"/>
        </w:rPr>
        <w:t>penuh</w:t>
      </w:r>
      <w:proofErr w:type="spellEnd"/>
      <w:r w:rsidR="00C253D2" w:rsidRPr="009B2A8C">
        <w:rPr>
          <w:sz w:val="24"/>
          <w:szCs w:val="24"/>
          <w:lang w:val="en-US"/>
        </w:rPr>
        <w:t xml:space="preserve"> yang </w:t>
      </w:r>
      <w:proofErr w:type="spellStart"/>
      <w:r w:rsidR="00C253D2" w:rsidRPr="009B2A8C">
        <w:rPr>
          <w:sz w:val="24"/>
          <w:szCs w:val="24"/>
          <w:lang w:val="en-US"/>
        </w:rPr>
        <w:t>menjelaskan</w:t>
      </w:r>
      <w:proofErr w:type="spellEnd"/>
      <w:r w:rsidR="00C253D2" w:rsidRPr="009B2A8C">
        <w:rPr>
          <w:sz w:val="24"/>
          <w:szCs w:val="24"/>
          <w:lang w:val="en-US"/>
        </w:rPr>
        <w:t xml:space="preserve"> </w:t>
      </w:r>
      <w:proofErr w:type="spellStart"/>
      <w:r w:rsidR="00C253D2" w:rsidRPr="009B2A8C">
        <w:rPr>
          <w:sz w:val="24"/>
          <w:szCs w:val="24"/>
          <w:lang w:val="en-US"/>
        </w:rPr>
        <w:t>rantai</w:t>
      </w:r>
      <w:proofErr w:type="spellEnd"/>
      <w:r w:rsidR="00C253D2" w:rsidRPr="009B2A8C">
        <w:rPr>
          <w:sz w:val="24"/>
          <w:szCs w:val="24"/>
          <w:lang w:val="en-US"/>
        </w:rPr>
        <w:t xml:space="preserve"> </w:t>
      </w:r>
      <w:proofErr w:type="spellStart"/>
      <w:r w:rsidR="00C253D2" w:rsidRPr="009B2A8C">
        <w:rPr>
          <w:sz w:val="24"/>
          <w:szCs w:val="24"/>
          <w:lang w:val="en-US"/>
        </w:rPr>
        <w:t>kausalitas</w:t>
      </w:r>
      <w:proofErr w:type="spellEnd"/>
      <w:r w:rsidR="00C253D2" w:rsidRPr="009B2A8C">
        <w:rPr>
          <w:sz w:val="24"/>
          <w:szCs w:val="24"/>
          <w:lang w:val="en-US"/>
        </w:rPr>
        <w:t xml:space="preserve"> </w:t>
      </w:r>
      <w:proofErr w:type="spellStart"/>
      <w:r w:rsidR="00C253D2" w:rsidRPr="009B2A8C">
        <w:rPr>
          <w:sz w:val="24"/>
          <w:szCs w:val="24"/>
          <w:lang w:val="en-US"/>
        </w:rPr>
        <w:t>bagaimana</w:t>
      </w:r>
      <w:proofErr w:type="spellEnd"/>
      <w:r w:rsidR="00C253D2" w:rsidRPr="009B2A8C">
        <w:rPr>
          <w:sz w:val="24"/>
          <w:szCs w:val="24"/>
          <w:lang w:val="en-US"/>
        </w:rPr>
        <w:t xml:space="preserve"> </w:t>
      </w:r>
      <w:proofErr w:type="spellStart"/>
      <w:r w:rsidR="00C253D2" w:rsidRPr="009B2A8C">
        <w:rPr>
          <w:sz w:val="24"/>
          <w:szCs w:val="24"/>
          <w:lang w:val="en-US"/>
        </w:rPr>
        <w:t>kebijakan</w:t>
      </w:r>
      <w:proofErr w:type="spellEnd"/>
      <w:r w:rsidR="00C253D2" w:rsidRPr="009B2A8C">
        <w:rPr>
          <w:sz w:val="24"/>
          <w:szCs w:val="24"/>
          <w:lang w:val="en-US"/>
        </w:rPr>
        <w:t xml:space="preserve"> </w:t>
      </w:r>
      <w:proofErr w:type="spellStart"/>
      <w:r w:rsidR="00C253D2" w:rsidRPr="009B2A8C">
        <w:rPr>
          <w:sz w:val="24"/>
          <w:szCs w:val="24"/>
          <w:lang w:val="en-US"/>
        </w:rPr>
        <w:t>fleksibilitas</w:t>
      </w:r>
      <w:proofErr w:type="spellEnd"/>
      <w:r w:rsidR="00C253D2" w:rsidRPr="009B2A8C">
        <w:rPr>
          <w:sz w:val="24"/>
          <w:szCs w:val="24"/>
          <w:lang w:val="en-US"/>
        </w:rPr>
        <w:t xml:space="preserve"> </w:t>
      </w:r>
      <w:proofErr w:type="spellStart"/>
      <w:r w:rsidR="00C253D2" w:rsidRPr="009B2A8C">
        <w:rPr>
          <w:sz w:val="24"/>
          <w:szCs w:val="24"/>
          <w:lang w:val="en-US"/>
        </w:rPr>
        <w:t>organisasi</w:t>
      </w:r>
      <w:proofErr w:type="spellEnd"/>
      <w:r w:rsidR="00C253D2" w:rsidRPr="009B2A8C">
        <w:rPr>
          <w:sz w:val="24"/>
          <w:szCs w:val="24"/>
          <w:lang w:val="en-US"/>
        </w:rPr>
        <w:t xml:space="preserve"> </w:t>
      </w:r>
      <w:proofErr w:type="spellStart"/>
      <w:r w:rsidR="00C253D2" w:rsidRPr="009B2A8C">
        <w:rPr>
          <w:sz w:val="24"/>
          <w:szCs w:val="24"/>
          <w:lang w:val="en-US"/>
        </w:rPr>
        <w:t>ditransformasikan</w:t>
      </w:r>
      <w:proofErr w:type="spellEnd"/>
      <w:r w:rsidR="00C253D2" w:rsidRPr="009B2A8C">
        <w:rPr>
          <w:sz w:val="24"/>
          <w:szCs w:val="24"/>
          <w:lang w:val="en-US"/>
        </w:rPr>
        <w:t xml:space="preserve"> </w:t>
      </w:r>
      <w:proofErr w:type="spellStart"/>
      <w:r w:rsidR="00C253D2" w:rsidRPr="009B2A8C">
        <w:rPr>
          <w:sz w:val="24"/>
          <w:szCs w:val="24"/>
          <w:lang w:val="en-US"/>
        </w:rPr>
        <w:t>menjadi</w:t>
      </w:r>
      <w:proofErr w:type="spellEnd"/>
      <w:r w:rsidR="00C253D2" w:rsidRPr="009B2A8C">
        <w:rPr>
          <w:sz w:val="24"/>
          <w:szCs w:val="24"/>
          <w:lang w:val="en-US"/>
        </w:rPr>
        <w:t xml:space="preserve"> </w:t>
      </w:r>
      <w:proofErr w:type="spellStart"/>
      <w:r w:rsidR="00C253D2" w:rsidRPr="009B2A8C">
        <w:rPr>
          <w:sz w:val="24"/>
          <w:szCs w:val="24"/>
          <w:lang w:val="en-US"/>
        </w:rPr>
        <w:t>kinerja</w:t>
      </w:r>
      <w:proofErr w:type="spellEnd"/>
      <w:r w:rsidR="00C253D2" w:rsidRPr="009B2A8C">
        <w:rPr>
          <w:sz w:val="24"/>
          <w:szCs w:val="24"/>
          <w:lang w:val="en-US"/>
        </w:rPr>
        <w:t xml:space="preserve"> </w:t>
      </w:r>
      <w:proofErr w:type="spellStart"/>
      <w:r w:rsidR="00C253D2" w:rsidRPr="009B2A8C">
        <w:rPr>
          <w:sz w:val="24"/>
          <w:szCs w:val="24"/>
          <w:lang w:val="en-US"/>
        </w:rPr>
        <w:t>pegawai</w:t>
      </w:r>
      <w:proofErr w:type="spellEnd"/>
      <w:r w:rsidR="00C253D2" w:rsidRPr="009B2A8C">
        <w:rPr>
          <w:sz w:val="24"/>
          <w:szCs w:val="24"/>
          <w:lang w:val="en-US"/>
        </w:rPr>
        <w:t xml:space="preserve"> </w:t>
      </w:r>
      <w:proofErr w:type="spellStart"/>
      <w:r w:rsidR="00C253D2" w:rsidRPr="009B2A8C">
        <w:rPr>
          <w:sz w:val="24"/>
          <w:szCs w:val="24"/>
          <w:lang w:val="en-US"/>
        </w:rPr>
        <w:t>melalui</w:t>
      </w:r>
      <w:proofErr w:type="spellEnd"/>
      <w:r w:rsidR="00C253D2" w:rsidRPr="009B2A8C">
        <w:rPr>
          <w:sz w:val="24"/>
          <w:szCs w:val="24"/>
          <w:lang w:val="en-US"/>
        </w:rPr>
        <w:t xml:space="preserve"> </w:t>
      </w:r>
      <w:proofErr w:type="spellStart"/>
      <w:r w:rsidR="00C253D2" w:rsidRPr="009B2A8C">
        <w:rPr>
          <w:sz w:val="24"/>
          <w:szCs w:val="24"/>
          <w:lang w:val="en-US"/>
        </w:rPr>
        <w:t>rekayasa</w:t>
      </w:r>
      <w:proofErr w:type="spellEnd"/>
      <w:r w:rsidR="00C253D2" w:rsidRPr="009B2A8C">
        <w:rPr>
          <w:sz w:val="24"/>
          <w:szCs w:val="24"/>
          <w:lang w:val="en-US"/>
        </w:rPr>
        <w:t xml:space="preserve"> </w:t>
      </w:r>
      <w:proofErr w:type="spellStart"/>
      <w:r w:rsidR="00C253D2" w:rsidRPr="009B2A8C">
        <w:rPr>
          <w:sz w:val="24"/>
          <w:szCs w:val="24"/>
          <w:lang w:val="en-US"/>
        </w:rPr>
        <w:t>karakteristik</w:t>
      </w:r>
      <w:proofErr w:type="spellEnd"/>
      <w:r w:rsidR="00C253D2" w:rsidRPr="009B2A8C">
        <w:rPr>
          <w:sz w:val="24"/>
          <w:szCs w:val="24"/>
          <w:lang w:val="en-US"/>
        </w:rPr>
        <w:t xml:space="preserve"> </w:t>
      </w:r>
      <w:proofErr w:type="spellStart"/>
      <w:r w:rsidR="00C253D2" w:rsidRPr="009B2A8C">
        <w:rPr>
          <w:sz w:val="24"/>
          <w:szCs w:val="24"/>
          <w:lang w:val="en-US"/>
        </w:rPr>
        <w:t>tugas</w:t>
      </w:r>
      <w:proofErr w:type="spellEnd"/>
      <w:r w:rsidR="00C253D2" w:rsidRPr="009B2A8C">
        <w:rPr>
          <w:sz w:val="24"/>
          <w:szCs w:val="24"/>
          <w:lang w:val="en-US"/>
        </w:rPr>
        <w:t>.</w:t>
      </w:r>
      <w:r w:rsidR="00E56378" w:rsidRPr="009B2A8C">
        <w:rPr>
          <w:sz w:val="24"/>
          <w:szCs w:val="24"/>
          <w:lang w:val="en-US"/>
        </w:rPr>
        <w:t xml:space="preserve"> </w:t>
      </w:r>
      <w:proofErr w:type="spellStart"/>
      <w:r w:rsidR="00E56378" w:rsidRPr="009B2A8C">
        <w:rPr>
          <w:sz w:val="24"/>
          <w:szCs w:val="24"/>
          <w:lang w:val="en-US"/>
        </w:rPr>
        <w:t>Kebijakan</w:t>
      </w:r>
      <w:proofErr w:type="spellEnd"/>
      <w:r w:rsidR="00E56378" w:rsidRPr="009B2A8C">
        <w:rPr>
          <w:sz w:val="24"/>
          <w:szCs w:val="24"/>
          <w:lang w:val="en-US"/>
        </w:rPr>
        <w:t xml:space="preserve"> </w:t>
      </w:r>
      <w:proofErr w:type="spellStart"/>
      <w:r w:rsidR="00175529">
        <w:rPr>
          <w:sz w:val="24"/>
          <w:szCs w:val="24"/>
          <w:lang w:val="en-US"/>
        </w:rPr>
        <w:t>kerja</w:t>
      </w:r>
      <w:proofErr w:type="spellEnd"/>
      <w:r w:rsidR="00175529">
        <w:rPr>
          <w:sz w:val="24"/>
          <w:szCs w:val="24"/>
          <w:lang w:val="en-US"/>
        </w:rPr>
        <w:t xml:space="preserve"> </w:t>
      </w:r>
      <w:proofErr w:type="spellStart"/>
      <w:r w:rsidR="00175529">
        <w:rPr>
          <w:sz w:val="24"/>
          <w:szCs w:val="24"/>
          <w:lang w:val="en-US"/>
        </w:rPr>
        <w:t>fleksibel</w:t>
      </w:r>
      <w:proofErr w:type="spellEnd"/>
      <w:r w:rsidR="00E56378" w:rsidRPr="009B2A8C">
        <w:rPr>
          <w:sz w:val="24"/>
          <w:szCs w:val="24"/>
          <w:lang w:val="en-US"/>
        </w:rPr>
        <w:t xml:space="preserve"> di KPPN KPH </w:t>
      </w:r>
      <w:proofErr w:type="spellStart"/>
      <w:r w:rsidR="00E56378" w:rsidRPr="009B2A8C">
        <w:rPr>
          <w:sz w:val="24"/>
          <w:szCs w:val="24"/>
          <w:lang w:val="en-US"/>
        </w:rPr>
        <w:t>harus</w:t>
      </w:r>
      <w:proofErr w:type="spellEnd"/>
      <w:r w:rsidR="00E56378" w:rsidRPr="009B2A8C">
        <w:rPr>
          <w:sz w:val="24"/>
          <w:szCs w:val="24"/>
          <w:lang w:val="en-US"/>
        </w:rPr>
        <w:t xml:space="preserve"> </w:t>
      </w:r>
      <w:proofErr w:type="spellStart"/>
      <w:r w:rsidR="00E56378" w:rsidRPr="009B2A8C">
        <w:rPr>
          <w:sz w:val="24"/>
          <w:szCs w:val="24"/>
          <w:lang w:val="en-US"/>
        </w:rPr>
        <w:t>diintegrasikan</w:t>
      </w:r>
      <w:proofErr w:type="spellEnd"/>
      <w:r w:rsidR="00E56378" w:rsidRPr="009B2A8C">
        <w:rPr>
          <w:sz w:val="24"/>
          <w:szCs w:val="24"/>
          <w:lang w:val="en-US"/>
        </w:rPr>
        <w:t xml:space="preserve"> </w:t>
      </w:r>
      <w:proofErr w:type="spellStart"/>
      <w:r w:rsidR="00E56378" w:rsidRPr="009B2A8C">
        <w:rPr>
          <w:sz w:val="24"/>
          <w:szCs w:val="24"/>
          <w:lang w:val="en-US"/>
        </w:rPr>
        <w:t>secara</w:t>
      </w:r>
      <w:proofErr w:type="spellEnd"/>
      <w:r w:rsidR="00E56378" w:rsidRPr="009B2A8C">
        <w:rPr>
          <w:sz w:val="24"/>
          <w:szCs w:val="24"/>
          <w:lang w:val="en-US"/>
        </w:rPr>
        <w:t xml:space="preserve"> </w:t>
      </w:r>
      <w:proofErr w:type="spellStart"/>
      <w:r w:rsidR="00E56378" w:rsidRPr="009B2A8C">
        <w:rPr>
          <w:sz w:val="24"/>
          <w:szCs w:val="24"/>
          <w:lang w:val="en-US"/>
        </w:rPr>
        <w:t>utuh</w:t>
      </w:r>
      <w:proofErr w:type="spellEnd"/>
      <w:r w:rsidR="00E56378" w:rsidRPr="009B2A8C">
        <w:rPr>
          <w:sz w:val="24"/>
          <w:szCs w:val="24"/>
          <w:lang w:val="en-US"/>
        </w:rPr>
        <w:t xml:space="preserve"> </w:t>
      </w:r>
      <w:proofErr w:type="spellStart"/>
      <w:r w:rsidR="00E56378" w:rsidRPr="009B2A8C">
        <w:rPr>
          <w:sz w:val="24"/>
          <w:szCs w:val="24"/>
          <w:lang w:val="en-US"/>
        </w:rPr>
        <w:t>dengan</w:t>
      </w:r>
      <w:proofErr w:type="spellEnd"/>
      <w:r w:rsidR="00E56378" w:rsidRPr="009B2A8C">
        <w:rPr>
          <w:sz w:val="24"/>
          <w:szCs w:val="24"/>
          <w:lang w:val="en-US"/>
        </w:rPr>
        <w:t xml:space="preserve"> </w:t>
      </w:r>
      <w:proofErr w:type="spellStart"/>
      <w:r w:rsidR="00E56378" w:rsidRPr="009B2A8C">
        <w:rPr>
          <w:sz w:val="24"/>
          <w:szCs w:val="24"/>
          <w:lang w:val="en-US"/>
        </w:rPr>
        <w:t>manajemen</w:t>
      </w:r>
      <w:proofErr w:type="spellEnd"/>
      <w:r w:rsidR="00E56378" w:rsidRPr="009B2A8C">
        <w:rPr>
          <w:sz w:val="24"/>
          <w:szCs w:val="24"/>
          <w:lang w:val="en-US"/>
        </w:rPr>
        <w:t xml:space="preserve"> </w:t>
      </w:r>
      <w:proofErr w:type="spellStart"/>
      <w:r w:rsidR="00E56378" w:rsidRPr="009B2A8C">
        <w:rPr>
          <w:sz w:val="24"/>
          <w:szCs w:val="24"/>
          <w:lang w:val="en-US"/>
        </w:rPr>
        <w:t>desain</w:t>
      </w:r>
      <w:proofErr w:type="spellEnd"/>
      <w:r w:rsidR="00E56378" w:rsidRPr="009B2A8C">
        <w:rPr>
          <w:sz w:val="24"/>
          <w:szCs w:val="24"/>
          <w:lang w:val="en-US"/>
        </w:rPr>
        <w:t xml:space="preserve"> </w:t>
      </w:r>
      <w:proofErr w:type="spellStart"/>
      <w:r w:rsidR="00E56378" w:rsidRPr="009B2A8C">
        <w:rPr>
          <w:sz w:val="24"/>
          <w:szCs w:val="24"/>
          <w:lang w:val="en-US"/>
        </w:rPr>
        <w:t>pekerjaan</w:t>
      </w:r>
      <w:proofErr w:type="spellEnd"/>
      <w:r w:rsidR="00E56378" w:rsidRPr="009B2A8C">
        <w:rPr>
          <w:sz w:val="24"/>
          <w:szCs w:val="24"/>
          <w:lang w:val="en-US"/>
        </w:rPr>
        <w:t xml:space="preserve"> agar </w:t>
      </w:r>
      <w:proofErr w:type="spellStart"/>
      <w:r w:rsidR="00E56378" w:rsidRPr="009B2A8C">
        <w:rPr>
          <w:sz w:val="24"/>
          <w:szCs w:val="24"/>
          <w:lang w:val="en-US"/>
        </w:rPr>
        <w:t>keleluasaan</w:t>
      </w:r>
      <w:proofErr w:type="spellEnd"/>
      <w:r w:rsidR="00D7400D">
        <w:rPr>
          <w:sz w:val="24"/>
          <w:szCs w:val="24"/>
          <w:lang w:val="en-US"/>
        </w:rPr>
        <w:t xml:space="preserve"> </w:t>
      </w:r>
      <w:proofErr w:type="spellStart"/>
      <w:r w:rsidR="00D7400D">
        <w:rPr>
          <w:sz w:val="24"/>
          <w:szCs w:val="24"/>
          <w:lang w:val="en-US"/>
        </w:rPr>
        <w:t>kerja</w:t>
      </w:r>
      <w:proofErr w:type="spellEnd"/>
      <w:r w:rsidR="00D7400D">
        <w:rPr>
          <w:sz w:val="24"/>
          <w:szCs w:val="24"/>
          <w:lang w:val="en-US"/>
        </w:rPr>
        <w:t xml:space="preserve"> </w:t>
      </w:r>
      <w:proofErr w:type="spellStart"/>
      <w:r w:rsidR="00D7400D">
        <w:rPr>
          <w:sz w:val="24"/>
          <w:szCs w:val="24"/>
          <w:lang w:val="en-US"/>
        </w:rPr>
        <w:t>fleksibel</w:t>
      </w:r>
      <w:proofErr w:type="spellEnd"/>
      <w:r w:rsidR="00D7400D">
        <w:rPr>
          <w:sz w:val="24"/>
          <w:szCs w:val="24"/>
          <w:lang w:val="en-US"/>
        </w:rPr>
        <w:t>;</w:t>
      </w:r>
      <w:r w:rsidR="00E56378" w:rsidRPr="009B2A8C">
        <w:rPr>
          <w:sz w:val="24"/>
          <w:szCs w:val="24"/>
          <w:lang w:val="en-US"/>
        </w:rPr>
        <w:t xml:space="preserve"> </w:t>
      </w:r>
      <w:proofErr w:type="spellStart"/>
      <w:r w:rsidR="00E56378" w:rsidRPr="009B2A8C">
        <w:rPr>
          <w:sz w:val="24"/>
          <w:szCs w:val="24"/>
          <w:lang w:val="en-US"/>
        </w:rPr>
        <w:t>tetap</w:t>
      </w:r>
      <w:proofErr w:type="spellEnd"/>
      <w:r w:rsidR="00E56378" w:rsidRPr="009B2A8C">
        <w:rPr>
          <w:sz w:val="24"/>
          <w:szCs w:val="24"/>
          <w:lang w:val="en-US"/>
        </w:rPr>
        <w:t xml:space="preserve"> </w:t>
      </w:r>
      <w:proofErr w:type="spellStart"/>
      <w:r w:rsidR="00E56378" w:rsidRPr="009B2A8C">
        <w:rPr>
          <w:sz w:val="24"/>
          <w:szCs w:val="24"/>
          <w:lang w:val="en-US"/>
        </w:rPr>
        <w:t>selaras</w:t>
      </w:r>
      <w:proofErr w:type="spellEnd"/>
      <w:r w:rsidR="00E56378" w:rsidRPr="009B2A8C">
        <w:rPr>
          <w:sz w:val="24"/>
          <w:szCs w:val="24"/>
          <w:lang w:val="en-US"/>
        </w:rPr>
        <w:t xml:space="preserve"> </w:t>
      </w:r>
      <w:proofErr w:type="spellStart"/>
      <w:r w:rsidR="00E56378" w:rsidRPr="009B2A8C">
        <w:rPr>
          <w:sz w:val="24"/>
          <w:szCs w:val="24"/>
          <w:lang w:val="en-US"/>
        </w:rPr>
        <w:t>dengan</w:t>
      </w:r>
      <w:proofErr w:type="spellEnd"/>
      <w:r w:rsidR="00E56378" w:rsidRPr="009B2A8C">
        <w:rPr>
          <w:sz w:val="24"/>
          <w:szCs w:val="24"/>
          <w:lang w:val="en-US"/>
        </w:rPr>
        <w:t xml:space="preserve"> </w:t>
      </w:r>
      <w:proofErr w:type="spellStart"/>
      <w:r w:rsidR="00E56378" w:rsidRPr="009B2A8C">
        <w:rPr>
          <w:sz w:val="24"/>
          <w:szCs w:val="24"/>
          <w:lang w:val="en-US"/>
        </w:rPr>
        <w:t>pemenuhan</w:t>
      </w:r>
      <w:proofErr w:type="spellEnd"/>
      <w:r w:rsidR="00E56378" w:rsidRPr="009B2A8C">
        <w:rPr>
          <w:sz w:val="24"/>
          <w:szCs w:val="24"/>
          <w:lang w:val="en-US"/>
        </w:rPr>
        <w:t xml:space="preserve"> SLA dan </w:t>
      </w:r>
      <w:proofErr w:type="spellStart"/>
      <w:r w:rsidR="00E56378" w:rsidRPr="009B2A8C">
        <w:rPr>
          <w:sz w:val="24"/>
          <w:szCs w:val="24"/>
          <w:lang w:val="en-US"/>
        </w:rPr>
        <w:t>standar</w:t>
      </w:r>
      <w:proofErr w:type="spellEnd"/>
      <w:r w:rsidR="00E56378" w:rsidRPr="009B2A8C">
        <w:rPr>
          <w:sz w:val="24"/>
          <w:szCs w:val="24"/>
          <w:lang w:val="en-US"/>
        </w:rPr>
        <w:t xml:space="preserve"> </w:t>
      </w:r>
      <w:r w:rsidR="00E56378" w:rsidRPr="00D7400D">
        <w:rPr>
          <w:i/>
          <w:iCs/>
          <w:sz w:val="24"/>
          <w:szCs w:val="24"/>
          <w:lang w:val="en-US"/>
        </w:rPr>
        <w:t>zero error</w:t>
      </w:r>
      <w:r w:rsidR="00E56378" w:rsidRPr="009B2A8C">
        <w:rPr>
          <w:sz w:val="24"/>
          <w:szCs w:val="24"/>
          <w:lang w:val="en-US"/>
        </w:rPr>
        <w:t xml:space="preserve"> </w:t>
      </w:r>
      <w:proofErr w:type="spellStart"/>
      <w:r w:rsidR="00E56378" w:rsidRPr="009B2A8C">
        <w:rPr>
          <w:sz w:val="24"/>
          <w:szCs w:val="24"/>
          <w:lang w:val="en-US"/>
        </w:rPr>
        <w:t>layanan</w:t>
      </w:r>
      <w:proofErr w:type="spellEnd"/>
      <w:r w:rsidR="00E56378" w:rsidRPr="009B2A8C">
        <w:rPr>
          <w:sz w:val="24"/>
          <w:szCs w:val="24"/>
          <w:lang w:val="en-US"/>
        </w:rPr>
        <w:t xml:space="preserve"> </w:t>
      </w:r>
      <w:proofErr w:type="spellStart"/>
      <w:r w:rsidR="00E56378" w:rsidRPr="009B2A8C">
        <w:rPr>
          <w:sz w:val="24"/>
          <w:szCs w:val="24"/>
          <w:lang w:val="en-US"/>
        </w:rPr>
        <w:t>perbendaharaan</w:t>
      </w:r>
      <w:proofErr w:type="spellEnd"/>
      <w:r w:rsidR="00E56378" w:rsidRPr="009B2A8C">
        <w:rPr>
          <w:sz w:val="24"/>
          <w:szCs w:val="24"/>
          <w:lang w:val="en-US"/>
        </w:rPr>
        <w:t xml:space="preserve"> negara.</w:t>
      </w:r>
    </w:p>
    <w:p w14:paraId="609ACAEE" w14:textId="6F4594F9" w:rsidR="00C253D2" w:rsidRPr="009B2A8C" w:rsidRDefault="00947A23" w:rsidP="00947A23">
      <w:pPr>
        <w:pStyle w:val="ListParagraph"/>
        <w:ind w:left="1440" w:firstLine="0"/>
        <w:jc w:val="center"/>
        <w:rPr>
          <w:sz w:val="24"/>
          <w:szCs w:val="24"/>
          <w:lang w:val="en-US"/>
        </w:rPr>
      </w:pPr>
      <w:r w:rsidRPr="009B2A8C">
        <w:rPr>
          <w:sz w:val="24"/>
          <w:szCs w:val="24"/>
          <w:lang w:val="en-US"/>
        </w:rPr>
        <w:lastRenderedPageBreak/>
        <w:t>BAB V</w:t>
      </w:r>
    </w:p>
    <w:p w14:paraId="58E2A5AD" w14:textId="6C7B1FDA" w:rsidR="00D34417" w:rsidRPr="009B2A8C" w:rsidRDefault="00947A23" w:rsidP="00D34417">
      <w:pPr>
        <w:pStyle w:val="ListParagraph"/>
        <w:ind w:left="1440" w:firstLine="0"/>
        <w:jc w:val="center"/>
        <w:rPr>
          <w:sz w:val="24"/>
          <w:szCs w:val="24"/>
          <w:lang w:val="en-US"/>
        </w:rPr>
      </w:pPr>
      <w:r w:rsidRPr="009B2A8C">
        <w:rPr>
          <w:sz w:val="24"/>
          <w:szCs w:val="24"/>
          <w:lang w:val="en-US"/>
        </w:rPr>
        <w:t>SIMPULAN DAN SARAN</w:t>
      </w:r>
    </w:p>
    <w:p w14:paraId="76233979" w14:textId="3E943C44" w:rsidR="00D34417" w:rsidRPr="009B2A8C" w:rsidRDefault="00E005CE" w:rsidP="003A2774">
      <w:pPr>
        <w:pStyle w:val="ListParagraph"/>
        <w:numPr>
          <w:ilvl w:val="0"/>
          <w:numId w:val="23"/>
        </w:numPr>
        <w:rPr>
          <w:sz w:val="24"/>
          <w:szCs w:val="24"/>
          <w:lang w:val="en-US"/>
        </w:rPr>
      </w:pPr>
      <w:proofErr w:type="spellStart"/>
      <w:r w:rsidRPr="009B2A8C">
        <w:rPr>
          <w:sz w:val="24"/>
          <w:szCs w:val="24"/>
          <w:lang w:val="en-US"/>
        </w:rPr>
        <w:t>Simpulan</w:t>
      </w:r>
      <w:proofErr w:type="spellEnd"/>
    </w:p>
    <w:p w14:paraId="21B12245" w14:textId="64644248" w:rsidR="00F46D2A" w:rsidRPr="009B2A8C" w:rsidRDefault="00E005CE" w:rsidP="00E005CE">
      <w:pPr>
        <w:pStyle w:val="ListParagraph"/>
        <w:ind w:left="720" w:firstLine="0"/>
        <w:rPr>
          <w:sz w:val="24"/>
          <w:szCs w:val="24"/>
          <w:lang w:val="en-US"/>
        </w:rPr>
      </w:pPr>
      <w:proofErr w:type="spellStart"/>
      <w:r w:rsidRPr="009B2A8C">
        <w:rPr>
          <w:sz w:val="24"/>
          <w:szCs w:val="24"/>
          <w:lang w:val="en-US"/>
        </w:rPr>
        <w:t>Berdasarkan</w:t>
      </w:r>
      <w:proofErr w:type="spellEnd"/>
      <w:r w:rsidRPr="009B2A8C">
        <w:rPr>
          <w:sz w:val="24"/>
          <w:szCs w:val="24"/>
          <w:lang w:val="en-US"/>
        </w:rPr>
        <w:t xml:space="preserve"> </w:t>
      </w:r>
      <w:proofErr w:type="spellStart"/>
      <w:r w:rsidRPr="009B2A8C">
        <w:rPr>
          <w:sz w:val="24"/>
          <w:szCs w:val="24"/>
          <w:lang w:val="en-US"/>
        </w:rPr>
        <w:t>hasil</w:t>
      </w:r>
      <w:proofErr w:type="spellEnd"/>
      <w:r w:rsidRPr="009B2A8C">
        <w:rPr>
          <w:sz w:val="24"/>
          <w:szCs w:val="24"/>
          <w:lang w:val="en-US"/>
        </w:rPr>
        <w:t xml:space="preserve"> </w:t>
      </w:r>
      <w:proofErr w:type="spellStart"/>
      <w:r w:rsidRPr="009B2A8C">
        <w:rPr>
          <w:sz w:val="24"/>
          <w:szCs w:val="24"/>
          <w:lang w:val="en-US"/>
        </w:rPr>
        <w:t>penelitian</w:t>
      </w:r>
      <w:proofErr w:type="spellEnd"/>
      <w:r w:rsidRPr="009B2A8C">
        <w:rPr>
          <w:sz w:val="24"/>
          <w:szCs w:val="24"/>
          <w:lang w:val="en-US"/>
        </w:rPr>
        <w:t xml:space="preserve"> dan </w:t>
      </w:r>
      <w:proofErr w:type="spellStart"/>
      <w:r w:rsidR="0054223A" w:rsidRPr="009B2A8C">
        <w:rPr>
          <w:sz w:val="24"/>
          <w:szCs w:val="24"/>
          <w:lang w:val="en-US"/>
        </w:rPr>
        <w:t>analisis</w:t>
      </w:r>
      <w:proofErr w:type="spellEnd"/>
      <w:r w:rsidR="0054223A" w:rsidRPr="009B2A8C">
        <w:rPr>
          <w:sz w:val="24"/>
          <w:szCs w:val="24"/>
          <w:lang w:val="en-US"/>
        </w:rPr>
        <w:t xml:space="preserve"> </w:t>
      </w:r>
      <w:proofErr w:type="spellStart"/>
      <w:r w:rsidR="0054223A" w:rsidRPr="009B2A8C">
        <w:rPr>
          <w:sz w:val="24"/>
          <w:szCs w:val="24"/>
          <w:lang w:val="en-US"/>
        </w:rPr>
        <w:t>menggunakan</w:t>
      </w:r>
      <w:proofErr w:type="spellEnd"/>
      <w:r w:rsidR="0054223A" w:rsidRPr="009B2A8C">
        <w:rPr>
          <w:sz w:val="24"/>
          <w:szCs w:val="24"/>
          <w:lang w:val="en-US"/>
        </w:rPr>
        <w:t xml:space="preserve"> </w:t>
      </w:r>
      <w:proofErr w:type="spellStart"/>
      <w:r w:rsidR="0054223A" w:rsidRPr="009B2A8C">
        <w:rPr>
          <w:sz w:val="24"/>
          <w:szCs w:val="24"/>
          <w:lang w:val="en-US"/>
        </w:rPr>
        <w:t>metode</w:t>
      </w:r>
      <w:proofErr w:type="spellEnd"/>
      <w:r w:rsidR="0054223A" w:rsidRPr="009B2A8C">
        <w:rPr>
          <w:sz w:val="24"/>
          <w:szCs w:val="24"/>
          <w:lang w:val="en-US"/>
        </w:rPr>
        <w:t xml:space="preserve"> SEM-PLS </w:t>
      </w:r>
      <w:proofErr w:type="spellStart"/>
      <w:r w:rsidR="0054223A" w:rsidRPr="009B2A8C">
        <w:rPr>
          <w:sz w:val="24"/>
          <w:szCs w:val="24"/>
          <w:lang w:val="en-US"/>
        </w:rPr>
        <w:t>terhadap</w:t>
      </w:r>
      <w:proofErr w:type="spellEnd"/>
      <w:r w:rsidR="0054223A" w:rsidRPr="009B2A8C">
        <w:rPr>
          <w:sz w:val="24"/>
          <w:szCs w:val="24"/>
          <w:lang w:val="en-US"/>
        </w:rPr>
        <w:t xml:space="preserve"> 33 </w:t>
      </w:r>
      <w:proofErr w:type="spellStart"/>
      <w:r w:rsidR="0054223A" w:rsidRPr="009B2A8C">
        <w:rPr>
          <w:sz w:val="24"/>
          <w:szCs w:val="24"/>
          <w:lang w:val="en-US"/>
        </w:rPr>
        <w:t>responden</w:t>
      </w:r>
      <w:proofErr w:type="spellEnd"/>
      <w:r w:rsidR="0054223A" w:rsidRPr="009B2A8C">
        <w:rPr>
          <w:sz w:val="24"/>
          <w:szCs w:val="24"/>
          <w:lang w:val="en-US"/>
        </w:rPr>
        <w:t xml:space="preserve"> </w:t>
      </w:r>
      <w:proofErr w:type="spellStart"/>
      <w:r w:rsidR="0054223A" w:rsidRPr="009B2A8C">
        <w:rPr>
          <w:sz w:val="24"/>
          <w:szCs w:val="24"/>
          <w:lang w:val="en-US"/>
        </w:rPr>
        <w:t>pegawai</w:t>
      </w:r>
      <w:proofErr w:type="spellEnd"/>
      <w:r w:rsidR="0054223A" w:rsidRPr="009B2A8C">
        <w:rPr>
          <w:sz w:val="24"/>
          <w:szCs w:val="24"/>
          <w:lang w:val="en-US"/>
        </w:rPr>
        <w:t xml:space="preserve"> pada KPPN KPH, </w:t>
      </w:r>
      <w:proofErr w:type="spellStart"/>
      <w:r w:rsidR="0054223A" w:rsidRPr="009B2A8C">
        <w:rPr>
          <w:sz w:val="24"/>
          <w:szCs w:val="24"/>
          <w:lang w:val="en-US"/>
        </w:rPr>
        <w:t>dapat</w:t>
      </w:r>
      <w:proofErr w:type="spellEnd"/>
      <w:r w:rsidR="0054223A" w:rsidRPr="009B2A8C">
        <w:rPr>
          <w:sz w:val="24"/>
          <w:szCs w:val="24"/>
          <w:lang w:val="en-US"/>
        </w:rPr>
        <w:t xml:space="preserve"> </w:t>
      </w:r>
      <w:proofErr w:type="spellStart"/>
      <w:r w:rsidR="0054223A" w:rsidRPr="009B2A8C">
        <w:rPr>
          <w:sz w:val="24"/>
          <w:szCs w:val="24"/>
          <w:lang w:val="en-US"/>
        </w:rPr>
        <w:t>diambil</w:t>
      </w:r>
      <w:proofErr w:type="spellEnd"/>
      <w:r w:rsidR="0054223A" w:rsidRPr="009B2A8C">
        <w:rPr>
          <w:sz w:val="24"/>
          <w:szCs w:val="24"/>
          <w:lang w:val="en-US"/>
        </w:rPr>
        <w:t xml:space="preserve"> </w:t>
      </w:r>
      <w:proofErr w:type="spellStart"/>
      <w:r w:rsidR="00A90038">
        <w:rPr>
          <w:sz w:val="24"/>
          <w:szCs w:val="24"/>
          <w:lang w:val="en-US"/>
        </w:rPr>
        <w:t>k</w:t>
      </w:r>
      <w:r w:rsidR="00F46D2A" w:rsidRPr="009B2A8C">
        <w:rPr>
          <w:sz w:val="24"/>
          <w:szCs w:val="24"/>
          <w:lang w:val="en-US"/>
        </w:rPr>
        <w:t>esimpulan</w:t>
      </w:r>
      <w:proofErr w:type="spellEnd"/>
      <w:r w:rsidR="00F46D2A" w:rsidRPr="009B2A8C">
        <w:rPr>
          <w:sz w:val="24"/>
          <w:szCs w:val="24"/>
          <w:lang w:val="en-US"/>
        </w:rPr>
        <w:t xml:space="preserve"> </w:t>
      </w:r>
      <w:proofErr w:type="spellStart"/>
      <w:r w:rsidR="00F46D2A" w:rsidRPr="009B2A8C">
        <w:rPr>
          <w:sz w:val="24"/>
          <w:szCs w:val="24"/>
          <w:lang w:val="en-US"/>
        </w:rPr>
        <w:t>sebagai</w:t>
      </w:r>
      <w:proofErr w:type="spellEnd"/>
      <w:r w:rsidR="00F46D2A" w:rsidRPr="009B2A8C">
        <w:rPr>
          <w:sz w:val="24"/>
          <w:szCs w:val="24"/>
          <w:lang w:val="en-US"/>
        </w:rPr>
        <w:t xml:space="preserve"> </w:t>
      </w:r>
      <w:proofErr w:type="spellStart"/>
      <w:r w:rsidR="00F46D2A" w:rsidRPr="009B2A8C">
        <w:rPr>
          <w:sz w:val="24"/>
          <w:szCs w:val="24"/>
          <w:lang w:val="en-US"/>
        </w:rPr>
        <w:t>berikut</w:t>
      </w:r>
      <w:proofErr w:type="spellEnd"/>
      <w:r w:rsidR="00A90038">
        <w:rPr>
          <w:sz w:val="24"/>
          <w:szCs w:val="24"/>
          <w:lang w:val="en-US"/>
        </w:rPr>
        <w:t>:</w:t>
      </w:r>
    </w:p>
    <w:p w14:paraId="0B7622FB" w14:textId="01F4A595" w:rsidR="00E005CE" w:rsidRPr="009B2A8C" w:rsidRDefault="006A51F3" w:rsidP="003A2774">
      <w:pPr>
        <w:pStyle w:val="ListParagraph"/>
        <w:numPr>
          <w:ilvl w:val="0"/>
          <w:numId w:val="24"/>
        </w:numPr>
        <w:rPr>
          <w:sz w:val="24"/>
          <w:szCs w:val="24"/>
          <w:lang w:val="en-US"/>
        </w:rPr>
      </w:pPr>
      <w:proofErr w:type="spellStart"/>
      <w:r w:rsidRPr="009B2A8C">
        <w:rPr>
          <w:sz w:val="24"/>
          <w:szCs w:val="24"/>
          <w:lang w:val="en-US"/>
        </w:rPr>
        <w:t>Sistem</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Fleksibel</w:t>
      </w:r>
      <w:proofErr w:type="spellEnd"/>
      <w:r w:rsidRPr="009B2A8C">
        <w:rPr>
          <w:sz w:val="24"/>
          <w:szCs w:val="24"/>
          <w:lang w:val="en-US"/>
        </w:rPr>
        <w:t xml:space="preserve"> </w:t>
      </w:r>
      <w:proofErr w:type="spellStart"/>
      <w:r w:rsidRPr="009B2A8C">
        <w:rPr>
          <w:sz w:val="24"/>
          <w:szCs w:val="24"/>
          <w:lang w:val="en-US"/>
        </w:rPr>
        <w:t>tidak</w:t>
      </w:r>
      <w:proofErr w:type="spellEnd"/>
      <w:r w:rsidRPr="009B2A8C">
        <w:rPr>
          <w:sz w:val="24"/>
          <w:szCs w:val="24"/>
          <w:lang w:val="en-US"/>
        </w:rPr>
        <w:t xml:space="preserve"> </w:t>
      </w:r>
      <w:proofErr w:type="spellStart"/>
      <w:r w:rsidRPr="009B2A8C">
        <w:rPr>
          <w:sz w:val="24"/>
          <w:szCs w:val="24"/>
          <w:lang w:val="en-US"/>
        </w:rPr>
        <w:t>berpengaruh</w:t>
      </w:r>
      <w:proofErr w:type="spellEnd"/>
      <w:r w:rsidRPr="009B2A8C">
        <w:rPr>
          <w:sz w:val="24"/>
          <w:szCs w:val="24"/>
          <w:lang w:val="en-US"/>
        </w:rPr>
        <w:t xml:space="preserve"> </w:t>
      </w:r>
      <w:proofErr w:type="spellStart"/>
      <w:r w:rsidRPr="009B2A8C">
        <w:rPr>
          <w:sz w:val="24"/>
          <w:szCs w:val="24"/>
          <w:lang w:val="en-US"/>
        </w:rPr>
        <w:t>positif</w:t>
      </w:r>
      <w:proofErr w:type="spellEnd"/>
      <w:r w:rsidRPr="009B2A8C">
        <w:rPr>
          <w:sz w:val="24"/>
          <w:szCs w:val="24"/>
          <w:lang w:val="en-US"/>
        </w:rPr>
        <w:t xml:space="preserve"> dan </w:t>
      </w:r>
      <w:proofErr w:type="spellStart"/>
      <w:r w:rsidRPr="009B2A8C">
        <w:rPr>
          <w:sz w:val="24"/>
          <w:szCs w:val="24"/>
          <w:lang w:val="en-US"/>
        </w:rPr>
        <w:t>signifikan</w:t>
      </w:r>
      <w:proofErr w:type="spellEnd"/>
      <w:r w:rsidRPr="009B2A8C">
        <w:rPr>
          <w:sz w:val="24"/>
          <w:szCs w:val="24"/>
          <w:lang w:val="en-US"/>
        </w:rPr>
        <w:t xml:space="preserve"> </w:t>
      </w:r>
      <w:proofErr w:type="spellStart"/>
      <w:r w:rsidRPr="009B2A8C">
        <w:rPr>
          <w:sz w:val="24"/>
          <w:szCs w:val="24"/>
          <w:lang w:val="en-US"/>
        </w:rPr>
        <w:t>secara</w:t>
      </w:r>
      <w:proofErr w:type="spellEnd"/>
      <w:r w:rsidRPr="009B2A8C">
        <w:rPr>
          <w:sz w:val="24"/>
          <w:szCs w:val="24"/>
          <w:lang w:val="en-US"/>
        </w:rPr>
        <w:t xml:space="preserve"> </w:t>
      </w:r>
      <w:proofErr w:type="spellStart"/>
      <w:r w:rsidRPr="009B2A8C">
        <w:rPr>
          <w:sz w:val="24"/>
          <w:szCs w:val="24"/>
          <w:lang w:val="en-US"/>
        </w:rPr>
        <w:t>langsung</w:t>
      </w:r>
      <w:proofErr w:type="spellEnd"/>
      <w:r w:rsidRPr="009B2A8C">
        <w:rPr>
          <w:sz w:val="24"/>
          <w:szCs w:val="24"/>
          <w:lang w:val="en-US"/>
        </w:rPr>
        <w:t xml:space="preserve"> </w:t>
      </w:r>
      <w:proofErr w:type="spellStart"/>
      <w:r w:rsidRPr="009B2A8C">
        <w:rPr>
          <w:sz w:val="24"/>
          <w:szCs w:val="24"/>
          <w:lang w:val="en-US"/>
        </w:rPr>
        <w:t>terhadap</w:t>
      </w:r>
      <w:proofErr w:type="spellEnd"/>
      <w:r w:rsidRPr="009B2A8C">
        <w:rPr>
          <w:sz w:val="24"/>
          <w:szCs w:val="24"/>
          <w:lang w:val="en-US"/>
        </w:rPr>
        <w:t xml:space="preserve"> Kinerja </w:t>
      </w:r>
      <w:proofErr w:type="spellStart"/>
      <w:r w:rsidRPr="009B2A8C">
        <w:rPr>
          <w:sz w:val="24"/>
          <w:szCs w:val="24"/>
          <w:lang w:val="en-US"/>
        </w:rPr>
        <w:t>Pegawai</w:t>
      </w:r>
      <w:proofErr w:type="spellEnd"/>
      <w:r w:rsidRPr="009B2A8C">
        <w:rPr>
          <w:sz w:val="24"/>
          <w:szCs w:val="24"/>
          <w:lang w:val="en-US"/>
        </w:rPr>
        <w:t xml:space="preserve"> di KPPN KPH</w:t>
      </w:r>
      <w:r w:rsidR="00FF1886" w:rsidRPr="009B2A8C">
        <w:rPr>
          <w:sz w:val="24"/>
          <w:szCs w:val="24"/>
          <w:lang w:val="en-US"/>
        </w:rPr>
        <w:t xml:space="preserve">. </w:t>
      </w:r>
      <w:proofErr w:type="spellStart"/>
      <w:r w:rsidR="00FF1886" w:rsidRPr="009B2A8C">
        <w:rPr>
          <w:sz w:val="24"/>
          <w:szCs w:val="24"/>
          <w:lang w:val="en-US"/>
        </w:rPr>
        <w:t>Temuan</w:t>
      </w:r>
      <w:proofErr w:type="spellEnd"/>
      <w:r w:rsidR="00FF1886" w:rsidRPr="009B2A8C">
        <w:rPr>
          <w:sz w:val="24"/>
          <w:szCs w:val="24"/>
          <w:lang w:val="en-US"/>
        </w:rPr>
        <w:t xml:space="preserve"> </w:t>
      </w:r>
      <w:proofErr w:type="spellStart"/>
      <w:r w:rsidR="00FF1886" w:rsidRPr="009B2A8C">
        <w:rPr>
          <w:sz w:val="24"/>
          <w:szCs w:val="24"/>
          <w:lang w:val="en-US"/>
        </w:rPr>
        <w:t>ini</w:t>
      </w:r>
      <w:proofErr w:type="spellEnd"/>
      <w:r w:rsidR="00FF1886" w:rsidRPr="009B2A8C">
        <w:rPr>
          <w:sz w:val="24"/>
          <w:szCs w:val="24"/>
          <w:lang w:val="en-US"/>
        </w:rPr>
        <w:t xml:space="preserve"> </w:t>
      </w:r>
      <w:proofErr w:type="spellStart"/>
      <w:r w:rsidR="00FF1886" w:rsidRPr="009B2A8C">
        <w:rPr>
          <w:sz w:val="24"/>
          <w:szCs w:val="24"/>
          <w:lang w:val="en-US"/>
        </w:rPr>
        <w:t>menjadi</w:t>
      </w:r>
      <w:proofErr w:type="spellEnd"/>
      <w:r w:rsidR="00FF1886" w:rsidRPr="009B2A8C">
        <w:rPr>
          <w:sz w:val="24"/>
          <w:szCs w:val="24"/>
          <w:lang w:val="en-US"/>
        </w:rPr>
        <w:t xml:space="preserve"> </w:t>
      </w:r>
      <w:proofErr w:type="spellStart"/>
      <w:r w:rsidR="00FF1886" w:rsidRPr="009B2A8C">
        <w:rPr>
          <w:sz w:val="24"/>
          <w:szCs w:val="24"/>
          <w:lang w:val="en-US"/>
        </w:rPr>
        <w:t>indikasi</w:t>
      </w:r>
      <w:proofErr w:type="spellEnd"/>
      <w:r w:rsidR="00FF1886" w:rsidRPr="009B2A8C">
        <w:rPr>
          <w:sz w:val="24"/>
          <w:szCs w:val="24"/>
          <w:lang w:val="en-US"/>
        </w:rPr>
        <w:t xml:space="preserve"> </w:t>
      </w:r>
      <w:proofErr w:type="spellStart"/>
      <w:r w:rsidR="00FF1886" w:rsidRPr="009B2A8C">
        <w:rPr>
          <w:sz w:val="24"/>
          <w:szCs w:val="24"/>
          <w:lang w:val="en-US"/>
        </w:rPr>
        <w:t>bahwa</w:t>
      </w:r>
      <w:proofErr w:type="spellEnd"/>
      <w:r w:rsidR="00FF1886" w:rsidRPr="009B2A8C">
        <w:rPr>
          <w:sz w:val="24"/>
          <w:szCs w:val="24"/>
          <w:lang w:val="en-US"/>
        </w:rPr>
        <w:t xml:space="preserve"> </w:t>
      </w:r>
      <w:proofErr w:type="spellStart"/>
      <w:r w:rsidR="00FF1886" w:rsidRPr="009B2A8C">
        <w:rPr>
          <w:sz w:val="24"/>
          <w:szCs w:val="24"/>
          <w:lang w:val="en-US"/>
        </w:rPr>
        <w:t>sekadar</w:t>
      </w:r>
      <w:proofErr w:type="spellEnd"/>
      <w:r w:rsidR="00FF1886" w:rsidRPr="009B2A8C">
        <w:rPr>
          <w:sz w:val="24"/>
          <w:szCs w:val="24"/>
          <w:lang w:val="en-US"/>
        </w:rPr>
        <w:t xml:space="preserve"> </w:t>
      </w:r>
      <w:proofErr w:type="spellStart"/>
      <w:r w:rsidR="00FF1886" w:rsidRPr="009B2A8C">
        <w:rPr>
          <w:sz w:val="24"/>
          <w:szCs w:val="24"/>
          <w:lang w:val="en-US"/>
        </w:rPr>
        <w:t>memberikan</w:t>
      </w:r>
      <w:proofErr w:type="spellEnd"/>
      <w:r w:rsidR="00FF1886" w:rsidRPr="009B2A8C">
        <w:rPr>
          <w:sz w:val="24"/>
          <w:szCs w:val="24"/>
          <w:lang w:val="en-US"/>
        </w:rPr>
        <w:t xml:space="preserve"> </w:t>
      </w:r>
      <w:proofErr w:type="spellStart"/>
      <w:r w:rsidR="00FF1886" w:rsidRPr="009B2A8C">
        <w:rPr>
          <w:sz w:val="24"/>
          <w:szCs w:val="24"/>
          <w:lang w:val="en-US"/>
        </w:rPr>
        <w:t>keleluasaan</w:t>
      </w:r>
      <w:proofErr w:type="spellEnd"/>
      <w:r w:rsidR="00FF1886" w:rsidRPr="009B2A8C">
        <w:rPr>
          <w:sz w:val="24"/>
          <w:szCs w:val="24"/>
          <w:lang w:val="en-US"/>
        </w:rPr>
        <w:t xml:space="preserve"> Lokasi </w:t>
      </w:r>
      <w:r w:rsidR="00C409D9" w:rsidRPr="009B2A8C">
        <w:rPr>
          <w:color w:val="000000"/>
          <w:sz w:val="24"/>
          <w:szCs w:val="24"/>
        </w:rPr>
        <w:t>(</w:t>
      </w:r>
      <w:proofErr w:type="spellStart"/>
      <w:r w:rsidR="00C409D9" w:rsidRPr="009B2A8C">
        <w:rPr>
          <w:i/>
          <w:iCs/>
          <w:color w:val="000000"/>
          <w:sz w:val="24"/>
          <w:szCs w:val="24"/>
        </w:rPr>
        <w:t>flexplace</w:t>
      </w:r>
      <w:proofErr w:type="spellEnd"/>
      <w:r w:rsidR="00C409D9" w:rsidRPr="009B2A8C">
        <w:rPr>
          <w:color w:val="000000"/>
          <w:sz w:val="24"/>
          <w:szCs w:val="24"/>
        </w:rPr>
        <w:t>) maupun kelonggaran waktu kerja (</w:t>
      </w:r>
      <w:proofErr w:type="spellStart"/>
      <w:r w:rsidR="00C409D9" w:rsidRPr="009B2A8C">
        <w:rPr>
          <w:i/>
          <w:iCs/>
          <w:color w:val="000000"/>
          <w:sz w:val="24"/>
          <w:szCs w:val="24"/>
        </w:rPr>
        <w:t>flextime</w:t>
      </w:r>
      <w:proofErr w:type="spellEnd"/>
      <w:r w:rsidR="00C409D9" w:rsidRPr="009B2A8C">
        <w:rPr>
          <w:color w:val="000000"/>
          <w:sz w:val="24"/>
          <w:szCs w:val="24"/>
        </w:rPr>
        <w:t>) melalui skema</w:t>
      </w:r>
      <w:r w:rsidR="00C409D9" w:rsidRPr="009B2A8C">
        <w:rPr>
          <w:rStyle w:val="apple-converted-space"/>
          <w:color w:val="000000"/>
          <w:sz w:val="24"/>
          <w:szCs w:val="24"/>
        </w:rPr>
        <w:t> </w:t>
      </w:r>
      <w:proofErr w:type="spellStart"/>
      <w:r w:rsidR="00C409D9" w:rsidRPr="009B2A8C">
        <w:rPr>
          <w:i/>
          <w:iCs/>
          <w:color w:val="000000"/>
          <w:sz w:val="24"/>
          <w:szCs w:val="24"/>
        </w:rPr>
        <w:t>Work</w:t>
      </w:r>
      <w:proofErr w:type="spellEnd"/>
      <w:r w:rsidR="00C409D9" w:rsidRPr="009B2A8C">
        <w:rPr>
          <w:i/>
          <w:iCs/>
          <w:color w:val="000000"/>
          <w:sz w:val="24"/>
          <w:szCs w:val="24"/>
        </w:rPr>
        <w:t xml:space="preserve"> </w:t>
      </w:r>
      <w:proofErr w:type="spellStart"/>
      <w:proofErr w:type="gramStart"/>
      <w:r w:rsidR="00C409D9" w:rsidRPr="009B2A8C">
        <w:rPr>
          <w:i/>
          <w:iCs/>
          <w:color w:val="000000"/>
          <w:sz w:val="24"/>
          <w:szCs w:val="24"/>
        </w:rPr>
        <w:t>From</w:t>
      </w:r>
      <w:proofErr w:type="spellEnd"/>
      <w:proofErr w:type="gramEnd"/>
      <w:r w:rsidR="00C409D9" w:rsidRPr="009B2A8C">
        <w:rPr>
          <w:i/>
          <w:iCs/>
          <w:color w:val="000000"/>
          <w:sz w:val="24"/>
          <w:szCs w:val="24"/>
        </w:rPr>
        <w:t xml:space="preserve"> </w:t>
      </w:r>
      <w:proofErr w:type="spellStart"/>
      <w:r w:rsidR="00C409D9" w:rsidRPr="009B2A8C">
        <w:rPr>
          <w:i/>
          <w:iCs/>
          <w:color w:val="000000"/>
          <w:sz w:val="24"/>
          <w:szCs w:val="24"/>
        </w:rPr>
        <w:t>Home</w:t>
      </w:r>
      <w:proofErr w:type="spellEnd"/>
      <w:r w:rsidR="00C409D9" w:rsidRPr="009B2A8C">
        <w:rPr>
          <w:rStyle w:val="apple-converted-space"/>
          <w:color w:val="000000"/>
          <w:sz w:val="24"/>
          <w:szCs w:val="24"/>
        </w:rPr>
        <w:t> </w:t>
      </w:r>
      <w:r w:rsidR="00C409D9" w:rsidRPr="009B2A8C">
        <w:rPr>
          <w:color w:val="000000"/>
          <w:sz w:val="24"/>
          <w:szCs w:val="24"/>
        </w:rPr>
        <w:t>(WFH) berbasis KMK No. 416 Tahun 2023 tidak serta-merta melipatgandakan produktivitas atau pencapaian</w:t>
      </w:r>
      <w:r w:rsidR="00C409D9" w:rsidRPr="009B2A8C">
        <w:rPr>
          <w:rStyle w:val="apple-converted-space"/>
          <w:color w:val="000000"/>
          <w:sz w:val="24"/>
          <w:szCs w:val="24"/>
        </w:rPr>
        <w:t> </w:t>
      </w:r>
      <w:r w:rsidR="00C409D9" w:rsidRPr="009B2A8C">
        <w:rPr>
          <w:i/>
          <w:iCs/>
          <w:color w:val="000000"/>
          <w:sz w:val="24"/>
          <w:szCs w:val="24"/>
        </w:rPr>
        <w:t xml:space="preserve">Service Level </w:t>
      </w:r>
      <w:proofErr w:type="spellStart"/>
      <w:r w:rsidR="00C409D9" w:rsidRPr="009B2A8C">
        <w:rPr>
          <w:i/>
          <w:iCs/>
          <w:color w:val="000000"/>
          <w:sz w:val="24"/>
          <w:szCs w:val="24"/>
        </w:rPr>
        <w:t>Agreement</w:t>
      </w:r>
      <w:proofErr w:type="spellEnd"/>
      <w:r w:rsidR="00C409D9" w:rsidRPr="009B2A8C">
        <w:rPr>
          <w:rStyle w:val="apple-converted-space"/>
          <w:color w:val="000000"/>
          <w:sz w:val="24"/>
          <w:szCs w:val="24"/>
        </w:rPr>
        <w:t> </w:t>
      </w:r>
      <w:r w:rsidR="00C409D9" w:rsidRPr="009B2A8C">
        <w:rPr>
          <w:color w:val="000000"/>
          <w:sz w:val="24"/>
          <w:szCs w:val="24"/>
        </w:rPr>
        <w:t>(SLA)</w:t>
      </w:r>
      <w:r w:rsidR="00112F1C">
        <w:rPr>
          <w:color w:val="000000"/>
          <w:sz w:val="24"/>
          <w:szCs w:val="24"/>
        </w:rPr>
        <w:t xml:space="preserve"> </w:t>
      </w:r>
      <w:r w:rsidR="00C409D9" w:rsidRPr="009B2A8C">
        <w:rPr>
          <w:color w:val="000000"/>
          <w:sz w:val="24"/>
          <w:szCs w:val="24"/>
        </w:rPr>
        <w:t>penerbitan SP2D jika berjalan tanpa penataan kembali struktur penugasan harian. Fleksibilitas fisik di luar kantor bersifat netral dan tidak bekerja secara otomatis dalam mendorong kinerja pegawai pada unit pelayanan perbendaharaan yang terikat oleh standar presisi tinggi dan prinsip</w:t>
      </w:r>
      <w:r w:rsidR="00C409D9" w:rsidRPr="009B2A8C">
        <w:rPr>
          <w:rStyle w:val="apple-converted-space"/>
          <w:color w:val="000000"/>
          <w:sz w:val="24"/>
          <w:szCs w:val="24"/>
        </w:rPr>
        <w:t> </w:t>
      </w:r>
      <w:r w:rsidR="00C409D9" w:rsidRPr="009B2A8C">
        <w:rPr>
          <w:i/>
          <w:iCs/>
          <w:color w:val="000000"/>
          <w:sz w:val="24"/>
          <w:szCs w:val="24"/>
        </w:rPr>
        <w:t xml:space="preserve">zero </w:t>
      </w:r>
      <w:proofErr w:type="spellStart"/>
      <w:r w:rsidR="00C409D9" w:rsidRPr="009B2A8C">
        <w:rPr>
          <w:i/>
          <w:iCs/>
          <w:color w:val="000000"/>
          <w:sz w:val="24"/>
          <w:szCs w:val="24"/>
        </w:rPr>
        <w:t>error</w:t>
      </w:r>
      <w:proofErr w:type="spellEnd"/>
      <w:r w:rsidR="00C409D9" w:rsidRPr="009B2A8C">
        <w:rPr>
          <w:color w:val="000000"/>
          <w:sz w:val="24"/>
          <w:szCs w:val="24"/>
        </w:rPr>
        <w:t>.</w:t>
      </w:r>
    </w:p>
    <w:p w14:paraId="6A01DCC0" w14:textId="1A6CB08E" w:rsidR="00C409D9" w:rsidRPr="009B2A8C" w:rsidRDefault="00C409D9" w:rsidP="003A2774">
      <w:pPr>
        <w:pStyle w:val="ListParagraph"/>
        <w:numPr>
          <w:ilvl w:val="0"/>
          <w:numId w:val="24"/>
        </w:numPr>
        <w:rPr>
          <w:sz w:val="24"/>
          <w:szCs w:val="24"/>
          <w:lang w:val="en-US"/>
        </w:rPr>
      </w:pPr>
      <w:proofErr w:type="spellStart"/>
      <w:r w:rsidRPr="009B2A8C">
        <w:rPr>
          <w:sz w:val="24"/>
          <w:szCs w:val="24"/>
          <w:lang w:val="en-US"/>
        </w:rPr>
        <w:t>Sistem</w:t>
      </w:r>
      <w:proofErr w:type="spellEnd"/>
      <w:r w:rsidRPr="009B2A8C">
        <w:rPr>
          <w:sz w:val="24"/>
          <w:szCs w:val="24"/>
          <w:lang w:val="en-US"/>
        </w:rPr>
        <w:t xml:space="preserve"> </w:t>
      </w:r>
      <w:proofErr w:type="spellStart"/>
      <w:r w:rsidRPr="009B2A8C">
        <w:rPr>
          <w:sz w:val="24"/>
          <w:szCs w:val="24"/>
          <w:lang w:val="en-US"/>
        </w:rPr>
        <w:t>Kerja</w:t>
      </w:r>
      <w:proofErr w:type="spellEnd"/>
      <w:r w:rsidRPr="009B2A8C">
        <w:rPr>
          <w:sz w:val="24"/>
          <w:szCs w:val="24"/>
          <w:lang w:val="en-US"/>
        </w:rPr>
        <w:t xml:space="preserve"> </w:t>
      </w:r>
      <w:proofErr w:type="spellStart"/>
      <w:r w:rsidRPr="009B2A8C">
        <w:rPr>
          <w:sz w:val="24"/>
          <w:szCs w:val="24"/>
          <w:lang w:val="en-US"/>
        </w:rPr>
        <w:t>Fleksibel</w:t>
      </w:r>
      <w:proofErr w:type="spellEnd"/>
      <w:r w:rsidRPr="009B2A8C">
        <w:rPr>
          <w:sz w:val="24"/>
          <w:szCs w:val="24"/>
          <w:lang w:val="en-US"/>
        </w:rPr>
        <w:t xml:space="preserve"> </w:t>
      </w:r>
      <w:proofErr w:type="spellStart"/>
      <w:r w:rsidRPr="009B2A8C">
        <w:rPr>
          <w:sz w:val="24"/>
          <w:szCs w:val="24"/>
          <w:lang w:val="en-US"/>
        </w:rPr>
        <w:t>berpengaruh</w:t>
      </w:r>
      <w:proofErr w:type="spellEnd"/>
      <w:r w:rsidRPr="009B2A8C">
        <w:rPr>
          <w:sz w:val="24"/>
          <w:szCs w:val="24"/>
          <w:lang w:val="en-US"/>
        </w:rPr>
        <w:t xml:space="preserve"> </w:t>
      </w:r>
      <w:proofErr w:type="spellStart"/>
      <w:r w:rsidRPr="009B2A8C">
        <w:rPr>
          <w:sz w:val="24"/>
          <w:szCs w:val="24"/>
          <w:lang w:val="en-US"/>
        </w:rPr>
        <w:t>positif</w:t>
      </w:r>
      <w:proofErr w:type="spellEnd"/>
      <w:r w:rsidRPr="009B2A8C">
        <w:rPr>
          <w:sz w:val="24"/>
          <w:szCs w:val="24"/>
          <w:lang w:val="en-US"/>
        </w:rPr>
        <w:t xml:space="preserve"> dan </w:t>
      </w:r>
      <w:proofErr w:type="spellStart"/>
      <w:r w:rsidRPr="009B2A8C">
        <w:rPr>
          <w:sz w:val="24"/>
          <w:szCs w:val="24"/>
          <w:lang w:val="en-US"/>
        </w:rPr>
        <w:t>signifikan</w:t>
      </w:r>
      <w:proofErr w:type="spellEnd"/>
      <w:r w:rsidRPr="009B2A8C">
        <w:rPr>
          <w:sz w:val="24"/>
          <w:szCs w:val="24"/>
          <w:lang w:val="en-US"/>
        </w:rPr>
        <w:t xml:space="preserve"> </w:t>
      </w:r>
      <w:proofErr w:type="spellStart"/>
      <w:r w:rsidRPr="009B2A8C">
        <w:rPr>
          <w:sz w:val="24"/>
          <w:szCs w:val="24"/>
          <w:lang w:val="en-US"/>
        </w:rPr>
        <w:t>terhadap</w:t>
      </w:r>
      <w:proofErr w:type="spellEnd"/>
      <w:r w:rsidRPr="009B2A8C">
        <w:rPr>
          <w:sz w:val="24"/>
          <w:szCs w:val="24"/>
          <w:lang w:val="en-US"/>
        </w:rPr>
        <w:t xml:space="preserve"> </w:t>
      </w:r>
      <w:r w:rsidR="00273E10" w:rsidRPr="00273E10">
        <w:rPr>
          <w:i/>
          <w:iCs/>
          <w:sz w:val="24"/>
          <w:szCs w:val="24"/>
          <w:lang w:val="en-US"/>
        </w:rPr>
        <w:t>Job Enrichment</w:t>
      </w:r>
      <w:r w:rsidRPr="009B2A8C">
        <w:rPr>
          <w:sz w:val="24"/>
          <w:szCs w:val="24"/>
          <w:lang w:val="en-US"/>
        </w:rPr>
        <w:t xml:space="preserve"> </w:t>
      </w:r>
      <w:proofErr w:type="spellStart"/>
      <w:r w:rsidRPr="009B2A8C">
        <w:rPr>
          <w:sz w:val="24"/>
          <w:szCs w:val="24"/>
          <w:lang w:val="en-US"/>
        </w:rPr>
        <w:t>Pegawai</w:t>
      </w:r>
      <w:proofErr w:type="spellEnd"/>
      <w:r w:rsidRPr="009B2A8C">
        <w:rPr>
          <w:sz w:val="24"/>
          <w:szCs w:val="24"/>
          <w:lang w:val="en-US"/>
        </w:rPr>
        <w:t xml:space="preserve"> di KPPN KPH. </w:t>
      </w:r>
      <w:proofErr w:type="spellStart"/>
      <w:r w:rsidRPr="009B2A8C">
        <w:rPr>
          <w:sz w:val="24"/>
          <w:szCs w:val="24"/>
          <w:lang w:val="en-US"/>
        </w:rPr>
        <w:t>Temuan</w:t>
      </w:r>
      <w:proofErr w:type="spellEnd"/>
      <w:r w:rsidRPr="009B2A8C">
        <w:rPr>
          <w:sz w:val="24"/>
          <w:szCs w:val="24"/>
          <w:lang w:val="en-US"/>
        </w:rPr>
        <w:t xml:space="preserve"> </w:t>
      </w:r>
      <w:proofErr w:type="spellStart"/>
      <w:r w:rsidRPr="009B2A8C">
        <w:rPr>
          <w:sz w:val="24"/>
          <w:szCs w:val="24"/>
          <w:lang w:val="en-US"/>
        </w:rPr>
        <w:t>ini</w:t>
      </w:r>
      <w:proofErr w:type="spellEnd"/>
      <w:r w:rsidRPr="009B2A8C">
        <w:rPr>
          <w:sz w:val="24"/>
          <w:szCs w:val="24"/>
          <w:lang w:val="en-US"/>
        </w:rPr>
        <w:t xml:space="preserve"> </w:t>
      </w:r>
      <w:proofErr w:type="spellStart"/>
      <w:r w:rsidRPr="009B2A8C">
        <w:rPr>
          <w:sz w:val="24"/>
          <w:szCs w:val="24"/>
          <w:lang w:val="en-US"/>
        </w:rPr>
        <w:t>menjadi</w:t>
      </w:r>
      <w:proofErr w:type="spellEnd"/>
      <w:r w:rsidRPr="009B2A8C">
        <w:rPr>
          <w:sz w:val="24"/>
          <w:szCs w:val="24"/>
          <w:lang w:val="en-US"/>
        </w:rPr>
        <w:t xml:space="preserve"> </w:t>
      </w:r>
      <w:proofErr w:type="spellStart"/>
      <w:r w:rsidRPr="009B2A8C">
        <w:rPr>
          <w:sz w:val="24"/>
          <w:szCs w:val="24"/>
          <w:lang w:val="en-US"/>
        </w:rPr>
        <w:t>konfirmasi</w:t>
      </w:r>
      <w:proofErr w:type="spellEnd"/>
      <w:r w:rsidRPr="009B2A8C">
        <w:rPr>
          <w:color w:val="000000"/>
          <w:sz w:val="24"/>
          <w:szCs w:val="24"/>
        </w:rPr>
        <w:t xml:space="preserve"> bahwa pelaksanaan skema kerja</w:t>
      </w:r>
      <w:r w:rsidRPr="009B2A8C">
        <w:rPr>
          <w:rStyle w:val="apple-converted-space"/>
          <w:color w:val="000000"/>
          <w:sz w:val="24"/>
          <w:szCs w:val="24"/>
        </w:rPr>
        <w:t> </w:t>
      </w:r>
      <w:proofErr w:type="spellStart"/>
      <w:r w:rsidRPr="009B2A8C">
        <w:rPr>
          <w:i/>
          <w:iCs/>
          <w:color w:val="000000"/>
          <w:sz w:val="24"/>
          <w:szCs w:val="24"/>
        </w:rPr>
        <w:t>hybrid</w:t>
      </w:r>
      <w:proofErr w:type="spellEnd"/>
      <w:r w:rsidRPr="009B2A8C">
        <w:rPr>
          <w:rStyle w:val="apple-converted-space"/>
          <w:color w:val="000000"/>
          <w:sz w:val="24"/>
          <w:szCs w:val="24"/>
        </w:rPr>
        <w:t> </w:t>
      </w:r>
      <w:r w:rsidRPr="009B2A8C">
        <w:rPr>
          <w:color w:val="000000"/>
          <w:sz w:val="24"/>
          <w:szCs w:val="24"/>
        </w:rPr>
        <w:t>secara efektif meregenerasi dan merestrukturisasi karakteristik penugasan harian pegawai ASN. Penyelenggaraan tugas di luar kantor secara alami mendorong kemandirian dan otonomi (</w:t>
      </w:r>
      <w:proofErr w:type="spellStart"/>
      <w:r w:rsidRPr="009B2A8C">
        <w:rPr>
          <w:i/>
          <w:iCs/>
          <w:color w:val="000000"/>
          <w:sz w:val="24"/>
          <w:szCs w:val="24"/>
        </w:rPr>
        <w:t>autonomy</w:t>
      </w:r>
      <w:proofErr w:type="spellEnd"/>
      <w:r w:rsidRPr="009B2A8C">
        <w:rPr>
          <w:color w:val="000000"/>
          <w:sz w:val="24"/>
          <w:szCs w:val="24"/>
        </w:rPr>
        <w:t>), serta memperluas variasi keterampilan (</w:t>
      </w:r>
      <w:proofErr w:type="spellStart"/>
      <w:r w:rsidRPr="009B2A8C">
        <w:rPr>
          <w:i/>
          <w:iCs/>
          <w:color w:val="000000"/>
          <w:sz w:val="24"/>
          <w:szCs w:val="24"/>
        </w:rPr>
        <w:t>skill</w:t>
      </w:r>
      <w:proofErr w:type="spellEnd"/>
      <w:r w:rsidRPr="009B2A8C">
        <w:rPr>
          <w:i/>
          <w:iCs/>
          <w:color w:val="000000"/>
          <w:sz w:val="24"/>
          <w:szCs w:val="24"/>
        </w:rPr>
        <w:t xml:space="preserve"> </w:t>
      </w:r>
      <w:proofErr w:type="spellStart"/>
      <w:r w:rsidRPr="009B2A8C">
        <w:rPr>
          <w:i/>
          <w:iCs/>
          <w:color w:val="000000"/>
          <w:sz w:val="24"/>
          <w:szCs w:val="24"/>
        </w:rPr>
        <w:t>variety</w:t>
      </w:r>
      <w:proofErr w:type="spellEnd"/>
      <w:r w:rsidRPr="009B2A8C">
        <w:rPr>
          <w:color w:val="000000"/>
          <w:sz w:val="24"/>
          <w:szCs w:val="24"/>
        </w:rPr>
        <w:t>) digital pegawai dalam mengoperasikan ekosistem aplikasi perbendaharaan (SPAN, SAKTI, dan e-Kemenkeu) secara mandiri dari hulu ke hilir.</w:t>
      </w:r>
    </w:p>
    <w:p w14:paraId="79A15BBE" w14:textId="50FABEF2" w:rsidR="00252A52" w:rsidRPr="009B2A8C" w:rsidRDefault="00273E10" w:rsidP="003A2774">
      <w:pPr>
        <w:pStyle w:val="ListParagraph"/>
        <w:numPr>
          <w:ilvl w:val="0"/>
          <w:numId w:val="24"/>
        </w:numPr>
        <w:rPr>
          <w:sz w:val="24"/>
          <w:szCs w:val="24"/>
          <w:lang w:val="en-US"/>
        </w:rPr>
      </w:pPr>
      <w:proofErr w:type="spellStart"/>
      <w:r w:rsidRPr="00273E10">
        <w:rPr>
          <w:i/>
          <w:iCs/>
          <w:color w:val="000000"/>
          <w:sz w:val="24"/>
          <w:szCs w:val="24"/>
        </w:rPr>
        <w:t>Job</w:t>
      </w:r>
      <w:proofErr w:type="spellEnd"/>
      <w:r w:rsidRPr="00273E10">
        <w:rPr>
          <w:i/>
          <w:iCs/>
          <w:color w:val="000000"/>
          <w:sz w:val="24"/>
          <w:szCs w:val="24"/>
        </w:rPr>
        <w:t xml:space="preserve"> </w:t>
      </w:r>
      <w:proofErr w:type="spellStart"/>
      <w:r w:rsidRPr="00273E10">
        <w:rPr>
          <w:i/>
          <w:iCs/>
          <w:color w:val="000000"/>
          <w:sz w:val="24"/>
          <w:szCs w:val="24"/>
        </w:rPr>
        <w:t>Enrichment</w:t>
      </w:r>
      <w:proofErr w:type="spellEnd"/>
      <w:r w:rsidR="00252A52" w:rsidRPr="009B2A8C">
        <w:rPr>
          <w:color w:val="000000"/>
          <w:sz w:val="24"/>
          <w:szCs w:val="24"/>
        </w:rPr>
        <w:t xml:space="preserve"> berpengaruh positif dan signifikan secara dominan</w:t>
      </w:r>
      <w:r w:rsidR="00190016" w:rsidRPr="009B2A8C">
        <w:rPr>
          <w:color w:val="000000"/>
          <w:sz w:val="24"/>
          <w:szCs w:val="24"/>
        </w:rPr>
        <w:t xml:space="preserve"> terhadap Kinerja Pegawai di KPPN KPH. Temuan ini menegaskan bahwa pengayaan karakteristik pekerjaan merupakan </w:t>
      </w:r>
      <w:proofErr w:type="spellStart"/>
      <w:r w:rsidR="00190016" w:rsidRPr="009B2A8C">
        <w:rPr>
          <w:color w:val="000000"/>
          <w:sz w:val="24"/>
          <w:szCs w:val="24"/>
        </w:rPr>
        <w:t>prediktor</w:t>
      </w:r>
      <w:proofErr w:type="spellEnd"/>
      <w:r w:rsidR="00190016" w:rsidRPr="009B2A8C">
        <w:rPr>
          <w:color w:val="000000"/>
          <w:sz w:val="24"/>
          <w:szCs w:val="24"/>
        </w:rPr>
        <w:t xml:space="preserve"> utama </w:t>
      </w:r>
      <w:r w:rsidR="00190016" w:rsidRPr="009B2A8C">
        <w:rPr>
          <w:color w:val="000000"/>
          <w:sz w:val="24"/>
          <w:szCs w:val="24"/>
        </w:rPr>
        <w:lastRenderedPageBreak/>
        <w:t>(</w:t>
      </w:r>
      <w:r w:rsidR="00190016" w:rsidRPr="009B2A8C">
        <w:rPr>
          <w:i/>
          <w:iCs/>
          <w:color w:val="000000"/>
          <w:sz w:val="24"/>
          <w:szCs w:val="24"/>
        </w:rPr>
        <w:t xml:space="preserve">main </w:t>
      </w:r>
      <w:proofErr w:type="spellStart"/>
      <w:r w:rsidR="00190016" w:rsidRPr="009B2A8C">
        <w:rPr>
          <w:i/>
          <w:iCs/>
          <w:color w:val="000000"/>
          <w:sz w:val="24"/>
          <w:szCs w:val="24"/>
        </w:rPr>
        <w:t>driver</w:t>
      </w:r>
      <w:proofErr w:type="spellEnd"/>
      <w:r w:rsidR="00190016" w:rsidRPr="009B2A8C">
        <w:rPr>
          <w:color w:val="000000"/>
          <w:sz w:val="24"/>
          <w:szCs w:val="24"/>
        </w:rPr>
        <w:t>) yang paling determinan dalam melipatgandakan luaran kinerja individu. Pemahaman pegawai atas signifikansi tugas (</w:t>
      </w:r>
      <w:proofErr w:type="spellStart"/>
      <w:r w:rsidR="00190016" w:rsidRPr="009B2A8C">
        <w:rPr>
          <w:i/>
          <w:iCs/>
          <w:color w:val="000000"/>
          <w:sz w:val="24"/>
          <w:szCs w:val="24"/>
        </w:rPr>
        <w:t>task</w:t>
      </w:r>
      <w:proofErr w:type="spellEnd"/>
      <w:r w:rsidR="00190016" w:rsidRPr="009B2A8C">
        <w:rPr>
          <w:i/>
          <w:iCs/>
          <w:color w:val="000000"/>
          <w:sz w:val="24"/>
          <w:szCs w:val="24"/>
        </w:rPr>
        <w:t xml:space="preserve"> </w:t>
      </w:r>
      <w:proofErr w:type="spellStart"/>
      <w:r w:rsidR="00190016" w:rsidRPr="009B2A8C">
        <w:rPr>
          <w:i/>
          <w:iCs/>
          <w:color w:val="000000"/>
          <w:sz w:val="24"/>
          <w:szCs w:val="24"/>
        </w:rPr>
        <w:t>significance</w:t>
      </w:r>
      <w:proofErr w:type="spellEnd"/>
      <w:r w:rsidR="00190016" w:rsidRPr="009B2A8C">
        <w:rPr>
          <w:color w:val="000000"/>
          <w:sz w:val="24"/>
          <w:szCs w:val="24"/>
        </w:rPr>
        <w:t xml:space="preserve">) verifikasi dokumen pencairan dana </w:t>
      </w:r>
      <w:r w:rsidR="009F0D37">
        <w:rPr>
          <w:color w:val="000000"/>
          <w:sz w:val="24"/>
          <w:szCs w:val="24"/>
        </w:rPr>
        <w:t>pinjaman dalam dan luar negeri</w:t>
      </w:r>
      <w:r w:rsidR="00190016" w:rsidRPr="009B2A8C">
        <w:rPr>
          <w:color w:val="000000"/>
          <w:sz w:val="24"/>
          <w:szCs w:val="24"/>
        </w:rPr>
        <w:t xml:space="preserve"> terhadap keberlangsung</w:t>
      </w:r>
      <w:r w:rsidR="009F0D37">
        <w:rPr>
          <w:color w:val="000000"/>
          <w:sz w:val="24"/>
          <w:szCs w:val="24"/>
        </w:rPr>
        <w:t>an</w:t>
      </w:r>
      <w:r w:rsidR="00190016" w:rsidRPr="009B2A8C">
        <w:rPr>
          <w:color w:val="000000"/>
          <w:sz w:val="24"/>
          <w:szCs w:val="24"/>
        </w:rPr>
        <w:t xml:space="preserve"> pembiayaan proyek nasional terbukti memicu motivasi intrinsik pegawai untuk bekerja cermat, akurat, dan menuntaskan target SLA secara tepat waktu.</w:t>
      </w:r>
    </w:p>
    <w:p w14:paraId="16DB5E6C" w14:textId="083355CD" w:rsidR="00190016" w:rsidRPr="009B2A8C" w:rsidRDefault="00AE6DE4" w:rsidP="003A2774">
      <w:pPr>
        <w:pStyle w:val="ListParagraph"/>
        <w:numPr>
          <w:ilvl w:val="0"/>
          <w:numId w:val="24"/>
        </w:numPr>
        <w:rPr>
          <w:sz w:val="24"/>
          <w:szCs w:val="24"/>
          <w:lang w:val="en-US"/>
        </w:rPr>
      </w:pPr>
      <w:r w:rsidRPr="009B2A8C">
        <w:rPr>
          <w:color w:val="000000"/>
          <w:sz w:val="24"/>
          <w:szCs w:val="24"/>
        </w:rPr>
        <w:t xml:space="preserve">Sistem Kerja </w:t>
      </w:r>
      <w:r w:rsidR="0047122F" w:rsidRPr="009B2A8C">
        <w:rPr>
          <w:color w:val="000000"/>
          <w:sz w:val="24"/>
          <w:szCs w:val="24"/>
        </w:rPr>
        <w:t xml:space="preserve">fleksibel berpengaruh positif </w:t>
      </w:r>
      <w:r w:rsidR="008F467F" w:rsidRPr="009B2A8C">
        <w:rPr>
          <w:color w:val="000000"/>
          <w:sz w:val="24"/>
          <w:szCs w:val="24"/>
        </w:rPr>
        <w:t>terhadap Kinerja Pegawai di KPPN KPH me</w:t>
      </w:r>
      <w:r w:rsidR="009F0D37">
        <w:rPr>
          <w:color w:val="000000"/>
          <w:sz w:val="24"/>
          <w:szCs w:val="24"/>
        </w:rPr>
        <w:t>l</w:t>
      </w:r>
      <w:r w:rsidR="008F467F" w:rsidRPr="009B2A8C">
        <w:rPr>
          <w:color w:val="000000"/>
          <w:sz w:val="24"/>
          <w:szCs w:val="24"/>
        </w:rPr>
        <w:t>al</w:t>
      </w:r>
      <w:r w:rsidR="008E51FD" w:rsidRPr="009B2A8C">
        <w:rPr>
          <w:color w:val="000000"/>
          <w:sz w:val="24"/>
          <w:szCs w:val="24"/>
        </w:rPr>
        <w:t xml:space="preserve">ui </w:t>
      </w:r>
      <w:proofErr w:type="spellStart"/>
      <w:r w:rsidR="00273E10" w:rsidRPr="00273E10">
        <w:rPr>
          <w:i/>
          <w:iCs/>
          <w:color w:val="000000"/>
          <w:sz w:val="24"/>
          <w:szCs w:val="24"/>
        </w:rPr>
        <w:t>Job</w:t>
      </w:r>
      <w:proofErr w:type="spellEnd"/>
      <w:r w:rsidR="00273E10" w:rsidRPr="00273E10">
        <w:rPr>
          <w:i/>
          <w:iCs/>
          <w:color w:val="000000"/>
          <w:sz w:val="24"/>
          <w:szCs w:val="24"/>
        </w:rPr>
        <w:t xml:space="preserve"> </w:t>
      </w:r>
      <w:proofErr w:type="spellStart"/>
      <w:r w:rsidR="00273E10" w:rsidRPr="00273E10">
        <w:rPr>
          <w:i/>
          <w:iCs/>
          <w:color w:val="000000"/>
          <w:sz w:val="24"/>
          <w:szCs w:val="24"/>
        </w:rPr>
        <w:t>Enrichment</w:t>
      </w:r>
      <w:proofErr w:type="spellEnd"/>
      <w:r w:rsidR="008E51FD" w:rsidRPr="009B2A8C">
        <w:rPr>
          <w:color w:val="000000"/>
          <w:sz w:val="24"/>
          <w:szCs w:val="24"/>
        </w:rPr>
        <w:t xml:space="preserve"> sebagai variabel </w:t>
      </w:r>
      <w:proofErr w:type="spellStart"/>
      <w:r w:rsidR="008E51FD" w:rsidRPr="009B2A8C">
        <w:rPr>
          <w:color w:val="000000"/>
          <w:sz w:val="24"/>
          <w:szCs w:val="24"/>
        </w:rPr>
        <w:t>i</w:t>
      </w:r>
      <w:r w:rsidR="008E51FD" w:rsidRPr="009F0D37">
        <w:rPr>
          <w:i/>
          <w:iCs/>
          <w:color w:val="000000"/>
          <w:sz w:val="24"/>
          <w:szCs w:val="24"/>
        </w:rPr>
        <w:t>ntervening</w:t>
      </w:r>
      <w:proofErr w:type="spellEnd"/>
      <w:r w:rsidR="005D6F76" w:rsidRPr="009B2A8C">
        <w:rPr>
          <w:color w:val="000000"/>
          <w:sz w:val="24"/>
          <w:szCs w:val="24"/>
        </w:rPr>
        <w:t xml:space="preserve">. </w:t>
      </w:r>
      <w:proofErr w:type="spellStart"/>
      <w:r w:rsidR="005D6F76" w:rsidRPr="009B2A8C">
        <w:rPr>
          <w:i/>
          <w:iCs/>
          <w:color w:val="000000"/>
          <w:sz w:val="24"/>
          <w:szCs w:val="24"/>
        </w:rPr>
        <w:t>Full</w:t>
      </w:r>
      <w:proofErr w:type="spellEnd"/>
      <w:r w:rsidR="005D6F76" w:rsidRPr="009B2A8C">
        <w:rPr>
          <w:i/>
          <w:iCs/>
          <w:color w:val="000000"/>
          <w:sz w:val="24"/>
          <w:szCs w:val="24"/>
        </w:rPr>
        <w:t xml:space="preserve"> </w:t>
      </w:r>
      <w:proofErr w:type="spellStart"/>
      <w:r w:rsidR="005D6F76" w:rsidRPr="009B2A8C">
        <w:rPr>
          <w:i/>
          <w:iCs/>
          <w:color w:val="000000"/>
          <w:sz w:val="24"/>
          <w:szCs w:val="24"/>
        </w:rPr>
        <w:t>Mediation</w:t>
      </w:r>
      <w:proofErr w:type="spellEnd"/>
      <w:r w:rsidR="005D6F76" w:rsidRPr="009B2A8C">
        <w:rPr>
          <w:color w:val="000000"/>
          <w:sz w:val="24"/>
          <w:szCs w:val="24"/>
        </w:rPr>
        <w:t xml:space="preserve"> ini menegaskan bahwa</w:t>
      </w:r>
      <w:r w:rsidR="005D6F76" w:rsidRPr="009B2A8C">
        <w:rPr>
          <w:rStyle w:val="apple-converted-space"/>
          <w:color w:val="000000"/>
          <w:sz w:val="24"/>
          <w:szCs w:val="24"/>
        </w:rPr>
        <w:t> </w:t>
      </w:r>
      <w:proofErr w:type="spellStart"/>
      <w:r w:rsidR="00273E10" w:rsidRPr="00273E10">
        <w:rPr>
          <w:i/>
          <w:iCs/>
          <w:color w:val="000000"/>
          <w:sz w:val="24"/>
          <w:szCs w:val="24"/>
        </w:rPr>
        <w:t>Job</w:t>
      </w:r>
      <w:proofErr w:type="spellEnd"/>
      <w:r w:rsidR="00273E10" w:rsidRPr="00273E10">
        <w:rPr>
          <w:i/>
          <w:iCs/>
          <w:color w:val="000000"/>
          <w:sz w:val="24"/>
          <w:szCs w:val="24"/>
        </w:rPr>
        <w:t xml:space="preserve"> </w:t>
      </w:r>
      <w:proofErr w:type="spellStart"/>
      <w:r w:rsidR="00273E10" w:rsidRPr="00273E10">
        <w:rPr>
          <w:i/>
          <w:iCs/>
          <w:color w:val="000000"/>
          <w:sz w:val="24"/>
          <w:szCs w:val="24"/>
        </w:rPr>
        <w:t>Enrichment</w:t>
      </w:r>
      <w:proofErr w:type="spellEnd"/>
      <w:r w:rsidR="005D6F76" w:rsidRPr="009B2A8C">
        <w:rPr>
          <w:rStyle w:val="apple-converted-space"/>
          <w:color w:val="000000"/>
          <w:sz w:val="24"/>
          <w:szCs w:val="24"/>
        </w:rPr>
        <w:t> </w:t>
      </w:r>
      <w:r w:rsidR="005D6F76" w:rsidRPr="009B2A8C">
        <w:rPr>
          <w:color w:val="000000"/>
          <w:sz w:val="24"/>
          <w:szCs w:val="24"/>
        </w:rPr>
        <w:t xml:space="preserve">berkedudukan sebagai syarat mutlak. Kebijakan Sistem Kerja Fleksibel </w:t>
      </w:r>
      <w:r w:rsidR="005D6F76" w:rsidRPr="009F0D37">
        <w:rPr>
          <w:color w:val="000000"/>
          <w:sz w:val="24"/>
          <w:szCs w:val="24"/>
        </w:rPr>
        <w:t>(</w:t>
      </w:r>
      <m:oMath>
        <m:r>
          <m:rPr>
            <m:sty m:val="p"/>
          </m:rPr>
          <w:rPr>
            <w:rFonts w:ascii="Cambria Math" w:hAnsi="Cambria Math"/>
            <w:sz w:val="24"/>
            <w:szCs w:val="24"/>
          </w:rPr>
          <m:t>X</m:t>
        </m:r>
      </m:oMath>
      <w:r w:rsidR="005D6F76" w:rsidRPr="009F0D37">
        <w:rPr>
          <w:color w:val="000000"/>
          <w:sz w:val="24"/>
          <w:szCs w:val="24"/>
        </w:rPr>
        <w:t>)</w:t>
      </w:r>
      <w:r w:rsidR="005D6F76" w:rsidRPr="009B2A8C">
        <w:rPr>
          <w:color w:val="000000"/>
          <w:sz w:val="24"/>
          <w:szCs w:val="24"/>
        </w:rPr>
        <w:t xml:space="preserve"> hanya bertindak sebagai</w:t>
      </w:r>
      <w:r w:rsidR="005D6F76" w:rsidRPr="009B2A8C">
        <w:rPr>
          <w:rStyle w:val="apple-converted-space"/>
          <w:color w:val="000000"/>
          <w:sz w:val="24"/>
          <w:szCs w:val="24"/>
        </w:rPr>
        <w:t> </w:t>
      </w:r>
      <w:proofErr w:type="spellStart"/>
      <w:r w:rsidR="005D6F76" w:rsidRPr="009B2A8C">
        <w:rPr>
          <w:i/>
          <w:iCs/>
          <w:color w:val="000000"/>
          <w:sz w:val="24"/>
          <w:szCs w:val="24"/>
        </w:rPr>
        <w:t>enabler</w:t>
      </w:r>
      <w:proofErr w:type="spellEnd"/>
      <w:r w:rsidR="005D6F76" w:rsidRPr="009B2A8C">
        <w:rPr>
          <w:rStyle w:val="apple-converted-space"/>
          <w:color w:val="000000"/>
          <w:sz w:val="24"/>
          <w:szCs w:val="24"/>
        </w:rPr>
        <w:t> </w:t>
      </w:r>
      <w:r w:rsidR="005D6F76" w:rsidRPr="009B2A8C">
        <w:rPr>
          <w:color w:val="000000"/>
          <w:sz w:val="24"/>
          <w:szCs w:val="24"/>
        </w:rPr>
        <w:t>(penyedia otonomi ruang dan waktu), sementara</w:t>
      </w:r>
      <w:r w:rsidR="005D6F76" w:rsidRPr="009B2A8C">
        <w:rPr>
          <w:rStyle w:val="apple-converted-space"/>
          <w:color w:val="000000"/>
          <w:sz w:val="24"/>
          <w:szCs w:val="24"/>
        </w:rPr>
        <w:t> </w:t>
      </w:r>
      <w:proofErr w:type="spellStart"/>
      <w:r w:rsidR="00273E10" w:rsidRPr="00273E10">
        <w:rPr>
          <w:i/>
          <w:iCs/>
          <w:color w:val="000000"/>
          <w:sz w:val="24"/>
          <w:szCs w:val="24"/>
        </w:rPr>
        <w:t>Job</w:t>
      </w:r>
      <w:proofErr w:type="spellEnd"/>
      <w:r w:rsidR="00273E10" w:rsidRPr="00273E10">
        <w:rPr>
          <w:i/>
          <w:iCs/>
          <w:color w:val="000000"/>
          <w:sz w:val="24"/>
          <w:szCs w:val="24"/>
        </w:rPr>
        <w:t xml:space="preserve"> </w:t>
      </w:r>
      <w:proofErr w:type="spellStart"/>
      <w:r w:rsidR="00273E10" w:rsidRPr="00273E10">
        <w:rPr>
          <w:i/>
          <w:iCs/>
          <w:color w:val="000000"/>
          <w:sz w:val="24"/>
          <w:szCs w:val="24"/>
        </w:rPr>
        <w:t>Enrichment</w:t>
      </w:r>
      <w:proofErr w:type="spellEnd"/>
      <w:r w:rsidR="005D6F76" w:rsidRPr="009B2A8C">
        <w:rPr>
          <w:rStyle w:val="apple-converted-space"/>
          <w:color w:val="000000"/>
          <w:sz w:val="24"/>
          <w:szCs w:val="24"/>
        </w:rPr>
        <w:t> </w:t>
      </w:r>
      <w:r w:rsidR="005D6F76" w:rsidRPr="009B2A8C">
        <w:rPr>
          <w:color w:val="000000"/>
          <w:sz w:val="24"/>
          <w:szCs w:val="24"/>
        </w:rPr>
        <w:t>(</w:t>
      </w:r>
      <m:oMath>
        <m:r>
          <w:rPr>
            <w:rFonts w:ascii="Cambria Math" w:hAnsi="Cambria Math"/>
            <w:sz w:val="24"/>
            <w:szCs w:val="24"/>
          </w:rPr>
          <m:t>Z</m:t>
        </m:r>
      </m:oMath>
      <w:r w:rsidR="005D6F76" w:rsidRPr="009B2A8C">
        <w:rPr>
          <w:color w:val="000000"/>
          <w:sz w:val="24"/>
          <w:szCs w:val="24"/>
        </w:rPr>
        <w:t>) bertindak sebagai</w:t>
      </w:r>
      <w:r w:rsidR="005D6F76" w:rsidRPr="009B2A8C">
        <w:rPr>
          <w:rStyle w:val="apple-converted-space"/>
          <w:color w:val="000000"/>
          <w:sz w:val="24"/>
          <w:szCs w:val="24"/>
        </w:rPr>
        <w:t> </w:t>
      </w:r>
      <w:r w:rsidR="005D6F76" w:rsidRPr="009F0D37">
        <w:rPr>
          <w:color w:val="000000"/>
          <w:sz w:val="24"/>
          <w:szCs w:val="24"/>
        </w:rPr>
        <w:t>akselerator</w:t>
      </w:r>
      <w:r w:rsidR="005D6F76" w:rsidRPr="009F0D37">
        <w:rPr>
          <w:rStyle w:val="apple-converted-space"/>
          <w:color w:val="000000"/>
          <w:sz w:val="24"/>
          <w:szCs w:val="24"/>
        </w:rPr>
        <w:t> </w:t>
      </w:r>
      <w:r w:rsidR="005D6F76" w:rsidRPr="009B2A8C">
        <w:rPr>
          <w:color w:val="000000"/>
          <w:sz w:val="24"/>
          <w:szCs w:val="24"/>
        </w:rPr>
        <w:t>utama yang mentransformasi otonomi tersebut menjadi motivasi intrinsik dan peningkatan kinerja riil pegawai (</w:t>
      </w:r>
      <m:oMath>
        <m:r>
          <m:rPr>
            <m:sty m:val="p"/>
          </m:rPr>
          <w:rPr>
            <w:rFonts w:ascii="Cambria Math" w:hAnsi="Cambria Math"/>
            <w:sz w:val="24"/>
            <w:szCs w:val="24"/>
          </w:rPr>
          <m:t>Y</m:t>
        </m:r>
      </m:oMath>
      <w:r w:rsidR="005D6F76" w:rsidRPr="00A90038">
        <w:rPr>
          <w:iCs/>
          <w:color w:val="000000"/>
          <w:sz w:val="24"/>
          <w:szCs w:val="24"/>
        </w:rPr>
        <w:t>)</w:t>
      </w:r>
      <w:r w:rsidR="005D6F76" w:rsidRPr="009B2A8C">
        <w:rPr>
          <w:color w:val="000000"/>
          <w:sz w:val="24"/>
          <w:szCs w:val="24"/>
        </w:rPr>
        <w:t>. Tanpa adanya pengayaan tugas harian, fleksibilitas tempat dan waktu akan kehilangan daya dorongnya terhadap kinerja individu.</w:t>
      </w:r>
    </w:p>
    <w:p w14:paraId="5905ECDF" w14:textId="7984F88C" w:rsidR="00947A23" w:rsidRPr="009B2A8C" w:rsidRDefault="00E005CE" w:rsidP="003A2774">
      <w:pPr>
        <w:pStyle w:val="ListParagraph"/>
        <w:numPr>
          <w:ilvl w:val="0"/>
          <w:numId w:val="23"/>
        </w:numPr>
        <w:rPr>
          <w:sz w:val="24"/>
          <w:szCs w:val="24"/>
          <w:lang w:val="en-US"/>
        </w:rPr>
      </w:pPr>
      <w:r w:rsidRPr="009B2A8C">
        <w:rPr>
          <w:sz w:val="24"/>
          <w:szCs w:val="24"/>
          <w:lang w:val="en-US"/>
        </w:rPr>
        <w:t>Sara</w:t>
      </w:r>
      <w:r w:rsidR="008F08A5" w:rsidRPr="009B2A8C">
        <w:rPr>
          <w:sz w:val="24"/>
          <w:szCs w:val="24"/>
          <w:lang w:val="en-US"/>
        </w:rPr>
        <w:t>n</w:t>
      </w:r>
    </w:p>
    <w:p w14:paraId="1DFFE05F" w14:textId="22E5D299" w:rsidR="008F08A5" w:rsidRPr="009B2A8C" w:rsidRDefault="008F08A5" w:rsidP="008F08A5">
      <w:pPr>
        <w:pStyle w:val="ListParagraph"/>
        <w:ind w:left="720" w:firstLine="0"/>
        <w:rPr>
          <w:sz w:val="24"/>
          <w:szCs w:val="24"/>
          <w:lang w:val="en-US"/>
        </w:rPr>
      </w:pPr>
      <w:proofErr w:type="spellStart"/>
      <w:r w:rsidRPr="009B2A8C">
        <w:rPr>
          <w:sz w:val="24"/>
          <w:szCs w:val="24"/>
          <w:lang w:val="en-US"/>
        </w:rPr>
        <w:t>Berdasarkan</w:t>
      </w:r>
      <w:proofErr w:type="spellEnd"/>
      <w:r w:rsidRPr="009B2A8C">
        <w:rPr>
          <w:sz w:val="24"/>
          <w:szCs w:val="24"/>
          <w:lang w:val="en-US"/>
        </w:rPr>
        <w:t xml:space="preserve"> </w:t>
      </w:r>
      <w:proofErr w:type="spellStart"/>
      <w:r w:rsidR="00DF7354" w:rsidRPr="009B2A8C">
        <w:rPr>
          <w:sz w:val="24"/>
          <w:szCs w:val="24"/>
          <w:lang w:val="en-US"/>
        </w:rPr>
        <w:t>k</w:t>
      </w:r>
      <w:r w:rsidRPr="009B2A8C">
        <w:rPr>
          <w:sz w:val="24"/>
          <w:szCs w:val="24"/>
          <w:lang w:val="en-US"/>
        </w:rPr>
        <w:t>esimpulan</w:t>
      </w:r>
      <w:proofErr w:type="spellEnd"/>
      <w:r w:rsidRPr="009B2A8C">
        <w:rPr>
          <w:sz w:val="24"/>
          <w:szCs w:val="24"/>
          <w:lang w:val="en-US"/>
        </w:rPr>
        <w:t xml:space="preserve">, </w:t>
      </w:r>
      <w:proofErr w:type="spellStart"/>
      <w:r w:rsidRPr="009B2A8C">
        <w:rPr>
          <w:sz w:val="24"/>
          <w:szCs w:val="24"/>
          <w:lang w:val="en-US"/>
        </w:rPr>
        <w:t>maka</w:t>
      </w:r>
      <w:proofErr w:type="spellEnd"/>
      <w:r w:rsidRPr="009B2A8C">
        <w:rPr>
          <w:sz w:val="24"/>
          <w:szCs w:val="24"/>
          <w:lang w:val="en-US"/>
        </w:rPr>
        <w:t xml:space="preserve"> saran yang </w:t>
      </w:r>
      <w:proofErr w:type="spellStart"/>
      <w:r w:rsidRPr="009B2A8C">
        <w:rPr>
          <w:sz w:val="24"/>
          <w:szCs w:val="24"/>
          <w:lang w:val="en-US"/>
        </w:rPr>
        <w:t>dapat</w:t>
      </w:r>
      <w:proofErr w:type="spellEnd"/>
      <w:r w:rsidRPr="009B2A8C">
        <w:rPr>
          <w:sz w:val="24"/>
          <w:szCs w:val="24"/>
          <w:lang w:val="en-US"/>
        </w:rPr>
        <w:t xml:space="preserve"> </w:t>
      </w:r>
      <w:proofErr w:type="spellStart"/>
      <w:r w:rsidRPr="009B2A8C">
        <w:rPr>
          <w:sz w:val="24"/>
          <w:szCs w:val="24"/>
          <w:lang w:val="en-US"/>
        </w:rPr>
        <w:t>diberikan</w:t>
      </w:r>
      <w:proofErr w:type="spellEnd"/>
      <w:r w:rsidRPr="009B2A8C">
        <w:rPr>
          <w:sz w:val="24"/>
          <w:szCs w:val="24"/>
          <w:lang w:val="en-US"/>
        </w:rPr>
        <w:t xml:space="preserve"> </w:t>
      </w:r>
      <w:proofErr w:type="spellStart"/>
      <w:r w:rsidR="009F0D37">
        <w:rPr>
          <w:sz w:val="24"/>
          <w:szCs w:val="24"/>
          <w:lang w:val="en-US"/>
        </w:rPr>
        <w:t>ad</w:t>
      </w:r>
      <w:r w:rsidRPr="009B2A8C">
        <w:rPr>
          <w:sz w:val="24"/>
          <w:szCs w:val="24"/>
          <w:lang w:val="en-US"/>
        </w:rPr>
        <w:t>alah</w:t>
      </w:r>
      <w:proofErr w:type="spellEnd"/>
      <w:r w:rsidRPr="009B2A8C">
        <w:rPr>
          <w:sz w:val="24"/>
          <w:szCs w:val="24"/>
          <w:lang w:val="en-US"/>
        </w:rPr>
        <w:t xml:space="preserve"> </w:t>
      </w:r>
      <w:proofErr w:type="spellStart"/>
      <w:r w:rsidRPr="009B2A8C">
        <w:rPr>
          <w:sz w:val="24"/>
          <w:szCs w:val="24"/>
          <w:lang w:val="en-US"/>
        </w:rPr>
        <w:t>sebagai</w:t>
      </w:r>
      <w:proofErr w:type="spellEnd"/>
      <w:r w:rsidRPr="009B2A8C">
        <w:rPr>
          <w:sz w:val="24"/>
          <w:szCs w:val="24"/>
          <w:lang w:val="en-US"/>
        </w:rPr>
        <w:t xml:space="preserve"> </w:t>
      </w:r>
      <w:proofErr w:type="spellStart"/>
      <w:r w:rsidRPr="009B2A8C">
        <w:rPr>
          <w:sz w:val="24"/>
          <w:szCs w:val="24"/>
          <w:lang w:val="en-US"/>
        </w:rPr>
        <w:t>berikut</w:t>
      </w:r>
      <w:proofErr w:type="spellEnd"/>
      <w:r w:rsidRPr="009B2A8C">
        <w:rPr>
          <w:sz w:val="24"/>
          <w:szCs w:val="24"/>
          <w:lang w:val="en-US"/>
        </w:rPr>
        <w:t>:</w:t>
      </w:r>
    </w:p>
    <w:p w14:paraId="6C7C804D" w14:textId="4FF2B176" w:rsidR="008F08A5" w:rsidRPr="009B2A8C" w:rsidRDefault="008F08A5" w:rsidP="008F08A5">
      <w:pPr>
        <w:pStyle w:val="ListParagraph"/>
        <w:ind w:left="720" w:firstLine="0"/>
        <w:rPr>
          <w:sz w:val="24"/>
          <w:szCs w:val="24"/>
          <w:lang w:val="en-US"/>
        </w:rPr>
      </w:pPr>
      <w:r w:rsidRPr="009B2A8C">
        <w:rPr>
          <w:sz w:val="24"/>
          <w:szCs w:val="24"/>
          <w:lang w:val="en-US"/>
        </w:rPr>
        <w:t xml:space="preserve">Saran </w:t>
      </w:r>
      <w:proofErr w:type="spellStart"/>
      <w:r w:rsidRPr="009B2A8C">
        <w:rPr>
          <w:sz w:val="24"/>
          <w:szCs w:val="24"/>
          <w:lang w:val="en-US"/>
        </w:rPr>
        <w:t>untuk</w:t>
      </w:r>
      <w:proofErr w:type="spellEnd"/>
      <w:r w:rsidRPr="009B2A8C">
        <w:rPr>
          <w:sz w:val="24"/>
          <w:szCs w:val="24"/>
          <w:lang w:val="en-US"/>
        </w:rPr>
        <w:t xml:space="preserve"> </w:t>
      </w:r>
      <w:proofErr w:type="spellStart"/>
      <w:r w:rsidR="00797638" w:rsidRPr="009B2A8C">
        <w:rPr>
          <w:sz w:val="24"/>
          <w:szCs w:val="24"/>
          <w:lang w:val="en-US"/>
        </w:rPr>
        <w:t>penelitian</w:t>
      </w:r>
      <w:proofErr w:type="spellEnd"/>
      <w:r w:rsidR="00797638" w:rsidRPr="009B2A8C">
        <w:rPr>
          <w:sz w:val="24"/>
          <w:szCs w:val="24"/>
          <w:lang w:val="en-US"/>
        </w:rPr>
        <w:t xml:space="preserve"> </w:t>
      </w:r>
      <w:proofErr w:type="spellStart"/>
      <w:r w:rsidR="00797638" w:rsidRPr="009B2A8C">
        <w:rPr>
          <w:sz w:val="24"/>
          <w:szCs w:val="24"/>
          <w:lang w:val="en-US"/>
        </w:rPr>
        <w:t>selanjutnya</w:t>
      </w:r>
      <w:proofErr w:type="spellEnd"/>
      <w:r w:rsidRPr="009B2A8C">
        <w:rPr>
          <w:sz w:val="24"/>
          <w:szCs w:val="24"/>
          <w:lang w:val="en-US"/>
        </w:rPr>
        <w:t>:</w:t>
      </w:r>
    </w:p>
    <w:p w14:paraId="2FBE82B2" w14:textId="5BC289B2" w:rsidR="00127453" w:rsidRPr="009B2A8C" w:rsidRDefault="00127453" w:rsidP="003A2774">
      <w:pPr>
        <w:pStyle w:val="ListParagraph"/>
        <w:numPr>
          <w:ilvl w:val="0"/>
          <w:numId w:val="25"/>
        </w:numPr>
        <w:rPr>
          <w:sz w:val="24"/>
          <w:szCs w:val="24"/>
        </w:rPr>
      </w:pPr>
      <w:r w:rsidRPr="009B2A8C">
        <w:rPr>
          <w:color w:val="000000"/>
          <w:sz w:val="24"/>
          <w:szCs w:val="24"/>
        </w:rPr>
        <w:t xml:space="preserve">Penelitian selanjutnya dapat menambahkan variabel lain seperti </w:t>
      </w:r>
      <w:r w:rsidR="00BD5063" w:rsidRPr="009B2A8C">
        <w:rPr>
          <w:color w:val="000000"/>
          <w:sz w:val="24"/>
          <w:szCs w:val="24"/>
        </w:rPr>
        <w:t>kepemimpinan,</w:t>
      </w:r>
      <w:r w:rsidR="00BD5063" w:rsidRPr="009B2A8C">
        <w:rPr>
          <w:rStyle w:val="apple-converted-space"/>
          <w:color w:val="000000"/>
          <w:sz w:val="24"/>
          <w:szCs w:val="24"/>
        </w:rPr>
        <w:t> </w:t>
      </w:r>
      <w:proofErr w:type="spellStart"/>
      <w:r w:rsidR="00BD5063" w:rsidRPr="009B2A8C">
        <w:rPr>
          <w:rStyle w:val="Emphasis"/>
          <w:color w:val="000000"/>
          <w:sz w:val="24"/>
          <w:szCs w:val="24"/>
        </w:rPr>
        <w:t>work</w:t>
      </w:r>
      <w:proofErr w:type="spellEnd"/>
      <w:r w:rsidR="00BD5063" w:rsidRPr="009B2A8C">
        <w:rPr>
          <w:rStyle w:val="Emphasis"/>
          <w:color w:val="000000"/>
          <w:sz w:val="24"/>
          <w:szCs w:val="24"/>
        </w:rPr>
        <w:t xml:space="preserve"> </w:t>
      </w:r>
      <w:proofErr w:type="spellStart"/>
      <w:r w:rsidR="00BD5063" w:rsidRPr="009B2A8C">
        <w:rPr>
          <w:rStyle w:val="Emphasis"/>
          <w:color w:val="000000"/>
          <w:sz w:val="24"/>
          <w:szCs w:val="24"/>
        </w:rPr>
        <w:t>engagement</w:t>
      </w:r>
      <w:proofErr w:type="spellEnd"/>
      <w:r w:rsidR="00BD5063" w:rsidRPr="009B2A8C">
        <w:rPr>
          <w:color w:val="000000"/>
          <w:sz w:val="24"/>
          <w:szCs w:val="24"/>
        </w:rPr>
        <w:t>, dukungan organisasi, atau</w:t>
      </w:r>
      <w:r w:rsidR="00BD5063" w:rsidRPr="009B2A8C">
        <w:rPr>
          <w:rStyle w:val="apple-converted-space"/>
          <w:color w:val="000000"/>
          <w:sz w:val="24"/>
          <w:szCs w:val="24"/>
        </w:rPr>
        <w:t> </w:t>
      </w:r>
      <w:proofErr w:type="spellStart"/>
      <w:r w:rsidR="00BD5063" w:rsidRPr="009B2A8C">
        <w:rPr>
          <w:rStyle w:val="Emphasis"/>
          <w:color w:val="000000"/>
          <w:sz w:val="24"/>
          <w:szCs w:val="24"/>
        </w:rPr>
        <w:t>work-life</w:t>
      </w:r>
      <w:proofErr w:type="spellEnd"/>
      <w:r w:rsidR="00BD5063" w:rsidRPr="009B2A8C">
        <w:rPr>
          <w:rStyle w:val="Emphasis"/>
          <w:color w:val="000000"/>
          <w:sz w:val="24"/>
          <w:szCs w:val="24"/>
        </w:rPr>
        <w:t xml:space="preserve"> </w:t>
      </w:r>
      <w:proofErr w:type="spellStart"/>
      <w:r w:rsidR="00BD5063" w:rsidRPr="009B2A8C">
        <w:rPr>
          <w:rStyle w:val="Emphasis"/>
          <w:color w:val="000000"/>
          <w:sz w:val="24"/>
          <w:szCs w:val="24"/>
        </w:rPr>
        <w:t>balance</w:t>
      </w:r>
      <w:proofErr w:type="spellEnd"/>
      <w:r w:rsidR="00BD5063" w:rsidRPr="009B2A8C">
        <w:rPr>
          <w:rStyle w:val="apple-converted-space"/>
          <w:color w:val="000000"/>
          <w:sz w:val="24"/>
          <w:szCs w:val="24"/>
        </w:rPr>
        <w:t> </w:t>
      </w:r>
      <w:r w:rsidRPr="009B2A8C">
        <w:rPr>
          <w:color w:val="000000"/>
          <w:sz w:val="24"/>
          <w:szCs w:val="24"/>
        </w:rPr>
        <w:t>untuk memperoleh model yang lebih kompleks dan akurat.</w:t>
      </w:r>
    </w:p>
    <w:p w14:paraId="60F08997" w14:textId="77777777" w:rsidR="00127453" w:rsidRPr="009B2A8C" w:rsidRDefault="00127453" w:rsidP="003A2774">
      <w:pPr>
        <w:pStyle w:val="ListParagraph"/>
        <w:numPr>
          <w:ilvl w:val="0"/>
          <w:numId w:val="25"/>
        </w:numPr>
        <w:rPr>
          <w:sz w:val="24"/>
          <w:szCs w:val="24"/>
        </w:rPr>
      </w:pPr>
      <w:r w:rsidRPr="009B2A8C">
        <w:rPr>
          <w:color w:val="000000"/>
          <w:sz w:val="24"/>
          <w:szCs w:val="24"/>
        </w:rPr>
        <w:t>Penelitian selanjutnya disarankan untuk dilakukan pada skala yang lebih besar, misalnya pada beberapa KPPN sejenis atau pada lingkup Kantor Wilayah Direktorat Jenderal Perbendaharaan, karena kebijakan Sistem Kerja Fleksibel tidak hanya berlaku pada satu unit kerja.</w:t>
      </w:r>
    </w:p>
    <w:p w14:paraId="63B4CAFA" w14:textId="77777777" w:rsidR="00C37815" w:rsidRPr="009B2A8C" w:rsidRDefault="00C37815" w:rsidP="003A2774">
      <w:pPr>
        <w:pStyle w:val="ListParagraph"/>
        <w:numPr>
          <w:ilvl w:val="0"/>
          <w:numId w:val="25"/>
        </w:numPr>
        <w:rPr>
          <w:sz w:val="24"/>
          <w:szCs w:val="24"/>
        </w:rPr>
      </w:pPr>
      <w:r w:rsidRPr="009B2A8C">
        <w:rPr>
          <w:color w:val="000000"/>
          <w:sz w:val="24"/>
          <w:szCs w:val="24"/>
        </w:rPr>
        <w:lastRenderedPageBreak/>
        <w:t>Penelitian selanjutnya diharapkan dapat menggali lebih jauh terkait penelitian ini dengan menggunakan metode penelitian campuran (</w:t>
      </w:r>
      <w:proofErr w:type="spellStart"/>
      <w:r w:rsidRPr="009B2A8C">
        <w:rPr>
          <w:rStyle w:val="Emphasis"/>
          <w:color w:val="000000"/>
          <w:sz w:val="24"/>
          <w:szCs w:val="24"/>
        </w:rPr>
        <w:t>mixed</w:t>
      </w:r>
      <w:proofErr w:type="spellEnd"/>
      <w:r w:rsidRPr="009B2A8C">
        <w:rPr>
          <w:rStyle w:val="Emphasis"/>
          <w:color w:val="000000"/>
          <w:sz w:val="24"/>
          <w:szCs w:val="24"/>
        </w:rPr>
        <w:t xml:space="preserve"> </w:t>
      </w:r>
      <w:proofErr w:type="spellStart"/>
      <w:r w:rsidRPr="009B2A8C">
        <w:rPr>
          <w:rStyle w:val="Emphasis"/>
          <w:color w:val="000000"/>
          <w:sz w:val="24"/>
          <w:szCs w:val="24"/>
        </w:rPr>
        <w:t>method</w:t>
      </w:r>
      <w:proofErr w:type="spellEnd"/>
      <w:r w:rsidRPr="009B2A8C">
        <w:rPr>
          <w:color w:val="000000"/>
          <w:sz w:val="24"/>
          <w:szCs w:val="24"/>
        </w:rPr>
        <w:t>) agar hasil analisis lebih mendalam.</w:t>
      </w:r>
    </w:p>
    <w:p w14:paraId="11FD31A9" w14:textId="77777777" w:rsidR="0028564C" w:rsidRPr="009B2A8C" w:rsidRDefault="00C37815" w:rsidP="00CF24E3">
      <w:pPr>
        <w:rPr>
          <w:sz w:val="24"/>
          <w:szCs w:val="24"/>
        </w:rPr>
      </w:pPr>
      <w:r w:rsidRPr="009B2A8C">
        <w:rPr>
          <w:sz w:val="24"/>
          <w:szCs w:val="24"/>
        </w:rPr>
        <w:t xml:space="preserve">Saran untuk </w:t>
      </w:r>
      <w:r w:rsidR="00D90DD8" w:rsidRPr="009B2A8C">
        <w:rPr>
          <w:sz w:val="24"/>
          <w:szCs w:val="24"/>
        </w:rPr>
        <w:t>KPPN Khusus Pinjaman dan Hibah:</w:t>
      </w:r>
    </w:p>
    <w:p w14:paraId="6AA4F98E" w14:textId="188AF1CE" w:rsidR="00DE7DF5" w:rsidRPr="009B2A8C" w:rsidRDefault="00DE7DF5" w:rsidP="003A2774">
      <w:pPr>
        <w:pStyle w:val="ListParagraph"/>
        <w:numPr>
          <w:ilvl w:val="0"/>
          <w:numId w:val="26"/>
        </w:numPr>
        <w:rPr>
          <w:sz w:val="24"/>
          <w:szCs w:val="24"/>
        </w:rPr>
      </w:pPr>
      <w:r w:rsidRPr="009B2A8C">
        <w:rPr>
          <w:sz w:val="24"/>
          <w:szCs w:val="24"/>
        </w:rPr>
        <w:t xml:space="preserve">KPPN KPH disarankan menyelenggarakan </w:t>
      </w:r>
      <w:proofErr w:type="spellStart"/>
      <w:r w:rsidRPr="00BD5063">
        <w:rPr>
          <w:i/>
          <w:iCs/>
          <w:sz w:val="24"/>
          <w:szCs w:val="24"/>
        </w:rPr>
        <w:t>briefing</w:t>
      </w:r>
      <w:proofErr w:type="spellEnd"/>
      <w:r w:rsidRPr="00BD5063">
        <w:rPr>
          <w:i/>
          <w:iCs/>
          <w:sz w:val="24"/>
          <w:szCs w:val="24"/>
        </w:rPr>
        <w:t xml:space="preserve"> </w:t>
      </w:r>
      <w:r w:rsidRPr="009B2A8C">
        <w:rPr>
          <w:sz w:val="24"/>
          <w:szCs w:val="24"/>
        </w:rPr>
        <w:t xml:space="preserve">sebelum pegawai menjalankan </w:t>
      </w:r>
      <w:r w:rsidR="005E5C16" w:rsidRPr="009B2A8C">
        <w:rPr>
          <w:sz w:val="24"/>
          <w:szCs w:val="24"/>
        </w:rPr>
        <w:t>kerja fleksibel</w:t>
      </w:r>
      <w:r w:rsidRPr="009B2A8C">
        <w:rPr>
          <w:sz w:val="24"/>
          <w:szCs w:val="24"/>
        </w:rPr>
        <w:t xml:space="preserve"> dan </w:t>
      </w:r>
      <w:proofErr w:type="spellStart"/>
      <w:r w:rsidRPr="00BD5063">
        <w:rPr>
          <w:i/>
          <w:iCs/>
          <w:sz w:val="24"/>
          <w:szCs w:val="24"/>
        </w:rPr>
        <w:t>debriefing</w:t>
      </w:r>
      <w:proofErr w:type="spellEnd"/>
      <w:r w:rsidR="005E5C16" w:rsidRPr="009B2A8C">
        <w:rPr>
          <w:sz w:val="24"/>
          <w:szCs w:val="24"/>
        </w:rPr>
        <w:t xml:space="preserve"> </w:t>
      </w:r>
      <w:r w:rsidRPr="009B2A8C">
        <w:rPr>
          <w:sz w:val="24"/>
          <w:szCs w:val="24"/>
        </w:rPr>
        <w:t>setelah pegawai kembali bekerja dari kantor, guna memberikan arahan target dan prioritas tugas, menindaklanjuti kendala yang dialami, serta secara eksplisit menegaskan keterkaitan antara ketelitian verifikasi dokumen pencairan dana PHLN/PHDN dengan kelancaran pembiayaan proyek strategis nasional dan kredibilitas Indonesia di hadapan lembaga donor internasional, sehingga signifikansi tugas (</w:t>
      </w:r>
      <w:proofErr w:type="spellStart"/>
      <w:r w:rsidRPr="00BD5063">
        <w:rPr>
          <w:i/>
          <w:iCs/>
          <w:sz w:val="24"/>
          <w:szCs w:val="24"/>
        </w:rPr>
        <w:t>task</w:t>
      </w:r>
      <w:proofErr w:type="spellEnd"/>
      <w:r w:rsidRPr="00BD5063">
        <w:rPr>
          <w:i/>
          <w:iCs/>
          <w:sz w:val="24"/>
          <w:szCs w:val="24"/>
        </w:rPr>
        <w:t xml:space="preserve"> </w:t>
      </w:r>
      <w:proofErr w:type="spellStart"/>
      <w:r w:rsidRPr="00BD5063">
        <w:rPr>
          <w:i/>
          <w:iCs/>
          <w:sz w:val="24"/>
          <w:szCs w:val="24"/>
        </w:rPr>
        <w:t>significance</w:t>
      </w:r>
      <w:proofErr w:type="spellEnd"/>
      <w:r w:rsidRPr="00BD5063">
        <w:rPr>
          <w:i/>
          <w:iCs/>
          <w:sz w:val="24"/>
          <w:szCs w:val="24"/>
        </w:rPr>
        <w:t>)</w:t>
      </w:r>
      <w:r w:rsidRPr="009B2A8C">
        <w:rPr>
          <w:sz w:val="24"/>
          <w:szCs w:val="24"/>
        </w:rPr>
        <w:t xml:space="preserve"> dan motivasi intrinsik pegawai dapat terus terpelihara.</w:t>
      </w:r>
    </w:p>
    <w:p w14:paraId="0190786B" w14:textId="77777777" w:rsidR="00DE7DF5" w:rsidRPr="009B2A8C" w:rsidRDefault="00DE7DF5" w:rsidP="003A2774">
      <w:pPr>
        <w:pStyle w:val="ListParagraph"/>
        <w:numPr>
          <w:ilvl w:val="0"/>
          <w:numId w:val="26"/>
        </w:numPr>
        <w:rPr>
          <w:sz w:val="24"/>
          <w:szCs w:val="24"/>
        </w:rPr>
      </w:pPr>
      <w:r w:rsidRPr="009B2A8C">
        <w:rPr>
          <w:sz w:val="24"/>
          <w:szCs w:val="24"/>
        </w:rPr>
        <w:t>KPPN KPH perlu melakukan penataan ulang pembagian tugas dan pendelegasian kewenangan verifikasi yang lebih menyeluruh, agar pelaksanaan Sistem Kerja Fleksibel disertai tanggung jawab yang utuh dan bermakna, bukan sekadar pemindahan lokasi pengerjaan tugas rutin.</w:t>
      </w:r>
    </w:p>
    <w:p w14:paraId="4557ACA0" w14:textId="77777777" w:rsidR="00C50135" w:rsidRDefault="00DE7DF5" w:rsidP="00C50135">
      <w:pPr>
        <w:pStyle w:val="ListParagraph"/>
        <w:numPr>
          <w:ilvl w:val="0"/>
          <w:numId w:val="26"/>
        </w:numPr>
        <w:rPr>
          <w:sz w:val="24"/>
          <w:szCs w:val="24"/>
        </w:rPr>
        <w:sectPr w:rsidR="00C50135" w:rsidSect="001B70B2">
          <w:pgSz w:w="11910" w:h="16840"/>
          <w:pgMar w:top="2268" w:right="1701" w:bottom="1701" w:left="2268" w:header="0" w:footer="1043" w:gutter="0"/>
          <w:cols w:space="720"/>
        </w:sectPr>
      </w:pPr>
      <w:r w:rsidRPr="009B2A8C">
        <w:rPr>
          <w:sz w:val="24"/>
          <w:szCs w:val="24"/>
        </w:rPr>
        <w:t xml:space="preserve">KPPN KPH disarankan menyusun atau merevisi panduan teknis operasional pelaksanaan </w:t>
      </w:r>
      <w:r w:rsidR="00CF24E3">
        <w:rPr>
          <w:sz w:val="24"/>
          <w:szCs w:val="24"/>
        </w:rPr>
        <w:t>kerja fleksibel</w:t>
      </w:r>
      <w:r w:rsidRPr="009B2A8C">
        <w:rPr>
          <w:sz w:val="24"/>
          <w:szCs w:val="24"/>
        </w:rPr>
        <w:t>, mencakup jam koordinasi bersama, mekanisme pelaporan progres pekerjaan, serta batasan tugas yang boleh dan tidak boleh dikerjakan dari luar kantor, guna memberikan ketegasan ruang lingkup pekerjaan setiap pegawai selama bekerja secara fleksibel.</w:t>
      </w:r>
    </w:p>
    <w:p w14:paraId="24A03881" w14:textId="381FDA26" w:rsidR="007414B6" w:rsidRDefault="00C50135" w:rsidP="002177D7">
      <w:pPr>
        <w:pStyle w:val="ListParagraph"/>
        <w:ind w:left="1080" w:firstLine="0"/>
        <w:jc w:val="center"/>
        <w:rPr>
          <w:sz w:val="28"/>
          <w:szCs w:val="28"/>
        </w:rPr>
      </w:pPr>
      <w:r w:rsidRPr="00C50135">
        <w:rPr>
          <w:sz w:val="28"/>
          <w:szCs w:val="28"/>
        </w:rPr>
        <w:lastRenderedPageBreak/>
        <w:t>DAFTAR PUSTAKA</w:t>
      </w:r>
    </w:p>
    <w:sdt>
      <w:sdtPr>
        <w:rPr>
          <w:color w:val="000000"/>
        </w:rPr>
        <w:tag w:val="MENDELEY_BIBLIOGRAPHY"/>
        <w:id w:val="-274787184"/>
        <w:placeholder>
          <w:docPart w:val="DefaultPlaceholder_-1854013440"/>
        </w:placeholder>
      </w:sdtPr>
      <w:sdtContent>
        <w:p w14:paraId="3478F4EE" w14:textId="77777777" w:rsidR="006572C9" w:rsidRPr="006572C9" w:rsidRDefault="006572C9">
          <w:pPr>
            <w:autoSpaceDE w:val="0"/>
            <w:autoSpaceDN w:val="0"/>
            <w:ind w:hanging="640"/>
            <w:divId w:val="43261142"/>
            <w:rPr>
              <w:color w:val="000000"/>
              <w:szCs w:val="24"/>
            </w:rPr>
          </w:pPr>
          <w:r w:rsidRPr="006572C9">
            <w:rPr>
              <w:color w:val="000000"/>
            </w:rPr>
            <w:t>[1]</w:t>
          </w:r>
          <w:r w:rsidRPr="006572C9">
            <w:rPr>
              <w:color w:val="000000"/>
            </w:rPr>
            <w:tab/>
          </w:r>
          <w:proofErr w:type="spellStart"/>
          <w:r w:rsidRPr="006572C9">
            <w:rPr>
              <w:color w:val="000000"/>
            </w:rPr>
            <w:t>Eds</w:t>
          </w:r>
          <w:proofErr w:type="spellEnd"/>
          <w:r w:rsidRPr="006572C9">
            <w:rPr>
              <w:color w:val="000000"/>
            </w:rPr>
            <w:t xml:space="preserve">. H. </w:t>
          </w:r>
          <w:proofErr w:type="spellStart"/>
          <w:r w:rsidRPr="006572C9">
            <w:rPr>
              <w:color w:val="000000"/>
            </w:rPr>
            <w:t>Hanselman</w:t>
          </w:r>
          <w:proofErr w:type="spellEnd"/>
          <w:r w:rsidRPr="006572C9">
            <w:rPr>
              <w:color w:val="000000"/>
            </w:rPr>
            <w:t xml:space="preserve"> </w:t>
          </w:r>
          <w:proofErr w:type="spellStart"/>
          <w:r w:rsidRPr="006572C9">
            <w:rPr>
              <w:color w:val="000000"/>
            </w:rPr>
            <w:t>and</w:t>
          </w:r>
          <w:proofErr w:type="spellEnd"/>
          <w:r w:rsidRPr="006572C9">
            <w:rPr>
              <w:color w:val="000000"/>
            </w:rPr>
            <w:t xml:space="preserve"> D. </w:t>
          </w:r>
          <w:proofErr w:type="spellStart"/>
          <w:r w:rsidRPr="006572C9">
            <w:rPr>
              <w:color w:val="000000"/>
            </w:rPr>
            <w:t>Seiler</w:t>
          </w:r>
          <w:proofErr w:type="spellEnd"/>
          <w:r w:rsidRPr="006572C9">
            <w:rPr>
              <w:color w:val="000000"/>
            </w:rPr>
            <w:t xml:space="preserve">, “McKinsey Global </w:t>
          </w:r>
          <w:proofErr w:type="spellStart"/>
          <w:r w:rsidRPr="006572C9">
            <w:rPr>
              <w:color w:val="000000"/>
            </w:rPr>
            <w:t>Surveys</w:t>
          </w:r>
          <w:proofErr w:type="spellEnd"/>
          <w:r w:rsidRPr="006572C9">
            <w:rPr>
              <w:color w:val="000000"/>
            </w:rPr>
            <w:t xml:space="preserve">, 2021: A </w:t>
          </w:r>
          <w:proofErr w:type="spellStart"/>
          <w:r w:rsidRPr="006572C9">
            <w:rPr>
              <w:color w:val="000000"/>
            </w:rPr>
            <w:t>year</w:t>
          </w:r>
          <w:proofErr w:type="spellEnd"/>
          <w:r w:rsidRPr="006572C9">
            <w:rPr>
              <w:color w:val="000000"/>
            </w:rPr>
            <w:t xml:space="preserve"> in </w:t>
          </w:r>
          <w:proofErr w:type="spellStart"/>
          <w:r w:rsidRPr="006572C9">
            <w:rPr>
              <w:color w:val="000000"/>
            </w:rPr>
            <w:t>review</w:t>
          </w:r>
          <w:proofErr w:type="spellEnd"/>
          <w:r w:rsidRPr="006572C9">
            <w:rPr>
              <w:color w:val="000000"/>
            </w:rPr>
            <w:t xml:space="preserve">,” </w:t>
          </w:r>
          <w:proofErr w:type="spellStart"/>
          <w:r w:rsidRPr="006572C9">
            <w:rPr>
              <w:color w:val="000000"/>
            </w:rPr>
            <w:t>Newyork</w:t>
          </w:r>
          <w:proofErr w:type="spellEnd"/>
          <w:r w:rsidRPr="006572C9">
            <w:rPr>
              <w:color w:val="000000"/>
            </w:rPr>
            <w:t xml:space="preserve">, 2021. </w:t>
          </w:r>
          <w:proofErr w:type="spellStart"/>
          <w:r w:rsidRPr="006572C9">
            <w:rPr>
              <w:color w:val="000000"/>
            </w:rPr>
            <w:t>Accessed</w:t>
          </w:r>
          <w:proofErr w:type="spellEnd"/>
          <w:r w:rsidRPr="006572C9">
            <w:rPr>
              <w:color w:val="000000"/>
            </w:rPr>
            <w:t xml:space="preserve">: Sep. 26, 2026. [Online]. </w:t>
          </w:r>
          <w:proofErr w:type="spellStart"/>
          <w:r w:rsidRPr="006572C9">
            <w:rPr>
              <w:color w:val="000000"/>
            </w:rPr>
            <w:t>Available</w:t>
          </w:r>
          <w:proofErr w:type="spellEnd"/>
          <w:r w:rsidRPr="006572C9">
            <w:rPr>
              <w:color w:val="000000"/>
            </w:rPr>
            <w:t>: https://www.mckinsey.com/~/media/mckinsey/featured%20insights/mckinsey%20global%20surveys/mckinsey-global-surveys-2021-a-year-in-review.pdf. [</w:t>
          </w:r>
          <w:proofErr w:type="spellStart"/>
          <w:r w:rsidRPr="006572C9">
            <w:rPr>
              <w:color w:val="000000"/>
            </w:rPr>
            <w:t>Accessed</w:t>
          </w:r>
          <w:proofErr w:type="spellEnd"/>
          <w:r w:rsidRPr="006572C9">
            <w:rPr>
              <w:color w:val="000000"/>
            </w:rPr>
            <w:t>: 26-Sep-2026]</w:t>
          </w:r>
        </w:p>
        <w:p w14:paraId="1F591618" w14:textId="77777777" w:rsidR="006572C9" w:rsidRPr="006572C9" w:rsidRDefault="006572C9">
          <w:pPr>
            <w:autoSpaceDE w:val="0"/>
            <w:autoSpaceDN w:val="0"/>
            <w:ind w:hanging="640"/>
            <w:divId w:val="1164928669"/>
            <w:rPr>
              <w:color w:val="000000"/>
            </w:rPr>
          </w:pPr>
          <w:r w:rsidRPr="006572C9">
            <w:rPr>
              <w:color w:val="000000"/>
            </w:rPr>
            <w:t>[2]</w:t>
          </w:r>
          <w:r w:rsidRPr="006572C9">
            <w:rPr>
              <w:color w:val="000000"/>
            </w:rPr>
            <w:tab/>
            <w:t xml:space="preserve">J. M. </w:t>
          </w:r>
          <w:proofErr w:type="spellStart"/>
          <w:r w:rsidRPr="006572C9">
            <w:rPr>
              <w:color w:val="000000"/>
            </w:rPr>
            <w:t>Barrero</w:t>
          </w:r>
          <w:proofErr w:type="spellEnd"/>
          <w:r w:rsidRPr="006572C9">
            <w:rPr>
              <w:color w:val="000000"/>
            </w:rPr>
            <w:t xml:space="preserve">, N. </w:t>
          </w:r>
          <w:proofErr w:type="spellStart"/>
          <w:r w:rsidRPr="006572C9">
            <w:rPr>
              <w:color w:val="000000"/>
            </w:rPr>
            <w:t>Bloom</w:t>
          </w:r>
          <w:proofErr w:type="spellEnd"/>
          <w:r w:rsidRPr="006572C9">
            <w:rPr>
              <w:color w:val="000000"/>
            </w:rPr>
            <w:t xml:space="preserve">, </w:t>
          </w:r>
          <w:proofErr w:type="spellStart"/>
          <w:r w:rsidRPr="006572C9">
            <w:rPr>
              <w:color w:val="000000"/>
            </w:rPr>
            <w:t>and</w:t>
          </w:r>
          <w:proofErr w:type="spellEnd"/>
          <w:r w:rsidRPr="006572C9">
            <w:rPr>
              <w:color w:val="000000"/>
            </w:rPr>
            <w:t xml:space="preserve"> S. J. Davis, “The </w:t>
          </w:r>
          <w:proofErr w:type="spellStart"/>
          <w:r w:rsidRPr="006572C9">
            <w:rPr>
              <w:color w:val="000000"/>
            </w:rPr>
            <w:t>Evolution</w:t>
          </w:r>
          <w:proofErr w:type="spellEnd"/>
          <w:r w:rsidRPr="006572C9">
            <w:rPr>
              <w:color w:val="000000"/>
            </w:rPr>
            <w:t xml:space="preserve"> </w:t>
          </w:r>
          <w:proofErr w:type="spellStart"/>
          <w:r w:rsidRPr="006572C9">
            <w:rPr>
              <w:color w:val="000000"/>
            </w:rPr>
            <w:t>of</w:t>
          </w:r>
          <w:proofErr w:type="spellEnd"/>
          <w:r w:rsidRPr="006572C9">
            <w:rPr>
              <w:color w:val="000000"/>
            </w:rPr>
            <w:t xml:space="preserve"> </w:t>
          </w:r>
          <w:proofErr w:type="spellStart"/>
          <w:r w:rsidRPr="006572C9">
            <w:rPr>
              <w:color w:val="000000"/>
            </w:rPr>
            <w:t>Work</w:t>
          </w:r>
          <w:proofErr w:type="spellEnd"/>
          <w:r w:rsidRPr="006572C9">
            <w:rPr>
              <w:color w:val="000000"/>
            </w:rPr>
            <w:t xml:space="preserve"> </w:t>
          </w:r>
          <w:proofErr w:type="spellStart"/>
          <w:r w:rsidRPr="006572C9">
            <w:rPr>
              <w:color w:val="000000"/>
            </w:rPr>
            <w:t>from</w:t>
          </w:r>
          <w:proofErr w:type="spellEnd"/>
          <w:r w:rsidRPr="006572C9">
            <w:rPr>
              <w:color w:val="000000"/>
            </w:rPr>
            <w:t xml:space="preserve"> </w:t>
          </w:r>
          <w:proofErr w:type="spellStart"/>
          <w:r w:rsidRPr="006572C9">
            <w:rPr>
              <w:color w:val="000000"/>
            </w:rPr>
            <w:t>Home</w:t>
          </w:r>
          <w:proofErr w:type="spellEnd"/>
          <w:r w:rsidRPr="006572C9">
            <w:rPr>
              <w:color w:val="000000"/>
            </w:rPr>
            <w:t xml:space="preserve">,” </w:t>
          </w:r>
          <w:proofErr w:type="spellStart"/>
          <w:r w:rsidRPr="006572C9">
            <w:rPr>
              <w:i/>
              <w:iCs/>
              <w:color w:val="000000"/>
            </w:rPr>
            <w:t>Journal</w:t>
          </w:r>
          <w:proofErr w:type="spellEnd"/>
          <w:r w:rsidRPr="006572C9">
            <w:rPr>
              <w:i/>
              <w:iCs/>
              <w:color w:val="000000"/>
            </w:rPr>
            <w:t xml:space="preserve"> </w:t>
          </w:r>
          <w:proofErr w:type="spellStart"/>
          <w:r w:rsidRPr="006572C9">
            <w:rPr>
              <w:i/>
              <w:iCs/>
              <w:color w:val="000000"/>
            </w:rPr>
            <w:t>of</w:t>
          </w:r>
          <w:proofErr w:type="spellEnd"/>
          <w:r w:rsidRPr="006572C9">
            <w:rPr>
              <w:i/>
              <w:iCs/>
              <w:color w:val="000000"/>
            </w:rPr>
            <w:t xml:space="preserve"> </w:t>
          </w:r>
          <w:proofErr w:type="spellStart"/>
          <w:r w:rsidRPr="006572C9">
            <w:rPr>
              <w:i/>
              <w:iCs/>
              <w:color w:val="000000"/>
            </w:rPr>
            <w:t>Economic</w:t>
          </w:r>
          <w:proofErr w:type="spellEnd"/>
          <w:r w:rsidRPr="006572C9">
            <w:rPr>
              <w:i/>
              <w:iCs/>
              <w:color w:val="000000"/>
            </w:rPr>
            <w:t xml:space="preserve"> </w:t>
          </w:r>
          <w:proofErr w:type="spellStart"/>
          <w:r w:rsidRPr="006572C9">
            <w:rPr>
              <w:i/>
              <w:iCs/>
              <w:color w:val="000000"/>
            </w:rPr>
            <w:t>Perspectives</w:t>
          </w:r>
          <w:proofErr w:type="spellEnd"/>
          <w:r w:rsidRPr="006572C9">
            <w:rPr>
              <w:color w:val="000000"/>
            </w:rPr>
            <w:t>, vol. 37, no. 4, p. 42, 2023, doi: 10.1257/jep.37.4.23.</w:t>
          </w:r>
        </w:p>
        <w:p w14:paraId="37B16312" w14:textId="77777777" w:rsidR="006572C9" w:rsidRPr="006572C9" w:rsidRDefault="006572C9">
          <w:pPr>
            <w:autoSpaceDE w:val="0"/>
            <w:autoSpaceDN w:val="0"/>
            <w:ind w:hanging="640"/>
            <w:divId w:val="409892285"/>
            <w:rPr>
              <w:color w:val="000000"/>
            </w:rPr>
          </w:pPr>
          <w:r w:rsidRPr="006572C9">
            <w:rPr>
              <w:color w:val="000000"/>
            </w:rPr>
            <w:t>[3]</w:t>
          </w:r>
          <w:r w:rsidRPr="006572C9">
            <w:rPr>
              <w:color w:val="000000"/>
            </w:rPr>
            <w:tab/>
            <w:t xml:space="preserve">Kementerian Keuangan Republik Indonesia, </w:t>
          </w:r>
          <w:r w:rsidRPr="006572C9">
            <w:rPr>
              <w:i/>
              <w:iCs/>
              <w:color w:val="000000"/>
            </w:rPr>
            <w:t>Surat Edaran Sekretaris Jenderal Kementerian Keuangan Nomor SE-2/MK.1/SJ/2026 tentang Pedoman Sistem Kerja Fleksibel dan Efisiensi Pelaksanaan Tugas Kedinasan di Lingkungan Kementerian Keuangan</w:t>
          </w:r>
          <w:r w:rsidRPr="006572C9">
            <w:rPr>
              <w:color w:val="000000"/>
            </w:rPr>
            <w:t>. Indonesia, 2026.</w:t>
          </w:r>
        </w:p>
        <w:p w14:paraId="2B3286E7" w14:textId="77777777" w:rsidR="006572C9" w:rsidRPr="006572C9" w:rsidRDefault="006572C9">
          <w:pPr>
            <w:autoSpaceDE w:val="0"/>
            <w:autoSpaceDN w:val="0"/>
            <w:ind w:hanging="640"/>
            <w:divId w:val="1299991563"/>
            <w:rPr>
              <w:color w:val="000000"/>
            </w:rPr>
          </w:pPr>
          <w:r w:rsidRPr="006572C9">
            <w:rPr>
              <w:color w:val="000000"/>
            </w:rPr>
            <w:t>[4]</w:t>
          </w:r>
          <w:r w:rsidRPr="006572C9">
            <w:rPr>
              <w:color w:val="000000"/>
            </w:rPr>
            <w:tab/>
            <w:t xml:space="preserve">Kementerian Keuangan Republik Indonesia, </w:t>
          </w:r>
          <w:r w:rsidRPr="006572C9">
            <w:rPr>
              <w:i/>
              <w:iCs/>
              <w:color w:val="000000"/>
            </w:rPr>
            <w:t>Keputusan Menteri Keuangan No. 429 Th 2022 Penguatan Budaya di Lingkungan Kementerian Keuangan</w:t>
          </w:r>
          <w:r w:rsidRPr="006572C9">
            <w:rPr>
              <w:color w:val="000000"/>
            </w:rPr>
            <w:t xml:space="preserve">. Indonesia, 2022, </w:t>
          </w:r>
          <w:proofErr w:type="spellStart"/>
          <w:r w:rsidRPr="006572C9">
            <w:rPr>
              <w:color w:val="000000"/>
            </w:rPr>
            <w:t>pp</w:t>
          </w:r>
          <w:proofErr w:type="spellEnd"/>
          <w:r w:rsidRPr="006572C9">
            <w:rPr>
              <w:color w:val="000000"/>
            </w:rPr>
            <w:t>. 1–11.</w:t>
          </w:r>
        </w:p>
        <w:p w14:paraId="4C6E0BD5" w14:textId="77777777" w:rsidR="006572C9" w:rsidRPr="006572C9" w:rsidRDefault="006572C9">
          <w:pPr>
            <w:autoSpaceDE w:val="0"/>
            <w:autoSpaceDN w:val="0"/>
            <w:ind w:hanging="640"/>
            <w:divId w:val="1339191159"/>
            <w:rPr>
              <w:color w:val="000000"/>
            </w:rPr>
          </w:pPr>
          <w:r w:rsidRPr="006572C9">
            <w:rPr>
              <w:color w:val="000000"/>
            </w:rPr>
            <w:t>[5]</w:t>
          </w:r>
          <w:r w:rsidRPr="006572C9">
            <w:rPr>
              <w:color w:val="000000"/>
            </w:rPr>
            <w:tab/>
            <w:t xml:space="preserve">Z. Mega Utama, S. Eveline, I. Gusti, A. Putu, S. C. Laksana, </w:t>
          </w:r>
          <w:proofErr w:type="spellStart"/>
          <w:r w:rsidRPr="006572C9">
            <w:rPr>
              <w:color w:val="000000"/>
            </w:rPr>
            <w:t>and</w:t>
          </w:r>
          <w:proofErr w:type="spellEnd"/>
          <w:r w:rsidRPr="006572C9">
            <w:rPr>
              <w:color w:val="000000"/>
            </w:rPr>
            <w:t xml:space="preserve"> I. A. Putri, “ANALISIS DAMPAK SISTEM KERJA FLEKSIBEL TERHADAP KINERJA PEGAWAI DI BADAN PEMERIKSA KEUANGAN,” </w:t>
          </w:r>
          <w:r w:rsidRPr="006572C9">
            <w:rPr>
              <w:i/>
              <w:iCs/>
              <w:color w:val="000000"/>
            </w:rPr>
            <w:t>Jurnal Pijar Studi Manajemen dan Bisnis</w:t>
          </w:r>
          <w:r w:rsidRPr="006572C9">
            <w:rPr>
              <w:color w:val="000000"/>
            </w:rPr>
            <w:t xml:space="preserve">, vol. 3, no. 3, 2025, [Online]. </w:t>
          </w:r>
          <w:proofErr w:type="spellStart"/>
          <w:r w:rsidRPr="006572C9">
            <w:rPr>
              <w:color w:val="000000"/>
            </w:rPr>
            <w:t>Available</w:t>
          </w:r>
          <w:proofErr w:type="spellEnd"/>
          <w:r w:rsidRPr="006572C9">
            <w:rPr>
              <w:color w:val="000000"/>
            </w:rPr>
            <w:t>: https://e-journal.naureendigition.com/index.php/pmb</w:t>
          </w:r>
        </w:p>
        <w:p w14:paraId="34C8C1E5" w14:textId="77777777" w:rsidR="006572C9" w:rsidRPr="006572C9" w:rsidRDefault="006572C9">
          <w:pPr>
            <w:autoSpaceDE w:val="0"/>
            <w:autoSpaceDN w:val="0"/>
            <w:ind w:hanging="640"/>
            <w:divId w:val="724065851"/>
            <w:rPr>
              <w:color w:val="000000"/>
            </w:rPr>
          </w:pPr>
          <w:r w:rsidRPr="006572C9">
            <w:rPr>
              <w:color w:val="000000"/>
            </w:rPr>
            <w:t>[6]</w:t>
          </w:r>
          <w:r w:rsidRPr="006572C9">
            <w:rPr>
              <w:color w:val="000000"/>
            </w:rPr>
            <w:tab/>
            <w:t xml:space="preserve">J. R. </w:t>
          </w:r>
          <w:proofErr w:type="spellStart"/>
          <w:r w:rsidRPr="006572C9">
            <w:rPr>
              <w:color w:val="000000"/>
            </w:rPr>
            <w:t>Hackman</w:t>
          </w:r>
          <w:proofErr w:type="spellEnd"/>
          <w:r w:rsidRPr="006572C9">
            <w:rPr>
              <w:color w:val="000000"/>
            </w:rPr>
            <w:t xml:space="preserve"> </w:t>
          </w:r>
          <w:proofErr w:type="spellStart"/>
          <w:r w:rsidRPr="006572C9">
            <w:rPr>
              <w:color w:val="000000"/>
            </w:rPr>
            <w:t>and</w:t>
          </w:r>
          <w:proofErr w:type="spellEnd"/>
          <w:r w:rsidRPr="006572C9">
            <w:rPr>
              <w:color w:val="000000"/>
            </w:rPr>
            <w:t xml:space="preserve"> G. R. </w:t>
          </w:r>
          <w:proofErr w:type="spellStart"/>
          <w:r w:rsidRPr="006572C9">
            <w:rPr>
              <w:color w:val="000000"/>
            </w:rPr>
            <w:t>Oldham</w:t>
          </w:r>
          <w:proofErr w:type="spellEnd"/>
          <w:r w:rsidRPr="006572C9">
            <w:rPr>
              <w:color w:val="000000"/>
            </w:rPr>
            <w:t xml:space="preserve">, </w:t>
          </w:r>
          <w:proofErr w:type="spellStart"/>
          <w:r w:rsidRPr="006572C9">
            <w:rPr>
              <w:i/>
              <w:iCs/>
              <w:color w:val="000000"/>
            </w:rPr>
            <w:t>Motivation</w:t>
          </w:r>
          <w:proofErr w:type="spellEnd"/>
          <w:r w:rsidRPr="006572C9">
            <w:rPr>
              <w:i/>
              <w:iCs/>
              <w:color w:val="000000"/>
            </w:rPr>
            <w:t xml:space="preserve"> </w:t>
          </w:r>
          <w:proofErr w:type="spellStart"/>
          <w:r w:rsidRPr="006572C9">
            <w:rPr>
              <w:i/>
              <w:iCs/>
              <w:color w:val="000000"/>
            </w:rPr>
            <w:t>through</w:t>
          </w:r>
          <w:proofErr w:type="spellEnd"/>
          <w:r w:rsidRPr="006572C9">
            <w:rPr>
              <w:i/>
              <w:iCs/>
              <w:color w:val="000000"/>
            </w:rPr>
            <w:t xml:space="preserve"> </w:t>
          </w:r>
          <w:proofErr w:type="spellStart"/>
          <w:r w:rsidRPr="006572C9">
            <w:rPr>
              <w:i/>
              <w:iCs/>
              <w:color w:val="000000"/>
            </w:rPr>
            <w:t>the</w:t>
          </w:r>
          <w:proofErr w:type="spellEnd"/>
          <w:r w:rsidRPr="006572C9">
            <w:rPr>
              <w:i/>
              <w:iCs/>
              <w:color w:val="000000"/>
            </w:rPr>
            <w:t xml:space="preserve"> Design </w:t>
          </w:r>
          <w:proofErr w:type="spellStart"/>
          <w:r w:rsidRPr="006572C9">
            <w:rPr>
              <w:i/>
              <w:iCs/>
              <w:color w:val="000000"/>
            </w:rPr>
            <w:t>of</w:t>
          </w:r>
          <w:proofErr w:type="spellEnd"/>
          <w:r w:rsidRPr="006572C9">
            <w:rPr>
              <w:i/>
              <w:iCs/>
              <w:color w:val="000000"/>
            </w:rPr>
            <w:t xml:space="preserve"> </w:t>
          </w:r>
          <w:proofErr w:type="spellStart"/>
          <w:r w:rsidRPr="006572C9">
            <w:rPr>
              <w:i/>
              <w:iCs/>
              <w:color w:val="000000"/>
            </w:rPr>
            <w:t>Work</w:t>
          </w:r>
          <w:proofErr w:type="spellEnd"/>
          <w:r w:rsidRPr="006572C9">
            <w:rPr>
              <w:i/>
              <w:iCs/>
              <w:color w:val="000000"/>
            </w:rPr>
            <w:t xml:space="preserve">: </w:t>
          </w:r>
          <w:proofErr w:type="spellStart"/>
          <w:r w:rsidRPr="006572C9">
            <w:rPr>
              <w:i/>
              <w:iCs/>
              <w:color w:val="000000"/>
            </w:rPr>
            <w:t>Test</w:t>
          </w:r>
          <w:proofErr w:type="spellEnd"/>
          <w:r w:rsidRPr="006572C9">
            <w:rPr>
              <w:i/>
              <w:iCs/>
              <w:color w:val="000000"/>
            </w:rPr>
            <w:t xml:space="preserve"> </w:t>
          </w:r>
          <w:proofErr w:type="spellStart"/>
          <w:r w:rsidRPr="006572C9">
            <w:rPr>
              <w:i/>
              <w:iCs/>
              <w:color w:val="000000"/>
            </w:rPr>
            <w:t>of</w:t>
          </w:r>
          <w:proofErr w:type="spellEnd"/>
          <w:r w:rsidRPr="006572C9">
            <w:rPr>
              <w:i/>
              <w:iCs/>
              <w:color w:val="000000"/>
            </w:rPr>
            <w:t xml:space="preserve"> a </w:t>
          </w:r>
          <w:proofErr w:type="spellStart"/>
          <w:r w:rsidRPr="006572C9">
            <w:rPr>
              <w:i/>
              <w:iCs/>
              <w:color w:val="000000"/>
            </w:rPr>
            <w:t>Theory</w:t>
          </w:r>
          <w:proofErr w:type="spellEnd"/>
          <w:r w:rsidRPr="006572C9">
            <w:rPr>
              <w:i/>
              <w:iCs/>
              <w:color w:val="000000"/>
            </w:rPr>
            <w:t xml:space="preserve"> MOTIVATION THROUGH DESIGN OF WORK</w:t>
          </w:r>
          <w:r w:rsidRPr="006572C9">
            <w:rPr>
              <w:color w:val="000000"/>
            </w:rPr>
            <w:t xml:space="preserve">. 1976. </w:t>
          </w:r>
          <w:proofErr w:type="spellStart"/>
          <w:r w:rsidRPr="006572C9">
            <w:rPr>
              <w:color w:val="000000"/>
            </w:rPr>
            <w:t>Accessed</w:t>
          </w:r>
          <w:proofErr w:type="spellEnd"/>
          <w:r w:rsidRPr="006572C9">
            <w:rPr>
              <w:color w:val="000000"/>
            </w:rPr>
            <w:t xml:space="preserve">: Sep. 26, 2026. [Online]. </w:t>
          </w:r>
          <w:proofErr w:type="spellStart"/>
          <w:r w:rsidRPr="006572C9">
            <w:rPr>
              <w:color w:val="000000"/>
            </w:rPr>
            <w:t>Available</w:t>
          </w:r>
          <w:proofErr w:type="spellEnd"/>
          <w:r w:rsidRPr="006572C9">
            <w:rPr>
              <w:color w:val="000000"/>
            </w:rPr>
            <w:t>: https://web.mit.edu/curhan/www/docs/Articles/15341_Readings/Group_Performance/Hackman_et_al_1976_Motivation_thru_the_design_of_work.pdf</w:t>
          </w:r>
        </w:p>
        <w:p w14:paraId="14C34E07" w14:textId="77777777" w:rsidR="006572C9" w:rsidRPr="006572C9" w:rsidRDefault="006572C9">
          <w:pPr>
            <w:autoSpaceDE w:val="0"/>
            <w:autoSpaceDN w:val="0"/>
            <w:ind w:hanging="640"/>
            <w:divId w:val="833297565"/>
            <w:rPr>
              <w:color w:val="000000"/>
            </w:rPr>
          </w:pPr>
          <w:r w:rsidRPr="006572C9">
            <w:rPr>
              <w:color w:val="000000"/>
            </w:rPr>
            <w:t>[7]</w:t>
          </w:r>
          <w:r w:rsidRPr="006572C9">
            <w:rPr>
              <w:color w:val="000000"/>
            </w:rPr>
            <w:tab/>
          </w:r>
          <w:proofErr w:type="spellStart"/>
          <w:r w:rsidRPr="006572C9">
            <w:rPr>
              <w:color w:val="000000"/>
            </w:rPr>
            <w:t>Mangkunegara</w:t>
          </w:r>
          <w:proofErr w:type="spellEnd"/>
          <w:r w:rsidRPr="006572C9">
            <w:rPr>
              <w:color w:val="000000"/>
            </w:rPr>
            <w:t xml:space="preserve">, </w:t>
          </w:r>
          <w:r w:rsidRPr="006572C9">
            <w:rPr>
              <w:i/>
              <w:iCs/>
              <w:color w:val="000000"/>
            </w:rPr>
            <w:t>Manajemen Sumber Daya Manusia</w:t>
          </w:r>
          <w:r w:rsidRPr="006572C9">
            <w:rPr>
              <w:color w:val="000000"/>
            </w:rPr>
            <w:t xml:space="preserve">. Bandung: PT. Remaja </w:t>
          </w:r>
          <w:proofErr w:type="spellStart"/>
          <w:r w:rsidRPr="006572C9">
            <w:rPr>
              <w:color w:val="000000"/>
            </w:rPr>
            <w:t>Rosdakarya</w:t>
          </w:r>
          <w:proofErr w:type="spellEnd"/>
          <w:r w:rsidRPr="006572C9">
            <w:rPr>
              <w:color w:val="000000"/>
            </w:rPr>
            <w:t>, 2016.</w:t>
          </w:r>
        </w:p>
        <w:p w14:paraId="2395223C" w14:textId="77777777" w:rsidR="006572C9" w:rsidRPr="006572C9" w:rsidRDefault="006572C9">
          <w:pPr>
            <w:autoSpaceDE w:val="0"/>
            <w:autoSpaceDN w:val="0"/>
            <w:ind w:hanging="640"/>
            <w:divId w:val="480006155"/>
            <w:rPr>
              <w:color w:val="000000"/>
            </w:rPr>
          </w:pPr>
          <w:r w:rsidRPr="006572C9">
            <w:rPr>
              <w:color w:val="000000"/>
            </w:rPr>
            <w:t>[8]</w:t>
          </w:r>
          <w:r w:rsidRPr="006572C9">
            <w:rPr>
              <w:color w:val="000000"/>
            </w:rPr>
            <w:tab/>
            <w:t xml:space="preserve">E. Sutrisno, </w:t>
          </w:r>
          <w:r w:rsidRPr="006572C9">
            <w:rPr>
              <w:i/>
              <w:iCs/>
              <w:color w:val="000000"/>
            </w:rPr>
            <w:t xml:space="preserve">MANAJEMEN SUMBER DAYA MANUSIA </w:t>
          </w:r>
          <w:r w:rsidRPr="006572C9">
            <w:rPr>
              <w:color w:val="000000"/>
            </w:rPr>
            <w:t xml:space="preserve">. Jakarta: Kencana </w:t>
          </w:r>
          <w:proofErr w:type="spellStart"/>
          <w:r w:rsidRPr="006572C9">
            <w:rPr>
              <w:color w:val="000000"/>
            </w:rPr>
            <w:t>Prenada</w:t>
          </w:r>
          <w:proofErr w:type="spellEnd"/>
          <w:r w:rsidRPr="006572C9">
            <w:rPr>
              <w:color w:val="000000"/>
            </w:rPr>
            <w:t xml:space="preserve"> Media Group, 2017.</w:t>
          </w:r>
        </w:p>
        <w:p w14:paraId="2B4F1A69" w14:textId="77777777" w:rsidR="006572C9" w:rsidRPr="006572C9" w:rsidRDefault="006572C9">
          <w:pPr>
            <w:autoSpaceDE w:val="0"/>
            <w:autoSpaceDN w:val="0"/>
            <w:ind w:hanging="640"/>
            <w:divId w:val="913128442"/>
            <w:rPr>
              <w:color w:val="000000"/>
            </w:rPr>
          </w:pPr>
          <w:r w:rsidRPr="006572C9">
            <w:rPr>
              <w:color w:val="000000"/>
            </w:rPr>
            <w:t>[9]</w:t>
          </w:r>
          <w:r w:rsidRPr="006572C9">
            <w:rPr>
              <w:color w:val="000000"/>
            </w:rPr>
            <w:tab/>
          </w:r>
          <w:proofErr w:type="spellStart"/>
          <w:r w:rsidRPr="006572C9">
            <w:rPr>
              <w:color w:val="000000"/>
            </w:rPr>
            <w:t>Sedarmayanti</w:t>
          </w:r>
          <w:proofErr w:type="spellEnd"/>
          <w:r w:rsidRPr="006572C9">
            <w:rPr>
              <w:color w:val="000000"/>
            </w:rPr>
            <w:t xml:space="preserve">, </w:t>
          </w:r>
          <w:r w:rsidRPr="006572C9">
            <w:rPr>
              <w:i/>
              <w:iCs/>
              <w:color w:val="000000"/>
            </w:rPr>
            <w:t>Manajemen Sumber Daya Manusia: Reformasi Birokrasi dan Manajemen Pegawai Negeri Sipil</w:t>
          </w:r>
          <w:r w:rsidRPr="006572C9">
            <w:rPr>
              <w:color w:val="000000"/>
            </w:rPr>
            <w:t>. Bandung: Refika Aditama, 2017.</w:t>
          </w:r>
        </w:p>
        <w:p w14:paraId="14B4F3FB" w14:textId="77777777" w:rsidR="006572C9" w:rsidRPr="006572C9" w:rsidRDefault="006572C9">
          <w:pPr>
            <w:autoSpaceDE w:val="0"/>
            <w:autoSpaceDN w:val="0"/>
            <w:ind w:hanging="640"/>
            <w:divId w:val="1339581104"/>
            <w:rPr>
              <w:color w:val="000000"/>
            </w:rPr>
          </w:pPr>
          <w:r w:rsidRPr="006572C9">
            <w:rPr>
              <w:color w:val="000000"/>
            </w:rPr>
            <w:t>[10]</w:t>
          </w:r>
          <w:r w:rsidRPr="006572C9">
            <w:rPr>
              <w:color w:val="000000"/>
            </w:rPr>
            <w:tab/>
            <w:t xml:space="preserve">Wibowo, </w:t>
          </w:r>
          <w:r w:rsidRPr="006572C9">
            <w:rPr>
              <w:i/>
              <w:iCs/>
              <w:color w:val="000000"/>
            </w:rPr>
            <w:t>Manajemen kinerja</w:t>
          </w:r>
          <w:r w:rsidRPr="006572C9">
            <w:rPr>
              <w:color w:val="000000"/>
            </w:rPr>
            <w:t>. Jakarta: Rajawali Pers, 2010.</w:t>
          </w:r>
        </w:p>
        <w:p w14:paraId="7D00A2BF" w14:textId="77777777" w:rsidR="006572C9" w:rsidRPr="006572C9" w:rsidRDefault="006572C9">
          <w:pPr>
            <w:autoSpaceDE w:val="0"/>
            <w:autoSpaceDN w:val="0"/>
            <w:ind w:hanging="640"/>
            <w:divId w:val="64421918"/>
            <w:rPr>
              <w:color w:val="000000"/>
            </w:rPr>
          </w:pPr>
          <w:r w:rsidRPr="006572C9">
            <w:rPr>
              <w:color w:val="000000"/>
            </w:rPr>
            <w:lastRenderedPageBreak/>
            <w:t>[11]</w:t>
          </w:r>
          <w:r w:rsidRPr="006572C9">
            <w:rPr>
              <w:color w:val="000000"/>
            </w:rPr>
            <w:tab/>
            <w:t xml:space="preserve">C. </w:t>
          </w:r>
          <w:proofErr w:type="spellStart"/>
          <w:r w:rsidRPr="006572C9">
            <w:rPr>
              <w:color w:val="000000"/>
            </w:rPr>
            <w:t>Kelliher</w:t>
          </w:r>
          <w:proofErr w:type="spellEnd"/>
          <w:r w:rsidRPr="006572C9">
            <w:rPr>
              <w:color w:val="000000"/>
            </w:rPr>
            <w:t xml:space="preserve"> </w:t>
          </w:r>
          <w:proofErr w:type="spellStart"/>
          <w:r w:rsidRPr="006572C9">
            <w:rPr>
              <w:color w:val="000000"/>
            </w:rPr>
            <w:t>and</w:t>
          </w:r>
          <w:proofErr w:type="spellEnd"/>
          <w:r w:rsidRPr="006572C9">
            <w:rPr>
              <w:color w:val="000000"/>
            </w:rPr>
            <w:t xml:space="preserve"> D. Anderson, “For </w:t>
          </w:r>
          <w:proofErr w:type="spellStart"/>
          <w:r w:rsidRPr="006572C9">
            <w:rPr>
              <w:color w:val="000000"/>
            </w:rPr>
            <w:t>Better</w:t>
          </w:r>
          <w:proofErr w:type="spellEnd"/>
          <w:r w:rsidRPr="006572C9">
            <w:rPr>
              <w:color w:val="000000"/>
            </w:rPr>
            <w:t xml:space="preserve"> </w:t>
          </w:r>
          <w:proofErr w:type="spellStart"/>
          <w:r w:rsidRPr="006572C9">
            <w:rPr>
              <w:color w:val="000000"/>
            </w:rPr>
            <w:t>or</w:t>
          </w:r>
          <w:proofErr w:type="spellEnd"/>
          <w:r w:rsidRPr="006572C9">
            <w:rPr>
              <w:color w:val="000000"/>
            </w:rPr>
            <w:t xml:space="preserve"> </w:t>
          </w:r>
          <w:proofErr w:type="spellStart"/>
          <w:r w:rsidRPr="006572C9">
            <w:rPr>
              <w:color w:val="000000"/>
            </w:rPr>
            <w:t>for</w:t>
          </w:r>
          <w:proofErr w:type="spellEnd"/>
          <w:r w:rsidRPr="006572C9">
            <w:rPr>
              <w:color w:val="000000"/>
            </w:rPr>
            <w:t xml:space="preserve"> </w:t>
          </w:r>
          <w:proofErr w:type="spellStart"/>
          <w:r w:rsidRPr="006572C9">
            <w:rPr>
              <w:color w:val="000000"/>
            </w:rPr>
            <w:t>Worse</w:t>
          </w:r>
          <w:proofErr w:type="spellEnd"/>
          <w:r w:rsidRPr="006572C9">
            <w:rPr>
              <w:color w:val="000000"/>
            </w:rPr>
            <w:t xml:space="preserve">? An </w:t>
          </w:r>
          <w:proofErr w:type="spellStart"/>
          <w:r w:rsidRPr="006572C9">
            <w:rPr>
              <w:color w:val="000000"/>
            </w:rPr>
            <w:t>Analysis</w:t>
          </w:r>
          <w:proofErr w:type="spellEnd"/>
          <w:r w:rsidRPr="006572C9">
            <w:rPr>
              <w:color w:val="000000"/>
            </w:rPr>
            <w:t xml:space="preserve"> </w:t>
          </w:r>
          <w:proofErr w:type="spellStart"/>
          <w:r w:rsidRPr="006572C9">
            <w:rPr>
              <w:color w:val="000000"/>
            </w:rPr>
            <w:t>of</w:t>
          </w:r>
          <w:proofErr w:type="spellEnd"/>
          <w:r w:rsidRPr="006572C9">
            <w:rPr>
              <w:color w:val="000000"/>
            </w:rPr>
            <w:t xml:space="preserve"> </w:t>
          </w:r>
          <w:proofErr w:type="spellStart"/>
          <w:r w:rsidRPr="006572C9">
            <w:rPr>
              <w:color w:val="000000"/>
            </w:rPr>
            <w:t>how</w:t>
          </w:r>
          <w:proofErr w:type="spellEnd"/>
          <w:r w:rsidRPr="006572C9">
            <w:rPr>
              <w:color w:val="000000"/>
            </w:rPr>
            <w:t xml:space="preserve"> </w:t>
          </w:r>
          <w:proofErr w:type="spellStart"/>
          <w:r w:rsidRPr="006572C9">
            <w:rPr>
              <w:color w:val="000000"/>
            </w:rPr>
            <w:t>Flexible</w:t>
          </w:r>
          <w:proofErr w:type="spellEnd"/>
          <w:r w:rsidRPr="006572C9">
            <w:rPr>
              <w:color w:val="000000"/>
            </w:rPr>
            <w:t xml:space="preserve"> </w:t>
          </w:r>
          <w:proofErr w:type="spellStart"/>
          <w:r w:rsidRPr="006572C9">
            <w:rPr>
              <w:color w:val="000000"/>
            </w:rPr>
            <w:t>Working</w:t>
          </w:r>
          <w:proofErr w:type="spellEnd"/>
          <w:r w:rsidRPr="006572C9">
            <w:rPr>
              <w:color w:val="000000"/>
            </w:rPr>
            <w:t xml:space="preserve"> </w:t>
          </w:r>
          <w:proofErr w:type="spellStart"/>
          <w:r w:rsidRPr="006572C9">
            <w:rPr>
              <w:color w:val="000000"/>
            </w:rPr>
            <w:t>Practices</w:t>
          </w:r>
          <w:proofErr w:type="spellEnd"/>
          <w:r w:rsidRPr="006572C9">
            <w:rPr>
              <w:color w:val="000000"/>
            </w:rPr>
            <w:t xml:space="preserve"> </w:t>
          </w:r>
          <w:proofErr w:type="spellStart"/>
          <w:r w:rsidRPr="006572C9">
            <w:rPr>
              <w:color w:val="000000"/>
            </w:rPr>
            <w:t>Influence</w:t>
          </w:r>
          <w:proofErr w:type="spellEnd"/>
          <w:r w:rsidRPr="006572C9">
            <w:rPr>
              <w:color w:val="000000"/>
            </w:rPr>
            <w:t xml:space="preserve"> </w:t>
          </w:r>
          <w:proofErr w:type="spellStart"/>
          <w:r w:rsidRPr="006572C9">
            <w:rPr>
              <w:color w:val="000000"/>
            </w:rPr>
            <w:t>Employees</w:t>
          </w:r>
          <w:proofErr w:type="spellEnd"/>
          <w:r w:rsidRPr="006572C9">
            <w:rPr>
              <w:color w:val="000000"/>
            </w:rPr>
            <w:t xml:space="preserve">’ </w:t>
          </w:r>
          <w:proofErr w:type="spellStart"/>
          <w:r w:rsidRPr="006572C9">
            <w:rPr>
              <w:color w:val="000000"/>
            </w:rPr>
            <w:t>Perceptions</w:t>
          </w:r>
          <w:proofErr w:type="spellEnd"/>
          <w:r w:rsidRPr="006572C9">
            <w:rPr>
              <w:color w:val="000000"/>
            </w:rPr>
            <w:t xml:space="preserve"> </w:t>
          </w:r>
          <w:proofErr w:type="spellStart"/>
          <w:r w:rsidRPr="006572C9">
            <w:rPr>
              <w:color w:val="000000"/>
            </w:rPr>
            <w:t>of</w:t>
          </w:r>
          <w:proofErr w:type="spellEnd"/>
          <w:r w:rsidRPr="006572C9">
            <w:rPr>
              <w:color w:val="000000"/>
            </w:rPr>
            <w:t xml:space="preserve"> </w:t>
          </w:r>
          <w:proofErr w:type="spellStart"/>
          <w:r w:rsidRPr="006572C9">
            <w:rPr>
              <w:color w:val="000000"/>
            </w:rPr>
            <w:t>Job</w:t>
          </w:r>
          <w:proofErr w:type="spellEnd"/>
          <w:r w:rsidRPr="006572C9">
            <w:rPr>
              <w:color w:val="000000"/>
            </w:rPr>
            <w:t xml:space="preserve"> </w:t>
          </w:r>
          <w:proofErr w:type="spellStart"/>
          <w:r w:rsidRPr="006572C9">
            <w:rPr>
              <w:color w:val="000000"/>
            </w:rPr>
            <w:t>Quality</w:t>
          </w:r>
          <w:proofErr w:type="spellEnd"/>
          <w:r w:rsidRPr="006572C9">
            <w:rPr>
              <w:color w:val="000000"/>
            </w:rPr>
            <w:t xml:space="preserve">,” </w:t>
          </w:r>
          <w:r w:rsidRPr="006572C9">
            <w:rPr>
              <w:i/>
              <w:iCs/>
              <w:color w:val="000000"/>
            </w:rPr>
            <w:t xml:space="preserve">The International </w:t>
          </w:r>
          <w:proofErr w:type="spellStart"/>
          <w:r w:rsidRPr="006572C9">
            <w:rPr>
              <w:i/>
              <w:iCs/>
              <w:color w:val="000000"/>
            </w:rPr>
            <w:t>Journal</w:t>
          </w:r>
          <w:proofErr w:type="spellEnd"/>
          <w:r w:rsidRPr="006572C9">
            <w:rPr>
              <w:i/>
              <w:iCs/>
              <w:color w:val="000000"/>
            </w:rPr>
            <w:t xml:space="preserve"> </w:t>
          </w:r>
          <w:proofErr w:type="spellStart"/>
          <w:r w:rsidRPr="006572C9">
            <w:rPr>
              <w:i/>
              <w:iCs/>
              <w:color w:val="000000"/>
            </w:rPr>
            <w:t>of</w:t>
          </w:r>
          <w:proofErr w:type="spellEnd"/>
          <w:r w:rsidRPr="006572C9">
            <w:rPr>
              <w:i/>
              <w:iCs/>
              <w:color w:val="000000"/>
            </w:rPr>
            <w:t xml:space="preserve"> Human Resource </w:t>
          </w:r>
          <w:proofErr w:type="spellStart"/>
          <w:r w:rsidRPr="006572C9">
            <w:rPr>
              <w:i/>
              <w:iCs/>
              <w:color w:val="000000"/>
            </w:rPr>
            <w:t>Management</w:t>
          </w:r>
          <w:proofErr w:type="spellEnd"/>
          <w:r w:rsidRPr="006572C9">
            <w:rPr>
              <w:color w:val="000000"/>
            </w:rPr>
            <w:t xml:space="preserve">, vol. 19, </w:t>
          </w:r>
          <w:proofErr w:type="spellStart"/>
          <w:r w:rsidRPr="006572C9">
            <w:rPr>
              <w:color w:val="000000"/>
            </w:rPr>
            <w:t>pp</w:t>
          </w:r>
          <w:proofErr w:type="spellEnd"/>
          <w:r w:rsidRPr="006572C9">
            <w:rPr>
              <w:color w:val="000000"/>
            </w:rPr>
            <w:t xml:space="preserve">. 419–431, 2008, </w:t>
          </w:r>
          <w:proofErr w:type="spellStart"/>
          <w:r w:rsidRPr="006572C9">
            <w:rPr>
              <w:color w:val="000000"/>
            </w:rPr>
            <w:t>Accessed</w:t>
          </w:r>
          <w:proofErr w:type="spellEnd"/>
          <w:r w:rsidRPr="006572C9">
            <w:rPr>
              <w:color w:val="000000"/>
            </w:rPr>
            <w:t xml:space="preserve">: Sep. 26, 2026. [Online]. </w:t>
          </w:r>
          <w:proofErr w:type="spellStart"/>
          <w:r w:rsidRPr="006572C9">
            <w:rPr>
              <w:color w:val="000000"/>
            </w:rPr>
            <w:t>Available</w:t>
          </w:r>
          <w:proofErr w:type="spellEnd"/>
          <w:r w:rsidRPr="006572C9">
            <w:rPr>
              <w:color w:val="000000"/>
            </w:rPr>
            <w:t>: https://scispace.com/pdf/for-better-or-for-worse-an-analysis-of-how-flexible-working-5ak2kk6nnb.pdf</w:t>
          </w:r>
        </w:p>
        <w:p w14:paraId="1C706CEE" w14:textId="77777777" w:rsidR="006572C9" w:rsidRPr="006572C9" w:rsidRDefault="006572C9">
          <w:pPr>
            <w:autoSpaceDE w:val="0"/>
            <w:autoSpaceDN w:val="0"/>
            <w:ind w:hanging="640"/>
            <w:divId w:val="566571702"/>
            <w:rPr>
              <w:color w:val="000000"/>
            </w:rPr>
          </w:pPr>
          <w:r w:rsidRPr="006572C9">
            <w:rPr>
              <w:color w:val="000000"/>
            </w:rPr>
            <w:t>[12]</w:t>
          </w:r>
          <w:r w:rsidRPr="006572C9">
            <w:rPr>
              <w:color w:val="000000"/>
            </w:rPr>
            <w:tab/>
            <w:t xml:space="preserve">I. Muhammad </w:t>
          </w:r>
          <w:proofErr w:type="spellStart"/>
          <w:r w:rsidRPr="006572C9">
            <w:rPr>
              <w:i/>
              <w:iCs/>
              <w:color w:val="000000"/>
            </w:rPr>
            <w:t>et</w:t>
          </w:r>
          <w:proofErr w:type="spellEnd"/>
          <w:r w:rsidRPr="006572C9">
            <w:rPr>
              <w:i/>
              <w:iCs/>
              <w:color w:val="000000"/>
            </w:rPr>
            <w:t xml:space="preserve"> </w:t>
          </w:r>
          <w:proofErr w:type="spellStart"/>
          <w:r w:rsidRPr="006572C9">
            <w:rPr>
              <w:i/>
              <w:iCs/>
              <w:color w:val="000000"/>
            </w:rPr>
            <w:t>al.</w:t>
          </w:r>
          <w:proofErr w:type="spellEnd"/>
          <w:r w:rsidRPr="006572C9">
            <w:rPr>
              <w:color w:val="000000"/>
            </w:rPr>
            <w:t xml:space="preserve">, “The </w:t>
          </w:r>
          <w:proofErr w:type="spellStart"/>
          <w:r w:rsidRPr="006572C9">
            <w:rPr>
              <w:color w:val="000000"/>
            </w:rPr>
            <w:t>Influence</w:t>
          </w:r>
          <w:proofErr w:type="spellEnd"/>
          <w:r w:rsidRPr="006572C9">
            <w:rPr>
              <w:color w:val="000000"/>
            </w:rPr>
            <w:t xml:space="preserve"> </w:t>
          </w:r>
          <w:proofErr w:type="spellStart"/>
          <w:r w:rsidRPr="006572C9">
            <w:rPr>
              <w:color w:val="000000"/>
            </w:rPr>
            <w:t>of</w:t>
          </w:r>
          <w:proofErr w:type="spellEnd"/>
          <w:r w:rsidRPr="006572C9">
            <w:rPr>
              <w:color w:val="000000"/>
            </w:rPr>
            <w:t xml:space="preserve"> </w:t>
          </w:r>
          <w:proofErr w:type="spellStart"/>
          <w:r w:rsidRPr="006572C9">
            <w:rPr>
              <w:color w:val="000000"/>
            </w:rPr>
            <w:t>Flexible</w:t>
          </w:r>
          <w:proofErr w:type="spellEnd"/>
          <w:r w:rsidRPr="006572C9">
            <w:rPr>
              <w:color w:val="000000"/>
            </w:rPr>
            <w:t xml:space="preserve"> </w:t>
          </w:r>
          <w:proofErr w:type="spellStart"/>
          <w:r w:rsidRPr="006572C9">
            <w:rPr>
              <w:color w:val="000000"/>
            </w:rPr>
            <w:t>Working</w:t>
          </w:r>
          <w:proofErr w:type="spellEnd"/>
          <w:r w:rsidRPr="006572C9">
            <w:rPr>
              <w:color w:val="000000"/>
            </w:rPr>
            <w:t xml:space="preserve"> </w:t>
          </w:r>
          <w:proofErr w:type="spellStart"/>
          <w:r w:rsidRPr="006572C9">
            <w:rPr>
              <w:color w:val="000000"/>
            </w:rPr>
            <w:t>Arrangement</w:t>
          </w:r>
          <w:proofErr w:type="spellEnd"/>
          <w:r w:rsidRPr="006572C9">
            <w:rPr>
              <w:color w:val="000000"/>
            </w:rPr>
            <w:t xml:space="preserve">, </w:t>
          </w:r>
          <w:proofErr w:type="spellStart"/>
          <w:r w:rsidRPr="006572C9">
            <w:rPr>
              <w:color w:val="000000"/>
            </w:rPr>
            <w:t>Motivation</w:t>
          </w:r>
          <w:proofErr w:type="spellEnd"/>
          <w:r w:rsidRPr="006572C9">
            <w:rPr>
              <w:color w:val="000000"/>
            </w:rPr>
            <w:t xml:space="preserve"> </w:t>
          </w:r>
          <w:proofErr w:type="spellStart"/>
          <w:r w:rsidRPr="006572C9">
            <w:rPr>
              <w:color w:val="000000"/>
            </w:rPr>
            <w:t>and</w:t>
          </w:r>
          <w:proofErr w:type="spellEnd"/>
          <w:r w:rsidRPr="006572C9">
            <w:rPr>
              <w:color w:val="000000"/>
            </w:rPr>
            <w:t xml:space="preserve"> </w:t>
          </w:r>
          <w:proofErr w:type="spellStart"/>
          <w:r w:rsidRPr="006572C9">
            <w:rPr>
              <w:color w:val="000000"/>
            </w:rPr>
            <w:t>Training</w:t>
          </w:r>
          <w:proofErr w:type="spellEnd"/>
          <w:r w:rsidRPr="006572C9">
            <w:rPr>
              <w:color w:val="000000"/>
            </w:rPr>
            <w:t xml:space="preserve"> </w:t>
          </w:r>
          <w:proofErr w:type="spellStart"/>
          <w:r w:rsidRPr="006572C9">
            <w:rPr>
              <w:color w:val="000000"/>
            </w:rPr>
            <w:t>on</w:t>
          </w:r>
          <w:proofErr w:type="spellEnd"/>
          <w:r w:rsidRPr="006572C9">
            <w:rPr>
              <w:color w:val="000000"/>
            </w:rPr>
            <w:t xml:space="preserve"> </w:t>
          </w:r>
          <w:proofErr w:type="spellStart"/>
          <w:r w:rsidRPr="006572C9">
            <w:rPr>
              <w:color w:val="000000"/>
            </w:rPr>
            <w:t>Satisfaction</w:t>
          </w:r>
          <w:proofErr w:type="spellEnd"/>
          <w:r w:rsidRPr="006572C9">
            <w:rPr>
              <w:color w:val="000000"/>
            </w:rPr>
            <w:t xml:space="preserve"> </w:t>
          </w:r>
          <w:proofErr w:type="spellStart"/>
          <w:r w:rsidRPr="006572C9">
            <w:rPr>
              <w:color w:val="000000"/>
            </w:rPr>
            <w:t>and</w:t>
          </w:r>
          <w:proofErr w:type="spellEnd"/>
          <w:r w:rsidRPr="006572C9">
            <w:rPr>
              <w:color w:val="000000"/>
            </w:rPr>
            <w:t xml:space="preserve"> Performance </w:t>
          </w:r>
          <w:proofErr w:type="spellStart"/>
          <w:r w:rsidRPr="006572C9">
            <w:rPr>
              <w:color w:val="000000"/>
            </w:rPr>
            <w:t>of</w:t>
          </w:r>
          <w:proofErr w:type="spellEnd"/>
          <w:r w:rsidRPr="006572C9">
            <w:rPr>
              <w:color w:val="000000"/>
            </w:rPr>
            <w:t xml:space="preserve"> </w:t>
          </w:r>
          <w:proofErr w:type="spellStart"/>
          <w:r w:rsidRPr="006572C9">
            <w:rPr>
              <w:color w:val="000000"/>
            </w:rPr>
            <w:t>Directorate</w:t>
          </w:r>
          <w:proofErr w:type="spellEnd"/>
          <w:r w:rsidRPr="006572C9">
            <w:rPr>
              <w:color w:val="000000"/>
            </w:rPr>
            <w:t xml:space="preserve"> General </w:t>
          </w:r>
          <w:proofErr w:type="spellStart"/>
          <w:r w:rsidRPr="006572C9">
            <w:rPr>
              <w:color w:val="000000"/>
            </w:rPr>
            <w:t>of</w:t>
          </w:r>
          <w:proofErr w:type="spellEnd"/>
          <w:r w:rsidRPr="006572C9">
            <w:rPr>
              <w:color w:val="000000"/>
            </w:rPr>
            <w:t xml:space="preserve"> </w:t>
          </w:r>
          <w:proofErr w:type="spellStart"/>
          <w:r w:rsidRPr="006572C9">
            <w:rPr>
              <w:color w:val="000000"/>
            </w:rPr>
            <w:t>Treasury</w:t>
          </w:r>
          <w:proofErr w:type="spellEnd"/>
          <w:r w:rsidRPr="006572C9">
            <w:rPr>
              <w:color w:val="000000"/>
            </w:rPr>
            <w:t xml:space="preserve"> </w:t>
          </w:r>
          <w:proofErr w:type="spellStart"/>
          <w:r w:rsidRPr="006572C9">
            <w:rPr>
              <w:color w:val="000000"/>
            </w:rPr>
            <w:t>of</w:t>
          </w:r>
          <w:proofErr w:type="spellEnd"/>
          <w:r w:rsidRPr="006572C9">
            <w:rPr>
              <w:color w:val="000000"/>
            </w:rPr>
            <w:t xml:space="preserve"> Riau,” </w:t>
          </w:r>
          <w:r w:rsidRPr="006572C9">
            <w:rPr>
              <w:i/>
              <w:iCs/>
              <w:color w:val="000000"/>
            </w:rPr>
            <w:t>LUCRUM: Jurnal Bisnis Terapan</w:t>
          </w:r>
          <w:r w:rsidRPr="006572C9">
            <w:rPr>
              <w:color w:val="000000"/>
            </w:rPr>
            <w:t xml:space="preserve">, vol. 6, no. 2, </w:t>
          </w:r>
          <w:proofErr w:type="spellStart"/>
          <w:r w:rsidRPr="006572C9">
            <w:rPr>
              <w:color w:val="000000"/>
            </w:rPr>
            <w:t>pp</w:t>
          </w:r>
          <w:proofErr w:type="spellEnd"/>
          <w:r w:rsidRPr="006572C9">
            <w:rPr>
              <w:color w:val="000000"/>
            </w:rPr>
            <w:t xml:space="preserve">. 144–160, 2026, [Online]. </w:t>
          </w:r>
          <w:proofErr w:type="spellStart"/>
          <w:r w:rsidRPr="006572C9">
            <w:rPr>
              <w:color w:val="000000"/>
            </w:rPr>
            <w:t>Available</w:t>
          </w:r>
          <w:proofErr w:type="spellEnd"/>
          <w:r w:rsidRPr="006572C9">
            <w:rPr>
              <w:color w:val="000000"/>
            </w:rPr>
            <w:t>: http://www.ejournal.pelitaindonesia.ac.id/ojs32/index.php/lucrum/index</w:t>
          </w:r>
        </w:p>
        <w:p w14:paraId="200F9D63" w14:textId="77777777" w:rsidR="006572C9" w:rsidRPr="006572C9" w:rsidRDefault="006572C9">
          <w:pPr>
            <w:autoSpaceDE w:val="0"/>
            <w:autoSpaceDN w:val="0"/>
            <w:ind w:hanging="640"/>
            <w:divId w:val="743264009"/>
            <w:rPr>
              <w:color w:val="000000"/>
            </w:rPr>
          </w:pPr>
          <w:r w:rsidRPr="006572C9">
            <w:rPr>
              <w:color w:val="000000"/>
            </w:rPr>
            <w:t>[13]</w:t>
          </w:r>
          <w:r w:rsidRPr="006572C9">
            <w:rPr>
              <w:color w:val="000000"/>
            </w:rPr>
            <w:tab/>
            <w:t xml:space="preserve">H. A. Pradipta </w:t>
          </w:r>
          <w:proofErr w:type="spellStart"/>
          <w:r w:rsidRPr="006572C9">
            <w:rPr>
              <w:color w:val="000000"/>
            </w:rPr>
            <w:t>and</w:t>
          </w:r>
          <w:proofErr w:type="spellEnd"/>
          <w:r w:rsidRPr="006572C9">
            <w:rPr>
              <w:color w:val="000000"/>
            </w:rPr>
            <w:t xml:space="preserve"> F. </w:t>
          </w:r>
          <w:proofErr w:type="spellStart"/>
          <w:r w:rsidRPr="006572C9">
            <w:rPr>
              <w:color w:val="000000"/>
            </w:rPr>
            <w:t>Martdianty</w:t>
          </w:r>
          <w:proofErr w:type="spellEnd"/>
          <w:r w:rsidRPr="006572C9">
            <w:rPr>
              <w:color w:val="000000"/>
            </w:rPr>
            <w:t>, “</w:t>
          </w:r>
          <w:proofErr w:type="spellStart"/>
          <w:r w:rsidRPr="006572C9">
            <w:rPr>
              <w:color w:val="000000"/>
            </w:rPr>
            <w:t>Effect</w:t>
          </w:r>
          <w:proofErr w:type="spellEnd"/>
          <w:r w:rsidRPr="006572C9">
            <w:rPr>
              <w:color w:val="000000"/>
            </w:rPr>
            <w:t xml:space="preserve"> </w:t>
          </w:r>
          <w:proofErr w:type="spellStart"/>
          <w:r w:rsidRPr="006572C9">
            <w:rPr>
              <w:color w:val="000000"/>
            </w:rPr>
            <w:t>of</w:t>
          </w:r>
          <w:proofErr w:type="spellEnd"/>
          <w:r w:rsidRPr="006572C9">
            <w:rPr>
              <w:color w:val="000000"/>
            </w:rPr>
            <w:t xml:space="preserve"> </w:t>
          </w:r>
          <w:proofErr w:type="spellStart"/>
          <w:r w:rsidRPr="006572C9">
            <w:rPr>
              <w:color w:val="000000"/>
            </w:rPr>
            <w:t>Flexible</w:t>
          </w:r>
          <w:proofErr w:type="spellEnd"/>
          <w:r w:rsidRPr="006572C9">
            <w:rPr>
              <w:color w:val="000000"/>
            </w:rPr>
            <w:t xml:space="preserve"> </w:t>
          </w:r>
          <w:proofErr w:type="spellStart"/>
          <w:r w:rsidRPr="006572C9">
            <w:rPr>
              <w:color w:val="000000"/>
            </w:rPr>
            <w:t>Working</w:t>
          </w:r>
          <w:proofErr w:type="spellEnd"/>
          <w:r w:rsidRPr="006572C9">
            <w:rPr>
              <w:color w:val="000000"/>
            </w:rPr>
            <w:t xml:space="preserve"> </w:t>
          </w:r>
          <w:proofErr w:type="spellStart"/>
          <w:r w:rsidRPr="006572C9">
            <w:rPr>
              <w:color w:val="000000"/>
            </w:rPr>
            <w:t>Arrangement</w:t>
          </w:r>
          <w:proofErr w:type="spellEnd"/>
          <w:r w:rsidRPr="006572C9">
            <w:rPr>
              <w:color w:val="000000"/>
            </w:rPr>
            <w:t xml:space="preserve"> </w:t>
          </w:r>
          <w:proofErr w:type="spellStart"/>
          <w:r w:rsidRPr="006572C9">
            <w:rPr>
              <w:color w:val="000000"/>
            </w:rPr>
            <w:t>on</w:t>
          </w:r>
          <w:proofErr w:type="spellEnd"/>
          <w:r w:rsidRPr="006572C9">
            <w:rPr>
              <w:color w:val="000000"/>
            </w:rPr>
            <w:t xml:space="preserve"> </w:t>
          </w:r>
          <w:proofErr w:type="spellStart"/>
          <w:r w:rsidRPr="006572C9">
            <w:rPr>
              <w:color w:val="000000"/>
            </w:rPr>
            <w:t>Employee</w:t>
          </w:r>
          <w:proofErr w:type="spellEnd"/>
          <w:r w:rsidRPr="006572C9">
            <w:rPr>
              <w:color w:val="000000"/>
            </w:rPr>
            <w:t xml:space="preserve"> Performance: </w:t>
          </w:r>
          <w:proofErr w:type="spellStart"/>
          <w:r w:rsidRPr="006572C9">
            <w:rPr>
              <w:color w:val="000000"/>
            </w:rPr>
            <w:t>Mediating</w:t>
          </w:r>
          <w:proofErr w:type="spellEnd"/>
          <w:r w:rsidRPr="006572C9">
            <w:rPr>
              <w:color w:val="000000"/>
            </w:rPr>
            <w:t xml:space="preserve"> </w:t>
          </w:r>
          <w:proofErr w:type="spellStart"/>
          <w:r w:rsidRPr="006572C9">
            <w:rPr>
              <w:color w:val="000000"/>
            </w:rPr>
            <w:t>Role</w:t>
          </w:r>
          <w:proofErr w:type="spellEnd"/>
          <w:r w:rsidRPr="006572C9">
            <w:rPr>
              <w:color w:val="000000"/>
            </w:rPr>
            <w:t xml:space="preserve"> </w:t>
          </w:r>
          <w:proofErr w:type="spellStart"/>
          <w:r w:rsidRPr="006572C9">
            <w:rPr>
              <w:color w:val="000000"/>
            </w:rPr>
            <w:t>of</w:t>
          </w:r>
          <w:proofErr w:type="spellEnd"/>
          <w:r w:rsidRPr="006572C9">
            <w:rPr>
              <w:color w:val="000000"/>
            </w:rPr>
            <w:t xml:space="preserve"> </w:t>
          </w:r>
          <w:proofErr w:type="spellStart"/>
          <w:r w:rsidRPr="006572C9">
            <w:rPr>
              <w:color w:val="000000"/>
            </w:rPr>
            <w:t>Work</w:t>
          </w:r>
          <w:proofErr w:type="spellEnd"/>
          <w:r w:rsidRPr="006572C9">
            <w:rPr>
              <w:color w:val="000000"/>
            </w:rPr>
            <w:t xml:space="preserve"> </w:t>
          </w:r>
          <w:proofErr w:type="spellStart"/>
          <w:r w:rsidRPr="006572C9">
            <w:rPr>
              <w:color w:val="000000"/>
            </w:rPr>
            <w:t>Engagement</w:t>
          </w:r>
          <w:proofErr w:type="spellEnd"/>
          <w:r w:rsidRPr="006572C9">
            <w:rPr>
              <w:color w:val="000000"/>
            </w:rPr>
            <w:t xml:space="preserve"> </w:t>
          </w:r>
          <w:proofErr w:type="spellStart"/>
          <w:r w:rsidRPr="006572C9">
            <w:rPr>
              <w:color w:val="000000"/>
            </w:rPr>
            <w:t>and</w:t>
          </w:r>
          <w:proofErr w:type="spellEnd"/>
          <w:r w:rsidRPr="006572C9">
            <w:rPr>
              <w:color w:val="000000"/>
            </w:rPr>
            <w:t xml:space="preserve"> Supervisor </w:t>
          </w:r>
          <w:proofErr w:type="spellStart"/>
          <w:r w:rsidRPr="006572C9">
            <w:rPr>
              <w:color w:val="000000"/>
            </w:rPr>
            <w:t>Support</w:t>
          </w:r>
          <w:proofErr w:type="spellEnd"/>
          <w:r w:rsidRPr="006572C9">
            <w:rPr>
              <w:color w:val="000000"/>
            </w:rPr>
            <w:t xml:space="preserve"> in Indonesia Digital </w:t>
          </w:r>
          <w:proofErr w:type="spellStart"/>
          <w:r w:rsidRPr="006572C9">
            <w:rPr>
              <w:color w:val="000000"/>
            </w:rPr>
            <w:t>Startup</w:t>
          </w:r>
          <w:proofErr w:type="spellEnd"/>
          <w:r w:rsidRPr="006572C9">
            <w:rPr>
              <w:color w:val="000000"/>
            </w:rPr>
            <w:t xml:space="preserve">,” </w:t>
          </w:r>
          <w:r w:rsidRPr="006572C9">
            <w:rPr>
              <w:i/>
              <w:iCs/>
              <w:color w:val="000000"/>
            </w:rPr>
            <w:t>Jurnal Aplikasi Bisnis dan Manajemen</w:t>
          </w:r>
          <w:r w:rsidRPr="006572C9">
            <w:rPr>
              <w:color w:val="000000"/>
            </w:rPr>
            <w:t>, vol. 9, no. 2, p. 512, May 2023, doi: http://dx.doi.org/10.17358/jabm.9.2.512.</w:t>
          </w:r>
        </w:p>
        <w:p w14:paraId="121597EA" w14:textId="77777777" w:rsidR="006572C9" w:rsidRPr="006572C9" w:rsidRDefault="006572C9">
          <w:pPr>
            <w:autoSpaceDE w:val="0"/>
            <w:autoSpaceDN w:val="0"/>
            <w:ind w:hanging="640"/>
            <w:divId w:val="774642298"/>
            <w:rPr>
              <w:color w:val="000000"/>
            </w:rPr>
          </w:pPr>
          <w:r w:rsidRPr="006572C9">
            <w:rPr>
              <w:color w:val="000000"/>
            </w:rPr>
            <w:t>[14]</w:t>
          </w:r>
          <w:r w:rsidRPr="006572C9">
            <w:rPr>
              <w:color w:val="000000"/>
            </w:rPr>
            <w:tab/>
            <w:t>W. H. Haji, “</w:t>
          </w:r>
          <w:proofErr w:type="spellStart"/>
          <w:r w:rsidRPr="006572C9">
            <w:rPr>
              <w:color w:val="000000"/>
            </w:rPr>
            <w:t>Flexible</w:t>
          </w:r>
          <w:proofErr w:type="spellEnd"/>
          <w:r w:rsidRPr="006572C9">
            <w:rPr>
              <w:color w:val="000000"/>
            </w:rPr>
            <w:t xml:space="preserve"> </w:t>
          </w:r>
          <w:proofErr w:type="spellStart"/>
          <w:r w:rsidRPr="006572C9">
            <w:rPr>
              <w:color w:val="000000"/>
            </w:rPr>
            <w:t>Work</w:t>
          </w:r>
          <w:proofErr w:type="spellEnd"/>
          <w:r w:rsidRPr="006572C9">
            <w:rPr>
              <w:color w:val="000000"/>
            </w:rPr>
            <w:t xml:space="preserve"> Dan </w:t>
          </w:r>
          <w:proofErr w:type="spellStart"/>
          <w:r w:rsidRPr="006572C9">
            <w:rPr>
              <w:color w:val="000000"/>
            </w:rPr>
            <w:t>Work</w:t>
          </w:r>
          <w:proofErr w:type="spellEnd"/>
          <w:r w:rsidRPr="006572C9">
            <w:rPr>
              <w:color w:val="000000"/>
            </w:rPr>
            <w:t xml:space="preserve">-Life </w:t>
          </w:r>
          <w:proofErr w:type="spellStart"/>
          <w:r w:rsidRPr="006572C9">
            <w:rPr>
              <w:color w:val="000000"/>
            </w:rPr>
            <w:t>Balance</w:t>
          </w:r>
          <w:proofErr w:type="spellEnd"/>
          <w:r w:rsidRPr="006572C9">
            <w:rPr>
              <w:color w:val="000000"/>
            </w:rPr>
            <w:t xml:space="preserve"> Pada Kinerja Pegawai </w:t>
          </w:r>
          <w:proofErr w:type="spellStart"/>
          <w:r w:rsidRPr="006572C9">
            <w:rPr>
              <w:color w:val="000000"/>
            </w:rPr>
            <w:t>Hybrid</w:t>
          </w:r>
          <w:proofErr w:type="spellEnd"/>
          <w:r w:rsidRPr="006572C9">
            <w:rPr>
              <w:color w:val="000000"/>
            </w:rPr>
            <w:t xml:space="preserve">,” </w:t>
          </w:r>
          <w:proofErr w:type="spellStart"/>
          <w:r w:rsidRPr="006572C9">
            <w:rPr>
              <w:i/>
              <w:iCs/>
              <w:color w:val="000000"/>
            </w:rPr>
            <w:t>Balance</w:t>
          </w:r>
          <w:proofErr w:type="spellEnd"/>
          <w:r w:rsidRPr="006572C9">
            <w:rPr>
              <w:i/>
              <w:iCs/>
              <w:color w:val="000000"/>
            </w:rPr>
            <w:t>: Jurnal Akuntansi dan Manajemen</w:t>
          </w:r>
          <w:r w:rsidRPr="006572C9">
            <w:rPr>
              <w:color w:val="000000"/>
            </w:rPr>
            <w:t>, vol. 4, no. 3, 2025.</w:t>
          </w:r>
        </w:p>
        <w:p w14:paraId="169E10D7" w14:textId="6171A148" w:rsidR="00A90425" w:rsidRPr="00CD6E59" w:rsidRDefault="006572C9" w:rsidP="00A90425">
          <w:pPr>
            <w:ind w:firstLine="0"/>
            <w:rPr>
              <w:color w:val="000000"/>
            </w:rPr>
          </w:pPr>
          <w:r w:rsidRPr="006572C9">
            <w:rPr>
              <w:color w:val="000000"/>
            </w:rPr>
            <w:t> </w:t>
          </w:r>
        </w:p>
      </w:sdtContent>
    </w:sdt>
    <w:sectPr w:rsidR="00A90425" w:rsidRPr="00CD6E59" w:rsidSect="001B70B2">
      <w:pgSz w:w="11910" w:h="16840"/>
      <w:pgMar w:top="2268" w:right="1701" w:bottom="1701" w:left="2268" w:header="0" w:footer="10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7DD3CF" w14:textId="77777777" w:rsidR="00837843" w:rsidRDefault="00837843">
      <w:r>
        <w:separator/>
      </w:r>
    </w:p>
  </w:endnote>
  <w:endnote w:type="continuationSeparator" w:id="0">
    <w:p w14:paraId="13C3DE25" w14:textId="77777777" w:rsidR="00837843" w:rsidRDefault="00837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Google Sans">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686892" w14:textId="77777777" w:rsidR="004A6BDD" w:rsidRDefault="004A65AA">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817B41B" wp14:editId="0065424F">
              <wp:simplePos x="0" y="0"/>
              <wp:positionH relativeFrom="page">
                <wp:posOffset>6291960</wp:posOffset>
              </wp:positionH>
              <wp:positionV relativeFrom="page">
                <wp:posOffset>9888253</wp:posOffset>
              </wp:positionV>
              <wp:extent cx="241300" cy="19431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A7A7FA2" w14:textId="77777777" w:rsidR="004A6BDD" w:rsidRDefault="004A65A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type w14:anchorId="3817B41B" id="_x0000_t202" coordsize="21600,21600" o:spt="202" path="m,l,21600r21600,l21600,xe">
              <v:stroke joinstyle="miter"/>
              <v:path gradientshapeok="t" o:connecttype="rect"/>
            </v:shapetype>
            <v:shape id="Textbox 185" o:spid="_x0000_s1027" type="#_x0000_t202" style="position:absolute;left:0;text-align:left;margin-left:495.45pt;margin-top:778.6pt;width:19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" filled="f" stroked="f">
              <v:textbox inset="0,0,0,0">
                <w:txbxContent>
                  <w:p w14:paraId="2A7A7FA2" w14:textId="77777777" w:rsidR="004A6BDD" w:rsidRDefault="004A65A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9CA72F" w14:textId="77777777" w:rsidR="00837843" w:rsidRDefault="00837843">
      <w:r>
        <w:separator/>
      </w:r>
    </w:p>
  </w:footnote>
  <w:footnote w:type="continuationSeparator" w:id="0">
    <w:p w14:paraId="16737AB6" w14:textId="77777777" w:rsidR="00837843" w:rsidRDefault="008378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86BA1"/>
    <w:multiLevelType w:val="hybridMultilevel"/>
    <w:tmpl w:val="9924605A"/>
    <w:lvl w:ilvl="0" w:tplc="680878BC">
      <w:start w:val="1"/>
      <w:numFmt w:val="decimal"/>
      <w:lvlText w:val="%1."/>
      <w:lvlJc w:val="left"/>
      <w:pPr>
        <w:ind w:left="2160" w:hanging="360"/>
      </w:pPr>
      <w:rPr>
        <w:rFonts w:hint="default"/>
      </w:r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 w15:restartNumberingAfterBreak="0">
    <w:nsid w:val="03E06371"/>
    <w:multiLevelType w:val="hybridMultilevel"/>
    <w:tmpl w:val="B3704862"/>
    <w:lvl w:ilvl="0" w:tplc="38090019">
      <w:start w:val="1"/>
      <w:numFmt w:val="lowerLetter"/>
      <w:lvlText w:val="%1."/>
      <w:lvlJc w:val="left"/>
      <w:pPr>
        <w:ind w:left="2700" w:hanging="360"/>
      </w:pPr>
    </w:lvl>
    <w:lvl w:ilvl="1" w:tplc="5692B2FC">
      <w:start w:val="1"/>
      <w:numFmt w:val="decimal"/>
      <w:lvlText w:val="%2."/>
      <w:lvlJc w:val="left"/>
      <w:pPr>
        <w:ind w:left="3480" w:hanging="420"/>
      </w:pPr>
      <w:rPr>
        <w:rFonts w:hint="default"/>
      </w:rPr>
    </w:lvl>
    <w:lvl w:ilvl="2" w:tplc="6F14BB3E">
      <w:start w:val="1"/>
      <w:numFmt w:val="upperLetter"/>
      <w:lvlText w:val="%3."/>
      <w:lvlJc w:val="left"/>
      <w:pPr>
        <w:ind w:left="4320" w:hanging="360"/>
      </w:pPr>
      <w:rPr>
        <w:rFonts w:hint="default"/>
      </w:rPr>
    </w:lvl>
    <w:lvl w:ilvl="3" w:tplc="3809000F" w:tentative="1">
      <w:start w:val="1"/>
      <w:numFmt w:val="decimal"/>
      <w:lvlText w:val="%4."/>
      <w:lvlJc w:val="left"/>
      <w:pPr>
        <w:ind w:left="4860" w:hanging="360"/>
      </w:pPr>
    </w:lvl>
    <w:lvl w:ilvl="4" w:tplc="38090019" w:tentative="1">
      <w:start w:val="1"/>
      <w:numFmt w:val="lowerLetter"/>
      <w:lvlText w:val="%5."/>
      <w:lvlJc w:val="left"/>
      <w:pPr>
        <w:ind w:left="5580" w:hanging="360"/>
      </w:pPr>
    </w:lvl>
    <w:lvl w:ilvl="5" w:tplc="3809001B" w:tentative="1">
      <w:start w:val="1"/>
      <w:numFmt w:val="lowerRoman"/>
      <w:lvlText w:val="%6."/>
      <w:lvlJc w:val="right"/>
      <w:pPr>
        <w:ind w:left="6300" w:hanging="180"/>
      </w:pPr>
    </w:lvl>
    <w:lvl w:ilvl="6" w:tplc="3809000F" w:tentative="1">
      <w:start w:val="1"/>
      <w:numFmt w:val="decimal"/>
      <w:lvlText w:val="%7."/>
      <w:lvlJc w:val="left"/>
      <w:pPr>
        <w:ind w:left="7020" w:hanging="360"/>
      </w:pPr>
    </w:lvl>
    <w:lvl w:ilvl="7" w:tplc="38090019" w:tentative="1">
      <w:start w:val="1"/>
      <w:numFmt w:val="lowerLetter"/>
      <w:lvlText w:val="%8."/>
      <w:lvlJc w:val="left"/>
      <w:pPr>
        <w:ind w:left="7740" w:hanging="360"/>
      </w:pPr>
    </w:lvl>
    <w:lvl w:ilvl="8" w:tplc="3809001B" w:tentative="1">
      <w:start w:val="1"/>
      <w:numFmt w:val="lowerRoman"/>
      <w:lvlText w:val="%9."/>
      <w:lvlJc w:val="right"/>
      <w:pPr>
        <w:ind w:left="8460" w:hanging="180"/>
      </w:pPr>
    </w:lvl>
  </w:abstractNum>
  <w:abstractNum w:abstractNumId="3" w15:restartNumberingAfterBreak="0">
    <w:nsid w:val="0C554620"/>
    <w:multiLevelType w:val="hybridMultilevel"/>
    <w:tmpl w:val="71DC8F2C"/>
    <w:lvl w:ilvl="0" w:tplc="3A24F674">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 w15:restartNumberingAfterBreak="0">
    <w:nsid w:val="18D550E7"/>
    <w:multiLevelType w:val="hybridMultilevel"/>
    <w:tmpl w:val="B2CA6158"/>
    <w:lvl w:ilvl="0" w:tplc="44BC4BB4">
      <w:start w:val="1"/>
      <w:numFmt w:val="lowerLetter"/>
      <w:lvlText w:val="%1."/>
      <w:lvlJc w:val="left"/>
      <w:pPr>
        <w:ind w:left="1800" w:hanging="360"/>
      </w:pPr>
      <w:rPr>
        <w:rFonts w:hint="default"/>
      </w:r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2070114F"/>
    <w:multiLevelType w:val="hybridMultilevel"/>
    <w:tmpl w:val="7BC49906"/>
    <w:lvl w:ilvl="0" w:tplc="8E6C4E4E">
      <w:start w:val="1"/>
      <w:numFmt w:val="decimal"/>
      <w:lvlText w:val="2.4. %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F728CA"/>
    <w:multiLevelType w:val="multilevel"/>
    <w:tmpl w:val="DDAC8D9E"/>
    <w:lvl w:ilvl="0">
      <w:start w:val="1"/>
      <w:numFmt w:val="decimal"/>
      <w:lvlText w:val="%1."/>
      <w:lvlJc w:val="left"/>
      <w:pPr>
        <w:ind w:left="720" w:hanging="360"/>
      </w:pPr>
      <w:rPr>
        <w:rFonts w:hint="default"/>
      </w:rPr>
    </w:lvl>
    <w:lvl w:ilvl="1">
      <w:start w:val="1"/>
      <w:numFmt w:val="decimal"/>
      <w:isLgl/>
      <w:lvlText w:val="%1.%2."/>
      <w:lvlJc w:val="left"/>
      <w:pPr>
        <w:ind w:left="933" w:hanging="54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7" w15:restartNumberingAfterBreak="0">
    <w:nsid w:val="2378690A"/>
    <w:multiLevelType w:val="hybridMultilevel"/>
    <w:tmpl w:val="043A9252"/>
    <w:lvl w:ilvl="0" w:tplc="73C4AE9E">
      <w:start w:val="1"/>
      <w:numFmt w:val="none"/>
      <w:lvlText w:val="5.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01D4A"/>
    <w:multiLevelType w:val="multilevel"/>
    <w:tmpl w:val="E75EBC88"/>
    <w:numStyleLink w:val="Style1"/>
  </w:abstractNum>
  <w:abstractNum w:abstractNumId="9" w15:restartNumberingAfterBreak="0">
    <w:nsid w:val="345563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5083227"/>
    <w:multiLevelType w:val="hybridMultilevel"/>
    <w:tmpl w:val="02409386"/>
    <w:lvl w:ilvl="0" w:tplc="4BEC0DB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8CE78B1"/>
    <w:multiLevelType w:val="multilevel"/>
    <w:tmpl w:val="0584E63C"/>
    <w:lvl w:ilvl="0">
      <w:start w:val="1"/>
      <w:numFmt w:val="decimal"/>
      <w:lvlText w:val="%1."/>
      <w:lvlJc w:val="left"/>
      <w:pPr>
        <w:ind w:left="720" w:hanging="360"/>
      </w:pPr>
      <w:rPr>
        <w:rFonts w:hint="default"/>
      </w:rPr>
    </w:lvl>
    <w:lvl w:ilvl="1">
      <w:start w:val="1"/>
      <w:numFmt w:val="decimal"/>
      <w:isLgl/>
      <w:lvlText w:val="%1.%2"/>
      <w:lvlJc w:val="left"/>
      <w:pPr>
        <w:ind w:left="933" w:hanging="54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12" w15:restartNumberingAfterBreak="0">
    <w:nsid w:val="480A6482"/>
    <w:multiLevelType w:val="multilevel"/>
    <w:tmpl w:val="E75EBC88"/>
    <w:styleLink w:val="Style1"/>
    <w:lvl w:ilvl="0">
      <w:start w:val="3"/>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ED50E33"/>
    <w:multiLevelType w:val="hybridMultilevel"/>
    <w:tmpl w:val="0212B34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38090019">
      <w:start w:val="1"/>
      <w:numFmt w:val="lowerLetter"/>
      <w:lvlText w:val="%4."/>
      <w:lvlJc w:val="left"/>
      <w:pPr>
        <w:ind w:left="270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F147EDB"/>
    <w:multiLevelType w:val="multilevel"/>
    <w:tmpl w:val="E75EBC88"/>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FE71FEE"/>
    <w:multiLevelType w:val="hybridMultilevel"/>
    <w:tmpl w:val="31AAAE9A"/>
    <w:lvl w:ilvl="0" w:tplc="5C86EBCA">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2166E5E"/>
    <w:multiLevelType w:val="hybridMultilevel"/>
    <w:tmpl w:val="11EE4EA4"/>
    <w:lvl w:ilvl="0" w:tplc="6E52DB00">
      <w:start w:val="1"/>
      <w:numFmt w:val="decimal"/>
      <w:lvlText w:val="2. %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2DE4ADE"/>
    <w:multiLevelType w:val="hybridMultilevel"/>
    <w:tmpl w:val="9B7C772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52B7D84"/>
    <w:multiLevelType w:val="hybridMultilevel"/>
    <w:tmpl w:val="FFA03F48"/>
    <w:lvl w:ilvl="0" w:tplc="680878B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65F53D42"/>
    <w:multiLevelType w:val="hybridMultilevel"/>
    <w:tmpl w:val="1F683AC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D232016"/>
    <w:multiLevelType w:val="hybridMultilevel"/>
    <w:tmpl w:val="CC0EC574"/>
    <w:lvl w:ilvl="0" w:tplc="A5567C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D94102E"/>
    <w:multiLevelType w:val="hybridMultilevel"/>
    <w:tmpl w:val="E78A5BC8"/>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0DF658A"/>
    <w:multiLevelType w:val="hybridMultilevel"/>
    <w:tmpl w:val="C81A3780"/>
    <w:lvl w:ilvl="0" w:tplc="538EFB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1F63D7C"/>
    <w:multiLevelType w:val="hybridMultilevel"/>
    <w:tmpl w:val="1E5E64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4C03C25"/>
    <w:multiLevelType w:val="hybridMultilevel"/>
    <w:tmpl w:val="E612E0B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7AEEA0DE">
      <w:start w:val="1"/>
      <w:numFmt w:val="decimal"/>
      <w:lvlText w:val="%3."/>
      <w:lvlJc w:val="left"/>
      <w:pPr>
        <w:ind w:left="2340" w:hanging="360"/>
      </w:pPr>
      <w:rPr>
        <w:rFonts w:hint="default"/>
      </w:rPr>
    </w:lvl>
    <w:lvl w:ilvl="3" w:tplc="081C9648">
      <w:start w:val="1"/>
      <w:numFmt w:val="decimal"/>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61729DC"/>
    <w:multiLevelType w:val="hybridMultilevel"/>
    <w:tmpl w:val="0EAC3A8E"/>
    <w:lvl w:ilvl="0" w:tplc="C41AA9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8B57CDE"/>
    <w:multiLevelType w:val="multilevel"/>
    <w:tmpl w:val="3954DD44"/>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7A212149"/>
    <w:multiLevelType w:val="multilevel"/>
    <w:tmpl w:val="1E8058A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16cid:durableId="1916739278">
    <w:abstractNumId w:val="9"/>
  </w:num>
  <w:num w:numId="2" w16cid:durableId="795292982">
    <w:abstractNumId w:val="23"/>
  </w:num>
  <w:num w:numId="3" w16cid:durableId="460467334">
    <w:abstractNumId w:val="11"/>
  </w:num>
  <w:num w:numId="4" w16cid:durableId="1744528119">
    <w:abstractNumId w:val="6"/>
  </w:num>
  <w:num w:numId="5" w16cid:durableId="1583828199">
    <w:abstractNumId w:val="21"/>
  </w:num>
  <w:num w:numId="6" w16cid:durableId="307899775">
    <w:abstractNumId w:val="15"/>
  </w:num>
  <w:num w:numId="7" w16cid:durableId="747463205">
    <w:abstractNumId w:val="24"/>
  </w:num>
  <w:num w:numId="8" w16cid:durableId="488445875">
    <w:abstractNumId w:val="27"/>
  </w:num>
  <w:num w:numId="9" w16cid:durableId="809713903">
    <w:abstractNumId w:val="16"/>
  </w:num>
  <w:num w:numId="10" w16cid:durableId="731974555">
    <w:abstractNumId w:val="14"/>
  </w:num>
  <w:num w:numId="11" w16cid:durableId="1286154635">
    <w:abstractNumId w:val="2"/>
  </w:num>
  <w:num w:numId="12" w16cid:durableId="685865863">
    <w:abstractNumId w:val="18"/>
  </w:num>
  <w:num w:numId="13" w16cid:durableId="251352232">
    <w:abstractNumId w:val="1"/>
  </w:num>
  <w:num w:numId="14" w16cid:durableId="289825635">
    <w:abstractNumId w:val="0"/>
  </w:num>
  <w:num w:numId="15" w16cid:durableId="2072729605">
    <w:abstractNumId w:val="13"/>
  </w:num>
  <w:num w:numId="16" w16cid:durableId="770587479">
    <w:abstractNumId w:val="8"/>
  </w:num>
  <w:num w:numId="17" w16cid:durableId="753933524">
    <w:abstractNumId w:val="5"/>
  </w:num>
  <w:num w:numId="18" w16cid:durableId="887497557">
    <w:abstractNumId w:val="3"/>
  </w:num>
  <w:num w:numId="19" w16cid:durableId="517038728">
    <w:abstractNumId w:val="17"/>
  </w:num>
  <w:num w:numId="20" w16cid:durableId="814294401">
    <w:abstractNumId w:val="19"/>
  </w:num>
  <w:num w:numId="21" w16cid:durableId="1966735643">
    <w:abstractNumId w:val="4"/>
  </w:num>
  <w:num w:numId="22" w16cid:durableId="1348167503">
    <w:abstractNumId w:val="10"/>
  </w:num>
  <w:num w:numId="23" w16cid:durableId="1156800408">
    <w:abstractNumId w:val="7"/>
  </w:num>
  <w:num w:numId="24" w16cid:durableId="155389159">
    <w:abstractNumId w:val="22"/>
  </w:num>
  <w:num w:numId="25" w16cid:durableId="2077120429">
    <w:abstractNumId w:val="25"/>
  </w:num>
  <w:num w:numId="26" w16cid:durableId="931429990">
    <w:abstractNumId w:val="20"/>
  </w:num>
  <w:num w:numId="27" w16cid:durableId="653266308">
    <w:abstractNumId w:val="26"/>
  </w:num>
  <w:num w:numId="28" w16cid:durableId="234246798">
    <w:abstractNumId w:val="12"/>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BDD"/>
    <w:rsid w:val="000004A9"/>
    <w:rsid w:val="00001817"/>
    <w:rsid w:val="0000288F"/>
    <w:rsid w:val="00002D0C"/>
    <w:rsid w:val="00005189"/>
    <w:rsid w:val="00007F3A"/>
    <w:rsid w:val="00010F16"/>
    <w:rsid w:val="0001127C"/>
    <w:rsid w:val="0001487B"/>
    <w:rsid w:val="00015339"/>
    <w:rsid w:val="00015F1D"/>
    <w:rsid w:val="00016D70"/>
    <w:rsid w:val="00017482"/>
    <w:rsid w:val="00017845"/>
    <w:rsid w:val="000179D4"/>
    <w:rsid w:val="00017A25"/>
    <w:rsid w:val="00017F75"/>
    <w:rsid w:val="000212F7"/>
    <w:rsid w:val="00023BB1"/>
    <w:rsid w:val="000255BD"/>
    <w:rsid w:val="000261FA"/>
    <w:rsid w:val="00026D1B"/>
    <w:rsid w:val="00026F8C"/>
    <w:rsid w:val="00030127"/>
    <w:rsid w:val="00032F67"/>
    <w:rsid w:val="00035A1B"/>
    <w:rsid w:val="00036B00"/>
    <w:rsid w:val="00036E77"/>
    <w:rsid w:val="00036F32"/>
    <w:rsid w:val="000378A6"/>
    <w:rsid w:val="000408D8"/>
    <w:rsid w:val="00040BA0"/>
    <w:rsid w:val="000415CE"/>
    <w:rsid w:val="0004186C"/>
    <w:rsid w:val="0004367F"/>
    <w:rsid w:val="00043949"/>
    <w:rsid w:val="0004540F"/>
    <w:rsid w:val="00046BFF"/>
    <w:rsid w:val="00051CA8"/>
    <w:rsid w:val="00054828"/>
    <w:rsid w:val="000552EC"/>
    <w:rsid w:val="0005644D"/>
    <w:rsid w:val="00056513"/>
    <w:rsid w:val="000601A0"/>
    <w:rsid w:val="00061BC9"/>
    <w:rsid w:val="0006268D"/>
    <w:rsid w:val="00063439"/>
    <w:rsid w:val="00067828"/>
    <w:rsid w:val="00070BB0"/>
    <w:rsid w:val="000719CC"/>
    <w:rsid w:val="00075E76"/>
    <w:rsid w:val="00076395"/>
    <w:rsid w:val="00076DFA"/>
    <w:rsid w:val="00080650"/>
    <w:rsid w:val="00080C3E"/>
    <w:rsid w:val="000830F2"/>
    <w:rsid w:val="00083342"/>
    <w:rsid w:val="0008459F"/>
    <w:rsid w:val="00085461"/>
    <w:rsid w:val="00090C42"/>
    <w:rsid w:val="0009291A"/>
    <w:rsid w:val="000929FF"/>
    <w:rsid w:val="00092E27"/>
    <w:rsid w:val="000935ED"/>
    <w:rsid w:val="000938EF"/>
    <w:rsid w:val="00093F80"/>
    <w:rsid w:val="00095C44"/>
    <w:rsid w:val="000A152D"/>
    <w:rsid w:val="000A1B4B"/>
    <w:rsid w:val="000A1B9A"/>
    <w:rsid w:val="000A4299"/>
    <w:rsid w:val="000A53AA"/>
    <w:rsid w:val="000A60FD"/>
    <w:rsid w:val="000A6535"/>
    <w:rsid w:val="000B027F"/>
    <w:rsid w:val="000B028B"/>
    <w:rsid w:val="000B484F"/>
    <w:rsid w:val="000B4F82"/>
    <w:rsid w:val="000B4FDB"/>
    <w:rsid w:val="000B55B4"/>
    <w:rsid w:val="000B57BD"/>
    <w:rsid w:val="000B5DB8"/>
    <w:rsid w:val="000B5DFE"/>
    <w:rsid w:val="000B7312"/>
    <w:rsid w:val="000C42B0"/>
    <w:rsid w:val="000C62FC"/>
    <w:rsid w:val="000C697C"/>
    <w:rsid w:val="000D06B7"/>
    <w:rsid w:val="000D177B"/>
    <w:rsid w:val="000D25B2"/>
    <w:rsid w:val="000D2795"/>
    <w:rsid w:val="000D2BF8"/>
    <w:rsid w:val="000D3539"/>
    <w:rsid w:val="000D58FC"/>
    <w:rsid w:val="000D67AF"/>
    <w:rsid w:val="000D6B93"/>
    <w:rsid w:val="000D7B7D"/>
    <w:rsid w:val="000D7CE3"/>
    <w:rsid w:val="000D7F24"/>
    <w:rsid w:val="000E026D"/>
    <w:rsid w:val="000E0A27"/>
    <w:rsid w:val="000E1315"/>
    <w:rsid w:val="000E19EE"/>
    <w:rsid w:val="000E309E"/>
    <w:rsid w:val="000E3833"/>
    <w:rsid w:val="000F2114"/>
    <w:rsid w:val="000F303F"/>
    <w:rsid w:val="000F3CF0"/>
    <w:rsid w:val="000F439F"/>
    <w:rsid w:val="000F533E"/>
    <w:rsid w:val="000F5723"/>
    <w:rsid w:val="000F6086"/>
    <w:rsid w:val="000F6B7D"/>
    <w:rsid w:val="000F7546"/>
    <w:rsid w:val="00102139"/>
    <w:rsid w:val="00102D57"/>
    <w:rsid w:val="00104503"/>
    <w:rsid w:val="00106214"/>
    <w:rsid w:val="00106B51"/>
    <w:rsid w:val="001110AE"/>
    <w:rsid w:val="00111B63"/>
    <w:rsid w:val="00112F1C"/>
    <w:rsid w:val="00112FCD"/>
    <w:rsid w:val="001136B7"/>
    <w:rsid w:val="001143CD"/>
    <w:rsid w:val="00114D48"/>
    <w:rsid w:val="00115FA1"/>
    <w:rsid w:val="00117D17"/>
    <w:rsid w:val="00120430"/>
    <w:rsid w:val="0012204C"/>
    <w:rsid w:val="00123028"/>
    <w:rsid w:val="00124DD0"/>
    <w:rsid w:val="001258DC"/>
    <w:rsid w:val="00125F5B"/>
    <w:rsid w:val="001266A1"/>
    <w:rsid w:val="00126730"/>
    <w:rsid w:val="00126A3D"/>
    <w:rsid w:val="00126B73"/>
    <w:rsid w:val="00127453"/>
    <w:rsid w:val="00130213"/>
    <w:rsid w:val="00131366"/>
    <w:rsid w:val="00131563"/>
    <w:rsid w:val="0013494B"/>
    <w:rsid w:val="00135DE7"/>
    <w:rsid w:val="001360A3"/>
    <w:rsid w:val="00136E32"/>
    <w:rsid w:val="001403C4"/>
    <w:rsid w:val="0014105B"/>
    <w:rsid w:val="00141458"/>
    <w:rsid w:val="00143492"/>
    <w:rsid w:val="00143BEF"/>
    <w:rsid w:val="00146311"/>
    <w:rsid w:val="00146E8B"/>
    <w:rsid w:val="00152968"/>
    <w:rsid w:val="0015303D"/>
    <w:rsid w:val="00156FCA"/>
    <w:rsid w:val="00157178"/>
    <w:rsid w:val="0016102F"/>
    <w:rsid w:val="0016257D"/>
    <w:rsid w:val="00163086"/>
    <w:rsid w:val="00166762"/>
    <w:rsid w:val="0016689C"/>
    <w:rsid w:val="0016763E"/>
    <w:rsid w:val="001702A2"/>
    <w:rsid w:val="00171E9B"/>
    <w:rsid w:val="00172375"/>
    <w:rsid w:val="00175529"/>
    <w:rsid w:val="0017634A"/>
    <w:rsid w:val="00176905"/>
    <w:rsid w:val="00176E8F"/>
    <w:rsid w:val="00177034"/>
    <w:rsid w:val="00180D50"/>
    <w:rsid w:val="00183C98"/>
    <w:rsid w:val="00184DB2"/>
    <w:rsid w:val="00190016"/>
    <w:rsid w:val="00192D50"/>
    <w:rsid w:val="00194774"/>
    <w:rsid w:val="00195A28"/>
    <w:rsid w:val="001A09CB"/>
    <w:rsid w:val="001A0D78"/>
    <w:rsid w:val="001A13A3"/>
    <w:rsid w:val="001A1D19"/>
    <w:rsid w:val="001A25C8"/>
    <w:rsid w:val="001A2616"/>
    <w:rsid w:val="001A3AEC"/>
    <w:rsid w:val="001A48E9"/>
    <w:rsid w:val="001A5DC7"/>
    <w:rsid w:val="001A65F3"/>
    <w:rsid w:val="001A6855"/>
    <w:rsid w:val="001A6DDA"/>
    <w:rsid w:val="001B37B8"/>
    <w:rsid w:val="001B6DF9"/>
    <w:rsid w:val="001B70B2"/>
    <w:rsid w:val="001C29A0"/>
    <w:rsid w:val="001C3946"/>
    <w:rsid w:val="001C44AF"/>
    <w:rsid w:val="001C59A7"/>
    <w:rsid w:val="001C7515"/>
    <w:rsid w:val="001D2EC5"/>
    <w:rsid w:val="001D3EC5"/>
    <w:rsid w:val="001D45BE"/>
    <w:rsid w:val="001D51E8"/>
    <w:rsid w:val="001D5DD6"/>
    <w:rsid w:val="001D7A23"/>
    <w:rsid w:val="001E26AF"/>
    <w:rsid w:val="001E27D4"/>
    <w:rsid w:val="001E5CEF"/>
    <w:rsid w:val="001E5EAB"/>
    <w:rsid w:val="001E6470"/>
    <w:rsid w:val="001E666E"/>
    <w:rsid w:val="001E72F1"/>
    <w:rsid w:val="001F1266"/>
    <w:rsid w:val="001F1EAF"/>
    <w:rsid w:val="001F2070"/>
    <w:rsid w:val="001F2B7B"/>
    <w:rsid w:val="001F31FB"/>
    <w:rsid w:val="001F3481"/>
    <w:rsid w:val="001F35E1"/>
    <w:rsid w:val="001F4C4B"/>
    <w:rsid w:val="001F6146"/>
    <w:rsid w:val="001F73B3"/>
    <w:rsid w:val="001F73DE"/>
    <w:rsid w:val="001F7B42"/>
    <w:rsid w:val="002001C2"/>
    <w:rsid w:val="002005A0"/>
    <w:rsid w:val="00200AA2"/>
    <w:rsid w:val="00201710"/>
    <w:rsid w:val="00202A98"/>
    <w:rsid w:val="00202F7A"/>
    <w:rsid w:val="0020386D"/>
    <w:rsid w:val="00204AA8"/>
    <w:rsid w:val="00205492"/>
    <w:rsid w:val="002054CB"/>
    <w:rsid w:val="002054ED"/>
    <w:rsid w:val="002068B1"/>
    <w:rsid w:val="002073EB"/>
    <w:rsid w:val="00207769"/>
    <w:rsid w:val="00207C92"/>
    <w:rsid w:val="00210CD2"/>
    <w:rsid w:val="002120BA"/>
    <w:rsid w:val="00212281"/>
    <w:rsid w:val="00212578"/>
    <w:rsid w:val="00212C79"/>
    <w:rsid w:val="002142C9"/>
    <w:rsid w:val="00214492"/>
    <w:rsid w:val="002177D7"/>
    <w:rsid w:val="00222EA0"/>
    <w:rsid w:val="002230CC"/>
    <w:rsid w:val="0022311E"/>
    <w:rsid w:val="00223DE9"/>
    <w:rsid w:val="00226674"/>
    <w:rsid w:val="00226698"/>
    <w:rsid w:val="002317C3"/>
    <w:rsid w:val="00231BCB"/>
    <w:rsid w:val="0023450C"/>
    <w:rsid w:val="00234B04"/>
    <w:rsid w:val="00234CC9"/>
    <w:rsid w:val="00235514"/>
    <w:rsid w:val="0023556B"/>
    <w:rsid w:val="00240705"/>
    <w:rsid w:val="00242785"/>
    <w:rsid w:val="00244140"/>
    <w:rsid w:val="00247FE2"/>
    <w:rsid w:val="002517E2"/>
    <w:rsid w:val="00251D99"/>
    <w:rsid w:val="00252312"/>
    <w:rsid w:val="00252A52"/>
    <w:rsid w:val="00253267"/>
    <w:rsid w:val="0025384D"/>
    <w:rsid w:val="002541D4"/>
    <w:rsid w:val="00255E52"/>
    <w:rsid w:val="00256760"/>
    <w:rsid w:val="00256E5B"/>
    <w:rsid w:val="002606D4"/>
    <w:rsid w:val="002632F5"/>
    <w:rsid w:val="0026355D"/>
    <w:rsid w:val="00264020"/>
    <w:rsid w:val="002647E3"/>
    <w:rsid w:val="00264C53"/>
    <w:rsid w:val="00265B96"/>
    <w:rsid w:val="00273E10"/>
    <w:rsid w:val="00277081"/>
    <w:rsid w:val="00277656"/>
    <w:rsid w:val="002803E5"/>
    <w:rsid w:val="002806A7"/>
    <w:rsid w:val="002817FE"/>
    <w:rsid w:val="00281D60"/>
    <w:rsid w:val="00283104"/>
    <w:rsid w:val="00283C12"/>
    <w:rsid w:val="0028564C"/>
    <w:rsid w:val="002874FE"/>
    <w:rsid w:val="00287F76"/>
    <w:rsid w:val="00290254"/>
    <w:rsid w:val="00290BC1"/>
    <w:rsid w:val="00291F79"/>
    <w:rsid w:val="00293ABF"/>
    <w:rsid w:val="00295346"/>
    <w:rsid w:val="002A09F3"/>
    <w:rsid w:val="002A1BA6"/>
    <w:rsid w:val="002A1DEA"/>
    <w:rsid w:val="002A277B"/>
    <w:rsid w:val="002A3E52"/>
    <w:rsid w:val="002A51A5"/>
    <w:rsid w:val="002A591E"/>
    <w:rsid w:val="002A5D3B"/>
    <w:rsid w:val="002A5D7B"/>
    <w:rsid w:val="002A73B1"/>
    <w:rsid w:val="002B0BB0"/>
    <w:rsid w:val="002B0D81"/>
    <w:rsid w:val="002B1174"/>
    <w:rsid w:val="002B2114"/>
    <w:rsid w:val="002B3928"/>
    <w:rsid w:val="002B4033"/>
    <w:rsid w:val="002B45D7"/>
    <w:rsid w:val="002C0844"/>
    <w:rsid w:val="002C0C31"/>
    <w:rsid w:val="002C247E"/>
    <w:rsid w:val="002C3748"/>
    <w:rsid w:val="002C433A"/>
    <w:rsid w:val="002C4981"/>
    <w:rsid w:val="002C52DC"/>
    <w:rsid w:val="002C5A54"/>
    <w:rsid w:val="002C72CF"/>
    <w:rsid w:val="002D10BB"/>
    <w:rsid w:val="002D1224"/>
    <w:rsid w:val="002D1E61"/>
    <w:rsid w:val="002D2246"/>
    <w:rsid w:val="002D4C97"/>
    <w:rsid w:val="002D5925"/>
    <w:rsid w:val="002D6A8E"/>
    <w:rsid w:val="002E0613"/>
    <w:rsid w:val="002E0853"/>
    <w:rsid w:val="002E0ACF"/>
    <w:rsid w:val="002E0EE6"/>
    <w:rsid w:val="002E1ABC"/>
    <w:rsid w:val="002E1FA1"/>
    <w:rsid w:val="002E4CD3"/>
    <w:rsid w:val="002E67DD"/>
    <w:rsid w:val="002F0269"/>
    <w:rsid w:val="002F1BDB"/>
    <w:rsid w:val="002F336F"/>
    <w:rsid w:val="002F5E00"/>
    <w:rsid w:val="002F7585"/>
    <w:rsid w:val="002F77CB"/>
    <w:rsid w:val="002F7A4F"/>
    <w:rsid w:val="00300992"/>
    <w:rsid w:val="00301560"/>
    <w:rsid w:val="00301866"/>
    <w:rsid w:val="00303891"/>
    <w:rsid w:val="00303B29"/>
    <w:rsid w:val="00306440"/>
    <w:rsid w:val="0030799E"/>
    <w:rsid w:val="00307F3C"/>
    <w:rsid w:val="00310C1E"/>
    <w:rsid w:val="0031230F"/>
    <w:rsid w:val="00313B15"/>
    <w:rsid w:val="0031422C"/>
    <w:rsid w:val="003152BD"/>
    <w:rsid w:val="00321963"/>
    <w:rsid w:val="00323625"/>
    <w:rsid w:val="003237C8"/>
    <w:rsid w:val="00324ECF"/>
    <w:rsid w:val="00324F3E"/>
    <w:rsid w:val="00325A8C"/>
    <w:rsid w:val="00325F66"/>
    <w:rsid w:val="003261E9"/>
    <w:rsid w:val="003301B1"/>
    <w:rsid w:val="00330DBE"/>
    <w:rsid w:val="00330FA7"/>
    <w:rsid w:val="00332996"/>
    <w:rsid w:val="00332C3A"/>
    <w:rsid w:val="003338D0"/>
    <w:rsid w:val="00334AFD"/>
    <w:rsid w:val="0034064E"/>
    <w:rsid w:val="00341EE0"/>
    <w:rsid w:val="00341F25"/>
    <w:rsid w:val="0034303B"/>
    <w:rsid w:val="0034319A"/>
    <w:rsid w:val="003441EF"/>
    <w:rsid w:val="00344381"/>
    <w:rsid w:val="00345456"/>
    <w:rsid w:val="00345EC8"/>
    <w:rsid w:val="003460B9"/>
    <w:rsid w:val="00346279"/>
    <w:rsid w:val="003465E1"/>
    <w:rsid w:val="003500AE"/>
    <w:rsid w:val="0035025D"/>
    <w:rsid w:val="00351431"/>
    <w:rsid w:val="0035189C"/>
    <w:rsid w:val="00351BF7"/>
    <w:rsid w:val="00354786"/>
    <w:rsid w:val="00354873"/>
    <w:rsid w:val="00354E5D"/>
    <w:rsid w:val="003565C1"/>
    <w:rsid w:val="003571A3"/>
    <w:rsid w:val="00360746"/>
    <w:rsid w:val="00361A02"/>
    <w:rsid w:val="00361B49"/>
    <w:rsid w:val="003627CA"/>
    <w:rsid w:val="0036476A"/>
    <w:rsid w:val="00365571"/>
    <w:rsid w:val="0036589F"/>
    <w:rsid w:val="00366612"/>
    <w:rsid w:val="00366835"/>
    <w:rsid w:val="00366958"/>
    <w:rsid w:val="00366C90"/>
    <w:rsid w:val="00367CBE"/>
    <w:rsid w:val="0037153E"/>
    <w:rsid w:val="003729D8"/>
    <w:rsid w:val="003736DD"/>
    <w:rsid w:val="00373DC0"/>
    <w:rsid w:val="0037588B"/>
    <w:rsid w:val="0038038F"/>
    <w:rsid w:val="00380775"/>
    <w:rsid w:val="00380890"/>
    <w:rsid w:val="003810BF"/>
    <w:rsid w:val="003820D1"/>
    <w:rsid w:val="003846E9"/>
    <w:rsid w:val="003862EF"/>
    <w:rsid w:val="00386303"/>
    <w:rsid w:val="003924AD"/>
    <w:rsid w:val="003928DD"/>
    <w:rsid w:val="003942B3"/>
    <w:rsid w:val="00394C27"/>
    <w:rsid w:val="0039657A"/>
    <w:rsid w:val="00396BB4"/>
    <w:rsid w:val="00397174"/>
    <w:rsid w:val="00397B7A"/>
    <w:rsid w:val="003A0DCE"/>
    <w:rsid w:val="003A1D97"/>
    <w:rsid w:val="003A21D8"/>
    <w:rsid w:val="003A2774"/>
    <w:rsid w:val="003A36D8"/>
    <w:rsid w:val="003A425E"/>
    <w:rsid w:val="003A48DD"/>
    <w:rsid w:val="003A526F"/>
    <w:rsid w:val="003A5B20"/>
    <w:rsid w:val="003A5EBD"/>
    <w:rsid w:val="003B100D"/>
    <w:rsid w:val="003B2963"/>
    <w:rsid w:val="003B3231"/>
    <w:rsid w:val="003B3842"/>
    <w:rsid w:val="003B4D0A"/>
    <w:rsid w:val="003B56F5"/>
    <w:rsid w:val="003B6A6D"/>
    <w:rsid w:val="003B775D"/>
    <w:rsid w:val="003C472F"/>
    <w:rsid w:val="003C4A41"/>
    <w:rsid w:val="003C56CB"/>
    <w:rsid w:val="003C601D"/>
    <w:rsid w:val="003C7E66"/>
    <w:rsid w:val="003D07E5"/>
    <w:rsid w:val="003D1154"/>
    <w:rsid w:val="003D1C07"/>
    <w:rsid w:val="003D1D1A"/>
    <w:rsid w:val="003D25DB"/>
    <w:rsid w:val="003D40EB"/>
    <w:rsid w:val="003D5A18"/>
    <w:rsid w:val="003D6D5E"/>
    <w:rsid w:val="003D7721"/>
    <w:rsid w:val="003D7C6C"/>
    <w:rsid w:val="003E081B"/>
    <w:rsid w:val="003E0884"/>
    <w:rsid w:val="003E0909"/>
    <w:rsid w:val="003E1973"/>
    <w:rsid w:val="003E1C49"/>
    <w:rsid w:val="003E69D9"/>
    <w:rsid w:val="003F3C87"/>
    <w:rsid w:val="003F3D6D"/>
    <w:rsid w:val="003F450F"/>
    <w:rsid w:val="003F4DA5"/>
    <w:rsid w:val="003F75D6"/>
    <w:rsid w:val="00400542"/>
    <w:rsid w:val="00401636"/>
    <w:rsid w:val="00401A44"/>
    <w:rsid w:val="00402113"/>
    <w:rsid w:val="00402933"/>
    <w:rsid w:val="00404ACA"/>
    <w:rsid w:val="00404F2A"/>
    <w:rsid w:val="00407068"/>
    <w:rsid w:val="00407C42"/>
    <w:rsid w:val="00410623"/>
    <w:rsid w:val="00410A28"/>
    <w:rsid w:val="00412553"/>
    <w:rsid w:val="00412DA9"/>
    <w:rsid w:val="004143C4"/>
    <w:rsid w:val="00414B26"/>
    <w:rsid w:val="00415038"/>
    <w:rsid w:val="00416F47"/>
    <w:rsid w:val="004172E5"/>
    <w:rsid w:val="004204D4"/>
    <w:rsid w:val="00420CEB"/>
    <w:rsid w:val="004210BD"/>
    <w:rsid w:val="00421CFB"/>
    <w:rsid w:val="00421EC1"/>
    <w:rsid w:val="00425726"/>
    <w:rsid w:val="0042767C"/>
    <w:rsid w:val="0043138C"/>
    <w:rsid w:val="004348C7"/>
    <w:rsid w:val="004350B8"/>
    <w:rsid w:val="004352AA"/>
    <w:rsid w:val="004366BF"/>
    <w:rsid w:val="004423A1"/>
    <w:rsid w:val="004427D5"/>
    <w:rsid w:val="004428F4"/>
    <w:rsid w:val="00443C8A"/>
    <w:rsid w:val="0044462C"/>
    <w:rsid w:val="004458C0"/>
    <w:rsid w:val="00447B67"/>
    <w:rsid w:val="00447F76"/>
    <w:rsid w:val="004500E9"/>
    <w:rsid w:val="0045047E"/>
    <w:rsid w:val="00452531"/>
    <w:rsid w:val="00456425"/>
    <w:rsid w:val="00457944"/>
    <w:rsid w:val="00457BAB"/>
    <w:rsid w:val="004618D9"/>
    <w:rsid w:val="004631D2"/>
    <w:rsid w:val="00463234"/>
    <w:rsid w:val="00464AF7"/>
    <w:rsid w:val="0047122F"/>
    <w:rsid w:val="004733BD"/>
    <w:rsid w:val="00473FDC"/>
    <w:rsid w:val="00475864"/>
    <w:rsid w:val="00475C3A"/>
    <w:rsid w:val="004768FA"/>
    <w:rsid w:val="004770E2"/>
    <w:rsid w:val="00480694"/>
    <w:rsid w:val="00481087"/>
    <w:rsid w:val="00482ABE"/>
    <w:rsid w:val="00483C65"/>
    <w:rsid w:val="00483F0A"/>
    <w:rsid w:val="00484227"/>
    <w:rsid w:val="00484A3E"/>
    <w:rsid w:val="00485A54"/>
    <w:rsid w:val="00487BD9"/>
    <w:rsid w:val="00487D41"/>
    <w:rsid w:val="00490085"/>
    <w:rsid w:val="00491021"/>
    <w:rsid w:val="00492021"/>
    <w:rsid w:val="00492D6F"/>
    <w:rsid w:val="00492EC4"/>
    <w:rsid w:val="00496425"/>
    <w:rsid w:val="00497094"/>
    <w:rsid w:val="004A08F4"/>
    <w:rsid w:val="004A0C92"/>
    <w:rsid w:val="004A22C0"/>
    <w:rsid w:val="004A36E6"/>
    <w:rsid w:val="004A53A3"/>
    <w:rsid w:val="004A65AA"/>
    <w:rsid w:val="004A6BDD"/>
    <w:rsid w:val="004A7A5D"/>
    <w:rsid w:val="004B00CA"/>
    <w:rsid w:val="004B153A"/>
    <w:rsid w:val="004B5172"/>
    <w:rsid w:val="004B68AE"/>
    <w:rsid w:val="004B738F"/>
    <w:rsid w:val="004C0B38"/>
    <w:rsid w:val="004C0FA4"/>
    <w:rsid w:val="004C2EC3"/>
    <w:rsid w:val="004C30BF"/>
    <w:rsid w:val="004C32AD"/>
    <w:rsid w:val="004C57AF"/>
    <w:rsid w:val="004C711B"/>
    <w:rsid w:val="004C7391"/>
    <w:rsid w:val="004C7595"/>
    <w:rsid w:val="004C773B"/>
    <w:rsid w:val="004D03C3"/>
    <w:rsid w:val="004D1251"/>
    <w:rsid w:val="004D30F1"/>
    <w:rsid w:val="004D456E"/>
    <w:rsid w:val="004D609B"/>
    <w:rsid w:val="004D6BB3"/>
    <w:rsid w:val="004D6F81"/>
    <w:rsid w:val="004D720C"/>
    <w:rsid w:val="004E050D"/>
    <w:rsid w:val="004E0841"/>
    <w:rsid w:val="004E1329"/>
    <w:rsid w:val="004E1610"/>
    <w:rsid w:val="004E661F"/>
    <w:rsid w:val="004E6DDE"/>
    <w:rsid w:val="004E74ED"/>
    <w:rsid w:val="004E765C"/>
    <w:rsid w:val="004E7AF1"/>
    <w:rsid w:val="004F0580"/>
    <w:rsid w:val="004F1B06"/>
    <w:rsid w:val="004F3BFF"/>
    <w:rsid w:val="004F3CB5"/>
    <w:rsid w:val="004F79AC"/>
    <w:rsid w:val="0050058E"/>
    <w:rsid w:val="00500948"/>
    <w:rsid w:val="00502B54"/>
    <w:rsid w:val="005044E4"/>
    <w:rsid w:val="00504AC4"/>
    <w:rsid w:val="00504F09"/>
    <w:rsid w:val="00507B8F"/>
    <w:rsid w:val="00511160"/>
    <w:rsid w:val="00511803"/>
    <w:rsid w:val="005120EF"/>
    <w:rsid w:val="00515091"/>
    <w:rsid w:val="00515B4A"/>
    <w:rsid w:val="005209A9"/>
    <w:rsid w:val="005232D8"/>
    <w:rsid w:val="00525943"/>
    <w:rsid w:val="005307AD"/>
    <w:rsid w:val="00532413"/>
    <w:rsid w:val="0053295E"/>
    <w:rsid w:val="00534277"/>
    <w:rsid w:val="00536B28"/>
    <w:rsid w:val="0053785B"/>
    <w:rsid w:val="00540B27"/>
    <w:rsid w:val="005412AD"/>
    <w:rsid w:val="005417B6"/>
    <w:rsid w:val="0054223A"/>
    <w:rsid w:val="005428F1"/>
    <w:rsid w:val="00542A67"/>
    <w:rsid w:val="00545922"/>
    <w:rsid w:val="00550536"/>
    <w:rsid w:val="00551244"/>
    <w:rsid w:val="00551A36"/>
    <w:rsid w:val="005544C9"/>
    <w:rsid w:val="00554CAB"/>
    <w:rsid w:val="0055536E"/>
    <w:rsid w:val="00555461"/>
    <w:rsid w:val="005559BA"/>
    <w:rsid w:val="00556B23"/>
    <w:rsid w:val="00556FE4"/>
    <w:rsid w:val="00557464"/>
    <w:rsid w:val="005606A6"/>
    <w:rsid w:val="005613B7"/>
    <w:rsid w:val="00561B95"/>
    <w:rsid w:val="00562679"/>
    <w:rsid w:val="00562E44"/>
    <w:rsid w:val="00565345"/>
    <w:rsid w:val="0056599C"/>
    <w:rsid w:val="00567398"/>
    <w:rsid w:val="005678BB"/>
    <w:rsid w:val="00567EC4"/>
    <w:rsid w:val="0057347E"/>
    <w:rsid w:val="0057388F"/>
    <w:rsid w:val="005745D1"/>
    <w:rsid w:val="00574A54"/>
    <w:rsid w:val="0057558B"/>
    <w:rsid w:val="005767B1"/>
    <w:rsid w:val="00576B9F"/>
    <w:rsid w:val="00580962"/>
    <w:rsid w:val="005816A0"/>
    <w:rsid w:val="00581A76"/>
    <w:rsid w:val="00582CA2"/>
    <w:rsid w:val="00583A43"/>
    <w:rsid w:val="005851FE"/>
    <w:rsid w:val="00586156"/>
    <w:rsid w:val="005868DD"/>
    <w:rsid w:val="005901AC"/>
    <w:rsid w:val="00590E63"/>
    <w:rsid w:val="0059228A"/>
    <w:rsid w:val="00592EFA"/>
    <w:rsid w:val="005939E6"/>
    <w:rsid w:val="0059553D"/>
    <w:rsid w:val="005957D6"/>
    <w:rsid w:val="00596A0C"/>
    <w:rsid w:val="00597975"/>
    <w:rsid w:val="00597F28"/>
    <w:rsid w:val="005A0931"/>
    <w:rsid w:val="005A0B77"/>
    <w:rsid w:val="005A1D76"/>
    <w:rsid w:val="005A202C"/>
    <w:rsid w:val="005A3EB2"/>
    <w:rsid w:val="005A4D0C"/>
    <w:rsid w:val="005A7C5A"/>
    <w:rsid w:val="005B1C18"/>
    <w:rsid w:val="005B4829"/>
    <w:rsid w:val="005B5F1F"/>
    <w:rsid w:val="005B6460"/>
    <w:rsid w:val="005B6C78"/>
    <w:rsid w:val="005C1CC4"/>
    <w:rsid w:val="005C4606"/>
    <w:rsid w:val="005C4947"/>
    <w:rsid w:val="005C5D66"/>
    <w:rsid w:val="005C64C9"/>
    <w:rsid w:val="005D0E37"/>
    <w:rsid w:val="005D111B"/>
    <w:rsid w:val="005D1BAA"/>
    <w:rsid w:val="005D230C"/>
    <w:rsid w:val="005D25D1"/>
    <w:rsid w:val="005D4377"/>
    <w:rsid w:val="005D4A08"/>
    <w:rsid w:val="005D536D"/>
    <w:rsid w:val="005D6489"/>
    <w:rsid w:val="005D6F76"/>
    <w:rsid w:val="005E1AD0"/>
    <w:rsid w:val="005E34BB"/>
    <w:rsid w:val="005E38BB"/>
    <w:rsid w:val="005E5C16"/>
    <w:rsid w:val="005F1003"/>
    <w:rsid w:val="005F17D3"/>
    <w:rsid w:val="005F6D06"/>
    <w:rsid w:val="005F7475"/>
    <w:rsid w:val="005F783D"/>
    <w:rsid w:val="006009FB"/>
    <w:rsid w:val="00602888"/>
    <w:rsid w:val="006049F3"/>
    <w:rsid w:val="00606A7D"/>
    <w:rsid w:val="006071D9"/>
    <w:rsid w:val="006109BE"/>
    <w:rsid w:val="00610B4C"/>
    <w:rsid w:val="0061536B"/>
    <w:rsid w:val="006209E6"/>
    <w:rsid w:val="006212FA"/>
    <w:rsid w:val="00621B2B"/>
    <w:rsid w:val="00622A94"/>
    <w:rsid w:val="00623F28"/>
    <w:rsid w:val="00624248"/>
    <w:rsid w:val="00625A1C"/>
    <w:rsid w:val="00627B28"/>
    <w:rsid w:val="006305DB"/>
    <w:rsid w:val="0063079C"/>
    <w:rsid w:val="00633747"/>
    <w:rsid w:val="0063396C"/>
    <w:rsid w:val="0063426F"/>
    <w:rsid w:val="00634D28"/>
    <w:rsid w:val="006358D3"/>
    <w:rsid w:val="006401B1"/>
    <w:rsid w:val="00640908"/>
    <w:rsid w:val="00641532"/>
    <w:rsid w:val="00641B12"/>
    <w:rsid w:val="00642CE2"/>
    <w:rsid w:val="00643A52"/>
    <w:rsid w:val="00645180"/>
    <w:rsid w:val="00646204"/>
    <w:rsid w:val="006468C4"/>
    <w:rsid w:val="00646DBF"/>
    <w:rsid w:val="00650E04"/>
    <w:rsid w:val="006512A4"/>
    <w:rsid w:val="00651ED5"/>
    <w:rsid w:val="00654A8E"/>
    <w:rsid w:val="00655D55"/>
    <w:rsid w:val="00656BDE"/>
    <w:rsid w:val="006572C9"/>
    <w:rsid w:val="00657779"/>
    <w:rsid w:val="00660140"/>
    <w:rsid w:val="0066657C"/>
    <w:rsid w:val="006672BA"/>
    <w:rsid w:val="00670972"/>
    <w:rsid w:val="00670D14"/>
    <w:rsid w:val="00671695"/>
    <w:rsid w:val="0067277F"/>
    <w:rsid w:val="00672923"/>
    <w:rsid w:val="00672AE5"/>
    <w:rsid w:val="00674442"/>
    <w:rsid w:val="006745BA"/>
    <w:rsid w:val="006747A9"/>
    <w:rsid w:val="0067692E"/>
    <w:rsid w:val="00676F16"/>
    <w:rsid w:val="00677036"/>
    <w:rsid w:val="00677A0F"/>
    <w:rsid w:val="006805D7"/>
    <w:rsid w:val="006806C9"/>
    <w:rsid w:val="006817A6"/>
    <w:rsid w:val="0068453C"/>
    <w:rsid w:val="00686D08"/>
    <w:rsid w:val="00686D83"/>
    <w:rsid w:val="006876A6"/>
    <w:rsid w:val="0068785A"/>
    <w:rsid w:val="00690560"/>
    <w:rsid w:val="006906BD"/>
    <w:rsid w:val="00691346"/>
    <w:rsid w:val="006924CF"/>
    <w:rsid w:val="00694CB0"/>
    <w:rsid w:val="00696EFB"/>
    <w:rsid w:val="0069758C"/>
    <w:rsid w:val="00697941"/>
    <w:rsid w:val="00697A4B"/>
    <w:rsid w:val="00697C7E"/>
    <w:rsid w:val="006A1297"/>
    <w:rsid w:val="006A2D9E"/>
    <w:rsid w:val="006A30D6"/>
    <w:rsid w:val="006A3F81"/>
    <w:rsid w:val="006A51F3"/>
    <w:rsid w:val="006B0683"/>
    <w:rsid w:val="006B330D"/>
    <w:rsid w:val="006B3FB6"/>
    <w:rsid w:val="006B460A"/>
    <w:rsid w:val="006B499D"/>
    <w:rsid w:val="006B6C7A"/>
    <w:rsid w:val="006B78ED"/>
    <w:rsid w:val="006C04D2"/>
    <w:rsid w:val="006C15F6"/>
    <w:rsid w:val="006C6CCA"/>
    <w:rsid w:val="006D02C2"/>
    <w:rsid w:val="006D0DBE"/>
    <w:rsid w:val="006D12C6"/>
    <w:rsid w:val="006D1465"/>
    <w:rsid w:val="006D2789"/>
    <w:rsid w:val="006D3780"/>
    <w:rsid w:val="006D415C"/>
    <w:rsid w:val="006D4D73"/>
    <w:rsid w:val="006D6B35"/>
    <w:rsid w:val="006D6FD1"/>
    <w:rsid w:val="006D7DAA"/>
    <w:rsid w:val="006E16DB"/>
    <w:rsid w:val="006E3C5F"/>
    <w:rsid w:val="006E3FB4"/>
    <w:rsid w:val="006E5D31"/>
    <w:rsid w:val="006E6BC6"/>
    <w:rsid w:val="006F14AE"/>
    <w:rsid w:val="006F2E5D"/>
    <w:rsid w:val="006F3D7F"/>
    <w:rsid w:val="006F4062"/>
    <w:rsid w:val="006F6696"/>
    <w:rsid w:val="006F6B25"/>
    <w:rsid w:val="006F7412"/>
    <w:rsid w:val="00701113"/>
    <w:rsid w:val="007012E3"/>
    <w:rsid w:val="0070167D"/>
    <w:rsid w:val="00703453"/>
    <w:rsid w:val="007059DF"/>
    <w:rsid w:val="00705FE9"/>
    <w:rsid w:val="007072FE"/>
    <w:rsid w:val="00707C00"/>
    <w:rsid w:val="00710DF7"/>
    <w:rsid w:val="00711614"/>
    <w:rsid w:val="00712EF9"/>
    <w:rsid w:val="007131A3"/>
    <w:rsid w:val="00714198"/>
    <w:rsid w:val="0071551A"/>
    <w:rsid w:val="00716B61"/>
    <w:rsid w:val="00717381"/>
    <w:rsid w:val="007173AA"/>
    <w:rsid w:val="00721C57"/>
    <w:rsid w:val="00721D04"/>
    <w:rsid w:val="0072418C"/>
    <w:rsid w:val="00725288"/>
    <w:rsid w:val="00726905"/>
    <w:rsid w:val="007306FA"/>
    <w:rsid w:val="00732F88"/>
    <w:rsid w:val="00733026"/>
    <w:rsid w:val="00733689"/>
    <w:rsid w:val="00733B62"/>
    <w:rsid w:val="007350FB"/>
    <w:rsid w:val="007351CE"/>
    <w:rsid w:val="00736A0E"/>
    <w:rsid w:val="007414B6"/>
    <w:rsid w:val="00744CAF"/>
    <w:rsid w:val="007452BB"/>
    <w:rsid w:val="0074766C"/>
    <w:rsid w:val="00750360"/>
    <w:rsid w:val="00750576"/>
    <w:rsid w:val="00750A7F"/>
    <w:rsid w:val="007514A2"/>
    <w:rsid w:val="00751B78"/>
    <w:rsid w:val="00753699"/>
    <w:rsid w:val="00753A2F"/>
    <w:rsid w:val="007540CA"/>
    <w:rsid w:val="00755188"/>
    <w:rsid w:val="00755E6E"/>
    <w:rsid w:val="007574A0"/>
    <w:rsid w:val="00757B39"/>
    <w:rsid w:val="00762B4F"/>
    <w:rsid w:val="00764ABE"/>
    <w:rsid w:val="00765AD7"/>
    <w:rsid w:val="00765DCD"/>
    <w:rsid w:val="00766F1C"/>
    <w:rsid w:val="00767208"/>
    <w:rsid w:val="007701D3"/>
    <w:rsid w:val="00770F6D"/>
    <w:rsid w:val="00771423"/>
    <w:rsid w:val="007719A3"/>
    <w:rsid w:val="00771A18"/>
    <w:rsid w:val="00772A18"/>
    <w:rsid w:val="00773B2F"/>
    <w:rsid w:val="00776031"/>
    <w:rsid w:val="00776200"/>
    <w:rsid w:val="00776355"/>
    <w:rsid w:val="0078142B"/>
    <w:rsid w:val="00781968"/>
    <w:rsid w:val="007821A5"/>
    <w:rsid w:val="0078298B"/>
    <w:rsid w:val="0078365F"/>
    <w:rsid w:val="00784ADF"/>
    <w:rsid w:val="00785301"/>
    <w:rsid w:val="007879BD"/>
    <w:rsid w:val="00790495"/>
    <w:rsid w:val="007909A8"/>
    <w:rsid w:val="00792113"/>
    <w:rsid w:val="00793D4D"/>
    <w:rsid w:val="00793DFF"/>
    <w:rsid w:val="00795294"/>
    <w:rsid w:val="0079566E"/>
    <w:rsid w:val="00797361"/>
    <w:rsid w:val="00797638"/>
    <w:rsid w:val="00797C73"/>
    <w:rsid w:val="00797D70"/>
    <w:rsid w:val="007A0BC9"/>
    <w:rsid w:val="007A0C1B"/>
    <w:rsid w:val="007A37B4"/>
    <w:rsid w:val="007A3DE1"/>
    <w:rsid w:val="007A7E75"/>
    <w:rsid w:val="007A7FFD"/>
    <w:rsid w:val="007B1613"/>
    <w:rsid w:val="007B2967"/>
    <w:rsid w:val="007B3B03"/>
    <w:rsid w:val="007B584B"/>
    <w:rsid w:val="007B6D85"/>
    <w:rsid w:val="007B72C0"/>
    <w:rsid w:val="007B7D30"/>
    <w:rsid w:val="007C1E6B"/>
    <w:rsid w:val="007C378E"/>
    <w:rsid w:val="007C3EC4"/>
    <w:rsid w:val="007C60B2"/>
    <w:rsid w:val="007C6A56"/>
    <w:rsid w:val="007C6C10"/>
    <w:rsid w:val="007C7351"/>
    <w:rsid w:val="007C7621"/>
    <w:rsid w:val="007C78A7"/>
    <w:rsid w:val="007C7AF2"/>
    <w:rsid w:val="007D0364"/>
    <w:rsid w:val="007D2118"/>
    <w:rsid w:val="007D2CA2"/>
    <w:rsid w:val="007D30FC"/>
    <w:rsid w:val="007D3316"/>
    <w:rsid w:val="007D3595"/>
    <w:rsid w:val="007D36DC"/>
    <w:rsid w:val="007D3A12"/>
    <w:rsid w:val="007D40DD"/>
    <w:rsid w:val="007D4DE0"/>
    <w:rsid w:val="007D577F"/>
    <w:rsid w:val="007D74DF"/>
    <w:rsid w:val="007E0160"/>
    <w:rsid w:val="007E066E"/>
    <w:rsid w:val="007E1050"/>
    <w:rsid w:val="007E1659"/>
    <w:rsid w:val="007E21FB"/>
    <w:rsid w:val="007E36C7"/>
    <w:rsid w:val="007E36F6"/>
    <w:rsid w:val="007F43D2"/>
    <w:rsid w:val="007F4D7A"/>
    <w:rsid w:val="007F5C8D"/>
    <w:rsid w:val="007F67CC"/>
    <w:rsid w:val="007F6A01"/>
    <w:rsid w:val="007F6C51"/>
    <w:rsid w:val="00800276"/>
    <w:rsid w:val="00800F9C"/>
    <w:rsid w:val="00801C54"/>
    <w:rsid w:val="008051DE"/>
    <w:rsid w:val="00805613"/>
    <w:rsid w:val="00805A82"/>
    <w:rsid w:val="00810B80"/>
    <w:rsid w:val="00810C2A"/>
    <w:rsid w:val="0081300F"/>
    <w:rsid w:val="00814D02"/>
    <w:rsid w:val="00816A15"/>
    <w:rsid w:val="00820148"/>
    <w:rsid w:val="00821160"/>
    <w:rsid w:val="0082186E"/>
    <w:rsid w:val="0082352A"/>
    <w:rsid w:val="008252FA"/>
    <w:rsid w:val="008254CF"/>
    <w:rsid w:val="008256D3"/>
    <w:rsid w:val="0082584F"/>
    <w:rsid w:val="00826BA5"/>
    <w:rsid w:val="00826E1D"/>
    <w:rsid w:val="00832675"/>
    <w:rsid w:val="00834C08"/>
    <w:rsid w:val="0083511F"/>
    <w:rsid w:val="00836BA9"/>
    <w:rsid w:val="00836E83"/>
    <w:rsid w:val="00837127"/>
    <w:rsid w:val="00837843"/>
    <w:rsid w:val="00837893"/>
    <w:rsid w:val="0084319E"/>
    <w:rsid w:val="00844FDB"/>
    <w:rsid w:val="00845AC0"/>
    <w:rsid w:val="00845E8D"/>
    <w:rsid w:val="00847BE0"/>
    <w:rsid w:val="00851B2A"/>
    <w:rsid w:val="00852797"/>
    <w:rsid w:val="00852D8D"/>
    <w:rsid w:val="008530EA"/>
    <w:rsid w:val="008560FD"/>
    <w:rsid w:val="0085613E"/>
    <w:rsid w:val="00860076"/>
    <w:rsid w:val="00861266"/>
    <w:rsid w:val="00861870"/>
    <w:rsid w:val="00862FF6"/>
    <w:rsid w:val="00863655"/>
    <w:rsid w:val="008639F3"/>
    <w:rsid w:val="008657DC"/>
    <w:rsid w:val="00865DDA"/>
    <w:rsid w:val="008730B4"/>
    <w:rsid w:val="00873965"/>
    <w:rsid w:val="0087418B"/>
    <w:rsid w:val="00875BE5"/>
    <w:rsid w:val="00876AE1"/>
    <w:rsid w:val="00877B28"/>
    <w:rsid w:val="00880D83"/>
    <w:rsid w:val="008815CF"/>
    <w:rsid w:val="00883AA2"/>
    <w:rsid w:val="00885C69"/>
    <w:rsid w:val="00893DFE"/>
    <w:rsid w:val="0089505C"/>
    <w:rsid w:val="00897F3C"/>
    <w:rsid w:val="008A11C8"/>
    <w:rsid w:val="008A2F80"/>
    <w:rsid w:val="008A32F4"/>
    <w:rsid w:val="008A3443"/>
    <w:rsid w:val="008A7B11"/>
    <w:rsid w:val="008A7D5A"/>
    <w:rsid w:val="008B26D4"/>
    <w:rsid w:val="008B2EC2"/>
    <w:rsid w:val="008B39CB"/>
    <w:rsid w:val="008B76CE"/>
    <w:rsid w:val="008C06B5"/>
    <w:rsid w:val="008C06FA"/>
    <w:rsid w:val="008C2E5D"/>
    <w:rsid w:val="008C5139"/>
    <w:rsid w:val="008C561A"/>
    <w:rsid w:val="008C6404"/>
    <w:rsid w:val="008C6CC4"/>
    <w:rsid w:val="008D08CE"/>
    <w:rsid w:val="008D10BF"/>
    <w:rsid w:val="008D15C1"/>
    <w:rsid w:val="008D1C5B"/>
    <w:rsid w:val="008D313B"/>
    <w:rsid w:val="008D6023"/>
    <w:rsid w:val="008D61E2"/>
    <w:rsid w:val="008D6D72"/>
    <w:rsid w:val="008E1814"/>
    <w:rsid w:val="008E2604"/>
    <w:rsid w:val="008E3503"/>
    <w:rsid w:val="008E3A61"/>
    <w:rsid w:val="008E3B3D"/>
    <w:rsid w:val="008E51FD"/>
    <w:rsid w:val="008E5E03"/>
    <w:rsid w:val="008F08A5"/>
    <w:rsid w:val="008F1E3B"/>
    <w:rsid w:val="008F2B00"/>
    <w:rsid w:val="008F467F"/>
    <w:rsid w:val="00900A57"/>
    <w:rsid w:val="00900E17"/>
    <w:rsid w:val="009014EE"/>
    <w:rsid w:val="00901567"/>
    <w:rsid w:val="0090368D"/>
    <w:rsid w:val="009039A4"/>
    <w:rsid w:val="00904241"/>
    <w:rsid w:val="009047A8"/>
    <w:rsid w:val="00907247"/>
    <w:rsid w:val="0091331E"/>
    <w:rsid w:val="00914C77"/>
    <w:rsid w:val="00914ED2"/>
    <w:rsid w:val="009151BA"/>
    <w:rsid w:val="00916B13"/>
    <w:rsid w:val="00917193"/>
    <w:rsid w:val="00917CCD"/>
    <w:rsid w:val="00921755"/>
    <w:rsid w:val="00921E15"/>
    <w:rsid w:val="00921E52"/>
    <w:rsid w:val="00923113"/>
    <w:rsid w:val="00926ED1"/>
    <w:rsid w:val="0092786D"/>
    <w:rsid w:val="00930076"/>
    <w:rsid w:val="00935182"/>
    <w:rsid w:val="009355C6"/>
    <w:rsid w:val="009367F9"/>
    <w:rsid w:val="00937BDE"/>
    <w:rsid w:val="00937C43"/>
    <w:rsid w:val="00940CA9"/>
    <w:rsid w:val="00940D46"/>
    <w:rsid w:val="00943561"/>
    <w:rsid w:val="009472EB"/>
    <w:rsid w:val="00947A23"/>
    <w:rsid w:val="00950710"/>
    <w:rsid w:val="009517A4"/>
    <w:rsid w:val="00951D36"/>
    <w:rsid w:val="00953734"/>
    <w:rsid w:val="00956904"/>
    <w:rsid w:val="00957DD3"/>
    <w:rsid w:val="00960ED4"/>
    <w:rsid w:val="00963A9D"/>
    <w:rsid w:val="00963BDC"/>
    <w:rsid w:val="00963D23"/>
    <w:rsid w:val="009655CC"/>
    <w:rsid w:val="00966D89"/>
    <w:rsid w:val="00971541"/>
    <w:rsid w:val="00973A99"/>
    <w:rsid w:val="00973F83"/>
    <w:rsid w:val="00975DF1"/>
    <w:rsid w:val="00977358"/>
    <w:rsid w:val="0098008C"/>
    <w:rsid w:val="009805CD"/>
    <w:rsid w:val="00981D3F"/>
    <w:rsid w:val="009837DF"/>
    <w:rsid w:val="00987BA9"/>
    <w:rsid w:val="00990A8B"/>
    <w:rsid w:val="00990D68"/>
    <w:rsid w:val="00991784"/>
    <w:rsid w:val="00993DBD"/>
    <w:rsid w:val="00994922"/>
    <w:rsid w:val="00994C91"/>
    <w:rsid w:val="009952F7"/>
    <w:rsid w:val="0099560F"/>
    <w:rsid w:val="00995D9C"/>
    <w:rsid w:val="009A0BAD"/>
    <w:rsid w:val="009A2569"/>
    <w:rsid w:val="009A36D4"/>
    <w:rsid w:val="009A37DD"/>
    <w:rsid w:val="009A47FE"/>
    <w:rsid w:val="009A4A89"/>
    <w:rsid w:val="009A72BA"/>
    <w:rsid w:val="009A7D36"/>
    <w:rsid w:val="009B0A50"/>
    <w:rsid w:val="009B0D1E"/>
    <w:rsid w:val="009B159A"/>
    <w:rsid w:val="009B2866"/>
    <w:rsid w:val="009B2A8C"/>
    <w:rsid w:val="009B3727"/>
    <w:rsid w:val="009B3A82"/>
    <w:rsid w:val="009B3CAD"/>
    <w:rsid w:val="009B4D47"/>
    <w:rsid w:val="009B5EA4"/>
    <w:rsid w:val="009B60C7"/>
    <w:rsid w:val="009B7FE9"/>
    <w:rsid w:val="009C00A0"/>
    <w:rsid w:val="009C08D9"/>
    <w:rsid w:val="009C197F"/>
    <w:rsid w:val="009C250D"/>
    <w:rsid w:val="009C2E71"/>
    <w:rsid w:val="009C3249"/>
    <w:rsid w:val="009C38A5"/>
    <w:rsid w:val="009C3A16"/>
    <w:rsid w:val="009C3C97"/>
    <w:rsid w:val="009C423F"/>
    <w:rsid w:val="009C4AB1"/>
    <w:rsid w:val="009C4D7B"/>
    <w:rsid w:val="009C7E3B"/>
    <w:rsid w:val="009D12BB"/>
    <w:rsid w:val="009D258A"/>
    <w:rsid w:val="009D70AB"/>
    <w:rsid w:val="009E06D9"/>
    <w:rsid w:val="009E090C"/>
    <w:rsid w:val="009E205F"/>
    <w:rsid w:val="009E401D"/>
    <w:rsid w:val="009E514D"/>
    <w:rsid w:val="009E7730"/>
    <w:rsid w:val="009F000A"/>
    <w:rsid w:val="009F0D37"/>
    <w:rsid w:val="009F11D1"/>
    <w:rsid w:val="009F1C35"/>
    <w:rsid w:val="009F1E02"/>
    <w:rsid w:val="009F2B20"/>
    <w:rsid w:val="009F625B"/>
    <w:rsid w:val="009F6823"/>
    <w:rsid w:val="009F6A58"/>
    <w:rsid w:val="009F7ED9"/>
    <w:rsid w:val="00A00843"/>
    <w:rsid w:val="00A012ED"/>
    <w:rsid w:val="00A02EBB"/>
    <w:rsid w:val="00A06B06"/>
    <w:rsid w:val="00A10BE2"/>
    <w:rsid w:val="00A1341F"/>
    <w:rsid w:val="00A1443B"/>
    <w:rsid w:val="00A146F2"/>
    <w:rsid w:val="00A17593"/>
    <w:rsid w:val="00A20FF3"/>
    <w:rsid w:val="00A21073"/>
    <w:rsid w:val="00A2296F"/>
    <w:rsid w:val="00A255E3"/>
    <w:rsid w:val="00A25A36"/>
    <w:rsid w:val="00A265EF"/>
    <w:rsid w:val="00A26A93"/>
    <w:rsid w:val="00A27839"/>
    <w:rsid w:val="00A2783C"/>
    <w:rsid w:val="00A3044A"/>
    <w:rsid w:val="00A30AA9"/>
    <w:rsid w:val="00A30E20"/>
    <w:rsid w:val="00A350E9"/>
    <w:rsid w:val="00A35546"/>
    <w:rsid w:val="00A35909"/>
    <w:rsid w:val="00A36368"/>
    <w:rsid w:val="00A41709"/>
    <w:rsid w:val="00A427D1"/>
    <w:rsid w:val="00A429AB"/>
    <w:rsid w:val="00A431C2"/>
    <w:rsid w:val="00A43F33"/>
    <w:rsid w:val="00A44A4A"/>
    <w:rsid w:val="00A452A2"/>
    <w:rsid w:val="00A50FD2"/>
    <w:rsid w:val="00A5230B"/>
    <w:rsid w:val="00A53E19"/>
    <w:rsid w:val="00A56DF6"/>
    <w:rsid w:val="00A60CB3"/>
    <w:rsid w:val="00A612D3"/>
    <w:rsid w:val="00A621E5"/>
    <w:rsid w:val="00A62867"/>
    <w:rsid w:val="00A63870"/>
    <w:rsid w:val="00A63B4E"/>
    <w:rsid w:val="00A63CE1"/>
    <w:rsid w:val="00A64B79"/>
    <w:rsid w:val="00A65571"/>
    <w:rsid w:val="00A659F4"/>
    <w:rsid w:val="00A66932"/>
    <w:rsid w:val="00A70D62"/>
    <w:rsid w:val="00A73DB6"/>
    <w:rsid w:val="00A73FAC"/>
    <w:rsid w:val="00A74106"/>
    <w:rsid w:val="00A75C10"/>
    <w:rsid w:val="00A75CF2"/>
    <w:rsid w:val="00A772CA"/>
    <w:rsid w:val="00A77B46"/>
    <w:rsid w:val="00A80393"/>
    <w:rsid w:val="00A8132B"/>
    <w:rsid w:val="00A8171E"/>
    <w:rsid w:val="00A84F47"/>
    <w:rsid w:val="00A90038"/>
    <w:rsid w:val="00A90425"/>
    <w:rsid w:val="00A915B6"/>
    <w:rsid w:val="00A929EB"/>
    <w:rsid w:val="00A93238"/>
    <w:rsid w:val="00A93606"/>
    <w:rsid w:val="00A97E50"/>
    <w:rsid w:val="00AA4496"/>
    <w:rsid w:val="00AA465E"/>
    <w:rsid w:val="00AA55DF"/>
    <w:rsid w:val="00AA6625"/>
    <w:rsid w:val="00AA6A99"/>
    <w:rsid w:val="00AA6BED"/>
    <w:rsid w:val="00AA7F80"/>
    <w:rsid w:val="00AB0A6F"/>
    <w:rsid w:val="00AB3F13"/>
    <w:rsid w:val="00AB6760"/>
    <w:rsid w:val="00AC120B"/>
    <w:rsid w:val="00AC23E4"/>
    <w:rsid w:val="00AC46B0"/>
    <w:rsid w:val="00AC4E5F"/>
    <w:rsid w:val="00AC5671"/>
    <w:rsid w:val="00AC5DBD"/>
    <w:rsid w:val="00AC6D8D"/>
    <w:rsid w:val="00AC6F34"/>
    <w:rsid w:val="00AC6F47"/>
    <w:rsid w:val="00AC7153"/>
    <w:rsid w:val="00AC7D28"/>
    <w:rsid w:val="00AD0AC1"/>
    <w:rsid w:val="00AD20FD"/>
    <w:rsid w:val="00AD2F53"/>
    <w:rsid w:val="00AD47EF"/>
    <w:rsid w:val="00AD6279"/>
    <w:rsid w:val="00AE1031"/>
    <w:rsid w:val="00AE1619"/>
    <w:rsid w:val="00AE2608"/>
    <w:rsid w:val="00AE2A31"/>
    <w:rsid w:val="00AE310E"/>
    <w:rsid w:val="00AE3F85"/>
    <w:rsid w:val="00AE457A"/>
    <w:rsid w:val="00AE6DE4"/>
    <w:rsid w:val="00AE7366"/>
    <w:rsid w:val="00AF158D"/>
    <w:rsid w:val="00AF162D"/>
    <w:rsid w:val="00AF2012"/>
    <w:rsid w:val="00AF2FE5"/>
    <w:rsid w:val="00AF4D95"/>
    <w:rsid w:val="00AF59F3"/>
    <w:rsid w:val="00AF6330"/>
    <w:rsid w:val="00B00E3D"/>
    <w:rsid w:val="00B012C4"/>
    <w:rsid w:val="00B01423"/>
    <w:rsid w:val="00B02110"/>
    <w:rsid w:val="00B02FBA"/>
    <w:rsid w:val="00B0426C"/>
    <w:rsid w:val="00B0489F"/>
    <w:rsid w:val="00B05069"/>
    <w:rsid w:val="00B05A50"/>
    <w:rsid w:val="00B066DC"/>
    <w:rsid w:val="00B11C39"/>
    <w:rsid w:val="00B1523E"/>
    <w:rsid w:val="00B15278"/>
    <w:rsid w:val="00B15693"/>
    <w:rsid w:val="00B159DC"/>
    <w:rsid w:val="00B165F7"/>
    <w:rsid w:val="00B16F69"/>
    <w:rsid w:val="00B21BE1"/>
    <w:rsid w:val="00B22C35"/>
    <w:rsid w:val="00B263E0"/>
    <w:rsid w:val="00B265B0"/>
    <w:rsid w:val="00B2753A"/>
    <w:rsid w:val="00B278A7"/>
    <w:rsid w:val="00B27DA7"/>
    <w:rsid w:val="00B302CC"/>
    <w:rsid w:val="00B31417"/>
    <w:rsid w:val="00B315DE"/>
    <w:rsid w:val="00B324B5"/>
    <w:rsid w:val="00B339CC"/>
    <w:rsid w:val="00B33E5A"/>
    <w:rsid w:val="00B34392"/>
    <w:rsid w:val="00B36E10"/>
    <w:rsid w:val="00B37478"/>
    <w:rsid w:val="00B4006A"/>
    <w:rsid w:val="00B40157"/>
    <w:rsid w:val="00B413D9"/>
    <w:rsid w:val="00B4177B"/>
    <w:rsid w:val="00B42033"/>
    <w:rsid w:val="00B4229D"/>
    <w:rsid w:val="00B42A23"/>
    <w:rsid w:val="00B43D04"/>
    <w:rsid w:val="00B450FB"/>
    <w:rsid w:val="00B47369"/>
    <w:rsid w:val="00B47905"/>
    <w:rsid w:val="00B50982"/>
    <w:rsid w:val="00B549FA"/>
    <w:rsid w:val="00B5532B"/>
    <w:rsid w:val="00B55D2E"/>
    <w:rsid w:val="00B60975"/>
    <w:rsid w:val="00B60ECB"/>
    <w:rsid w:val="00B6759C"/>
    <w:rsid w:val="00B706DA"/>
    <w:rsid w:val="00B748D7"/>
    <w:rsid w:val="00B77C7D"/>
    <w:rsid w:val="00B80B78"/>
    <w:rsid w:val="00B827AC"/>
    <w:rsid w:val="00B8421F"/>
    <w:rsid w:val="00B84801"/>
    <w:rsid w:val="00B84D7F"/>
    <w:rsid w:val="00B86255"/>
    <w:rsid w:val="00B90AA3"/>
    <w:rsid w:val="00B91025"/>
    <w:rsid w:val="00B91131"/>
    <w:rsid w:val="00B924F0"/>
    <w:rsid w:val="00B941FA"/>
    <w:rsid w:val="00B97C9D"/>
    <w:rsid w:val="00BA08C3"/>
    <w:rsid w:val="00BA0A64"/>
    <w:rsid w:val="00BA1BD3"/>
    <w:rsid w:val="00BA3673"/>
    <w:rsid w:val="00BA3D4F"/>
    <w:rsid w:val="00BA5C3B"/>
    <w:rsid w:val="00BA614B"/>
    <w:rsid w:val="00BA6D13"/>
    <w:rsid w:val="00BA70D8"/>
    <w:rsid w:val="00BA7335"/>
    <w:rsid w:val="00BB0392"/>
    <w:rsid w:val="00BB4F67"/>
    <w:rsid w:val="00BB5E47"/>
    <w:rsid w:val="00BB66CA"/>
    <w:rsid w:val="00BB7142"/>
    <w:rsid w:val="00BC16BF"/>
    <w:rsid w:val="00BC315B"/>
    <w:rsid w:val="00BC3CFD"/>
    <w:rsid w:val="00BC4493"/>
    <w:rsid w:val="00BC47C8"/>
    <w:rsid w:val="00BC6EF8"/>
    <w:rsid w:val="00BC717E"/>
    <w:rsid w:val="00BC71F5"/>
    <w:rsid w:val="00BC79B2"/>
    <w:rsid w:val="00BD027A"/>
    <w:rsid w:val="00BD05C0"/>
    <w:rsid w:val="00BD1561"/>
    <w:rsid w:val="00BD1F6A"/>
    <w:rsid w:val="00BD2F1E"/>
    <w:rsid w:val="00BD39E7"/>
    <w:rsid w:val="00BD3E60"/>
    <w:rsid w:val="00BD484D"/>
    <w:rsid w:val="00BD5042"/>
    <w:rsid w:val="00BD5063"/>
    <w:rsid w:val="00BD5743"/>
    <w:rsid w:val="00BD5ACF"/>
    <w:rsid w:val="00BD77A7"/>
    <w:rsid w:val="00BD7D4B"/>
    <w:rsid w:val="00BE0B5D"/>
    <w:rsid w:val="00BE196C"/>
    <w:rsid w:val="00BE1A2D"/>
    <w:rsid w:val="00BE36E8"/>
    <w:rsid w:val="00BE3DA9"/>
    <w:rsid w:val="00BE4A19"/>
    <w:rsid w:val="00BE5C92"/>
    <w:rsid w:val="00BE676A"/>
    <w:rsid w:val="00BE7B83"/>
    <w:rsid w:val="00BF2A6A"/>
    <w:rsid w:val="00BF3D65"/>
    <w:rsid w:val="00BF3F6B"/>
    <w:rsid w:val="00BF3F97"/>
    <w:rsid w:val="00BF42E4"/>
    <w:rsid w:val="00BF44BB"/>
    <w:rsid w:val="00BF48AA"/>
    <w:rsid w:val="00BF781D"/>
    <w:rsid w:val="00BF7BBD"/>
    <w:rsid w:val="00BF7DFC"/>
    <w:rsid w:val="00C0035A"/>
    <w:rsid w:val="00C00F00"/>
    <w:rsid w:val="00C028AB"/>
    <w:rsid w:val="00C03569"/>
    <w:rsid w:val="00C043A6"/>
    <w:rsid w:val="00C047D9"/>
    <w:rsid w:val="00C04F27"/>
    <w:rsid w:val="00C054D4"/>
    <w:rsid w:val="00C06F42"/>
    <w:rsid w:val="00C1066B"/>
    <w:rsid w:val="00C116D1"/>
    <w:rsid w:val="00C11C54"/>
    <w:rsid w:val="00C13C49"/>
    <w:rsid w:val="00C16BA0"/>
    <w:rsid w:val="00C173AE"/>
    <w:rsid w:val="00C204FE"/>
    <w:rsid w:val="00C229F0"/>
    <w:rsid w:val="00C23819"/>
    <w:rsid w:val="00C24587"/>
    <w:rsid w:val="00C24A4A"/>
    <w:rsid w:val="00C253D2"/>
    <w:rsid w:val="00C2545C"/>
    <w:rsid w:val="00C267EB"/>
    <w:rsid w:val="00C30110"/>
    <w:rsid w:val="00C318F9"/>
    <w:rsid w:val="00C32508"/>
    <w:rsid w:val="00C3279C"/>
    <w:rsid w:val="00C3290C"/>
    <w:rsid w:val="00C34665"/>
    <w:rsid w:val="00C346D8"/>
    <w:rsid w:val="00C362D1"/>
    <w:rsid w:val="00C37815"/>
    <w:rsid w:val="00C409D9"/>
    <w:rsid w:val="00C40E5A"/>
    <w:rsid w:val="00C412C0"/>
    <w:rsid w:val="00C42543"/>
    <w:rsid w:val="00C436D8"/>
    <w:rsid w:val="00C449F2"/>
    <w:rsid w:val="00C45728"/>
    <w:rsid w:val="00C465B6"/>
    <w:rsid w:val="00C50135"/>
    <w:rsid w:val="00C505A1"/>
    <w:rsid w:val="00C515E0"/>
    <w:rsid w:val="00C54228"/>
    <w:rsid w:val="00C542BF"/>
    <w:rsid w:val="00C57B65"/>
    <w:rsid w:val="00C60305"/>
    <w:rsid w:val="00C61DE1"/>
    <w:rsid w:val="00C65393"/>
    <w:rsid w:val="00C66BDD"/>
    <w:rsid w:val="00C7142D"/>
    <w:rsid w:val="00C71856"/>
    <w:rsid w:val="00C71BF4"/>
    <w:rsid w:val="00C72013"/>
    <w:rsid w:val="00C72A8F"/>
    <w:rsid w:val="00C73AE2"/>
    <w:rsid w:val="00C74574"/>
    <w:rsid w:val="00C759C7"/>
    <w:rsid w:val="00C76347"/>
    <w:rsid w:val="00C805E1"/>
    <w:rsid w:val="00C81942"/>
    <w:rsid w:val="00C823B0"/>
    <w:rsid w:val="00C868CC"/>
    <w:rsid w:val="00C8725A"/>
    <w:rsid w:val="00C874FE"/>
    <w:rsid w:val="00C91E5B"/>
    <w:rsid w:val="00C929B0"/>
    <w:rsid w:val="00C94BB0"/>
    <w:rsid w:val="00C95BF7"/>
    <w:rsid w:val="00CA01B8"/>
    <w:rsid w:val="00CA1BDD"/>
    <w:rsid w:val="00CA4267"/>
    <w:rsid w:val="00CA7A29"/>
    <w:rsid w:val="00CB0092"/>
    <w:rsid w:val="00CB1DB5"/>
    <w:rsid w:val="00CB1F58"/>
    <w:rsid w:val="00CB536A"/>
    <w:rsid w:val="00CB6F5F"/>
    <w:rsid w:val="00CB7632"/>
    <w:rsid w:val="00CC021D"/>
    <w:rsid w:val="00CC1BFD"/>
    <w:rsid w:val="00CC232F"/>
    <w:rsid w:val="00CC23D3"/>
    <w:rsid w:val="00CC407F"/>
    <w:rsid w:val="00CC61E0"/>
    <w:rsid w:val="00CC6760"/>
    <w:rsid w:val="00CD1868"/>
    <w:rsid w:val="00CD2573"/>
    <w:rsid w:val="00CD5B38"/>
    <w:rsid w:val="00CD6518"/>
    <w:rsid w:val="00CD6E59"/>
    <w:rsid w:val="00CD7AF5"/>
    <w:rsid w:val="00CE0D25"/>
    <w:rsid w:val="00CE1EE9"/>
    <w:rsid w:val="00CE59C6"/>
    <w:rsid w:val="00CE6BFC"/>
    <w:rsid w:val="00CF1FF1"/>
    <w:rsid w:val="00CF24E3"/>
    <w:rsid w:val="00D0117A"/>
    <w:rsid w:val="00D01753"/>
    <w:rsid w:val="00D01A58"/>
    <w:rsid w:val="00D01B75"/>
    <w:rsid w:val="00D02749"/>
    <w:rsid w:val="00D02EAD"/>
    <w:rsid w:val="00D076C4"/>
    <w:rsid w:val="00D1092B"/>
    <w:rsid w:val="00D155A4"/>
    <w:rsid w:val="00D15BC6"/>
    <w:rsid w:val="00D16797"/>
    <w:rsid w:val="00D174CF"/>
    <w:rsid w:val="00D21341"/>
    <w:rsid w:val="00D216CA"/>
    <w:rsid w:val="00D21940"/>
    <w:rsid w:val="00D24D44"/>
    <w:rsid w:val="00D31057"/>
    <w:rsid w:val="00D316E2"/>
    <w:rsid w:val="00D331CA"/>
    <w:rsid w:val="00D33FB1"/>
    <w:rsid w:val="00D34417"/>
    <w:rsid w:val="00D35E21"/>
    <w:rsid w:val="00D3719F"/>
    <w:rsid w:val="00D37E35"/>
    <w:rsid w:val="00D4086F"/>
    <w:rsid w:val="00D40BAF"/>
    <w:rsid w:val="00D4119E"/>
    <w:rsid w:val="00D4225F"/>
    <w:rsid w:val="00D42C80"/>
    <w:rsid w:val="00D439B7"/>
    <w:rsid w:val="00D43D99"/>
    <w:rsid w:val="00D445F1"/>
    <w:rsid w:val="00D448F9"/>
    <w:rsid w:val="00D454F7"/>
    <w:rsid w:val="00D45BFE"/>
    <w:rsid w:val="00D50326"/>
    <w:rsid w:val="00D50B9D"/>
    <w:rsid w:val="00D50DB9"/>
    <w:rsid w:val="00D515E8"/>
    <w:rsid w:val="00D51640"/>
    <w:rsid w:val="00D527B7"/>
    <w:rsid w:val="00D52ACE"/>
    <w:rsid w:val="00D55329"/>
    <w:rsid w:val="00D558FD"/>
    <w:rsid w:val="00D56DF1"/>
    <w:rsid w:val="00D57109"/>
    <w:rsid w:val="00D576E4"/>
    <w:rsid w:val="00D579A0"/>
    <w:rsid w:val="00D57AAA"/>
    <w:rsid w:val="00D6146E"/>
    <w:rsid w:val="00D636FF"/>
    <w:rsid w:val="00D63F4E"/>
    <w:rsid w:val="00D64A2F"/>
    <w:rsid w:val="00D65E62"/>
    <w:rsid w:val="00D6743F"/>
    <w:rsid w:val="00D67496"/>
    <w:rsid w:val="00D71306"/>
    <w:rsid w:val="00D730C8"/>
    <w:rsid w:val="00D7400D"/>
    <w:rsid w:val="00D74B1E"/>
    <w:rsid w:val="00D751AE"/>
    <w:rsid w:val="00D75232"/>
    <w:rsid w:val="00D76625"/>
    <w:rsid w:val="00D80DDD"/>
    <w:rsid w:val="00D8135F"/>
    <w:rsid w:val="00D81AFE"/>
    <w:rsid w:val="00D81ED2"/>
    <w:rsid w:val="00D865B4"/>
    <w:rsid w:val="00D874E2"/>
    <w:rsid w:val="00D90D0E"/>
    <w:rsid w:val="00D90DD8"/>
    <w:rsid w:val="00D90F8E"/>
    <w:rsid w:val="00D91FFC"/>
    <w:rsid w:val="00D9473B"/>
    <w:rsid w:val="00D95AFF"/>
    <w:rsid w:val="00DA0285"/>
    <w:rsid w:val="00DA1468"/>
    <w:rsid w:val="00DA3A8F"/>
    <w:rsid w:val="00DA441D"/>
    <w:rsid w:val="00DA4805"/>
    <w:rsid w:val="00DA555F"/>
    <w:rsid w:val="00DA5D40"/>
    <w:rsid w:val="00DB2CFD"/>
    <w:rsid w:val="00DB410D"/>
    <w:rsid w:val="00DB5811"/>
    <w:rsid w:val="00DB6D0B"/>
    <w:rsid w:val="00DB7075"/>
    <w:rsid w:val="00DC06E6"/>
    <w:rsid w:val="00DC1D55"/>
    <w:rsid w:val="00DC2330"/>
    <w:rsid w:val="00DC2492"/>
    <w:rsid w:val="00DC3042"/>
    <w:rsid w:val="00DC3465"/>
    <w:rsid w:val="00DC351A"/>
    <w:rsid w:val="00DC3975"/>
    <w:rsid w:val="00DC563F"/>
    <w:rsid w:val="00DC5C5C"/>
    <w:rsid w:val="00DC6ECA"/>
    <w:rsid w:val="00DC7511"/>
    <w:rsid w:val="00DC76BE"/>
    <w:rsid w:val="00DC7F46"/>
    <w:rsid w:val="00DD22E2"/>
    <w:rsid w:val="00DD252C"/>
    <w:rsid w:val="00DD2ED7"/>
    <w:rsid w:val="00DD64A9"/>
    <w:rsid w:val="00DE029D"/>
    <w:rsid w:val="00DE2D2C"/>
    <w:rsid w:val="00DE2EF9"/>
    <w:rsid w:val="00DE4568"/>
    <w:rsid w:val="00DE5035"/>
    <w:rsid w:val="00DE5E86"/>
    <w:rsid w:val="00DE6A30"/>
    <w:rsid w:val="00DE7DF5"/>
    <w:rsid w:val="00DF01A5"/>
    <w:rsid w:val="00DF40E9"/>
    <w:rsid w:val="00DF42A8"/>
    <w:rsid w:val="00DF43C8"/>
    <w:rsid w:val="00DF5B3F"/>
    <w:rsid w:val="00DF7354"/>
    <w:rsid w:val="00E00025"/>
    <w:rsid w:val="00E004CD"/>
    <w:rsid w:val="00E005CE"/>
    <w:rsid w:val="00E01CE9"/>
    <w:rsid w:val="00E02040"/>
    <w:rsid w:val="00E0249C"/>
    <w:rsid w:val="00E02981"/>
    <w:rsid w:val="00E0350F"/>
    <w:rsid w:val="00E03FF0"/>
    <w:rsid w:val="00E061FC"/>
    <w:rsid w:val="00E06A05"/>
    <w:rsid w:val="00E10171"/>
    <w:rsid w:val="00E1270C"/>
    <w:rsid w:val="00E128AE"/>
    <w:rsid w:val="00E13B98"/>
    <w:rsid w:val="00E16DEB"/>
    <w:rsid w:val="00E16EB6"/>
    <w:rsid w:val="00E17BB6"/>
    <w:rsid w:val="00E21018"/>
    <w:rsid w:val="00E22132"/>
    <w:rsid w:val="00E22BC8"/>
    <w:rsid w:val="00E233C9"/>
    <w:rsid w:val="00E23B11"/>
    <w:rsid w:val="00E2564A"/>
    <w:rsid w:val="00E25D6E"/>
    <w:rsid w:val="00E25FF4"/>
    <w:rsid w:val="00E27655"/>
    <w:rsid w:val="00E301AD"/>
    <w:rsid w:val="00E30452"/>
    <w:rsid w:val="00E304EF"/>
    <w:rsid w:val="00E30BB3"/>
    <w:rsid w:val="00E335B3"/>
    <w:rsid w:val="00E3396A"/>
    <w:rsid w:val="00E37DDD"/>
    <w:rsid w:val="00E41C6F"/>
    <w:rsid w:val="00E45B9F"/>
    <w:rsid w:val="00E473BA"/>
    <w:rsid w:val="00E475AA"/>
    <w:rsid w:val="00E52E34"/>
    <w:rsid w:val="00E53C5F"/>
    <w:rsid w:val="00E5462B"/>
    <w:rsid w:val="00E56378"/>
    <w:rsid w:val="00E574E3"/>
    <w:rsid w:val="00E603CA"/>
    <w:rsid w:val="00E60D1B"/>
    <w:rsid w:val="00E62038"/>
    <w:rsid w:val="00E6394F"/>
    <w:rsid w:val="00E63B79"/>
    <w:rsid w:val="00E63EA5"/>
    <w:rsid w:val="00E6485B"/>
    <w:rsid w:val="00E65312"/>
    <w:rsid w:val="00E6587A"/>
    <w:rsid w:val="00E66F62"/>
    <w:rsid w:val="00E70551"/>
    <w:rsid w:val="00E75042"/>
    <w:rsid w:val="00E7783E"/>
    <w:rsid w:val="00E806B8"/>
    <w:rsid w:val="00E8326D"/>
    <w:rsid w:val="00E85ACB"/>
    <w:rsid w:val="00E8723C"/>
    <w:rsid w:val="00E87D67"/>
    <w:rsid w:val="00E94DAB"/>
    <w:rsid w:val="00E94FE3"/>
    <w:rsid w:val="00E97411"/>
    <w:rsid w:val="00E97ECB"/>
    <w:rsid w:val="00EA3DEF"/>
    <w:rsid w:val="00EA7A3A"/>
    <w:rsid w:val="00EB19AE"/>
    <w:rsid w:val="00EB26E8"/>
    <w:rsid w:val="00EB3972"/>
    <w:rsid w:val="00EB681C"/>
    <w:rsid w:val="00EB69E5"/>
    <w:rsid w:val="00EB7DC1"/>
    <w:rsid w:val="00EC0665"/>
    <w:rsid w:val="00EC1D8D"/>
    <w:rsid w:val="00EC2DF6"/>
    <w:rsid w:val="00EC2ECE"/>
    <w:rsid w:val="00EC4E39"/>
    <w:rsid w:val="00EC4ECE"/>
    <w:rsid w:val="00EC75A6"/>
    <w:rsid w:val="00EC7687"/>
    <w:rsid w:val="00EC7C77"/>
    <w:rsid w:val="00ED11D9"/>
    <w:rsid w:val="00ED1B4E"/>
    <w:rsid w:val="00ED1E86"/>
    <w:rsid w:val="00ED2427"/>
    <w:rsid w:val="00ED329B"/>
    <w:rsid w:val="00ED7234"/>
    <w:rsid w:val="00ED7391"/>
    <w:rsid w:val="00ED7639"/>
    <w:rsid w:val="00ED7EFC"/>
    <w:rsid w:val="00EE0B66"/>
    <w:rsid w:val="00EE2247"/>
    <w:rsid w:val="00EE70FE"/>
    <w:rsid w:val="00EF4564"/>
    <w:rsid w:val="00EF46FD"/>
    <w:rsid w:val="00EF5F23"/>
    <w:rsid w:val="00EF6029"/>
    <w:rsid w:val="00EF6FEA"/>
    <w:rsid w:val="00F00924"/>
    <w:rsid w:val="00F0263B"/>
    <w:rsid w:val="00F046BC"/>
    <w:rsid w:val="00F04FAF"/>
    <w:rsid w:val="00F05A3F"/>
    <w:rsid w:val="00F06233"/>
    <w:rsid w:val="00F06479"/>
    <w:rsid w:val="00F10B1A"/>
    <w:rsid w:val="00F11666"/>
    <w:rsid w:val="00F11C00"/>
    <w:rsid w:val="00F159B9"/>
    <w:rsid w:val="00F1619C"/>
    <w:rsid w:val="00F162FF"/>
    <w:rsid w:val="00F17032"/>
    <w:rsid w:val="00F200B0"/>
    <w:rsid w:val="00F20D88"/>
    <w:rsid w:val="00F20DC0"/>
    <w:rsid w:val="00F24BB3"/>
    <w:rsid w:val="00F24E85"/>
    <w:rsid w:val="00F266F3"/>
    <w:rsid w:val="00F27788"/>
    <w:rsid w:val="00F27CD6"/>
    <w:rsid w:val="00F311A2"/>
    <w:rsid w:val="00F317E5"/>
    <w:rsid w:val="00F33BC8"/>
    <w:rsid w:val="00F34952"/>
    <w:rsid w:val="00F34AD9"/>
    <w:rsid w:val="00F35003"/>
    <w:rsid w:val="00F372EB"/>
    <w:rsid w:val="00F37367"/>
    <w:rsid w:val="00F40831"/>
    <w:rsid w:val="00F4088B"/>
    <w:rsid w:val="00F40E4B"/>
    <w:rsid w:val="00F418AA"/>
    <w:rsid w:val="00F436B6"/>
    <w:rsid w:val="00F44E74"/>
    <w:rsid w:val="00F45864"/>
    <w:rsid w:val="00F46CD6"/>
    <w:rsid w:val="00F46D2A"/>
    <w:rsid w:val="00F47114"/>
    <w:rsid w:val="00F4720E"/>
    <w:rsid w:val="00F47C5B"/>
    <w:rsid w:val="00F55845"/>
    <w:rsid w:val="00F55BD9"/>
    <w:rsid w:val="00F56C91"/>
    <w:rsid w:val="00F571CF"/>
    <w:rsid w:val="00F602F2"/>
    <w:rsid w:val="00F60840"/>
    <w:rsid w:val="00F60A98"/>
    <w:rsid w:val="00F621D8"/>
    <w:rsid w:val="00F62EF6"/>
    <w:rsid w:val="00F63BA1"/>
    <w:rsid w:val="00F63CEF"/>
    <w:rsid w:val="00F63EF7"/>
    <w:rsid w:val="00F66EFA"/>
    <w:rsid w:val="00F67291"/>
    <w:rsid w:val="00F71252"/>
    <w:rsid w:val="00F714B0"/>
    <w:rsid w:val="00F7161A"/>
    <w:rsid w:val="00F71C68"/>
    <w:rsid w:val="00F724A8"/>
    <w:rsid w:val="00F73025"/>
    <w:rsid w:val="00F733D4"/>
    <w:rsid w:val="00F73DE6"/>
    <w:rsid w:val="00F748BD"/>
    <w:rsid w:val="00F76BB5"/>
    <w:rsid w:val="00F874C3"/>
    <w:rsid w:val="00F9129A"/>
    <w:rsid w:val="00F913FD"/>
    <w:rsid w:val="00F91B53"/>
    <w:rsid w:val="00F91FD8"/>
    <w:rsid w:val="00F929A9"/>
    <w:rsid w:val="00F936A3"/>
    <w:rsid w:val="00F94036"/>
    <w:rsid w:val="00F96491"/>
    <w:rsid w:val="00FA2174"/>
    <w:rsid w:val="00FA433B"/>
    <w:rsid w:val="00FA53F1"/>
    <w:rsid w:val="00FA7462"/>
    <w:rsid w:val="00FB12AA"/>
    <w:rsid w:val="00FB3AAC"/>
    <w:rsid w:val="00FB5073"/>
    <w:rsid w:val="00FB5E67"/>
    <w:rsid w:val="00FB66BE"/>
    <w:rsid w:val="00FB6F66"/>
    <w:rsid w:val="00FB7440"/>
    <w:rsid w:val="00FC013F"/>
    <w:rsid w:val="00FC207B"/>
    <w:rsid w:val="00FC234F"/>
    <w:rsid w:val="00FC4F3B"/>
    <w:rsid w:val="00FC508D"/>
    <w:rsid w:val="00FD021C"/>
    <w:rsid w:val="00FD1037"/>
    <w:rsid w:val="00FD196E"/>
    <w:rsid w:val="00FD2D86"/>
    <w:rsid w:val="00FD31E8"/>
    <w:rsid w:val="00FD419F"/>
    <w:rsid w:val="00FD5340"/>
    <w:rsid w:val="00FD545A"/>
    <w:rsid w:val="00FE14C2"/>
    <w:rsid w:val="00FE20B7"/>
    <w:rsid w:val="00FE22F1"/>
    <w:rsid w:val="00FE2CF6"/>
    <w:rsid w:val="00FE3249"/>
    <w:rsid w:val="00FE375E"/>
    <w:rsid w:val="00FE5848"/>
    <w:rsid w:val="00FE7045"/>
    <w:rsid w:val="00FF1886"/>
    <w:rsid w:val="00FF2A67"/>
    <w:rsid w:val="00FF2C3F"/>
    <w:rsid w:val="00FF4C5D"/>
    <w:rsid w:val="00FF5781"/>
    <w:rsid w:val="00FF6548"/>
    <w:rsid w:val="445ECC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2987E"/>
  <w15:docId w15:val="{AE5BC793-8C71-4EB5-A4EC-154EC51C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423"/>
    <w:rPr>
      <w:rFonts w:ascii="Times New Roman" w:eastAsia="Times New Roman" w:hAnsi="Times New Roman" w:cs="Times New Roman"/>
      <w:lang w:val="id"/>
    </w:rPr>
  </w:style>
  <w:style w:type="paragraph" w:styleId="Heading1">
    <w:name w:val="heading 1"/>
    <w:basedOn w:val="Normal"/>
    <w:uiPriority w:val="9"/>
    <w:qFormat/>
    <w:pPr>
      <w:ind w:left="566"/>
      <w:outlineLvl w:val="0"/>
    </w:pPr>
    <w:rPr>
      <w:b/>
      <w:bCs/>
      <w:sz w:val="28"/>
      <w:szCs w:val="28"/>
    </w:rPr>
  </w:style>
  <w:style w:type="paragraph" w:styleId="Heading2">
    <w:name w:val="heading 2"/>
    <w:basedOn w:val="Normal"/>
    <w:uiPriority w:val="9"/>
    <w:unhideWhenUsed/>
    <w:qFormat/>
    <w:pPr>
      <w:spacing w:before="78"/>
      <w:ind w:left="526" w:right="803"/>
      <w:jc w:val="center"/>
      <w:outlineLvl w:val="1"/>
    </w:pPr>
    <w:rPr>
      <w:b/>
      <w:bCs/>
      <w:sz w:val="24"/>
      <w:szCs w:val="24"/>
    </w:rPr>
  </w:style>
  <w:style w:type="paragraph" w:styleId="Heading3">
    <w:name w:val="heading 3"/>
    <w:basedOn w:val="Normal"/>
    <w:uiPriority w:val="9"/>
    <w:unhideWhenUsed/>
    <w:qFormat/>
    <w:pPr>
      <w:ind w:left="128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
      <w:ind w:right="291"/>
      <w:jc w:val="center"/>
    </w:pPr>
    <w:rPr>
      <w:b/>
      <w:bCs/>
      <w:sz w:val="24"/>
      <w:szCs w:val="24"/>
    </w:rPr>
  </w:style>
  <w:style w:type="paragraph" w:styleId="TOC2">
    <w:name w:val="toc 2"/>
    <w:basedOn w:val="Normal"/>
    <w:uiPriority w:val="1"/>
    <w:qFormat/>
    <w:pPr>
      <w:spacing w:before="142"/>
      <w:ind w:left="566"/>
    </w:pPr>
    <w:rPr>
      <w:b/>
      <w:bCs/>
      <w:sz w:val="24"/>
      <w:szCs w:val="24"/>
    </w:rPr>
  </w:style>
  <w:style w:type="paragraph" w:styleId="TOC3">
    <w:name w:val="toc 3"/>
    <w:basedOn w:val="Normal"/>
    <w:uiPriority w:val="1"/>
    <w:qFormat/>
    <w:pPr>
      <w:spacing w:before="137"/>
      <w:ind w:left="566"/>
    </w:pPr>
    <w:rPr>
      <w:b/>
      <w:bCs/>
      <w:sz w:val="24"/>
      <w:szCs w:val="24"/>
    </w:rPr>
  </w:style>
  <w:style w:type="paragraph" w:styleId="TOC4">
    <w:name w:val="toc 4"/>
    <w:basedOn w:val="Normal"/>
    <w:uiPriority w:val="1"/>
    <w:qFormat/>
    <w:pPr>
      <w:spacing w:before="137"/>
      <w:ind w:left="1194" w:hanging="407"/>
    </w:pPr>
    <w:rPr>
      <w:sz w:val="24"/>
      <w:szCs w:val="24"/>
    </w:rPr>
  </w:style>
  <w:style w:type="paragraph" w:styleId="TOC5">
    <w:name w:val="toc 5"/>
    <w:basedOn w:val="Normal"/>
    <w:uiPriority w:val="1"/>
    <w:qFormat/>
    <w:pPr>
      <w:spacing w:before="137"/>
      <w:ind w:left="1828" w:hanging="633"/>
    </w:pPr>
    <w:rPr>
      <w:sz w:val="24"/>
      <w:szCs w:val="24"/>
    </w:rPr>
  </w:style>
  <w:style w:type="paragraph" w:styleId="TOC6">
    <w:name w:val="toc 6"/>
    <w:basedOn w:val="Normal"/>
    <w:uiPriority w:val="1"/>
    <w:qFormat/>
    <w:pPr>
      <w:spacing w:before="118"/>
      <w:ind w:left="2634" w:hanging="805"/>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585" w:right="803"/>
      <w:jc w:val="center"/>
    </w:pPr>
    <w:rPr>
      <w:b/>
      <w:bCs/>
      <w:sz w:val="32"/>
      <w:szCs w:val="32"/>
    </w:rPr>
  </w:style>
  <w:style w:type="paragraph" w:styleId="ListParagraph">
    <w:name w:val="List Paragraph"/>
    <w:basedOn w:val="Normal"/>
    <w:uiPriority w:val="1"/>
    <w:qFormat/>
    <w:pPr>
      <w:spacing w:before="137"/>
      <w:ind w:left="1828" w:hanging="360"/>
    </w:pPr>
  </w:style>
  <w:style w:type="paragraph" w:customStyle="1" w:styleId="TableParagraph">
    <w:name w:val="Table Paragraph"/>
    <w:basedOn w:val="Normal"/>
    <w:uiPriority w:val="1"/>
    <w:qFormat/>
    <w:pPr>
      <w:spacing w:before="10" w:line="245" w:lineRule="exact"/>
      <w:jc w:val="right"/>
    </w:pPr>
  </w:style>
  <w:style w:type="paragraph" w:styleId="Header">
    <w:name w:val="header"/>
    <w:basedOn w:val="Normal"/>
    <w:link w:val="HeaderChar"/>
    <w:uiPriority w:val="99"/>
    <w:unhideWhenUsed/>
    <w:rsid w:val="00F62EF6"/>
    <w:pPr>
      <w:tabs>
        <w:tab w:val="center" w:pos="4513"/>
        <w:tab w:val="right" w:pos="9026"/>
      </w:tabs>
    </w:pPr>
  </w:style>
  <w:style w:type="character" w:customStyle="1" w:styleId="HeaderChar">
    <w:name w:val="Header Char"/>
    <w:basedOn w:val="DefaultParagraphFont"/>
    <w:link w:val="Header"/>
    <w:uiPriority w:val="99"/>
    <w:rsid w:val="00F62EF6"/>
    <w:rPr>
      <w:rFonts w:ascii="Times New Roman" w:eastAsia="Times New Roman" w:hAnsi="Times New Roman" w:cs="Times New Roman"/>
      <w:lang w:val="id"/>
    </w:rPr>
  </w:style>
  <w:style w:type="paragraph" w:styleId="Footer">
    <w:name w:val="footer"/>
    <w:basedOn w:val="Normal"/>
    <w:link w:val="FooterChar"/>
    <w:uiPriority w:val="99"/>
    <w:unhideWhenUsed/>
    <w:rsid w:val="00F62EF6"/>
    <w:pPr>
      <w:tabs>
        <w:tab w:val="center" w:pos="4513"/>
        <w:tab w:val="right" w:pos="9026"/>
      </w:tabs>
    </w:pPr>
  </w:style>
  <w:style w:type="character" w:customStyle="1" w:styleId="FooterChar">
    <w:name w:val="Footer Char"/>
    <w:basedOn w:val="DefaultParagraphFont"/>
    <w:link w:val="Footer"/>
    <w:uiPriority w:val="99"/>
    <w:rsid w:val="00F62EF6"/>
    <w:rPr>
      <w:rFonts w:ascii="Times New Roman" w:eastAsia="Times New Roman" w:hAnsi="Times New Roman" w:cs="Times New Roman"/>
      <w:lang w:val="id"/>
    </w:rPr>
  </w:style>
  <w:style w:type="table" w:styleId="TableGrid">
    <w:name w:val="Table Grid"/>
    <w:basedOn w:val="TableNormal"/>
    <w:uiPriority w:val="59"/>
    <w:rsid w:val="005B646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F7DF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BA6D13"/>
    <w:pPr>
      <w:spacing w:before="100" w:beforeAutospacing="1" w:after="100" w:afterAutospacing="1"/>
    </w:pPr>
    <w:rPr>
      <w:sz w:val="24"/>
      <w:szCs w:val="24"/>
      <w:lang w:val="en-ID" w:eastAsia="en-ID"/>
    </w:rPr>
  </w:style>
  <w:style w:type="table" w:styleId="PlainTable5">
    <w:name w:val="Plain Table 5"/>
    <w:basedOn w:val="TableNormal"/>
    <w:uiPriority w:val="45"/>
    <w:rsid w:val="00736A0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3846E9"/>
    <w:rPr>
      <w:rFonts w:ascii="Times New Roman" w:eastAsia="Times New Roman" w:hAnsi="Times New Roman" w:cs="Times New Roman"/>
      <w:lang w:val="id"/>
    </w:rPr>
  </w:style>
  <w:style w:type="character" w:customStyle="1" w:styleId="apple-converted-space">
    <w:name w:val="apple-converted-space"/>
    <w:basedOn w:val="DefaultParagraphFont"/>
    <w:rsid w:val="00C409D9"/>
  </w:style>
  <w:style w:type="character" w:styleId="Emphasis">
    <w:name w:val="Emphasis"/>
    <w:basedOn w:val="DefaultParagraphFont"/>
    <w:uiPriority w:val="20"/>
    <w:qFormat/>
    <w:rsid w:val="00127453"/>
    <w:rPr>
      <w:i/>
      <w:iCs/>
    </w:rPr>
  </w:style>
  <w:style w:type="numbering" w:customStyle="1" w:styleId="CurrentList1">
    <w:name w:val="Current List1"/>
    <w:uiPriority w:val="99"/>
    <w:rsid w:val="000D7CE3"/>
    <w:pPr>
      <w:numPr>
        <w:numId w:val="27"/>
      </w:numPr>
    </w:pPr>
  </w:style>
  <w:style w:type="numbering" w:customStyle="1" w:styleId="Style1">
    <w:name w:val="Style1"/>
    <w:uiPriority w:val="99"/>
    <w:rsid w:val="00624248"/>
    <w:pPr>
      <w:numPr>
        <w:numId w:val="28"/>
      </w:numPr>
    </w:pPr>
  </w:style>
  <w:style w:type="character" w:styleId="PlaceholderText">
    <w:name w:val="Placeholder Text"/>
    <w:basedOn w:val="DefaultParagraphFont"/>
    <w:uiPriority w:val="99"/>
    <w:semiHidden/>
    <w:rsid w:val="00BD3E60"/>
    <w:rPr>
      <w:color w:val="666666"/>
    </w:rPr>
  </w:style>
  <w:style w:type="paragraph" w:styleId="TOAHeading">
    <w:name w:val="toa heading"/>
    <w:basedOn w:val="Normal"/>
    <w:next w:val="Normal"/>
    <w:uiPriority w:val="99"/>
    <w:semiHidden/>
    <w:unhideWhenUsed/>
    <w:rsid w:val="00A90425"/>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7317">
      <w:marLeft w:val="640"/>
      <w:marRight w:val="0"/>
      <w:marTop w:val="0"/>
      <w:marBottom w:val="0"/>
      <w:divBdr>
        <w:top w:val="none" w:sz="0" w:space="0" w:color="auto"/>
        <w:left w:val="none" w:sz="0" w:space="0" w:color="auto"/>
        <w:bottom w:val="none" w:sz="0" w:space="0" w:color="auto"/>
        <w:right w:val="none" w:sz="0" w:space="0" w:color="auto"/>
      </w:divBdr>
    </w:div>
    <w:div w:id="1206505">
      <w:marLeft w:val="640"/>
      <w:marRight w:val="0"/>
      <w:marTop w:val="0"/>
      <w:marBottom w:val="0"/>
      <w:divBdr>
        <w:top w:val="none" w:sz="0" w:space="0" w:color="auto"/>
        <w:left w:val="none" w:sz="0" w:space="0" w:color="auto"/>
        <w:bottom w:val="none" w:sz="0" w:space="0" w:color="auto"/>
        <w:right w:val="none" w:sz="0" w:space="0" w:color="auto"/>
      </w:divBdr>
    </w:div>
    <w:div w:id="3752836">
      <w:marLeft w:val="640"/>
      <w:marRight w:val="0"/>
      <w:marTop w:val="0"/>
      <w:marBottom w:val="0"/>
      <w:divBdr>
        <w:top w:val="none" w:sz="0" w:space="0" w:color="auto"/>
        <w:left w:val="none" w:sz="0" w:space="0" w:color="auto"/>
        <w:bottom w:val="none" w:sz="0" w:space="0" w:color="auto"/>
        <w:right w:val="none" w:sz="0" w:space="0" w:color="auto"/>
      </w:divBdr>
    </w:div>
    <w:div w:id="4598715">
      <w:marLeft w:val="640"/>
      <w:marRight w:val="0"/>
      <w:marTop w:val="0"/>
      <w:marBottom w:val="0"/>
      <w:divBdr>
        <w:top w:val="none" w:sz="0" w:space="0" w:color="auto"/>
        <w:left w:val="none" w:sz="0" w:space="0" w:color="auto"/>
        <w:bottom w:val="none" w:sz="0" w:space="0" w:color="auto"/>
        <w:right w:val="none" w:sz="0" w:space="0" w:color="auto"/>
      </w:divBdr>
    </w:div>
    <w:div w:id="7294884">
      <w:marLeft w:val="640"/>
      <w:marRight w:val="0"/>
      <w:marTop w:val="0"/>
      <w:marBottom w:val="0"/>
      <w:divBdr>
        <w:top w:val="none" w:sz="0" w:space="0" w:color="auto"/>
        <w:left w:val="none" w:sz="0" w:space="0" w:color="auto"/>
        <w:bottom w:val="none" w:sz="0" w:space="0" w:color="auto"/>
        <w:right w:val="none" w:sz="0" w:space="0" w:color="auto"/>
      </w:divBdr>
    </w:div>
    <w:div w:id="7949421">
      <w:marLeft w:val="640"/>
      <w:marRight w:val="0"/>
      <w:marTop w:val="0"/>
      <w:marBottom w:val="0"/>
      <w:divBdr>
        <w:top w:val="none" w:sz="0" w:space="0" w:color="auto"/>
        <w:left w:val="none" w:sz="0" w:space="0" w:color="auto"/>
        <w:bottom w:val="none" w:sz="0" w:space="0" w:color="auto"/>
        <w:right w:val="none" w:sz="0" w:space="0" w:color="auto"/>
      </w:divBdr>
    </w:div>
    <w:div w:id="8265907">
      <w:marLeft w:val="640"/>
      <w:marRight w:val="0"/>
      <w:marTop w:val="0"/>
      <w:marBottom w:val="0"/>
      <w:divBdr>
        <w:top w:val="none" w:sz="0" w:space="0" w:color="auto"/>
        <w:left w:val="none" w:sz="0" w:space="0" w:color="auto"/>
        <w:bottom w:val="none" w:sz="0" w:space="0" w:color="auto"/>
        <w:right w:val="none" w:sz="0" w:space="0" w:color="auto"/>
      </w:divBdr>
    </w:div>
    <w:div w:id="9453679">
      <w:marLeft w:val="640"/>
      <w:marRight w:val="0"/>
      <w:marTop w:val="0"/>
      <w:marBottom w:val="0"/>
      <w:divBdr>
        <w:top w:val="none" w:sz="0" w:space="0" w:color="auto"/>
        <w:left w:val="none" w:sz="0" w:space="0" w:color="auto"/>
        <w:bottom w:val="none" w:sz="0" w:space="0" w:color="auto"/>
        <w:right w:val="none" w:sz="0" w:space="0" w:color="auto"/>
      </w:divBdr>
    </w:div>
    <w:div w:id="10961844">
      <w:marLeft w:val="640"/>
      <w:marRight w:val="0"/>
      <w:marTop w:val="0"/>
      <w:marBottom w:val="0"/>
      <w:divBdr>
        <w:top w:val="none" w:sz="0" w:space="0" w:color="auto"/>
        <w:left w:val="none" w:sz="0" w:space="0" w:color="auto"/>
        <w:bottom w:val="none" w:sz="0" w:space="0" w:color="auto"/>
        <w:right w:val="none" w:sz="0" w:space="0" w:color="auto"/>
      </w:divBdr>
    </w:div>
    <w:div w:id="11341859">
      <w:marLeft w:val="640"/>
      <w:marRight w:val="0"/>
      <w:marTop w:val="0"/>
      <w:marBottom w:val="0"/>
      <w:divBdr>
        <w:top w:val="none" w:sz="0" w:space="0" w:color="auto"/>
        <w:left w:val="none" w:sz="0" w:space="0" w:color="auto"/>
        <w:bottom w:val="none" w:sz="0" w:space="0" w:color="auto"/>
        <w:right w:val="none" w:sz="0" w:space="0" w:color="auto"/>
      </w:divBdr>
    </w:div>
    <w:div w:id="11343429">
      <w:marLeft w:val="640"/>
      <w:marRight w:val="0"/>
      <w:marTop w:val="0"/>
      <w:marBottom w:val="0"/>
      <w:divBdr>
        <w:top w:val="none" w:sz="0" w:space="0" w:color="auto"/>
        <w:left w:val="none" w:sz="0" w:space="0" w:color="auto"/>
        <w:bottom w:val="none" w:sz="0" w:space="0" w:color="auto"/>
        <w:right w:val="none" w:sz="0" w:space="0" w:color="auto"/>
      </w:divBdr>
    </w:div>
    <w:div w:id="12850731">
      <w:marLeft w:val="640"/>
      <w:marRight w:val="0"/>
      <w:marTop w:val="0"/>
      <w:marBottom w:val="0"/>
      <w:divBdr>
        <w:top w:val="none" w:sz="0" w:space="0" w:color="auto"/>
        <w:left w:val="none" w:sz="0" w:space="0" w:color="auto"/>
        <w:bottom w:val="none" w:sz="0" w:space="0" w:color="auto"/>
        <w:right w:val="none" w:sz="0" w:space="0" w:color="auto"/>
      </w:divBdr>
    </w:div>
    <w:div w:id="14692996">
      <w:marLeft w:val="640"/>
      <w:marRight w:val="0"/>
      <w:marTop w:val="0"/>
      <w:marBottom w:val="0"/>
      <w:divBdr>
        <w:top w:val="none" w:sz="0" w:space="0" w:color="auto"/>
        <w:left w:val="none" w:sz="0" w:space="0" w:color="auto"/>
        <w:bottom w:val="none" w:sz="0" w:space="0" w:color="auto"/>
        <w:right w:val="none" w:sz="0" w:space="0" w:color="auto"/>
      </w:divBdr>
    </w:div>
    <w:div w:id="16083557">
      <w:marLeft w:val="640"/>
      <w:marRight w:val="0"/>
      <w:marTop w:val="0"/>
      <w:marBottom w:val="0"/>
      <w:divBdr>
        <w:top w:val="none" w:sz="0" w:space="0" w:color="auto"/>
        <w:left w:val="none" w:sz="0" w:space="0" w:color="auto"/>
        <w:bottom w:val="none" w:sz="0" w:space="0" w:color="auto"/>
        <w:right w:val="none" w:sz="0" w:space="0" w:color="auto"/>
      </w:divBdr>
    </w:div>
    <w:div w:id="16781741">
      <w:marLeft w:val="640"/>
      <w:marRight w:val="0"/>
      <w:marTop w:val="0"/>
      <w:marBottom w:val="0"/>
      <w:divBdr>
        <w:top w:val="none" w:sz="0" w:space="0" w:color="auto"/>
        <w:left w:val="none" w:sz="0" w:space="0" w:color="auto"/>
        <w:bottom w:val="none" w:sz="0" w:space="0" w:color="auto"/>
        <w:right w:val="none" w:sz="0" w:space="0" w:color="auto"/>
      </w:divBdr>
    </w:div>
    <w:div w:id="17245091">
      <w:marLeft w:val="640"/>
      <w:marRight w:val="0"/>
      <w:marTop w:val="0"/>
      <w:marBottom w:val="0"/>
      <w:divBdr>
        <w:top w:val="none" w:sz="0" w:space="0" w:color="auto"/>
        <w:left w:val="none" w:sz="0" w:space="0" w:color="auto"/>
        <w:bottom w:val="none" w:sz="0" w:space="0" w:color="auto"/>
        <w:right w:val="none" w:sz="0" w:space="0" w:color="auto"/>
      </w:divBdr>
    </w:div>
    <w:div w:id="17633336">
      <w:marLeft w:val="640"/>
      <w:marRight w:val="0"/>
      <w:marTop w:val="0"/>
      <w:marBottom w:val="0"/>
      <w:divBdr>
        <w:top w:val="none" w:sz="0" w:space="0" w:color="auto"/>
        <w:left w:val="none" w:sz="0" w:space="0" w:color="auto"/>
        <w:bottom w:val="none" w:sz="0" w:space="0" w:color="auto"/>
        <w:right w:val="none" w:sz="0" w:space="0" w:color="auto"/>
      </w:divBdr>
    </w:div>
    <w:div w:id="21563135">
      <w:marLeft w:val="640"/>
      <w:marRight w:val="0"/>
      <w:marTop w:val="0"/>
      <w:marBottom w:val="0"/>
      <w:divBdr>
        <w:top w:val="none" w:sz="0" w:space="0" w:color="auto"/>
        <w:left w:val="none" w:sz="0" w:space="0" w:color="auto"/>
        <w:bottom w:val="none" w:sz="0" w:space="0" w:color="auto"/>
        <w:right w:val="none" w:sz="0" w:space="0" w:color="auto"/>
      </w:divBdr>
    </w:div>
    <w:div w:id="23747588">
      <w:marLeft w:val="640"/>
      <w:marRight w:val="0"/>
      <w:marTop w:val="0"/>
      <w:marBottom w:val="0"/>
      <w:divBdr>
        <w:top w:val="none" w:sz="0" w:space="0" w:color="auto"/>
        <w:left w:val="none" w:sz="0" w:space="0" w:color="auto"/>
        <w:bottom w:val="none" w:sz="0" w:space="0" w:color="auto"/>
        <w:right w:val="none" w:sz="0" w:space="0" w:color="auto"/>
      </w:divBdr>
    </w:div>
    <w:div w:id="24600407">
      <w:marLeft w:val="640"/>
      <w:marRight w:val="0"/>
      <w:marTop w:val="0"/>
      <w:marBottom w:val="0"/>
      <w:divBdr>
        <w:top w:val="none" w:sz="0" w:space="0" w:color="auto"/>
        <w:left w:val="none" w:sz="0" w:space="0" w:color="auto"/>
        <w:bottom w:val="none" w:sz="0" w:space="0" w:color="auto"/>
        <w:right w:val="none" w:sz="0" w:space="0" w:color="auto"/>
      </w:divBdr>
    </w:div>
    <w:div w:id="27343621">
      <w:marLeft w:val="640"/>
      <w:marRight w:val="0"/>
      <w:marTop w:val="0"/>
      <w:marBottom w:val="0"/>
      <w:divBdr>
        <w:top w:val="none" w:sz="0" w:space="0" w:color="auto"/>
        <w:left w:val="none" w:sz="0" w:space="0" w:color="auto"/>
        <w:bottom w:val="none" w:sz="0" w:space="0" w:color="auto"/>
        <w:right w:val="none" w:sz="0" w:space="0" w:color="auto"/>
      </w:divBdr>
    </w:div>
    <w:div w:id="29652707">
      <w:marLeft w:val="640"/>
      <w:marRight w:val="0"/>
      <w:marTop w:val="0"/>
      <w:marBottom w:val="0"/>
      <w:divBdr>
        <w:top w:val="none" w:sz="0" w:space="0" w:color="auto"/>
        <w:left w:val="none" w:sz="0" w:space="0" w:color="auto"/>
        <w:bottom w:val="none" w:sz="0" w:space="0" w:color="auto"/>
        <w:right w:val="none" w:sz="0" w:space="0" w:color="auto"/>
      </w:divBdr>
    </w:div>
    <w:div w:id="32047652">
      <w:marLeft w:val="640"/>
      <w:marRight w:val="0"/>
      <w:marTop w:val="0"/>
      <w:marBottom w:val="0"/>
      <w:divBdr>
        <w:top w:val="none" w:sz="0" w:space="0" w:color="auto"/>
        <w:left w:val="none" w:sz="0" w:space="0" w:color="auto"/>
        <w:bottom w:val="none" w:sz="0" w:space="0" w:color="auto"/>
        <w:right w:val="none" w:sz="0" w:space="0" w:color="auto"/>
      </w:divBdr>
    </w:div>
    <w:div w:id="32392204">
      <w:marLeft w:val="640"/>
      <w:marRight w:val="0"/>
      <w:marTop w:val="0"/>
      <w:marBottom w:val="0"/>
      <w:divBdr>
        <w:top w:val="none" w:sz="0" w:space="0" w:color="auto"/>
        <w:left w:val="none" w:sz="0" w:space="0" w:color="auto"/>
        <w:bottom w:val="none" w:sz="0" w:space="0" w:color="auto"/>
        <w:right w:val="none" w:sz="0" w:space="0" w:color="auto"/>
      </w:divBdr>
    </w:div>
    <w:div w:id="32772668">
      <w:marLeft w:val="640"/>
      <w:marRight w:val="0"/>
      <w:marTop w:val="0"/>
      <w:marBottom w:val="0"/>
      <w:divBdr>
        <w:top w:val="none" w:sz="0" w:space="0" w:color="auto"/>
        <w:left w:val="none" w:sz="0" w:space="0" w:color="auto"/>
        <w:bottom w:val="none" w:sz="0" w:space="0" w:color="auto"/>
        <w:right w:val="none" w:sz="0" w:space="0" w:color="auto"/>
      </w:divBdr>
    </w:div>
    <w:div w:id="33389472">
      <w:marLeft w:val="640"/>
      <w:marRight w:val="0"/>
      <w:marTop w:val="0"/>
      <w:marBottom w:val="0"/>
      <w:divBdr>
        <w:top w:val="none" w:sz="0" w:space="0" w:color="auto"/>
        <w:left w:val="none" w:sz="0" w:space="0" w:color="auto"/>
        <w:bottom w:val="none" w:sz="0" w:space="0" w:color="auto"/>
        <w:right w:val="none" w:sz="0" w:space="0" w:color="auto"/>
      </w:divBdr>
    </w:div>
    <w:div w:id="33509208">
      <w:marLeft w:val="640"/>
      <w:marRight w:val="0"/>
      <w:marTop w:val="0"/>
      <w:marBottom w:val="0"/>
      <w:divBdr>
        <w:top w:val="none" w:sz="0" w:space="0" w:color="auto"/>
        <w:left w:val="none" w:sz="0" w:space="0" w:color="auto"/>
        <w:bottom w:val="none" w:sz="0" w:space="0" w:color="auto"/>
        <w:right w:val="none" w:sz="0" w:space="0" w:color="auto"/>
      </w:divBdr>
    </w:div>
    <w:div w:id="34503808">
      <w:marLeft w:val="640"/>
      <w:marRight w:val="0"/>
      <w:marTop w:val="0"/>
      <w:marBottom w:val="0"/>
      <w:divBdr>
        <w:top w:val="none" w:sz="0" w:space="0" w:color="auto"/>
        <w:left w:val="none" w:sz="0" w:space="0" w:color="auto"/>
        <w:bottom w:val="none" w:sz="0" w:space="0" w:color="auto"/>
        <w:right w:val="none" w:sz="0" w:space="0" w:color="auto"/>
      </w:divBdr>
    </w:div>
    <w:div w:id="34626340">
      <w:marLeft w:val="640"/>
      <w:marRight w:val="0"/>
      <w:marTop w:val="0"/>
      <w:marBottom w:val="0"/>
      <w:divBdr>
        <w:top w:val="none" w:sz="0" w:space="0" w:color="auto"/>
        <w:left w:val="none" w:sz="0" w:space="0" w:color="auto"/>
        <w:bottom w:val="none" w:sz="0" w:space="0" w:color="auto"/>
        <w:right w:val="none" w:sz="0" w:space="0" w:color="auto"/>
      </w:divBdr>
    </w:div>
    <w:div w:id="36510913">
      <w:marLeft w:val="640"/>
      <w:marRight w:val="0"/>
      <w:marTop w:val="0"/>
      <w:marBottom w:val="0"/>
      <w:divBdr>
        <w:top w:val="none" w:sz="0" w:space="0" w:color="auto"/>
        <w:left w:val="none" w:sz="0" w:space="0" w:color="auto"/>
        <w:bottom w:val="none" w:sz="0" w:space="0" w:color="auto"/>
        <w:right w:val="none" w:sz="0" w:space="0" w:color="auto"/>
      </w:divBdr>
    </w:div>
    <w:div w:id="37359096">
      <w:marLeft w:val="640"/>
      <w:marRight w:val="0"/>
      <w:marTop w:val="0"/>
      <w:marBottom w:val="0"/>
      <w:divBdr>
        <w:top w:val="none" w:sz="0" w:space="0" w:color="auto"/>
        <w:left w:val="none" w:sz="0" w:space="0" w:color="auto"/>
        <w:bottom w:val="none" w:sz="0" w:space="0" w:color="auto"/>
        <w:right w:val="none" w:sz="0" w:space="0" w:color="auto"/>
      </w:divBdr>
    </w:div>
    <w:div w:id="37514910">
      <w:marLeft w:val="640"/>
      <w:marRight w:val="0"/>
      <w:marTop w:val="0"/>
      <w:marBottom w:val="0"/>
      <w:divBdr>
        <w:top w:val="none" w:sz="0" w:space="0" w:color="auto"/>
        <w:left w:val="none" w:sz="0" w:space="0" w:color="auto"/>
        <w:bottom w:val="none" w:sz="0" w:space="0" w:color="auto"/>
        <w:right w:val="none" w:sz="0" w:space="0" w:color="auto"/>
      </w:divBdr>
    </w:div>
    <w:div w:id="37820594">
      <w:marLeft w:val="640"/>
      <w:marRight w:val="0"/>
      <w:marTop w:val="0"/>
      <w:marBottom w:val="0"/>
      <w:divBdr>
        <w:top w:val="none" w:sz="0" w:space="0" w:color="auto"/>
        <w:left w:val="none" w:sz="0" w:space="0" w:color="auto"/>
        <w:bottom w:val="none" w:sz="0" w:space="0" w:color="auto"/>
        <w:right w:val="none" w:sz="0" w:space="0" w:color="auto"/>
      </w:divBdr>
    </w:div>
    <w:div w:id="38096727">
      <w:marLeft w:val="640"/>
      <w:marRight w:val="0"/>
      <w:marTop w:val="0"/>
      <w:marBottom w:val="0"/>
      <w:divBdr>
        <w:top w:val="none" w:sz="0" w:space="0" w:color="auto"/>
        <w:left w:val="none" w:sz="0" w:space="0" w:color="auto"/>
        <w:bottom w:val="none" w:sz="0" w:space="0" w:color="auto"/>
        <w:right w:val="none" w:sz="0" w:space="0" w:color="auto"/>
      </w:divBdr>
    </w:div>
    <w:div w:id="38751769">
      <w:marLeft w:val="640"/>
      <w:marRight w:val="0"/>
      <w:marTop w:val="0"/>
      <w:marBottom w:val="0"/>
      <w:divBdr>
        <w:top w:val="none" w:sz="0" w:space="0" w:color="auto"/>
        <w:left w:val="none" w:sz="0" w:space="0" w:color="auto"/>
        <w:bottom w:val="none" w:sz="0" w:space="0" w:color="auto"/>
        <w:right w:val="none" w:sz="0" w:space="0" w:color="auto"/>
      </w:divBdr>
    </w:div>
    <w:div w:id="40525350">
      <w:marLeft w:val="640"/>
      <w:marRight w:val="0"/>
      <w:marTop w:val="0"/>
      <w:marBottom w:val="0"/>
      <w:divBdr>
        <w:top w:val="none" w:sz="0" w:space="0" w:color="auto"/>
        <w:left w:val="none" w:sz="0" w:space="0" w:color="auto"/>
        <w:bottom w:val="none" w:sz="0" w:space="0" w:color="auto"/>
        <w:right w:val="none" w:sz="0" w:space="0" w:color="auto"/>
      </w:divBdr>
    </w:div>
    <w:div w:id="41564943">
      <w:marLeft w:val="640"/>
      <w:marRight w:val="0"/>
      <w:marTop w:val="0"/>
      <w:marBottom w:val="0"/>
      <w:divBdr>
        <w:top w:val="none" w:sz="0" w:space="0" w:color="auto"/>
        <w:left w:val="none" w:sz="0" w:space="0" w:color="auto"/>
        <w:bottom w:val="none" w:sz="0" w:space="0" w:color="auto"/>
        <w:right w:val="none" w:sz="0" w:space="0" w:color="auto"/>
      </w:divBdr>
    </w:div>
    <w:div w:id="43261142">
      <w:marLeft w:val="640"/>
      <w:marRight w:val="0"/>
      <w:marTop w:val="0"/>
      <w:marBottom w:val="0"/>
      <w:divBdr>
        <w:top w:val="none" w:sz="0" w:space="0" w:color="auto"/>
        <w:left w:val="none" w:sz="0" w:space="0" w:color="auto"/>
        <w:bottom w:val="none" w:sz="0" w:space="0" w:color="auto"/>
        <w:right w:val="none" w:sz="0" w:space="0" w:color="auto"/>
      </w:divBdr>
    </w:div>
    <w:div w:id="43995019">
      <w:marLeft w:val="640"/>
      <w:marRight w:val="0"/>
      <w:marTop w:val="0"/>
      <w:marBottom w:val="0"/>
      <w:divBdr>
        <w:top w:val="none" w:sz="0" w:space="0" w:color="auto"/>
        <w:left w:val="none" w:sz="0" w:space="0" w:color="auto"/>
        <w:bottom w:val="none" w:sz="0" w:space="0" w:color="auto"/>
        <w:right w:val="none" w:sz="0" w:space="0" w:color="auto"/>
      </w:divBdr>
    </w:div>
    <w:div w:id="44649358">
      <w:marLeft w:val="640"/>
      <w:marRight w:val="0"/>
      <w:marTop w:val="0"/>
      <w:marBottom w:val="0"/>
      <w:divBdr>
        <w:top w:val="none" w:sz="0" w:space="0" w:color="auto"/>
        <w:left w:val="none" w:sz="0" w:space="0" w:color="auto"/>
        <w:bottom w:val="none" w:sz="0" w:space="0" w:color="auto"/>
        <w:right w:val="none" w:sz="0" w:space="0" w:color="auto"/>
      </w:divBdr>
    </w:div>
    <w:div w:id="46072631">
      <w:marLeft w:val="640"/>
      <w:marRight w:val="0"/>
      <w:marTop w:val="0"/>
      <w:marBottom w:val="0"/>
      <w:divBdr>
        <w:top w:val="none" w:sz="0" w:space="0" w:color="auto"/>
        <w:left w:val="none" w:sz="0" w:space="0" w:color="auto"/>
        <w:bottom w:val="none" w:sz="0" w:space="0" w:color="auto"/>
        <w:right w:val="none" w:sz="0" w:space="0" w:color="auto"/>
      </w:divBdr>
    </w:div>
    <w:div w:id="46608470">
      <w:marLeft w:val="640"/>
      <w:marRight w:val="0"/>
      <w:marTop w:val="0"/>
      <w:marBottom w:val="0"/>
      <w:divBdr>
        <w:top w:val="none" w:sz="0" w:space="0" w:color="auto"/>
        <w:left w:val="none" w:sz="0" w:space="0" w:color="auto"/>
        <w:bottom w:val="none" w:sz="0" w:space="0" w:color="auto"/>
        <w:right w:val="none" w:sz="0" w:space="0" w:color="auto"/>
      </w:divBdr>
    </w:div>
    <w:div w:id="52657060">
      <w:marLeft w:val="640"/>
      <w:marRight w:val="0"/>
      <w:marTop w:val="0"/>
      <w:marBottom w:val="0"/>
      <w:divBdr>
        <w:top w:val="none" w:sz="0" w:space="0" w:color="auto"/>
        <w:left w:val="none" w:sz="0" w:space="0" w:color="auto"/>
        <w:bottom w:val="none" w:sz="0" w:space="0" w:color="auto"/>
        <w:right w:val="none" w:sz="0" w:space="0" w:color="auto"/>
      </w:divBdr>
    </w:div>
    <w:div w:id="55856742">
      <w:marLeft w:val="640"/>
      <w:marRight w:val="0"/>
      <w:marTop w:val="0"/>
      <w:marBottom w:val="0"/>
      <w:divBdr>
        <w:top w:val="none" w:sz="0" w:space="0" w:color="auto"/>
        <w:left w:val="none" w:sz="0" w:space="0" w:color="auto"/>
        <w:bottom w:val="none" w:sz="0" w:space="0" w:color="auto"/>
        <w:right w:val="none" w:sz="0" w:space="0" w:color="auto"/>
      </w:divBdr>
    </w:div>
    <w:div w:id="56513002">
      <w:marLeft w:val="640"/>
      <w:marRight w:val="0"/>
      <w:marTop w:val="0"/>
      <w:marBottom w:val="0"/>
      <w:divBdr>
        <w:top w:val="none" w:sz="0" w:space="0" w:color="auto"/>
        <w:left w:val="none" w:sz="0" w:space="0" w:color="auto"/>
        <w:bottom w:val="none" w:sz="0" w:space="0" w:color="auto"/>
        <w:right w:val="none" w:sz="0" w:space="0" w:color="auto"/>
      </w:divBdr>
    </w:div>
    <w:div w:id="57482806">
      <w:marLeft w:val="640"/>
      <w:marRight w:val="0"/>
      <w:marTop w:val="0"/>
      <w:marBottom w:val="0"/>
      <w:divBdr>
        <w:top w:val="none" w:sz="0" w:space="0" w:color="auto"/>
        <w:left w:val="none" w:sz="0" w:space="0" w:color="auto"/>
        <w:bottom w:val="none" w:sz="0" w:space="0" w:color="auto"/>
        <w:right w:val="none" w:sz="0" w:space="0" w:color="auto"/>
      </w:divBdr>
    </w:div>
    <w:div w:id="58486256">
      <w:marLeft w:val="640"/>
      <w:marRight w:val="0"/>
      <w:marTop w:val="0"/>
      <w:marBottom w:val="0"/>
      <w:divBdr>
        <w:top w:val="none" w:sz="0" w:space="0" w:color="auto"/>
        <w:left w:val="none" w:sz="0" w:space="0" w:color="auto"/>
        <w:bottom w:val="none" w:sz="0" w:space="0" w:color="auto"/>
        <w:right w:val="none" w:sz="0" w:space="0" w:color="auto"/>
      </w:divBdr>
    </w:div>
    <w:div w:id="60831132">
      <w:marLeft w:val="640"/>
      <w:marRight w:val="0"/>
      <w:marTop w:val="0"/>
      <w:marBottom w:val="0"/>
      <w:divBdr>
        <w:top w:val="none" w:sz="0" w:space="0" w:color="auto"/>
        <w:left w:val="none" w:sz="0" w:space="0" w:color="auto"/>
        <w:bottom w:val="none" w:sz="0" w:space="0" w:color="auto"/>
        <w:right w:val="none" w:sz="0" w:space="0" w:color="auto"/>
      </w:divBdr>
    </w:div>
    <w:div w:id="64421918">
      <w:marLeft w:val="640"/>
      <w:marRight w:val="0"/>
      <w:marTop w:val="0"/>
      <w:marBottom w:val="0"/>
      <w:divBdr>
        <w:top w:val="none" w:sz="0" w:space="0" w:color="auto"/>
        <w:left w:val="none" w:sz="0" w:space="0" w:color="auto"/>
        <w:bottom w:val="none" w:sz="0" w:space="0" w:color="auto"/>
        <w:right w:val="none" w:sz="0" w:space="0" w:color="auto"/>
      </w:divBdr>
    </w:div>
    <w:div w:id="69039912">
      <w:marLeft w:val="640"/>
      <w:marRight w:val="0"/>
      <w:marTop w:val="0"/>
      <w:marBottom w:val="0"/>
      <w:divBdr>
        <w:top w:val="none" w:sz="0" w:space="0" w:color="auto"/>
        <w:left w:val="none" w:sz="0" w:space="0" w:color="auto"/>
        <w:bottom w:val="none" w:sz="0" w:space="0" w:color="auto"/>
        <w:right w:val="none" w:sz="0" w:space="0" w:color="auto"/>
      </w:divBdr>
    </w:div>
    <w:div w:id="70547624">
      <w:marLeft w:val="640"/>
      <w:marRight w:val="0"/>
      <w:marTop w:val="0"/>
      <w:marBottom w:val="0"/>
      <w:divBdr>
        <w:top w:val="none" w:sz="0" w:space="0" w:color="auto"/>
        <w:left w:val="none" w:sz="0" w:space="0" w:color="auto"/>
        <w:bottom w:val="none" w:sz="0" w:space="0" w:color="auto"/>
        <w:right w:val="none" w:sz="0" w:space="0" w:color="auto"/>
      </w:divBdr>
    </w:div>
    <w:div w:id="72554815">
      <w:marLeft w:val="640"/>
      <w:marRight w:val="0"/>
      <w:marTop w:val="0"/>
      <w:marBottom w:val="0"/>
      <w:divBdr>
        <w:top w:val="none" w:sz="0" w:space="0" w:color="auto"/>
        <w:left w:val="none" w:sz="0" w:space="0" w:color="auto"/>
        <w:bottom w:val="none" w:sz="0" w:space="0" w:color="auto"/>
        <w:right w:val="none" w:sz="0" w:space="0" w:color="auto"/>
      </w:divBdr>
    </w:div>
    <w:div w:id="72632842">
      <w:marLeft w:val="640"/>
      <w:marRight w:val="0"/>
      <w:marTop w:val="0"/>
      <w:marBottom w:val="0"/>
      <w:divBdr>
        <w:top w:val="none" w:sz="0" w:space="0" w:color="auto"/>
        <w:left w:val="none" w:sz="0" w:space="0" w:color="auto"/>
        <w:bottom w:val="none" w:sz="0" w:space="0" w:color="auto"/>
        <w:right w:val="none" w:sz="0" w:space="0" w:color="auto"/>
      </w:divBdr>
    </w:div>
    <w:div w:id="74057583">
      <w:marLeft w:val="640"/>
      <w:marRight w:val="0"/>
      <w:marTop w:val="0"/>
      <w:marBottom w:val="0"/>
      <w:divBdr>
        <w:top w:val="none" w:sz="0" w:space="0" w:color="auto"/>
        <w:left w:val="none" w:sz="0" w:space="0" w:color="auto"/>
        <w:bottom w:val="none" w:sz="0" w:space="0" w:color="auto"/>
        <w:right w:val="none" w:sz="0" w:space="0" w:color="auto"/>
      </w:divBdr>
    </w:div>
    <w:div w:id="75327644">
      <w:marLeft w:val="640"/>
      <w:marRight w:val="0"/>
      <w:marTop w:val="0"/>
      <w:marBottom w:val="0"/>
      <w:divBdr>
        <w:top w:val="none" w:sz="0" w:space="0" w:color="auto"/>
        <w:left w:val="none" w:sz="0" w:space="0" w:color="auto"/>
        <w:bottom w:val="none" w:sz="0" w:space="0" w:color="auto"/>
        <w:right w:val="none" w:sz="0" w:space="0" w:color="auto"/>
      </w:divBdr>
    </w:div>
    <w:div w:id="76947929">
      <w:marLeft w:val="640"/>
      <w:marRight w:val="0"/>
      <w:marTop w:val="0"/>
      <w:marBottom w:val="0"/>
      <w:divBdr>
        <w:top w:val="none" w:sz="0" w:space="0" w:color="auto"/>
        <w:left w:val="none" w:sz="0" w:space="0" w:color="auto"/>
        <w:bottom w:val="none" w:sz="0" w:space="0" w:color="auto"/>
        <w:right w:val="none" w:sz="0" w:space="0" w:color="auto"/>
      </w:divBdr>
    </w:div>
    <w:div w:id="78409154">
      <w:marLeft w:val="640"/>
      <w:marRight w:val="0"/>
      <w:marTop w:val="0"/>
      <w:marBottom w:val="0"/>
      <w:divBdr>
        <w:top w:val="none" w:sz="0" w:space="0" w:color="auto"/>
        <w:left w:val="none" w:sz="0" w:space="0" w:color="auto"/>
        <w:bottom w:val="none" w:sz="0" w:space="0" w:color="auto"/>
        <w:right w:val="none" w:sz="0" w:space="0" w:color="auto"/>
      </w:divBdr>
    </w:div>
    <w:div w:id="79183228">
      <w:marLeft w:val="640"/>
      <w:marRight w:val="0"/>
      <w:marTop w:val="0"/>
      <w:marBottom w:val="0"/>
      <w:divBdr>
        <w:top w:val="none" w:sz="0" w:space="0" w:color="auto"/>
        <w:left w:val="none" w:sz="0" w:space="0" w:color="auto"/>
        <w:bottom w:val="none" w:sz="0" w:space="0" w:color="auto"/>
        <w:right w:val="none" w:sz="0" w:space="0" w:color="auto"/>
      </w:divBdr>
    </w:div>
    <w:div w:id="82530185">
      <w:marLeft w:val="640"/>
      <w:marRight w:val="0"/>
      <w:marTop w:val="0"/>
      <w:marBottom w:val="0"/>
      <w:divBdr>
        <w:top w:val="none" w:sz="0" w:space="0" w:color="auto"/>
        <w:left w:val="none" w:sz="0" w:space="0" w:color="auto"/>
        <w:bottom w:val="none" w:sz="0" w:space="0" w:color="auto"/>
        <w:right w:val="none" w:sz="0" w:space="0" w:color="auto"/>
      </w:divBdr>
    </w:div>
    <w:div w:id="86312044">
      <w:marLeft w:val="640"/>
      <w:marRight w:val="0"/>
      <w:marTop w:val="0"/>
      <w:marBottom w:val="0"/>
      <w:divBdr>
        <w:top w:val="none" w:sz="0" w:space="0" w:color="auto"/>
        <w:left w:val="none" w:sz="0" w:space="0" w:color="auto"/>
        <w:bottom w:val="none" w:sz="0" w:space="0" w:color="auto"/>
        <w:right w:val="none" w:sz="0" w:space="0" w:color="auto"/>
      </w:divBdr>
    </w:div>
    <w:div w:id="88935578">
      <w:marLeft w:val="640"/>
      <w:marRight w:val="0"/>
      <w:marTop w:val="0"/>
      <w:marBottom w:val="0"/>
      <w:divBdr>
        <w:top w:val="none" w:sz="0" w:space="0" w:color="auto"/>
        <w:left w:val="none" w:sz="0" w:space="0" w:color="auto"/>
        <w:bottom w:val="none" w:sz="0" w:space="0" w:color="auto"/>
        <w:right w:val="none" w:sz="0" w:space="0" w:color="auto"/>
      </w:divBdr>
    </w:div>
    <w:div w:id="93020117">
      <w:marLeft w:val="640"/>
      <w:marRight w:val="0"/>
      <w:marTop w:val="0"/>
      <w:marBottom w:val="0"/>
      <w:divBdr>
        <w:top w:val="none" w:sz="0" w:space="0" w:color="auto"/>
        <w:left w:val="none" w:sz="0" w:space="0" w:color="auto"/>
        <w:bottom w:val="none" w:sz="0" w:space="0" w:color="auto"/>
        <w:right w:val="none" w:sz="0" w:space="0" w:color="auto"/>
      </w:divBdr>
    </w:div>
    <w:div w:id="96950090">
      <w:marLeft w:val="640"/>
      <w:marRight w:val="0"/>
      <w:marTop w:val="0"/>
      <w:marBottom w:val="0"/>
      <w:divBdr>
        <w:top w:val="none" w:sz="0" w:space="0" w:color="auto"/>
        <w:left w:val="none" w:sz="0" w:space="0" w:color="auto"/>
        <w:bottom w:val="none" w:sz="0" w:space="0" w:color="auto"/>
        <w:right w:val="none" w:sz="0" w:space="0" w:color="auto"/>
      </w:divBdr>
    </w:div>
    <w:div w:id="97137462">
      <w:marLeft w:val="640"/>
      <w:marRight w:val="0"/>
      <w:marTop w:val="0"/>
      <w:marBottom w:val="0"/>
      <w:divBdr>
        <w:top w:val="none" w:sz="0" w:space="0" w:color="auto"/>
        <w:left w:val="none" w:sz="0" w:space="0" w:color="auto"/>
        <w:bottom w:val="none" w:sz="0" w:space="0" w:color="auto"/>
        <w:right w:val="none" w:sz="0" w:space="0" w:color="auto"/>
      </w:divBdr>
    </w:div>
    <w:div w:id="98260086">
      <w:marLeft w:val="640"/>
      <w:marRight w:val="0"/>
      <w:marTop w:val="0"/>
      <w:marBottom w:val="0"/>
      <w:divBdr>
        <w:top w:val="none" w:sz="0" w:space="0" w:color="auto"/>
        <w:left w:val="none" w:sz="0" w:space="0" w:color="auto"/>
        <w:bottom w:val="none" w:sz="0" w:space="0" w:color="auto"/>
        <w:right w:val="none" w:sz="0" w:space="0" w:color="auto"/>
      </w:divBdr>
    </w:div>
    <w:div w:id="98646297">
      <w:marLeft w:val="640"/>
      <w:marRight w:val="0"/>
      <w:marTop w:val="0"/>
      <w:marBottom w:val="0"/>
      <w:divBdr>
        <w:top w:val="none" w:sz="0" w:space="0" w:color="auto"/>
        <w:left w:val="none" w:sz="0" w:space="0" w:color="auto"/>
        <w:bottom w:val="none" w:sz="0" w:space="0" w:color="auto"/>
        <w:right w:val="none" w:sz="0" w:space="0" w:color="auto"/>
      </w:divBdr>
    </w:div>
    <w:div w:id="102456111">
      <w:marLeft w:val="640"/>
      <w:marRight w:val="0"/>
      <w:marTop w:val="0"/>
      <w:marBottom w:val="0"/>
      <w:divBdr>
        <w:top w:val="none" w:sz="0" w:space="0" w:color="auto"/>
        <w:left w:val="none" w:sz="0" w:space="0" w:color="auto"/>
        <w:bottom w:val="none" w:sz="0" w:space="0" w:color="auto"/>
        <w:right w:val="none" w:sz="0" w:space="0" w:color="auto"/>
      </w:divBdr>
    </w:div>
    <w:div w:id="102457002">
      <w:marLeft w:val="640"/>
      <w:marRight w:val="0"/>
      <w:marTop w:val="0"/>
      <w:marBottom w:val="0"/>
      <w:divBdr>
        <w:top w:val="none" w:sz="0" w:space="0" w:color="auto"/>
        <w:left w:val="none" w:sz="0" w:space="0" w:color="auto"/>
        <w:bottom w:val="none" w:sz="0" w:space="0" w:color="auto"/>
        <w:right w:val="none" w:sz="0" w:space="0" w:color="auto"/>
      </w:divBdr>
    </w:div>
    <w:div w:id="104154546">
      <w:marLeft w:val="640"/>
      <w:marRight w:val="0"/>
      <w:marTop w:val="0"/>
      <w:marBottom w:val="0"/>
      <w:divBdr>
        <w:top w:val="none" w:sz="0" w:space="0" w:color="auto"/>
        <w:left w:val="none" w:sz="0" w:space="0" w:color="auto"/>
        <w:bottom w:val="none" w:sz="0" w:space="0" w:color="auto"/>
        <w:right w:val="none" w:sz="0" w:space="0" w:color="auto"/>
      </w:divBdr>
    </w:div>
    <w:div w:id="105471532">
      <w:marLeft w:val="640"/>
      <w:marRight w:val="0"/>
      <w:marTop w:val="0"/>
      <w:marBottom w:val="0"/>
      <w:divBdr>
        <w:top w:val="none" w:sz="0" w:space="0" w:color="auto"/>
        <w:left w:val="none" w:sz="0" w:space="0" w:color="auto"/>
        <w:bottom w:val="none" w:sz="0" w:space="0" w:color="auto"/>
        <w:right w:val="none" w:sz="0" w:space="0" w:color="auto"/>
      </w:divBdr>
    </w:div>
    <w:div w:id="106778346">
      <w:marLeft w:val="640"/>
      <w:marRight w:val="0"/>
      <w:marTop w:val="0"/>
      <w:marBottom w:val="0"/>
      <w:divBdr>
        <w:top w:val="none" w:sz="0" w:space="0" w:color="auto"/>
        <w:left w:val="none" w:sz="0" w:space="0" w:color="auto"/>
        <w:bottom w:val="none" w:sz="0" w:space="0" w:color="auto"/>
        <w:right w:val="none" w:sz="0" w:space="0" w:color="auto"/>
      </w:divBdr>
    </w:div>
    <w:div w:id="107818417">
      <w:marLeft w:val="640"/>
      <w:marRight w:val="0"/>
      <w:marTop w:val="0"/>
      <w:marBottom w:val="0"/>
      <w:divBdr>
        <w:top w:val="none" w:sz="0" w:space="0" w:color="auto"/>
        <w:left w:val="none" w:sz="0" w:space="0" w:color="auto"/>
        <w:bottom w:val="none" w:sz="0" w:space="0" w:color="auto"/>
        <w:right w:val="none" w:sz="0" w:space="0" w:color="auto"/>
      </w:divBdr>
    </w:div>
    <w:div w:id="110249224">
      <w:marLeft w:val="640"/>
      <w:marRight w:val="0"/>
      <w:marTop w:val="0"/>
      <w:marBottom w:val="0"/>
      <w:divBdr>
        <w:top w:val="none" w:sz="0" w:space="0" w:color="auto"/>
        <w:left w:val="none" w:sz="0" w:space="0" w:color="auto"/>
        <w:bottom w:val="none" w:sz="0" w:space="0" w:color="auto"/>
        <w:right w:val="none" w:sz="0" w:space="0" w:color="auto"/>
      </w:divBdr>
    </w:div>
    <w:div w:id="113986676">
      <w:marLeft w:val="640"/>
      <w:marRight w:val="0"/>
      <w:marTop w:val="0"/>
      <w:marBottom w:val="0"/>
      <w:divBdr>
        <w:top w:val="none" w:sz="0" w:space="0" w:color="auto"/>
        <w:left w:val="none" w:sz="0" w:space="0" w:color="auto"/>
        <w:bottom w:val="none" w:sz="0" w:space="0" w:color="auto"/>
        <w:right w:val="none" w:sz="0" w:space="0" w:color="auto"/>
      </w:divBdr>
    </w:div>
    <w:div w:id="118912902">
      <w:marLeft w:val="640"/>
      <w:marRight w:val="0"/>
      <w:marTop w:val="0"/>
      <w:marBottom w:val="0"/>
      <w:divBdr>
        <w:top w:val="none" w:sz="0" w:space="0" w:color="auto"/>
        <w:left w:val="none" w:sz="0" w:space="0" w:color="auto"/>
        <w:bottom w:val="none" w:sz="0" w:space="0" w:color="auto"/>
        <w:right w:val="none" w:sz="0" w:space="0" w:color="auto"/>
      </w:divBdr>
    </w:div>
    <w:div w:id="119107076">
      <w:marLeft w:val="640"/>
      <w:marRight w:val="0"/>
      <w:marTop w:val="0"/>
      <w:marBottom w:val="0"/>
      <w:divBdr>
        <w:top w:val="none" w:sz="0" w:space="0" w:color="auto"/>
        <w:left w:val="none" w:sz="0" w:space="0" w:color="auto"/>
        <w:bottom w:val="none" w:sz="0" w:space="0" w:color="auto"/>
        <w:right w:val="none" w:sz="0" w:space="0" w:color="auto"/>
      </w:divBdr>
    </w:div>
    <w:div w:id="120265201">
      <w:marLeft w:val="640"/>
      <w:marRight w:val="0"/>
      <w:marTop w:val="0"/>
      <w:marBottom w:val="0"/>
      <w:divBdr>
        <w:top w:val="none" w:sz="0" w:space="0" w:color="auto"/>
        <w:left w:val="none" w:sz="0" w:space="0" w:color="auto"/>
        <w:bottom w:val="none" w:sz="0" w:space="0" w:color="auto"/>
        <w:right w:val="none" w:sz="0" w:space="0" w:color="auto"/>
      </w:divBdr>
    </w:div>
    <w:div w:id="121387669">
      <w:marLeft w:val="640"/>
      <w:marRight w:val="0"/>
      <w:marTop w:val="0"/>
      <w:marBottom w:val="0"/>
      <w:divBdr>
        <w:top w:val="none" w:sz="0" w:space="0" w:color="auto"/>
        <w:left w:val="none" w:sz="0" w:space="0" w:color="auto"/>
        <w:bottom w:val="none" w:sz="0" w:space="0" w:color="auto"/>
        <w:right w:val="none" w:sz="0" w:space="0" w:color="auto"/>
      </w:divBdr>
    </w:div>
    <w:div w:id="121651791">
      <w:marLeft w:val="640"/>
      <w:marRight w:val="0"/>
      <w:marTop w:val="0"/>
      <w:marBottom w:val="0"/>
      <w:divBdr>
        <w:top w:val="none" w:sz="0" w:space="0" w:color="auto"/>
        <w:left w:val="none" w:sz="0" w:space="0" w:color="auto"/>
        <w:bottom w:val="none" w:sz="0" w:space="0" w:color="auto"/>
        <w:right w:val="none" w:sz="0" w:space="0" w:color="auto"/>
      </w:divBdr>
    </w:div>
    <w:div w:id="128597972">
      <w:marLeft w:val="640"/>
      <w:marRight w:val="0"/>
      <w:marTop w:val="0"/>
      <w:marBottom w:val="0"/>
      <w:divBdr>
        <w:top w:val="none" w:sz="0" w:space="0" w:color="auto"/>
        <w:left w:val="none" w:sz="0" w:space="0" w:color="auto"/>
        <w:bottom w:val="none" w:sz="0" w:space="0" w:color="auto"/>
        <w:right w:val="none" w:sz="0" w:space="0" w:color="auto"/>
      </w:divBdr>
    </w:div>
    <w:div w:id="130294324">
      <w:marLeft w:val="640"/>
      <w:marRight w:val="0"/>
      <w:marTop w:val="0"/>
      <w:marBottom w:val="0"/>
      <w:divBdr>
        <w:top w:val="none" w:sz="0" w:space="0" w:color="auto"/>
        <w:left w:val="none" w:sz="0" w:space="0" w:color="auto"/>
        <w:bottom w:val="none" w:sz="0" w:space="0" w:color="auto"/>
        <w:right w:val="none" w:sz="0" w:space="0" w:color="auto"/>
      </w:divBdr>
    </w:div>
    <w:div w:id="130363963">
      <w:marLeft w:val="640"/>
      <w:marRight w:val="0"/>
      <w:marTop w:val="0"/>
      <w:marBottom w:val="0"/>
      <w:divBdr>
        <w:top w:val="none" w:sz="0" w:space="0" w:color="auto"/>
        <w:left w:val="none" w:sz="0" w:space="0" w:color="auto"/>
        <w:bottom w:val="none" w:sz="0" w:space="0" w:color="auto"/>
        <w:right w:val="none" w:sz="0" w:space="0" w:color="auto"/>
      </w:divBdr>
    </w:div>
    <w:div w:id="130564847">
      <w:marLeft w:val="640"/>
      <w:marRight w:val="0"/>
      <w:marTop w:val="0"/>
      <w:marBottom w:val="0"/>
      <w:divBdr>
        <w:top w:val="none" w:sz="0" w:space="0" w:color="auto"/>
        <w:left w:val="none" w:sz="0" w:space="0" w:color="auto"/>
        <w:bottom w:val="none" w:sz="0" w:space="0" w:color="auto"/>
        <w:right w:val="none" w:sz="0" w:space="0" w:color="auto"/>
      </w:divBdr>
    </w:div>
    <w:div w:id="133060930">
      <w:marLeft w:val="640"/>
      <w:marRight w:val="0"/>
      <w:marTop w:val="0"/>
      <w:marBottom w:val="0"/>
      <w:divBdr>
        <w:top w:val="none" w:sz="0" w:space="0" w:color="auto"/>
        <w:left w:val="none" w:sz="0" w:space="0" w:color="auto"/>
        <w:bottom w:val="none" w:sz="0" w:space="0" w:color="auto"/>
        <w:right w:val="none" w:sz="0" w:space="0" w:color="auto"/>
      </w:divBdr>
    </w:div>
    <w:div w:id="133527526">
      <w:marLeft w:val="640"/>
      <w:marRight w:val="0"/>
      <w:marTop w:val="0"/>
      <w:marBottom w:val="0"/>
      <w:divBdr>
        <w:top w:val="none" w:sz="0" w:space="0" w:color="auto"/>
        <w:left w:val="none" w:sz="0" w:space="0" w:color="auto"/>
        <w:bottom w:val="none" w:sz="0" w:space="0" w:color="auto"/>
        <w:right w:val="none" w:sz="0" w:space="0" w:color="auto"/>
      </w:divBdr>
    </w:div>
    <w:div w:id="134957329">
      <w:marLeft w:val="640"/>
      <w:marRight w:val="0"/>
      <w:marTop w:val="0"/>
      <w:marBottom w:val="0"/>
      <w:divBdr>
        <w:top w:val="none" w:sz="0" w:space="0" w:color="auto"/>
        <w:left w:val="none" w:sz="0" w:space="0" w:color="auto"/>
        <w:bottom w:val="none" w:sz="0" w:space="0" w:color="auto"/>
        <w:right w:val="none" w:sz="0" w:space="0" w:color="auto"/>
      </w:divBdr>
    </w:div>
    <w:div w:id="138613004">
      <w:marLeft w:val="640"/>
      <w:marRight w:val="0"/>
      <w:marTop w:val="0"/>
      <w:marBottom w:val="0"/>
      <w:divBdr>
        <w:top w:val="none" w:sz="0" w:space="0" w:color="auto"/>
        <w:left w:val="none" w:sz="0" w:space="0" w:color="auto"/>
        <w:bottom w:val="none" w:sz="0" w:space="0" w:color="auto"/>
        <w:right w:val="none" w:sz="0" w:space="0" w:color="auto"/>
      </w:divBdr>
    </w:div>
    <w:div w:id="138963541">
      <w:marLeft w:val="640"/>
      <w:marRight w:val="0"/>
      <w:marTop w:val="0"/>
      <w:marBottom w:val="0"/>
      <w:divBdr>
        <w:top w:val="none" w:sz="0" w:space="0" w:color="auto"/>
        <w:left w:val="none" w:sz="0" w:space="0" w:color="auto"/>
        <w:bottom w:val="none" w:sz="0" w:space="0" w:color="auto"/>
        <w:right w:val="none" w:sz="0" w:space="0" w:color="auto"/>
      </w:divBdr>
    </w:div>
    <w:div w:id="140198234">
      <w:marLeft w:val="640"/>
      <w:marRight w:val="0"/>
      <w:marTop w:val="0"/>
      <w:marBottom w:val="0"/>
      <w:divBdr>
        <w:top w:val="none" w:sz="0" w:space="0" w:color="auto"/>
        <w:left w:val="none" w:sz="0" w:space="0" w:color="auto"/>
        <w:bottom w:val="none" w:sz="0" w:space="0" w:color="auto"/>
        <w:right w:val="none" w:sz="0" w:space="0" w:color="auto"/>
      </w:divBdr>
    </w:div>
    <w:div w:id="141241769">
      <w:marLeft w:val="640"/>
      <w:marRight w:val="0"/>
      <w:marTop w:val="0"/>
      <w:marBottom w:val="0"/>
      <w:divBdr>
        <w:top w:val="none" w:sz="0" w:space="0" w:color="auto"/>
        <w:left w:val="none" w:sz="0" w:space="0" w:color="auto"/>
        <w:bottom w:val="none" w:sz="0" w:space="0" w:color="auto"/>
        <w:right w:val="none" w:sz="0" w:space="0" w:color="auto"/>
      </w:divBdr>
    </w:div>
    <w:div w:id="142044452">
      <w:marLeft w:val="640"/>
      <w:marRight w:val="0"/>
      <w:marTop w:val="0"/>
      <w:marBottom w:val="0"/>
      <w:divBdr>
        <w:top w:val="none" w:sz="0" w:space="0" w:color="auto"/>
        <w:left w:val="none" w:sz="0" w:space="0" w:color="auto"/>
        <w:bottom w:val="none" w:sz="0" w:space="0" w:color="auto"/>
        <w:right w:val="none" w:sz="0" w:space="0" w:color="auto"/>
      </w:divBdr>
    </w:div>
    <w:div w:id="142622796">
      <w:marLeft w:val="640"/>
      <w:marRight w:val="0"/>
      <w:marTop w:val="0"/>
      <w:marBottom w:val="0"/>
      <w:divBdr>
        <w:top w:val="none" w:sz="0" w:space="0" w:color="auto"/>
        <w:left w:val="none" w:sz="0" w:space="0" w:color="auto"/>
        <w:bottom w:val="none" w:sz="0" w:space="0" w:color="auto"/>
        <w:right w:val="none" w:sz="0" w:space="0" w:color="auto"/>
      </w:divBdr>
    </w:div>
    <w:div w:id="142628514">
      <w:marLeft w:val="640"/>
      <w:marRight w:val="0"/>
      <w:marTop w:val="0"/>
      <w:marBottom w:val="0"/>
      <w:divBdr>
        <w:top w:val="none" w:sz="0" w:space="0" w:color="auto"/>
        <w:left w:val="none" w:sz="0" w:space="0" w:color="auto"/>
        <w:bottom w:val="none" w:sz="0" w:space="0" w:color="auto"/>
        <w:right w:val="none" w:sz="0" w:space="0" w:color="auto"/>
      </w:divBdr>
    </w:div>
    <w:div w:id="142937481">
      <w:marLeft w:val="640"/>
      <w:marRight w:val="0"/>
      <w:marTop w:val="0"/>
      <w:marBottom w:val="0"/>
      <w:divBdr>
        <w:top w:val="none" w:sz="0" w:space="0" w:color="auto"/>
        <w:left w:val="none" w:sz="0" w:space="0" w:color="auto"/>
        <w:bottom w:val="none" w:sz="0" w:space="0" w:color="auto"/>
        <w:right w:val="none" w:sz="0" w:space="0" w:color="auto"/>
      </w:divBdr>
    </w:div>
    <w:div w:id="143592791">
      <w:marLeft w:val="640"/>
      <w:marRight w:val="0"/>
      <w:marTop w:val="0"/>
      <w:marBottom w:val="0"/>
      <w:divBdr>
        <w:top w:val="none" w:sz="0" w:space="0" w:color="auto"/>
        <w:left w:val="none" w:sz="0" w:space="0" w:color="auto"/>
        <w:bottom w:val="none" w:sz="0" w:space="0" w:color="auto"/>
        <w:right w:val="none" w:sz="0" w:space="0" w:color="auto"/>
      </w:divBdr>
    </w:div>
    <w:div w:id="146021952">
      <w:marLeft w:val="640"/>
      <w:marRight w:val="0"/>
      <w:marTop w:val="0"/>
      <w:marBottom w:val="0"/>
      <w:divBdr>
        <w:top w:val="none" w:sz="0" w:space="0" w:color="auto"/>
        <w:left w:val="none" w:sz="0" w:space="0" w:color="auto"/>
        <w:bottom w:val="none" w:sz="0" w:space="0" w:color="auto"/>
        <w:right w:val="none" w:sz="0" w:space="0" w:color="auto"/>
      </w:divBdr>
    </w:div>
    <w:div w:id="146438919">
      <w:marLeft w:val="640"/>
      <w:marRight w:val="0"/>
      <w:marTop w:val="0"/>
      <w:marBottom w:val="0"/>
      <w:divBdr>
        <w:top w:val="none" w:sz="0" w:space="0" w:color="auto"/>
        <w:left w:val="none" w:sz="0" w:space="0" w:color="auto"/>
        <w:bottom w:val="none" w:sz="0" w:space="0" w:color="auto"/>
        <w:right w:val="none" w:sz="0" w:space="0" w:color="auto"/>
      </w:divBdr>
    </w:div>
    <w:div w:id="146820950">
      <w:marLeft w:val="640"/>
      <w:marRight w:val="0"/>
      <w:marTop w:val="0"/>
      <w:marBottom w:val="0"/>
      <w:divBdr>
        <w:top w:val="none" w:sz="0" w:space="0" w:color="auto"/>
        <w:left w:val="none" w:sz="0" w:space="0" w:color="auto"/>
        <w:bottom w:val="none" w:sz="0" w:space="0" w:color="auto"/>
        <w:right w:val="none" w:sz="0" w:space="0" w:color="auto"/>
      </w:divBdr>
    </w:div>
    <w:div w:id="147135826">
      <w:marLeft w:val="640"/>
      <w:marRight w:val="0"/>
      <w:marTop w:val="0"/>
      <w:marBottom w:val="0"/>
      <w:divBdr>
        <w:top w:val="none" w:sz="0" w:space="0" w:color="auto"/>
        <w:left w:val="none" w:sz="0" w:space="0" w:color="auto"/>
        <w:bottom w:val="none" w:sz="0" w:space="0" w:color="auto"/>
        <w:right w:val="none" w:sz="0" w:space="0" w:color="auto"/>
      </w:divBdr>
    </w:div>
    <w:div w:id="147290413">
      <w:marLeft w:val="640"/>
      <w:marRight w:val="0"/>
      <w:marTop w:val="0"/>
      <w:marBottom w:val="0"/>
      <w:divBdr>
        <w:top w:val="none" w:sz="0" w:space="0" w:color="auto"/>
        <w:left w:val="none" w:sz="0" w:space="0" w:color="auto"/>
        <w:bottom w:val="none" w:sz="0" w:space="0" w:color="auto"/>
        <w:right w:val="none" w:sz="0" w:space="0" w:color="auto"/>
      </w:divBdr>
    </w:div>
    <w:div w:id="148984190">
      <w:marLeft w:val="640"/>
      <w:marRight w:val="0"/>
      <w:marTop w:val="0"/>
      <w:marBottom w:val="0"/>
      <w:divBdr>
        <w:top w:val="none" w:sz="0" w:space="0" w:color="auto"/>
        <w:left w:val="none" w:sz="0" w:space="0" w:color="auto"/>
        <w:bottom w:val="none" w:sz="0" w:space="0" w:color="auto"/>
        <w:right w:val="none" w:sz="0" w:space="0" w:color="auto"/>
      </w:divBdr>
    </w:div>
    <w:div w:id="150949302">
      <w:marLeft w:val="640"/>
      <w:marRight w:val="0"/>
      <w:marTop w:val="0"/>
      <w:marBottom w:val="0"/>
      <w:divBdr>
        <w:top w:val="none" w:sz="0" w:space="0" w:color="auto"/>
        <w:left w:val="none" w:sz="0" w:space="0" w:color="auto"/>
        <w:bottom w:val="none" w:sz="0" w:space="0" w:color="auto"/>
        <w:right w:val="none" w:sz="0" w:space="0" w:color="auto"/>
      </w:divBdr>
    </w:div>
    <w:div w:id="152333326">
      <w:marLeft w:val="640"/>
      <w:marRight w:val="0"/>
      <w:marTop w:val="0"/>
      <w:marBottom w:val="0"/>
      <w:divBdr>
        <w:top w:val="none" w:sz="0" w:space="0" w:color="auto"/>
        <w:left w:val="none" w:sz="0" w:space="0" w:color="auto"/>
        <w:bottom w:val="none" w:sz="0" w:space="0" w:color="auto"/>
        <w:right w:val="none" w:sz="0" w:space="0" w:color="auto"/>
      </w:divBdr>
    </w:div>
    <w:div w:id="153189107">
      <w:marLeft w:val="640"/>
      <w:marRight w:val="0"/>
      <w:marTop w:val="0"/>
      <w:marBottom w:val="0"/>
      <w:divBdr>
        <w:top w:val="none" w:sz="0" w:space="0" w:color="auto"/>
        <w:left w:val="none" w:sz="0" w:space="0" w:color="auto"/>
        <w:bottom w:val="none" w:sz="0" w:space="0" w:color="auto"/>
        <w:right w:val="none" w:sz="0" w:space="0" w:color="auto"/>
      </w:divBdr>
    </w:div>
    <w:div w:id="153842102">
      <w:marLeft w:val="640"/>
      <w:marRight w:val="0"/>
      <w:marTop w:val="0"/>
      <w:marBottom w:val="0"/>
      <w:divBdr>
        <w:top w:val="none" w:sz="0" w:space="0" w:color="auto"/>
        <w:left w:val="none" w:sz="0" w:space="0" w:color="auto"/>
        <w:bottom w:val="none" w:sz="0" w:space="0" w:color="auto"/>
        <w:right w:val="none" w:sz="0" w:space="0" w:color="auto"/>
      </w:divBdr>
    </w:div>
    <w:div w:id="154762722">
      <w:marLeft w:val="640"/>
      <w:marRight w:val="0"/>
      <w:marTop w:val="0"/>
      <w:marBottom w:val="0"/>
      <w:divBdr>
        <w:top w:val="none" w:sz="0" w:space="0" w:color="auto"/>
        <w:left w:val="none" w:sz="0" w:space="0" w:color="auto"/>
        <w:bottom w:val="none" w:sz="0" w:space="0" w:color="auto"/>
        <w:right w:val="none" w:sz="0" w:space="0" w:color="auto"/>
      </w:divBdr>
    </w:div>
    <w:div w:id="154998133">
      <w:marLeft w:val="640"/>
      <w:marRight w:val="0"/>
      <w:marTop w:val="0"/>
      <w:marBottom w:val="0"/>
      <w:divBdr>
        <w:top w:val="none" w:sz="0" w:space="0" w:color="auto"/>
        <w:left w:val="none" w:sz="0" w:space="0" w:color="auto"/>
        <w:bottom w:val="none" w:sz="0" w:space="0" w:color="auto"/>
        <w:right w:val="none" w:sz="0" w:space="0" w:color="auto"/>
      </w:divBdr>
    </w:div>
    <w:div w:id="155003600">
      <w:marLeft w:val="640"/>
      <w:marRight w:val="0"/>
      <w:marTop w:val="0"/>
      <w:marBottom w:val="0"/>
      <w:divBdr>
        <w:top w:val="none" w:sz="0" w:space="0" w:color="auto"/>
        <w:left w:val="none" w:sz="0" w:space="0" w:color="auto"/>
        <w:bottom w:val="none" w:sz="0" w:space="0" w:color="auto"/>
        <w:right w:val="none" w:sz="0" w:space="0" w:color="auto"/>
      </w:divBdr>
    </w:div>
    <w:div w:id="158427400">
      <w:marLeft w:val="640"/>
      <w:marRight w:val="0"/>
      <w:marTop w:val="0"/>
      <w:marBottom w:val="0"/>
      <w:divBdr>
        <w:top w:val="none" w:sz="0" w:space="0" w:color="auto"/>
        <w:left w:val="none" w:sz="0" w:space="0" w:color="auto"/>
        <w:bottom w:val="none" w:sz="0" w:space="0" w:color="auto"/>
        <w:right w:val="none" w:sz="0" w:space="0" w:color="auto"/>
      </w:divBdr>
    </w:div>
    <w:div w:id="160777560">
      <w:marLeft w:val="640"/>
      <w:marRight w:val="0"/>
      <w:marTop w:val="0"/>
      <w:marBottom w:val="0"/>
      <w:divBdr>
        <w:top w:val="none" w:sz="0" w:space="0" w:color="auto"/>
        <w:left w:val="none" w:sz="0" w:space="0" w:color="auto"/>
        <w:bottom w:val="none" w:sz="0" w:space="0" w:color="auto"/>
        <w:right w:val="none" w:sz="0" w:space="0" w:color="auto"/>
      </w:divBdr>
    </w:div>
    <w:div w:id="162162494">
      <w:marLeft w:val="640"/>
      <w:marRight w:val="0"/>
      <w:marTop w:val="0"/>
      <w:marBottom w:val="0"/>
      <w:divBdr>
        <w:top w:val="none" w:sz="0" w:space="0" w:color="auto"/>
        <w:left w:val="none" w:sz="0" w:space="0" w:color="auto"/>
        <w:bottom w:val="none" w:sz="0" w:space="0" w:color="auto"/>
        <w:right w:val="none" w:sz="0" w:space="0" w:color="auto"/>
      </w:divBdr>
    </w:div>
    <w:div w:id="164708757">
      <w:marLeft w:val="640"/>
      <w:marRight w:val="0"/>
      <w:marTop w:val="0"/>
      <w:marBottom w:val="0"/>
      <w:divBdr>
        <w:top w:val="none" w:sz="0" w:space="0" w:color="auto"/>
        <w:left w:val="none" w:sz="0" w:space="0" w:color="auto"/>
        <w:bottom w:val="none" w:sz="0" w:space="0" w:color="auto"/>
        <w:right w:val="none" w:sz="0" w:space="0" w:color="auto"/>
      </w:divBdr>
    </w:div>
    <w:div w:id="168957778">
      <w:marLeft w:val="640"/>
      <w:marRight w:val="0"/>
      <w:marTop w:val="0"/>
      <w:marBottom w:val="0"/>
      <w:divBdr>
        <w:top w:val="none" w:sz="0" w:space="0" w:color="auto"/>
        <w:left w:val="none" w:sz="0" w:space="0" w:color="auto"/>
        <w:bottom w:val="none" w:sz="0" w:space="0" w:color="auto"/>
        <w:right w:val="none" w:sz="0" w:space="0" w:color="auto"/>
      </w:divBdr>
    </w:div>
    <w:div w:id="169373818">
      <w:marLeft w:val="640"/>
      <w:marRight w:val="0"/>
      <w:marTop w:val="0"/>
      <w:marBottom w:val="0"/>
      <w:divBdr>
        <w:top w:val="none" w:sz="0" w:space="0" w:color="auto"/>
        <w:left w:val="none" w:sz="0" w:space="0" w:color="auto"/>
        <w:bottom w:val="none" w:sz="0" w:space="0" w:color="auto"/>
        <w:right w:val="none" w:sz="0" w:space="0" w:color="auto"/>
      </w:divBdr>
    </w:div>
    <w:div w:id="170679565">
      <w:marLeft w:val="640"/>
      <w:marRight w:val="0"/>
      <w:marTop w:val="0"/>
      <w:marBottom w:val="0"/>
      <w:divBdr>
        <w:top w:val="none" w:sz="0" w:space="0" w:color="auto"/>
        <w:left w:val="none" w:sz="0" w:space="0" w:color="auto"/>
        <w:bottom w:val="none" w:sz="0" w:space="0" w:color="auto"/>
        <w:right w:val="none" w:sz="0" w:space="0" w:color="auto"/>
      </w:divBdr>
    </w:div>
    <w:div w:id="171260297">
      <w:marLeft w:val="640"/>
      <w:marRight w:val="0"/>
      <w:marTop w:val="0"/>
      <w:marBottom w:val="0"/>
      <w:divBdr>
        <w:top w:val="none" w:sz="0" w:space="0" w:color="auto"/>
        <w:left w:val="none" w:sz="0" w:space="0" w:color="auto"/>
        <w:bottom w:val="none" w:sz="0" w:space="0" w:color="auto"/>
        <w:right w:val="none" w:sz="0" w:space="0" w:color="auto"/>
      </w:divBdr>
    </w:div>
    <w:div w:id="173884662">
      <w:marLeft w:val="640"/>
      <w:marRight w:val="0"/>
      <w:marTop w:val="0"/>
      <w:marBottom w:val="0"/>
      <w:divBdr>
        <w:top w:val="none" w:sz="0" w:space="0" w:color="auto"/>
        <w:left w:val="none" w:sz="0" w:space="0" w:color="auto"/>
        <w:bottom w:val="none" w:sz="0" w:space="0" w:color="auto"/>
        <w:right w:val="none" w:sz="0" w:space="0" w:color="auto"/>
      </w:divBdr>
    </w:div>
    <w:div w:id="174002327">
      <w:marLeft w:val="640"/>
      <w:marRight w:val="0"/>
      <w:marTop w:val="0"/>
      <w:marBottom w:val="0"/>
      <w:divBdr>
        <w:top w:val="none" w:sz="0" w:space="0" w:color="auto"/>
        <w:left w:val="none" w:sz="0" w:space="0" w:color="auto"/>
        <w:bottom w:val="none" w:sz="0" w:space="0" w:color="auto"/>
        <w:right w:val="none" w:sz="0" w:space="0" w:color="auto"/>
      </w:divBdr>
    </w:div>
    <w:div w:id="174417267">
      <w:marLeft w:val="640"/>
      <w:marRight w:val="0"/>
      <w:marTop w:val="0"/>
      <w:marBottom w:val="0"/>
      <w:divBdr>
        <w:top w:val="none" w:sz="0" w:space="0" w:color="auto"/>
        <w:left w:val="none" w:sz="0" w:space="0" w:color="auto"/>
        <w:bottom w:val="none" w:sz="0" w:space="0" w:color="auto"/>
        <w:right w:val="none" w:sz="0" w:space="0" w:color="auto"/>
      </w:divBdr>
    </w:div>
    <w:div w:id="175048431">
      <w:marLeft w:val="640"/>
      <w:marRight w:val="0"/>
      <w:marTop w:val="0"/>
      <w:marBottom w:val="0"/>
      <w:divBdr>
        <w:top w:val="none" w:sz="0" w:space="0" w:color="auto"/>
        <w:left w:val="none" w:sz="0" w:space="0" w:color="auto"/>
        <w:bottom w:val="none" w:sz="0" w:space="0" w:color="auto"/>
        <w:right w:val="none" w:sz="0" w:space="0" w:color="auto"/>
      </w:divBdr>
    </w:div>
    <w:div w:id="175386380">
      <w:marLeft w:val="640"/>
      <w:marRight w:val="0"/>
      <w:marTop w:val="0"/>
      <w:marBottom w:val="0"/>
      <w:divBdr>
        <w:top w:val="none" w:sz="0" w:space="0" w:color="auto"/>
        <w:left w:val="none" w:sz="0" w:space="0" w:color="auto"/>
        <w:bottom w:val="none" w:sz="0" w:space="0" w:color="auto"/>
        <w:right w:val="none" w:sz="0" w:space="0" w:color="auto"/>
      </w:divBdr>
    </w:div>
    <w:div w:id="176039672">
      <w:marLeft w:val="640"/>
      <w:marRight w:val="0"/>
      <w:marTop w:val="0"/>
      <w:marBottom w:val="0"/>
      <w:divBdr>
        <w:top w:val="none" w:sz="0" w:space="0" w:color="auto"/>
        <w:left w:val="none" w:sz="0" w:space="0" w:color="auto"/>
        <w:bottom w:val="none" w:sz="0" w:space="0" w:color="auto"/>
        <w:right w:val="none" w:sz="0" w:space="0" w:color="auto"/>
      </w:divBdr>
    </w:div>
    <w:div w:id="176118337">
      <w:marLeft w:val="640"/>
      <w:marRight w:val="0"/>
      <w:marTop w:val="0"/>
      <w:marBottom w:val="0"/>
      <w:divBdr>
        <w:top w:val="none" w:sz="0" w:space="0" w:color="auto"/>
        <w:left w:val="none" w:sz="0" w:space="0" w:color="auto"/>
        <w:bottom w:val="none" w:sz="0" w:space="0" w:color="auto"/>
        <w:right w:val="none" w:sz="0" w:space="0" w:color="auto"/>
      </w:divBdr>
    </w:div>
    <w:div w:id="176238637">
      <w:marLeft w:val="640"/>
      <w:marRight w:val="0"/>
      <w:marTop w:val="0"/>
      <w:marBottom w:val="0"/>
      <w:divBdr>
        <w:top w:val="none" w:sz="0" w:space="0" w:color="auto"/>
        <w:left w:val="none" w:sz="0" w:space="0" w:color="auto"/>
        <w:bottom w:val="none" w:sz="0" w:space="0" w:color="auto"/>
        <w:right w:val="none" w:sz="0" w:space="0" w:color="auto"/>
      </w:divBdr>
    </w:div>
    <w:div w:id="177962529">
      <w:marLeft w:val="640"/>
      <w:marRight w:val="0"/>
      <w:marTop w:val="0"/>
      <w:marBottom w:val="0"/>
      <w:divBdr>
        <w:top w:val="none" w:sz="0" w:space="0" w:color="auto"/>
        <w:left w:val="none" w:sz="0" w:space="0" w:color="auto"/>
        <w:bottom w:val="none" w:sz="0" w:space="0" w:color="auto"/>
        <w:right w:val="none" w:sz="0" w:space="0" w:color="auto"/>
      </w:divBdr>
    </w:div>
    <w:div w:id="178472478">
      <w:marLeft w:val="640"/>
      <w:marRight w:val="0"/>
      <w:marTop w:val="0"/>
      <w:marBottom w:val="0"/>
      <w:divBdr>
        <w:top w:val="none" w:sz="0" w:space="0" w:color="auto"/>
        <w:left w:val="none" w:sz="0" w:space="0" w:color="auto"/>
        <w:bottom w:val="none" w:sz="0" w:space="0" w:color="auto"/>
        <w:right w:val="none" w:sz="0" w:space="0" w:color="auto"/>
      </w:divBdr>
    </w:div>
    <w:div w:id="185096971">
      <w:marLeft w:val="640"/>
      <w:marRight w:val="0"/>
      <w:marTop w:val="0"/>
      <w:marBottom w:val="0"/>
      <w:divBdr>
        <w:top w:val="none" w:sz="0" w:space="0" w:color="auto"/>
        <w:left w:val="none" w:sz="0" w:space="0" w:color="auto"/>
        <w:bottom w:val="none" w:sz="0" w:space="0" w:color="auto"/>
        <w:right w:val="none" w:sz="0" w:space="0" w:color="auto"/>
      </w:divBdr>
    </w:div>
    <w:div w:id="187836199">
      <w:marLeft w:val="640"/>
      <w:marRight w:val="0"/>
      <w:marTop w:val="0"/>
      <w:marBottom w:val="0"/>
      <w:divBdr>
        <w:top w:val="none" w:sz="0" w:space="0" w:color="auto"/>
        <w:left w:val="none" w:sz="0" w:space="0" w:color="auto"/>
        <w:bottom w:val="none" w:sz="0" w:space="0" w:color="auto"/>
        <w:right w:val="none" w:sz="0" w:space="0" w:color="auto"/>
      </w:divBdr>
    </w:div>
    <w:div w:id="189682349">
      <w:marLeft w:val="640"/>
      <w:marRight w:val="0"/>
      <w:marTop w:val="0"/>
      <w:marBottom w:val="0"/>
      <w:divBdr>
        <w:top w:val="none" w:sz="0" w:space="0" w:color="auto"/>
        <w:left w:val="none" w:sz="0" w:space="0" w:color="auto"/>
        <w:bottom w:val="none" w:sz="0" w:space="0" w:color="auto"/>
        <w:right w:val="none" w:sz="0" w:space="0" w:color="auto"/>
      </w:divBdr>
    </w:div>
    <w:div w:id="190143747">
      <w:marLeft w:val="640"/>
      <w:marRight w:val="0"/>
      <w:marTop w:val="0"/>
      <w:marBottom w:val="0"/>
      <w:divBdr>
        <w:top w:val="none" w:sz="0" w:space="0" w:color="auto"/>
        <w:left w:val="none" w:sz="0" w:space="0" w:color="auto"/>
        <w:bottom w:val="none" w:sz="0" w:space="0" w:color="auto"/>
        <w:right w:val="none" w:sz="0" w:space="0" w:color="auto"/>
      </w:divBdr>
    </w:div>
    <w:div w:id="191188042">
      <w:marLeft w:val="640"/>
      <w:marRight w:val="0"/>
      <w:marTop w:val="0"/>
      <w:marBottom w:val="0"/>
      <w:divBdr>
        <w:top w:val="none" w:sz="0" w:space="0" w:color="auto"/>
        <w:left w:val="none" w:sz="0" w:space="0" w:color="auto"/>
        <w:bottom w:val="none" w:sz="0" w:space="0" w:color="auto"/>
        <w:right w:val="none" w:sz="0" w:space="0" w:color="auto"/>
      </w:divBdr>
    </w:div>
    <w:div w:id="193806352">
      <w:marLeft w:val="640"/>
      <w:marRight w:val="0"/>
      <w:marTop w:val="0"/>
      <w:marBottom w:val="0"/>
      <w:divBdr>
        <w:top w:val="none" w:sz="0" w:space="0" w:color="auto"/>
        <w:left w:val="none" w:sz="0" w:space="0" w:color="auto"/>
        <w:bottom w:val="none" w:sz="0" w:space="0" w:color="auto"/>
        <w:right w:val="none" w:sz="0" w:space="0" w:color="auto"/>
      </w:divBdr>
    </w:div>
    <w:div w:id="196090804">
      <w:marLeft w:val="640"/>
      <w:marRight w:val="0"/>
      <w:marTop w:val="0"/>
      <w:marBottom w:val="0"/>
      <w:divBdr>
        <w:top w:val="none" w:sz="0" w:space="0" w:color="auto"/>
        <w:left w:val="none" w:sz="0" w:space="0" w:color="auto"/>
        <w:bottom w:val="none" w:sz="0" w:space="0" w:color="auto"/>
        <w:right w:val="none" w:sz="0" w:space="0" w:color="auto"/>
      </w:divBdr>
    </w:div>
    <w:div w:id="196509673">
      <w:marLeft w:val="640"/>
      <w:marRight w:val="0"/>
      <w:marTop w:val="0"/>
      <w:marBottom w:val="0"/>
      <w:divBdr>
        <w:top w:val="none" w:sz="0" w:space="0" w:color="auto"/>
        <w:left w:val="none" w:sz="0" w:space="0" w:color="auto"/>
        <w:bottom w:val="none" w:sz="0" w:space="0" w:color="auto"/>
        <w:right w:val="none" w:sz="0" w:space="0" w:color="auto"/>
      </w:divBdr>
    </w:div>
    <w:div w:id="196552356">
      <w:marLeft w:val="640"/>
      <w:marRight w:val="0"/>
      <w:marTop w:val="0"/>
      <w:marBottom w:val="0"/>
      <w:divBdr>
        <w:top w:val="none" w:sz="0" w:space="0" w:color="auto"/>
        <w:left w:val="none" w:sz="0" w:space="0" w:color="auto"/>
        <w:bottom w:val="none" w:sz="0" w:space="0" w:color="auto"/>
        <w:right w:val="none" w:sz="0" w:space="0" w:color="auto"/>
      </w:divBdr>
    </w:div>
    <w:div w:id="196743902">
      <w:marLeft w:val="640"/>
      <w:marRight w:val="0"/>
      <w:marTop w:val="0"/>
      <w:marBottom w:val="0"/>
      <w:divBdr>
        <w:top w:val="none" w:sz="0" w:space="0" w:color="auto"/>
        <w:left w:val="none" w:sz="0" w:space="0" w:color="auto"/>
        <w:bottom w:val="none" w:sz="0" w:space="0" w:color="auto"/>
        <w:right w:val="none" w:sz="0" w:space="0" w:color="auto"/>
      </w:divBdr>
    </w:div>
    <w:div w:id="198251314">
      <w:marLeft w:val="640"/>
      <w:marRight w:val="0"/>
      <w:marTop w:val="0"/>
      <w:marBottom w:val="0"/>
      <w:divBdr>
        <w:top w:val="none" w:sz="0" w:space="0" w:color="auto"/>
        <w:left w:val="none" w:sz="0" w:space="0" w:color="auto"/>
        <w:bottom w:val="none" w:sz="0" w:space="0" w:color="auto"/>
        <w:right w:val="none" w:sz="0" w:space="0" w:color="auto"/>
      </w:divBdr>
    </w:div>
    <w:div w:id="200747082">
      <w:marLeft w:val="640"/>
      <w:marRight w:val="0"/>
      <w:marTop w:val="0"/>
      <w:marBottom w:val="0"/>
      <w:divBdr>
        <w:top w:val="none" w:sz="0" w:space="0" w:color="auto"/>
        <w:left w:val="none" w:sz="0" w:space="0" w:color="auto"/>
        <w:bottom w:val="none" w:sz="0" w:space="0" w:color="auto"/>
        <w:right w:val="none" w:sz="0" w:space="0" w:color="auto"/>
      </w:divBdr>
    </w:div>
    <w:div w:id="201870543">
      <w:marLeft w:val="640"/>
      <w:marRight w:val="0"/>
      <w:marTop w:val="0"/>
      <w:marBottom w:val="0"/>
      <w:divBdr>
        <w:top w:val="none" w:sz="0" w:space="0" w:color="auto"/>
        <w:left w:val="none" w:sz="0" w:space="0" w:color="auto"/>
        <w:bottom w:val="none" w:sz="0" w:space="0" w:color="auto"/>
        <w:right w:val="none" w:sz="0" w:space="0" w:color="auto"/>
      </w:divBdr>
    </w:div>
    <w:div w:id="202790121">
      <w:marLeft w:val="640"/>
      <w:marRight w:val="0"/>
      <w:marTop w:val="0"/>
      <w:marBottom w:val="0"/>
      <w:divBdr>
        <w:top w:val="none" w:sz="0" w:space="0" w:color="auto"/>
        <w:left w:val="none" w:sz="0" w:space="0" w:color="auto"/>
        <w:bottom w:val="none" w:sz="0" w:space="0" w:color="auto"/>
        <w:right w:val="none" w:sz="0" w:space="0" w:color="auto"/>
      </w:divBdr>
    </w:div>
    <w:div w:id="204830496">
      <w:marLeft w:val="640"/>
      <w:marRight w:val="0"/>
      <w:marTop w:val="0"/>
      <w:marBottom w:val="0"/>
      <w:divBdr>
        <w:top w:val="none" w:sz="0" w:space="0" w:color="auto"/>
        <w:left w:val="none" w:sz="0" w:space="0" w:color="auto"/>
        <w:bottom w:val="none" w:sz="0" w:space="0" w:color="auto"/>
        <w:right w:val="none" w:sz="0" w:space="0" w:color="auto"/>
      </w:divBdr>
    </w:div>
    <w:div w:id="206183561">
      <w:marLeft w:val="640"/>
      <w:marRight w:val="0"/>
      <w:marTop w:val="0"/>
      <w:marBottom w:val="0"/>
      <w:divBdr>
        <w:top w:val="none" w:sz="0" w:space="0" w:color="auto"/>
        <w:left w:val="none" w:sz="0" w:space="0" w:color="auto"/>
        <w:bottom w:val="none" w:sz="0" w:space="0" w:color="auto"/>
        <w:right w:val="none" w:sz="0" w:space="0" w:color="auto"/>
      </w:divBdr>
    </w:div>
    <w:div w:id="206916233">
      <w:marLeft w:val="640"/>
      <w:marRight w:val="0"/>
      <w:marTop w:val="0"/>
      <w:marBottom w:val="0"/>
      <w:divBdr>
        <w:top w:val="none" w:sz="0" w:space="0" w:color="auto"/>
        <w:left w:val="none" w:sz="0" w:space="0" w:color="auto"/>
        <w:bottom w:val="none" w:sz="0" w:space="0" w:color="auto"/>
        <w:right w:val="none" w:sz="0" w:space="0" w:color="auto"/>
      </w:divBdr>
    </w:div>
    <w:div w:id="207836680">
      <w:marLeft w:val="640"/>
      <w:marRight w:val="0"/>
      <w:marTop w:val="0"/>
      <w:marBottom w:val="0"/>
      <w:divBdr>
        <w:top w:val="none" w:sz="0" w:space="0" w:color="auto"/>
        <w:left w:val="none" w:sz="0" w:space="0" w:color="auto"/>
        <w:bottom w:val="none" w:sz="0" w:space="0" w:color="auto"/>
        <w:right w:val="none" w:sz="0" w:space="0" w:color="auto"/>
      </w:divBdr>
    </w:div>
    <w:div w:id="209848105">
      <w:marLeft w:val="640"/>
      <w:marRight w:val="0"/>
      <w:marTop w:val="0"/>
      <w:marBottom w:val="0"/>
      <w:divBdr>
        <w:top w:val="none" w:sz="0" w:space="0" w:color="auto"/>
        <w:left w:val="none" w:sz="0" w:space="0" w:color="auto"/>
        <w:bottom w:val="none" w:sz="0" w:space="0" w:color="auto"/>
        <w:right w:val="none" w:sz="0" w:space="0" w:color="auto"/>
      </w:divBdr>
    </w:div>
    <w:div w:id="210311084">
      <w:marLeft w:val="640"/>
      <w:marRight w:val="0"/>
      <w:marTop w:val="0"/>
      <w:marBottom w:val="0"/>
      <w:divBdr>
        <w:top w:val="none" w:sz="0" w:space="0" w:color="auto"/>
        <w:left w:val="none" w:sz="0" w:space="0" w:color="auto"/>
        <w:bottom w:val="none" w:sz="0" w:space="0" w:color="auto"/>
        <w:right w:val="none" w:sz="0" w:space="0" w:color="auto"/>
      </w:divBdr>
    </w:div>
    <w:div w:id="210970264">
      <w:marLeft w:val="640"/>
      <w:marRight w:val="0"/>
      <w:marTop w:val="0"/>
      <w:marBottom w:val="0"/>
      <w:divBdr>
        <w:top w:val="none" w:sz="0" w:space="0" w:color="auto"/>
        <w:left w:val="none" w:sz="0" w:space="0" w:color="auto"/>
        <w:bottom w:val="none" w:sz="0" w:space="0" w:color="auto"/>
        <w:right w:val="none" w:sz="0" w:space="0" w:color="auto"/>
      </w:divBdr>
    </w:div>
    <w:div w:id="212933132">
      <w:marLeft w:val="640"/>
      <w:marRight w:val="0"/>
      <w:marTop w:val="0"/>
      <w:marBottom w:val="0"/>
      <w:divBdr>
        <w:top w:val="none" w:sz="0" w:space="0" w:color="auto"/>
        <w:left w:val="none" w:sz="0" w:space="0" w:color="auto"/>
        <w:bottom w:val="none" w:sz="0" w:space="0" w:color="auto"/>
        <w:right w:val="none" w:sz="0" w:space="0" w:color="auto"/>
      </w:divBdr>
    </w:div>
    <w:div w:id="215239852">
      <w:marLeft w:val="640"/>
      <w:marRight w:val="0"/>
      <w:marTop w:val="0"/>
      <w:marBottom w:val="0"/>
      <w:divBdr>
        <w:top w:val="none" w:sz="0" w:space="0" w:color="auto"/>
        <w:left w:val="none" w:sz="0" w:space="0" w:color="auto"/>
        <w:bottom w:val="none" w:sz="0" w:space="0" w:color="auto"/>
        <w:right w:val="none" w:sz="0" w:space="0" w:color="auto"/>
      </w:divBdr>
    </w:div>
    <w:div w:id="215288082">
      <w:marLeft w:val="640"/>
      <w:marRight w:val="0"/>
      <w:marTop w:val="0"/>
      <w:marBottom w:val="0"/>
      <w:divBdr>
        <w:top w:val="none" w:sz="0" w:space="0" w:color="auto"/>
        <w:left w:val="none" w:sz="0" w:space="0" w:color="auto"/>
        <w:bottom w:val="none" w:sz="0" w:space="0" w:color="auto"/>
        <w:right w:val="none" w:sz="0" w:space="0" w:color="auto"/>
      </w:divBdr>
    </w:div>
    <w:div w:id="215317758">
      <w:marLeft w:val="640"/>
      <w:marRight w:val="0"/>
      <w:marTop w:val="0"/>
      <w:marBottom w:val="0"/>
      <w:divBdr>
        <w:top w:val="none" w:sz="0" w:space="0" w:color="auto"/>
        <w:left w:val="none" w:sz="0" w:space="0" w:color="auto"/>
        <w:bottom w:val="none" w:sz="0" w:space="0" w:color="auto"/>
        <w:right w:val="none" w:sz="0" w:space="0" w:color="auto"/>
      </w:divBdr>
    </w:div>
    <w:div w:id="218828451">
      <w:marLeft w:val="640"/>
      <w:marRight w:val="0"/>
      <w:marTop w:val="0"/>
      <w:marBottom w:val="0"/>
      <w:divBdr>
        <w:top w:val="none" w:sz="0" w:space="0" w:color="auto"/>
        <w:left w:val="none" w:sz="0" w:space="0" w:color="auto"/>
        <w:bottom w:val="none" w:sz="0" w:space="0" w:color="auto"/>
        <w:right w:val="none" w:sz="0" w:space="0" w:color="auto"/>
      </w:divBdr>
    </w:div>
    <w:div w:id="221991980">
      <w:marLeft w:val="640"/>
      <w:marRight w:val="0"/>
      <w:marTop w:val="0"/>
      <w:marBottom w:val="0"/>
      <w:divBdr>
        <w:top w:val="none" w:sz="0" w:space="0" w:color="auto"/>
        <w:left w:val="none" w:sz="0" w:space="0" w:color="auto"/>
        <w:bottom w:val="none" w:sz="0" w:space="0" w:color="auto"/>
        <w:right w:val="none" w:sz="0" w:space="0" w:color="auto"/>
      </w:divBdr>
    </w:div>
    <w:div w:id="223955698">
      <w:marLeft w:val="640"/>
      <w:marRight w:val="0"/>
      <w:marTop w:val="0"/>
      <w:marBottom w:val="0"/>
      <w:divBdr>
        <w:top w:val="none" w:sz="0" w:space="0" w:color="auto"/>
        <w:left w:val="none" w:sz="0" w:space="0" w:color="auto"/>
        <w:bottom w:val="none" w:sz="0" w:space="0" w:color="auto"/>
        <w:right w:val="none" w:sz="0" w:space="0" w:color="auto"/>
      </w:divBdr>
    </w:div>
    <w:div w:id="224612859">
      <w:marLeft w:val="640"/>
      <w:marRight w:val="0"/>
      <w:marTop w:val="0"/>
      <w:marBottom w:val="0"/>
      <w:divBdr>
        <w:top w:val="none" w:sz="0" w:space="0" w:color="auto"/>
        <w:left w:val="none" w:sz="0" w:space="0" w:color="auto"/>
        <w:bottom w:val="none" w:sz="0" w:space="0" w:color="auto"/>
        <w:right w:val="none" w:sz="0" w:space="0" w:color="auto"/>
      </w:divBdr>
    </w:div>
    <w:div w:id="224804967">
      <w:marLeft w:val="640"/>
      <w:marRight w:val="0"/>
      <w:marTop w:val="0"/>
      <w:marBottom w:val="0"/>
      <w:divBdr>
        <w:top w:val="none" w:sz="0" w:space="0" w:color="auto"/>
        <w:left w:val="none" w:sz="0" w:space="0" w:color="auto"/>
        <w:bottom w:val="none" w:sz="0" w:space="0" w:color="auto"/>
        <w:right w:val="none" w:sz="0" w:space="0" w:color="auto"/>
      </w:divBdr>
    </w:div>
    <w:div w:id="225340919">
      <w:marLeft w:val="640"/>
      <w:marRight w:val="0"/>
      <w:marTop w:val="0"/>
      <w:marBottom w:val="0"/>
      <w:divBdr>
        <w:top w:val="none" w:sz="0" w:space="0" w:color="auto"/>
        <w:left w:val="none" w:sz="0" w:space="0" w:color="auto"/>
        <w:bottom w:val="none" w:sz="0" w:space="0" w:color="auto"/>
        <w:right w:val="none" w:sz="0" w:space="0" w:color="auto"/>
      </w:divBdr>
    </w:div>
    <w:div w:id="228542036">
      <w:marLeft w:val="640"/>
      <w:marRight w:val="0"/>
      <w:marTop w:val="0"/>
      <w:marBottom w:val="0"/>
      <w:divBdr>
        <w:top w:val="none" w:sz="0" w:space="0" w:color="auto"/>
        <w:left w:val="none" w:sz="0" w:space="0" w:color="auto"/>
        <w:bottom w:val="none" w:sz="0" w:space="0" w:color="auto"/>
        <w:right w:val="none" w:sz="0" w:space="0" w:color="auto"/>
      </w:divBdr>
    </w:div>
    <w:div w:id="229191943">
      <w:marLeft w:val="640"/>
      <w:marRight w:val="0"/>
      <w:marTop w:val="0"/>
      <w:marBottom w:val="0"/>
      <w:divBdr>
        <w:top w:val="none" w:sz="0" w:space="0" w:color="auto"/>
        <w:left w:val="none" w:sz="0" w:space="0" w:color="auto"/>
        <w:bottom w:val="none" w:sz="0" w:space="0" w:color="auto"/>
        <w:right w:val="none" w:sz="0" w:space="0" w:color="auto"/>
      </w:divBdr>
    </w:div>
    <w:div w:id="229578108">
      <w:marLeft w:val="640"/>
      <w:marRight w:val="0"/>
      <w:marTop w:val="0"/>
      <w:marBottom w:val="0"/>
      <w:divBdr>
        <w:top w:val="none" w:sz="0" w:space="0" w:color="auto"/>
        <w:left w:val="none" w:sz="0" w:space="0" w:color="auto"/>
        <w:bottom w:val="none" w:sz="0" w:space="0" w:color="auto"/>
        <w:right w:val="none" w:sz="0" w:space="0" w:color="auto"/>
      </w:divBdr>
    </w:div>
    <w:div w:id="230233353">
      <w:marLeft w:val="640"/>
      <w:marRight w:val="0"/>
      <w:marTop w:val="0"/>
      <w:marBottom w:val="0"/>
      <w:divBdr>
        <w:top w:val="none" w:sz="0" w:space="0" w:color="auto"/>
        <w:left w:val="none" w:sz="0" w:space="0" w:color="auto"/>
        <w:bottom w:val="none" w:sz="0" w:space="0" w:color="auto"/>
        <w:right w:val="none" w:sz="0" w:space="0" w:color="auto"/>
      </w:divBdr>
    </w:div>
    <w:div w:id="230308881">
      <w:marLeft w:val="640"/>
      <w:marRight w:val="0"/>
      <w:marTop w:val="0"/>
      <w:marBottom w:val="0"/>
      <w:divBdr>
        <w:top w:val="none" w:sz="0" w:space="0" w:color="auto"/>
        <w:left w:val="none" w:sz="0" w:space="0" w:color="auto"/>
        <w:bottom w:val="none" w:sz="0" w:space="0" w:color="auto"/>
        <w:right w:val="none" w:sz="0" w:space="0" w:color="auto"/>
      </w:divBdr>
    </w:div>
    <w:div w:id="230311987">
      <w:marLeft w:val="640"/>
      <w:marRight w:val="0"/>
      <w:marTop w:val="0"/>
      <w:marBottom w:val="0"/>
      <w:divBdr>
        <w:top w:val="none" w:sz="0" w:space="0" w:color="auto"/>
        <w:left w:val="none" w:sz="0" w:space="0" w:color="auto"/>
        <w:bottom w:val="none" w:sz="0" w:space="0" w:color="auto"/>
        <w:right w:val="none" w:sz="0" w:space="0" w:color="auto"/>
      </w:divBdr>
    </w:div>
    <w:div w:id="231550117">
      <w:marLeft w:val="640"/>
      <w:marRight w:val="0"/>
      <w:marTop w:val="0"/>
      <w:marBottom w:val="0"/>
      <w:divBdr>
        <w:top w:val="none" w:sz="0" w:space="0" w:color="auto"/>
        <w:left w:val="none" w:sz="0" w:space="0" w:color="auto"/>
        <w:bottom w:val="none" w:sz="0" w:space="0" w:color="auto"/>
        <w:right w:val="none" w:sz="0" w:space="0" w:color="auto"/>
      </w:divBdr>
    </w:div>
    <w:div w:id="233131787">
      <w:marLeft w:val="640"/>
      <w:marRight w:val="0"/>
      <w:marTop w:val="0"/>
      <w:marBottom w:val="0"/>
      <w:divBdr>
        <w:top w:val="none" w:sz="0" w:space="0" w:color="auto"/>
        <w:left w:val="none" w:sz="0" w:space="0" w:color="auto"/>
        <w:bottom w:val="none" w:sz="0" w:space="0" w:color="auto"/>
        <w:right w:val="none" w:sz="0" w:space="0" w:color="auto"/>
      </w:divBdr>
    </w:div>
    <w:div w:id="236482768">
      <w:marLeft w:val="640"/>
      <w:marRight w:val="0"/>
      <w:marTop w:val="0"/>
      <w:marBottom w:val="0"/>
      <w:divBdr>
        <w:top w:val="none" w:sz="0" w:space="0" w:color="auto"/>
        <w:left w:val="none" w:sz="0" w:space="0" w:color="auto"/>
        <w:bottom w:val="none" w:sz="0" w:space="0" w:color="auto"/>
        <w:right w:val="none" w:sz="0" w:space="0" w:color="auto"/>
      </w:divBdr>
    </w:div>
    <w:div w:id="237399488">
      <w:marLeft w:val="640"/>
      <w:marRight w:val="0"/>
      <w:marTop w:val="0"/>
      <w:marBottom w:val="0"/>
      <w:divBdr>
        <w:top w:val="none" w:sz="0" w:space="0" w:color="auto"/>
        <w:left w:val="none" w:sz="0" w:space="0" w:color="auto"/>
        <w:bottom w:val="none" w:sz="0" w:space="0" w:color="auto"/>
        <w:right w:val="none" w:sz="0" w:space="0" w:color="auto"/>
      </w:divBdr>
    </w:div>
    <w:div w:id="240604861">
      <w:marLeft w:val="640"/>
      <w:marRight w:val="0"/>
      <w:marTop w:val="0"/>
      <w:marBottom w:val="0"/>
      <w:divBdr>
        <w:top w:val="none" w:sz="0" w:space="0" w:color="auto"/>
        <w:left w:val="none" w:sz="0" w:space="0" w:color="auto"/>
        <w:bottom w:val="none" w:sz="0" w:space="0" w:color="auto"/>
        <w:right w:val="none" w:sz="0" w:space="0" w:color="auto"/>
      </w:divBdr>
    </w:div>
    <w:div w:id="241378841">
      <w:marLeft w:val="640"/>
      <w:marRight w:val="0"/>
      <w:marTop w:val="0"/>
      <w:marBottom w:val="0"/>
      <w:divBdr>
        <w:top w:val="none" w:sz="0" w:space="0" w:color="auto"/>
        <w:left w:val="none" w:sz="0" w:space="0" w:color="auto"/>
        <w:bottom w:val="none" w:sz="0" w:space="0" w:color="auto"/>
        <w:right w:val="none" w:sz="0" w:space="0" w:color="auto"/>
      </w:divBdr>
    </w:div>
    <w:div w:id="242684026">
      <w:marLeft w:val="640"/>
      <w:marRight w:val="0"/>
      <w:marTop w:val="0"/>
      <w:marBottom w:val="0"/>
      <w:divBdr>
        <w:top w:val="none" w:sz="0" w:space="0" w:color="auto"/>
        <w:left w:val="none" w:sz="0" w:space="0" w:color="auto"/>
        <w:bottom w:val="none" w:sz="0" w:space="0" w:color="auto"/>
        <w:right w:val="none" w:sz="0" w:space="0" w:color="auto"/>
      </w:divBdr>
    </w:div>
    <w:div w:id="243297511">
      <w:marLeft w:val="640"/>
      <w:marRight w:val="0"/>
      <w:marTop w:val="0"/>
      <w:marBottom w:val="0"/>
      <w:divBdr>
        <w:top w:val="none" w:sz="0" w:space="0" w:color="auto"/>
        <w:left w:val="none" w:sz="0" w:space="0" w:color="auto"/>
        <w:bottom w:val="none" w:sz="0" w:space="0" w:color="auto"/>
        <w:right w:val="none" w:sz="0" w:space="0" w:color="auto"/>
      </w:divBdr>
    </w:div>
    <w:div w:id="245504829">
      <w:marLeft w:val="640"/>
      <w:marRight w:val="0"/>
      <w:marTop w:val="0"/>
      <w:marBottom w:val="0"/>
      <w:divBdr>
        <w:top w:val="none" w:sz="0" w:space="0" w:color="auto"/>
        <w:left w:val="none" w:sz="0" w:space="0" w:color="auto"/>
        <w:bottom w:val="none" w:sz="0" w:space="0" w:color="auto"/>
        <w:right w:val="none" w:sz="0" w:space="0" w:color="auto"/>
      </w:divBdr>
    </w:div>
    <w:div w:id="246689709">
      <w:marLeft w:val="640"/>
      <w:marRight w:val="0"/>
      <w:marTop w:val="0"/>
      <w:marBottom w:val="0"/>
      <w:divBdr>
        <w:top w:val="none" w:sz="0" w:space="0" w:color="auto"/>
        <w:left w:val="none" w:sz="0" w:space="0" w:color="auto"/>
        <w:bottom w:val="none" w:sz="0" w:space="0" w:color="auto"/>
        <w:right w:val="none" w:sz="0" w:space="0" w:color="auto"/>
      </w:divBdr>
    </w:div>
    <w:div w:id="248735360">
      <w:marLeft w:val="640"/>
      <w:marRight w:val="0"/>
      <w:marTop w:val="0"/>
      <w:marBottom w:val="0"/>
      <w:divBdr>
        <w:top w:val="none" w:sz="0" w:space="0" w:color="auto"/>
        <w:left w:val="none" w:sz="0" w:space="0" w:color="auto"/>
        <w:bottom w:val="none" w:sz="0" w:space="0" w:color="auto"/>
        <w:right w:val="none" w:sz="0" w:space="0" w:color="auto"/>
      </w:divBdr>
    </w:div>
    <w:div w:id="248858344">
      <w:marLeft w:val="640"/>
      <w:marRight w:val="0"/>
      <w:marTop w:val="0"/>
      <w:marBottom w:val="0"/>
      <w:divBdr>
        <w:top w:val="none" w:sz="0" w:space="0" w:color="auto"/>
        <w:left w:val="none" w:sz="0" w:space="0" w:color="auto"/>
        <w:bottom w:val="none" w:sz="0" w:space="0" w:color="auto"/>
        <w:right w:val="none" w:sz="0" w:space="0" w:color="auto"/>
      </w:divBdr>
    </w:div>
    <w:div w:id="249389577">
      <w:marLeft w:val="640"/>
      <w:marRight w:val="0"/>
      <w:marTop w:val="0"/>
      <w:marBottom w:val="0"/>
      <w:divBdr>
        <w:top w:val="none" w:sz="0" w:space="0" w:color="auto"/>
        <w:left w:val="none" w:sz="0" w:space="0" w:color="auto"/>
        <w:bottom w:val="none" w:sz="0" w:space="0" w:color="auto"/>
        <w:right w:val="none" w:sz="0" w:space="0" w:color="auto"/>
      </w:divBdr>
    </w:div>
    <w:div w:id="251860696">
      <w:marLeft w:val="640"/>
      <w:marRight w:val="0"/>
      <w:marTop w:val="0"/>
      <w:marBottom w:val="0"/>
      <w:divBdr>
        <w:top w:val="none" w:sz="0" w:space="0" w:color="auto"/>
        <w:left w:val="none" w:sz="0" w:space="0" w:color="auto"/>
        <w:bottom w:val="none" w:sz="0" w:space="0" w:color="auto"/>
        <w:right w:val="none" w:sz="0" w:space="0" w:color="auto"/>
      </w:divBdr>
    </w:div>
    <w:div w:id="251936000">
      <w:marLeft w:val="640"/>
      <w:marRight w:val="0"/>
      <w:marTop w:val="0"/>
      <w:marBottom w:val="0"/>
      <w:divBdr>
        <w:top w:val="none" w:sz="0" w:space="0" w:color="auto"/>
        <w:left w:val="none" w:sz="0" w:space="0" w:color="auto"/>
        <w:bottom w:val="none" w:sz="0" w:space="0" w:color="auto"/>
        <w:right w:val="none" w:sz="0" w:space="0" w:color="auto"/>
      </w:divBdr>
    </w:div>
    <w:div w:id="253367091">
      <w:marLeft w:val="640"/>
      <w:marRight w:val="0"/>
      <w:marTop w:val="0"/>
      <w:marBottom w:val="0"/>
      <w:divBdr>
        <w:top w:val="none" w:sz="0" w:space="0" w:color="auto"/>
        <w:left w:val="none" w:sz="0" w:space="0" w:color="auto"/>
        <w:bottom w:val="none" w:sz="0" w:space="0" w:color="auto"/>
        <w:right w:val="none" w:sz="0" w:space="0" w:color="auto"/>
      </w:divBdr>
    </w:div>
    <w:div w:id="253712608">
      <w:marLeft w:val="640"/>
      <w:marRight w:val="0"/>
      <w:marTop w:val="0"/>
      <w:marBottom w:val="0"/>
      <w:divBdr>
        <w:top w:val="none" w:sz="0" w:space="0" w:color="auto"/>
        <w:left w:val="none" w:sz="0" w:space="0" w:color="auto"/>
        <w:bottom w:val="none" w:sz="0" w:space="0" w:color="auto"/>
        <w:right w:val="none" w:sz="0" w:space="0" w:color="auto"/>
      </w:divBdr>
    </w:div>
    <w:div w:id="254096843">
      <w:marLeft w:val="640"/>
      <w:marRight w:val="0"/>
      <w:marTop w:val="0"/>
      <w:marBottom w:val="0"/>
      <w:divBdr>
        <w:top w:val="none" w:sz="0" w:space="0" w:color="auto"/>
        <w:left w:val="none" w:sz="0" w:space="0" w:color="auto"/>
        <w:bottom w:val="none" w:sz="0" w:space="0" w:color="auto"/>
        <w:right w:val="none" w:sz="0" w:space="0" w:color="auto"/>
      </w:divBdr>
    </w:div>
    <w:div w:id="254167651">
      <w:marLeft w:val="640"/>
      <w:marRight w:val="0"/>
      <w:marTop w:val="0"/>
      <w:marBottom w:val="0"/>
      <w:divBdr>
        <w:top w:val="none" w:sz="0" w:space="0" w:color="auto"/>
        <w:left w:val="none" w:sz="0" w:space="0" w:color="auto"/>
        <w:bottom w:val="none" w:sz="0" w:space="0" w:color="auto"/>
        <w:right w:val="none" w:sz="0" w:space="0" w:color="auto"/>
      </w:divBdr>
    </w:div>
    <w:div w:id="257713474">
      <w:marLeft w:val="640"/>
      <w:marRight w:val="0"/>
      <w:marTop w:val="0"/>
      <w:marBottom w:val="0"/>
      <w:divBdr>
        <w:top w:val="none" w:sz="0" w:space="0" w:color="auto"/>
        <w:left w:val="none" w:sz="0" w:space="0" w:color="auto"/>
        <w:bottom w:val="none" w:sz="0" w:space="0" w:color="auto"/>
        <w:right w:val="none" w:sz="0" w:space="0" w:color="auto"/>
      </w:divBdr>
    </w:div>
    <w:div w:id="258561588">
      <w:marLeft w:val="640"/>
      <w:marRight w:val="0"/>
      <w:marTop w:val="0"/>
      <w:marBottom w:val="0"/>
      <w:divBdr>
        <w:top w:val="none" w:sz="0" w:space="0" w:color="auto"/>
        <w:left w:val="none" w:sz="0" w:space="0" w:color="auto"/>
        <w:bottom w:val="none" w:sz="0" w:space="0" w:color="auto"/>
        <w:right w:val="none" w:sz="0" w:space="0" w:color="auto"/>
      </w:divBdr>
    </w:div>
    <w:div w:id="260261059">
      <w:marLeft w:val="640"/>
      <w:marRight w:val="0"/>
      <w:marTop w:val="0"/>
      <w:marBottom w:val="0"/>
      <w:divBdr>
        <w:top w:val="none" w:sz="0" w:space="0" w:color="auto"/>
        <w:left w:val="none" w:sz="0" w:space="0" w:color="auto"/>
        <w:bottom w:val="none" w:sz="0" w:space="0" w:color="auto"/>
        <w:right w:val="none" w:sz="0" w:space="0" w:color="auto"/>
      </w:divBdr>
    </w:div>
    <w:div w:id="260577791">
      <w:marLeft w:val="640"/>
      <w:marRight w:val="0"/>
      <w:marTop w:val="0"/>
      <w:marBottom w:val="0"/>
      <w:divBdr>
        <w:top w:val="none" w:sz="0" w:space="0" w:color="auto"/>
        <w:left w:val="none" w:sz="0" w:space="0" w:color="auto"/>
        <w:bottom w:val="none" w:sz="0" w:space="0" w:color="auto"/>
        <w:right w:val="none" w:sz="0" w:space="0" w:color="auto"/>
      </w:divBdr>
    </w:div>
    <w:div w:id="260840542">
      <w:marLeft w:val="640"/>
      <w:marRight w:val="0"/>
      <w:marTop w:val="0"/>
      <w:marBottom w:val="0"/>
      <w:divBdr>
        <w:top w:val="none" w:sz="0" w:space="0" w:color="auto"/>
        <w:left w:val="none" w:sz="0" w:space="0" w:color="auto"/>
        <w:bottom w:val="none" w:sz="0" w:space="0" w:color="auto"/>
        <w:right w:val="none" w:sz="0" w:space="0" w:color="auto"/>
      </w:divBdr>
    </w:div>
    <w:div w:id="261382605">
      <w:marLeft w:val="640"/>
      <w:marRight w:val="0"/>
      <w:marTop w:val="0"/>
      <w:marBottom w:val="0"/>
      <w:divBdr>
        <w:top w:val="none" w:sz="0" w:space="0" w:color="auto"/>
        <w:left w:val="none" w:sz="0" w:space="0" w:color="auto"/>
        <w:bottom w:val="none" w:sz="0" w:space="0" w:color="auto"/>
        <w:right w:val="none" w:sz="0" w:space="0" w:color="auto"/>
      </w:divBdr>
    </w:div>
    <w:div w:id="264849727">
      <w:marLeft w:val="640"/>
      <w:marRight w:val="0"/>
      <w:marTop w:val="0"/>
      <w:marBottom w:val="0"/>
      <w:divBdr>
        <w:top w:val="none" w:sz="0" w:space="0" w:color="auto"/>
        <w:left w:val="none" w:sz="0" w:space="0" w:color="auto"/>
        <w:bottom w:val="none" w:sz="0" w:space="0" w:color="auto"/>
        <w:right w:val="none" w:sz="0" w:space="0" w:color="auto"/>
      </w:divBdr>
    </w:div>
    <w:div w:id="267087909">
      <w:marLeft w:val="640"/>
      <w:marRight w:val="0"/>
      <w:marTop w:val="0"/>
      <w:marBottom w:val="0"/>
      <w:divBdr>
        <w:top w:val="none" w:sz="0" w:space="0" w:color="auto"/>
        <w:left w:val="none" w:sz="0" w:space="0" w:color="auto"/>
        <w:bottom w:val="none" w:sz="0" w:space="0" w:color="auto"/>
        <w:right w:val="none" w:sz="0" w:space="0" w:color="auto"/>
      </w:divBdr>
    </w:div>
    <w:div w:id="268658839">
      <w:marLeft w:val="640"/>
      <w:marRight w:val="0"/>
      <w:marTop w:val="0"/>
      <w:marBottom w:val="0"/>
      <w:divBdr>
        <w:top w:val="none" w:sz="0" w:space="0" w:color="auto"/>
        <w:left w:val="none" w:sz="0" w:space="0" w:color="auto"/>
        <w:bottom w:val="none" w:sz="0" w:space="0" w:color="auto"/>
        <w:right w:val="none" w:sz="0" w:space="0" w:color="auto"/>
      </w:divBdr>
    </w:div>
    <w:div w:id="269894843">
      <w:marLeft w:val="640"/>
      <w:marRight w:val="0"/>
      <w:marTop w:val="0"/>
      <w:marBottom w:val="0"/>
      <w:divBdr>
        <w:top w:val="none" w:sz="0" w:space="0" w:color="auto"/>
        <w:left w:val="none" w:sz="0" w:space="0" w:color="auto"/>
        <w:bottom w:val="none" w:sz="0" w:space="0" w:color="auto"/>
        <w:right w:val="none" w:sz="0" w:space="0" w:color="auto"/>
      </w:divBdr>
    </w:div>
    <w:div w:id="269971135">
      <w:marLeft w:val="640"/>
      <w:marRight w:val="0"/>
      <w:marTop w:val="0"/>
      <w:marBottom w:val="0"/>
      <w:divBdr>
        <w:top w:val="none" w:sz="0" w:space="0" w:color="auto"/>
        <w:left w:val="none" w:sz="0" w:space="0" w:color="auto"/>
        <w:bottom w:val="none" w:sz="0" w:space="0" w:color="auto"/>
        <w:right w:val="none" w:sz="0" w:space="0" w:color="auto"/>
      </w:divBdr>
    </w:div>
    <w:div w:id="270551648">
      <w:marLeft w:val="640"/>
      <w:marRight w:val="0"/>
      <w:marTop w:val="0"/>
      <w:marBottom w:val="0"/>
      <w:divBdr>
        <w:top w:val="none" w:sz="0" w:space="0" w:color="auto"/>
        <w:left w:val="none" w:sz="0" w:space="0" w:color="auto"/>
        <w:bottom w:val="none" w:sz="0" w:space="0" w:color="auto"/>
        <w:right w:val="none" w:sz="0" w:space="0" w:color="auto"/>
      </w:divBdr>
    </w:div>
    <w:div w:id="270747844">
      <w:marLeft w:val="640"/>
      <w:marRight w:val="0"/>
      <w:marTop w:val="0"/>
      <w:marBottom w:val="0"/>
      <w:divBdr>
        <w:top w:val="none" w:sz="0" w:space="0" w:color="auto"/>
        <w:left w:val="none" w:sz="0" w:space="0" w:color="auto"/>
        <w:bottom w:val="none" w:sz="0" w:space="0" w:color="auto"/>
        <w:right w:val="none" w:sz="0" w:space="0" w:color="auto"/>
      </w:divBdr>
    </w:div>
    <w:div w:id="272902515">
      <w:marLeft w:val="640"/>
      <w:marRight w:val="0"/>
      <w:marTop w:val="0"/>
      <w:marBottom w:val="0"/>
      <w:divBdr>
        <w:top w:val="none" w:sz="0" w:space="0" w:color="auto"/>
        <w:left w:val="none" w:sz="0" w:space="0" w:color="auto"/>
        <w:bottom w:val="none" w:sz="0" w:space="0" w:color="auto"/>
        <w:right w:val="none" w:sz="0" w:space="0" w:color="auto"/>
      </w:divBdr>
    </w:div>
    <w:div w:id="275254888">
      <w:marLeft w:val="640"/>
      <w:marRight w:val="0"/>
      <w:marTop w:val="0"/>
      <w:marBottom w:val="0"/>
      <w:divBdr>
        <w:top w:val="none" w:sz="0" w:space="0" w:color="auto"/>
        <w:left w:val="none" w:sz="0" w:space="0" w:color="auto"/>
        <w:bottom w:val="none" w:sz="0" w:space="0" w:color="auto"/>
        <w:right w:val="none" w:sz="0" w:space="0" w:color="auto"/>
      </w:divBdr>
    </w:div>
    <w:div w:id="276256108">
      <w:marLeft w:val="640"/>
      <w:marRight w:val="0"/>
      <w:marTop w:val="0"/>
      <w:marBottom w:val="0"/>
      <w:divBdr>
        <w:top w:val="none" w:sz="0" w:space="0" w:color="auto"/>
        <w:left w:val="none" w:sz="0" w:space="0" w:color="auto"/>
        <w:bottom w:val="none" w:sz="0" w:space="0" w:color="auto"/>
        <w:right w:val="none" w:sz="0" w:space="0" w:color="auto"/>
      </w:divBdr>
    </w:div>
    <w:div w:id="288126008">
      <w:marLeft w:val="640"/>
      <w:marRight w:val="0"/>
      <w:marTop w:val="0"/>
      <w:marBottom w:val="0"/>
      <w:divBdr>
        <w:top w:val="none" w:sz="0" w:space="0" w:color="auto"/>
        <w:left w:val="none" w:sz="0" w:space="0" w:color="auto"/>
        <w:bottom w:val="none" w:sz="0" w:space="0" w:color="auto"/>
        <w:right w:val="none" w:sz="0" w:space="0" w:color="auto"/>
      </w:divBdr>
    </w:div>
    <w:div w:id="290480864">
      <w:marLeft w:val="640"/>
      <w:marRight w:val="0"/>
      <w:marTop w:val="0"/>
      <w:marBottom w:val="0"/>
      <w:divBdr>
        <w:top w:val="none" w:sz="0" w:space="0" w:color="auto"/>
        <w:left w:val="none" w:sz="0" w:space="0" w:color="auto"/>
        <w:bottom w:val="none" w:sz="0" w:space="0" w:color="auto"/>
        <w:right w:val="none" w:sz="0" w:space="0" w:color="auto"/>
      </w:divBdr>
    </w:div>
    <w:div w:id="292444031">
      <w:marLeft w:val="640"/>
      <w:marRight w:val="0"/>
      <w:marTop w:val="0"/>
      <w:marBottom w:val="0"/>
      <w:divBdr>
        <w:top w:val="none" w:sz="0" w:space="0" w:color="auto"/>
        <w:left w:val="none" w:sz="0" w:space="0" w:color="auto"/>
        <w:bottom w:val="none" w:sz="0" w:space="0" w:color="auto"/>
        <w:right w:val="none" w:sz="0" w:space="0" w:color="auto"/>
      </w:divBdr>
    </w:div>
    <w:div w:id="293410197">
      <w:marLeft w:val="640"/>
      <w:marRight w:val="0"/>
      <w:marTop w:val="0"/>
      <w:marBottom w:val="0"/>
      <w:divBdr>
        <w:top w:val="none" w:sz="0" w:space="0" w:color="auto"/>
        <w:left w:val="none" w:sz="0" w:space="0" w:color="auto"/>
        <w:bottom w:val="none" w:sz="0" w:space="0" w:color="auto"/>
        <w:right w:val="none" w:sz="0" w:space="0" w:color="auto"/>
      </w:divBdr>
    </w:div>
    <w:div w:id="293411064">
      <w:marLeft w:val="640"/>
      <w:marRight w:val="0"/>
      <w:marTop w:val="0"/>
      <w:marBottom w:val="0"/>
      <w:divBdr>
        <w:top w:val="none" w:sz="0" w:space="0" w:color="auto"/>
        <w:left w:val="none" w:sz="0" w:space="0" w:color="auto"/>
        <w:bottom w:val="none" w:sz="0" w:space="0" w:color="auto"/>
        <w:right w:val="none" w:sz="0" w:space="0" w:color="auto"/>
      </w:divBdr>
    </w:div>
    <w:div w:id="294064862">
      <w:marLeft w:val="640"/>
      <w:marRight w:val="0"/>
      <w:marTop w:val="0"/>
      <w:marBottom w:val="0"/>
      <w:divBdr>
        <w:top w:val="none" w:sz="0" w:space="0" w:color="auto"/>
        <w:left w:val="none" w:sz="0" w:space="0" w:color="auto"/>
        <w:bottom w:val="none" w:sz="0" w:space="0" w:color="auto"/>
        <w:right w:val="none" w:sz="0" w:space="0" w:color="auto"/>
      </w:divBdr>
    </w:div>
    <w:div w:id="294219107">
      <w:marLeft w:val="640"/>
      <w:marRight w:val="0"/>
      <w:marTop w:val="0"/>
      <w:marBottom w:val="0"/>
      <w:divBdr>
        <w:top w:val="none" w:sz="0" w:space="0" w:color="auto"/>
        <w:left w:val="none" w:sz="0" w:space="0" w:color="auto"/>
        <w:bottom w:val="none" w:sz="0" w:space="0" w:color="auto"/>
        <w:right w:val="none" w:sz="0" w:space="0" w:color="auto"/>
      </w:divBdr>
    </w:div>
    <w:div w:id="295256532">
      <w:marLeft w:val="640"/>
      <w:marRight w:val="0"/>
      <w:marTop w:val="0"/>
      <w:marBottom w:val="0"/>
      <w:divBdr>
        <w:top w:val="none" w:sz="0" w:space="0" w:color="auto"/>
        <w:left w:val="none" w:sz="0" w:space="0" w:color="auto"/>
        <w:bottom w:val="none" w:sz="0" w:space="0" w:color="auto"/>
        <w:right w:val="none" w:sz="0" w:space="0" w:color="auto"/>
      </w:divBdr>
    </w:div>
    <w:div w:id="296953339">
      <w:marLeft w:val="640"/>
      <w:marRight w:val="0"/>
      <w:marTop w:val="0"/>
      <w:marBottom w:val="0"/>
      <w:divBdr>
        <w:top w:val="none" w:sz="0" w:space="0" w:color="auto"/>
        <w:left w:val="none" w:sz="0" w:space="0" w:color="auto"/>
        <w:bottom w:val="none" w:sz="0" w:space="0" w:color="auto"/>
        <w:right w:val="none" w:sz="0" w:space="0" w:color="auto"/>
      </w:divBdr>
    </w:div>
    <w:div w:id="298153737">
      <w:marLeft w:val="640"/>
      <w:marRight w:val="0"/>
      <w:marTop w:val="0"/>
      <w:marBottom w:val="0"/>
      <w:divBdr>
        <w:top w:val="none" w:sz="0" w:space="0" w:color="auto"/>
        <w:left w:val="none" w:sz="0" w:space="0" w:color="auto"/>
        <w:bottom w:val="none" w:sz="0" w:space="0" w:color="auto"/>
        <w:right w:val="none" w:sz="0" w:space="0" w:color="auto"/>
      </w:divBdr>
    </w:div>
    <w:div w:id="301278205">
      <w:marLeft w:val="640"/>
      <w:marRight w:val="0"/>
      <w:marTop w:val="0"/>
      <w:marBottom w:val="0"/>
      <w:divBdr>
        <w:top w:val="none" w:sz="0" w:space="0" w:color="auto"/>
        <w:left w:val="none" w:sz="0" w:space="0" w:color="auto"/>
        <w:bottom w:val="none" w:sz="0" w:space="0" w:color="auto"/>
        <w:right w:val="none" w:sz="0" w:space="0" w:color="auto"/>
      </w:divBdr>
    </w:div>
    <w:div w:id="305670232">
      <w:marLeft w:val="640"/>
      <w:marRight w:val="0"/>
      <w:marTop w:val="0"/>
      <w:marBottom w:val="0"/>
      <w:divBdr>
        <w:top w:val="none" w:sz="0" w:space="0" w:color="auto"/>
        <w:left w:val="none" w:sz="0" w:space="0" w:color="auto"/>
        <w:bottom w:val="none" w:sz="0" w:space="0" w:color="auto"/>
        <w:right w:val="none" w:sz="0" w:space="0" w:color="auto"/>
      </w:divBdr>
    </w:div>
    <w:div w:id="306277369">
      <w:marLeft w:val="640"/>
      <w:marRight w:val="0"/>
      <w:marTop w:val="0"/>
      <w:marBottom w:val="0"/>
      <w:divBdr>
        <w:top w:val="none" w:sz="0" w:space="0" w:color="auto"/>
        <w:left w:val="none" w:sz="0" w:space="0" w:color="auto"/>
        <w:bottom w:val="none" w:sz="0" w:space="0" w:color="auto"/>
        <w:right w:val="none" w:sz="0" w:space="0" w:color="auto"/>
      </w:divBdr>
    </w:div>
    <w:div w:id="309332335">
      <w:marLeft w:val="640"/>
      <w:marRight w:val="0"/>
      <w:marTop w:val="0"/>
      <w:marBottom w:val="0"/>
      <w:divBdr>
        <w:top w:val="none" w:sz="0" w:space="0" w:color="auto"/>
        <w:left w:val="none" w:sz="0" w:space="0" w:color="auto"/>
        <w:bottom w:val="none" w:sz="0" w:space="0" w:color="auto"/>
        <w:right w:val="none" w:sz="0" w:space="0" w:color="auto"/>
      </w:divBdr>
    </w:div>
    <w:div w:id="309985673">
      <w:marLeft w:val="640"/>
      <w:marRight w:val="0"/>
      <w:marTop w:val="0"/>
      <w:marBottom w:val="0"/>
      <w:divBdr>
        <w:top w:val="none" w:sz="0" w:space="0" w:color="auto"/>
        <w:left w:val="none" w:sz="0" w:space="0" w:color="auto"/>
        <w:bottom w:val="none" w:sz="0" w:space="0" w:color="auto"/>
        <w:right w:val="none" w:sz="0" w:space="0" w:color="auto"/>
      </w:divBdr>
    </w:div>
    <w:div w:id="315568711">
      <w:marLeft w:val="640"/>
      <w:marRight w:val="0"/>
      <w:marTop w:val="0"/>
      <w:marBottom w:val="0"/>
      <w:divBdr>
        <w:top w:val="none" w:sz="0" w:space="0" w:color="auto"/>
        <w:left w:val="none" w:sz="0" w:space="0" w:color="auto"/>
        <w:bottom w:val="none" w:sz="0" w:space="0" w:color="auto"/>
        <w:right w:val="none" w:sz="0" w:space="0" w:color="auto"/>
      </w:divBdr>
    </w:div>
    <w:div w:id="315695770">
      <w:marLeft w:val="640"/>
      <w:marRight w:val="0"/>
      <w:marTop w:val="0"/>
      <w:marBottom w:val="0"/>
      <w:divBdr>
        <w:top w:val="none" w:sz="0" w:space="0" w:color="auto"/>
        <w:left w:val="none" w:sz="0" w:space="0" w:color="auto"/>
        <w:bottom w:val="none" w:sz="0" w:space="0" w:color="auto"/>
        <w:right w:val="none" w:sz="0" w:space="0" w:color="auto"/>
      </w:divBdr>
    </w:div>
    <w:div w:id="317002128">
      <w:marLeft w:val="640"/>
      <w:marRight w:val="0"/>
      <w:marTop w:val="0"/>
      <w:marBottom w:val="0"/>
      <w:divBdr>
        <w:top w:val="none" w:sz="0" w:space="0" w:color="auto"/>
        <w:left w:val="none" w:sz="0" w:space="0" w:color="auto"/>
        <w:bottom w:val="none" w:sz="0" w:space="0" w:color="auto"/>
        <w:right w:val="none" w:sz="0" w:space="0" w:color="auto"/>
      </w:divBdr>
    </w:div>
    <w:div w:id="319382638">
      <w:marLeft w:val="640"/>
      <w:marRight w:val="0"/>
      <w:marTop w:val="0"/>
      <w:marBottom w:val="0"/>
      <w:divBdr>
        <w:top w:val="none" w:sz="0" w:space="0" w:color="auto"/>
        <w:left w:val="none" w:sz="0" w:space="0" w:color="auto"/>
        <w:bottom w:val="none" w:sz="0" w:space="0" w:color="auto"/>
        <w:right w:val="none" w:sz="0" w:space="0" w:color="auto"/>
      </w:divBdr>
    </w:div>
    <w:div w:id="323244310">
      <w:marLeft w:val="640"/>
      <w:marRight w:val="0"/>
      <w:marTop w:val="0"/>
      <w:marBottom w:val="0"/>
      <w:divBdr>
        <w:top w:val="none" w:sz="0" w:space="0" w:color="auto"/>
        <w:left w:val="none" w:sz="0" w:space="0" w:color="auto"/>
        <w:bottom w:val="none" w:sz="0" w:space="0" w:color="auto"/>
        <w:right w:val="none" w:sz="0" w:space="0" w:color="auto"/>
      </w:divBdr>
    </w:div>
    <w:div w:id="323749839">
      <w:marLeft w:val="640"/>
      <w:marRight w:val="0"/>
      <w:marTop w:val="0"/>
      <w:marBottom w:val="0"/>
      <w:divBdr>
        <w:top w:val="none" w:sz="0" w:space="0" w:color="auto"/>
        <w:left w:val="none" w:sz="0" w:space="0" w:color="auto"/>
        <w:bottom w:val="none" w:sz="0" w:space="0" w:color="auto"/>
        <w:right w:val="none" w:sz="0" w:space="0" w:color="auto"/>
      </w:divBdr>
    </w:div>
    <w:div w:id="324016911">
      <w:marLeft w:val="640"/>
      <w:marRight w:val="0"/>
      <w:marTop w:val="0"/>
      <w:marBottom w:val="0"/>
      <w:divBdr>
        <w:top w:val="none" w:sz="0" w:space="0" w:color="auto"/>
        <w:left w:val="none" w:sz="0" w:space="0" w:color="auto"/>
        <w:bottom w:val="none" w:sz="0" w:space="0" w:color="auto"/>
        <w:right w:val="none" w:sz="0" w:space="0" w:color="auto"/>
      </w:divBdr>
    </w:div>
    <w:div w:id="326713652">
      <w:marLeft w:val="640"/>
      <w:marRight w:val="0"/>
      <w:marTop w:val="0"/>
      <w:marBottom w:val="0"/>
      <w:divBdr>
        <w:top w:val="none" w:sz="0" w:space="0" w:color="auto"/>
        <w:left w:val="none" w:sz="0" w:space="0" w:color="auto"/>
        <w:bottom w:val="none" w:sz="0" w:space="0" w:color="auto"/>
        <w:right w:val="none" w:sz="0" w:space="0" w:color="auto"/>
      </w:divBdr>
    </w:div>
    <w:div w:id="326830181">
      <w:marLeft w:val="640"/>
      <w:marRight w:val="0"/>
      <w:marTop w:val="0"/>
      <w:marBottom w:val="0"/>
      <w:divBdr>
        <w:top w:val="none" w:sz="0" w:space="0" w:color="auto"/>
        <w:left w:val="none" w:sz="0" w:space="0" w:color="auto"/>
        <w:bottom w:val="none" w:sz="0" w:space="0" w:color="auto"/>
        <w:right w:val="none" w:sz="0" w:space="0" w:color="auto"/>
      </w:divBdr>
    </w:div>
    <w:div w:id="327170020">
      <w:marLeft w:val="640"/>
      <w:marRight w:val="0"/>
      <w:marTop w:val="0"/>
      <w:marBottom w:val="0"/>
      <w:divBdr>
        <w:top w:val="none" w:sz="0" w:space="0" w:color="auto"/>
        <w:left w:val="none" w:sz="0" w:space="0" w:color="auto"/>
        <w:bottom w:val="none" w:sz="0" w:space="0" w:color="auto"/>
        <w:right w:val="none" w:sz="0" w:space="0" w:color="auto"/>
      </w:divBdr>
    </w:div>
    <w:div w:id="328212501">
      <w:marLeft w:val="640"/>
      <w:marRight w:val="0"/>
      <w:marTop w:val="0"/>
      <w:marBottom w:val="0"/>
      <w:divBdr>
        <w:top w:val="none" w:sz="0" w:space="0" w:color="auto"/>
        <w:left w:val="none" w:sz="0" w:space="0" w:color="auto"/>
        <w:bottom w:val="none" w:sz="0" w:space="0" w:color="auto"/>
        <w:right w:val="none" w:sz="0" w:space="0" w:color="auto"/>
      </w:divBdr>
    </w:div>
    <w:div w:id="329791109">
      <w:marLeft w:val="640"/>
      <w:marRight w:val="0"/>
      <w:marTop w:val="0"/>
      <w:marBottom w:val="0"/>
      <w:divBdr>
        <w:top w:val="none" w:sz="0" w:space="0" w:color="auto"/>
        <w:left w:val="none" w:sz="0" w:space="0" w:color="auto"/>
        <w:bottom w:val="none" w:sz="0" w:space="0" w:color="auto"/>
        <w:right w:val="none" w:sz="0" w:space="0" w:color="auto"/>
      </w:divBdr>
    </w:div>
    <w:div w:id="332026582">
      <w:marLeft w:val="640"/>
      <w:marRight w:val="0"/>
      <w:marTop w:val="0"/>
      <w:marBottom w:val="0"/>
      <w:divBdr>
        <w:top w:val="none" w:sz="0" w:space="0" w:color="auto"/>
        <w:left w:val="none" w:sz="0" w:space="0" w:color="auto"/>
        <w:bottom w:val="none" w:sz="0" w:space="0" w:color="auto"/>
        <w:right w:val="none" w:sz="0" w:space="0" w:color="auto"/>
      </w:divBdr>
    </w:div>
    <w:div w:id="332029503">
      <w:marLeft w:val="640"/>
      <w:marRight w:val="0"/>
      <w:marTop w:val="0"/>
      <w:marBottom w:val="0"/>
      <w:divBdr>
        <w:top w:val="none" w:sz="0" w:space="0" w:color="auto"/>
        <w:left w:val="none" w:sz="0" w:space="0" w:color="auto"/>
        <w:bottom w:val="none" w:sz="0" w:space="0" w:color="auto"/>
        <w:right w:val="none" w:sz="0" w:space="0" w:color="auto"/>
      </w:divBdr>
    </w:div>
    <w:div w:id="335156055">
      <w:marLeft w:val="640"/>
      <w:marRight w:val="0"/>
      <w:marTop w:val="0"/>
      <w:marBottom w:val="0"/>
      <w:divBdr>
        <w:top w:val="none" w:sz="0" w:space="0" w:color="auto"/>
        <w:left w:val="none" w:sz="0" w:space="0" w:color="auto"/>
        <w:bottom w:val="none" w:sz="0" w:space="0" w:color="auto"/>
        <w:right w:val="none" w:sz="0" w:space="0" w:color="auto"/>
      </w:divBdr>
    </w:div>
    <w:div w:id="336351302">
      <w:marLeft w:val="640"/>
      <w:marRight w:val="0"/>
      <w:marTop w:val="0"/>
      <w:marBottom w:val="0"/>
      <w:divBdr>
        <w:top w:val="none" w:sz="0" w:space="0" w:color="auto"/>
        <w:left w:val="none" w:sz="0" w:space="0" w:color="auto"/>
        <w:bottom w:val="none" w:sz="0" w:space="0" w:color="auto"/>
        <w:right w:val="none" w:sz="0" w:space="0" w:color="auto"/>
      </w:divBdr>
    </w:div>
    <w:div w:id="337124755">
      <w:marLeft w:val="640"/>
      <w:marRight w:val="0"/>
      <w:marTop w:val="0"/>
      <w:marBottom w:val="0"/>
      <w:divBdr>
        <w:top w:val="none" w:sz="0" w:space="0" w:color="auto"/>
        <w:left w:val="none" w:sz="0" w:space="0" w:color="auto"/>
        <w:bottom w:val="none" w:sz="0" w:space="0" w:color="auto"/>
        <w:right w:val="none" w:sz="0" w:space="0" w:color="auto"/>
      </w:divBdr>
    </w:div>
    <w:div w:id="338048659">
      <w:marLeft w:val="640"/>
      <w:marRight w:val="0"/>
      <w:marTop w:val="0"/>
      <w:marBottom w:val="0"/>
      <w:divBdr>
        <w:top w:val="none" w:sz="0" w:space="0" w:color="auto"/>
        <w:left w:val="none" w:sz="0" w:space="0" w:color="auto"/>
        <w:bottom w:val="none" w:sz="0" w:space="0" w:color="auto"/>
        <w:right w:val="none" w:sz="0" w:space="0" w:color="auto"/>
      </w:divBdr>
    </w:div>
    <w:div w:id="340788841">
      <w:marLeft w:val="640"/>
      <w:marRight w:val="0"/>
      <w:marTop w:val="0"/>
      <w:marBottom w:val="0"/>
      <w:divBdr>
        <w:top w:val="none" w:sz="0" w:space="0" w:color="auto"/>
        <w:left w:val="none" w:sz="0" w:space="0" w:color="auto"/>
        <w:bottom w:val="none" w:sz="0" w:space="0" w:color="auto"/>
        <w:right w:val="none" w:sz="0" w:space="0" w:color="auto"/>
      </w:divBdr>
    </w:div>
    <w:div w:id="341468990">
      <w:marLeft w:val="640"/>
      <w:marRight w:val="0"/>
      <w:marTop w:val="0"/>
      <w:marBottom w:val="0"/>
      <w:divBdr>
        <w:top w:val="none" w:sz="0" w:space="0" w:color="auto"/>
        <w:left w:val="none" w:sz="0" w:space="0" w:color="auto"/>
        <w:bottom w:val="none" w:sz="0" w:space="0" w:color="auto"/>
        <w:right w:val="none" w:sz="0" w:space="0" w:color="auto"/>
      </w:divBdr>
    </w:div>
    <w:div w:id="347954043">
      <w:marLeft w:val="640"/>
      <w:marRight w:val="0"/>
      <w:marTop w:val="0"/>
      <w:marBottom w:val="0"/>
      <w:divBdr>
        <w:top w:val="none" w:sz="0" w:space="0" w:color="auto"/>
        <w:left w:val="none" w:sz="0" w:space="0" w:color="auto"/>
        <w:bottom w:val="none" w:sz="0" w:space="0" w:color="auto"/>
        <w:right w:val="none" w:sz="0" w:space="0" w:color="auto"/>
      </w:divBdr>
    </w:div>
    <w:div w:id="348725035">
      <w:marLeft w:val="640"/>
      <w:marRight w:val="0"/>
      <w:marTop w:val="0"/>
      <w:marBottom w:val="0"/>
      <w:divBdr>
        <w:top w:val="none" w:sz="0" w:space="0" w:color="auto"/>
        <w:left w:val="none" w:sz="0" w:space="0" w:color="auto"/>
        <w:bottom w:val="none" w:sz="0" w:space="0" w:color="auto"/>
        <w:right w:val="none" w:sz="0" w:space="0" w:color="auto"/>
      </w:divBdr>
    </w:div>
    <w:div w:id="350692420">
      <w:marLeft w:val="640"/>
      <w:marRight w:val="0"/>
      <w:marTop w:val="0"/>
      <w:marBottom w:val="0"/>
      <w:divBdr>
        <w:top w:val="none" w:sz="0" w:space="0" w:color="auto"/>
        <w:left w:val="none" w:sz="0" w:space="0" w:color="auto"/>
        <w:bottom w:val="none" w:sz="0" w:space="0" w:color="auto"/>
        <w:right w:val="none" w:sz="0" w:space="0" w:color="auto"/>
      </w:divBdr>
    </w:div>
    <w:div w:id="352925326">
      <w:marLeft w:val="640"/>
      <w:marRight w:val="0"/>
      <w:marTop w:val="0"/>
      <w:marBottom w:val="0"/>
      <w:divBdr>
        <w:top w:val="none" w:sz="0" w:space="0" w:color="auto"/>
        <w:left w:val="none" w:sz="0" w:space="0" w:color="auto"/>
        <w:bottom w:val="none" w:sz="0" w:space="0" w:color="auto"/>
        <w:right w:val="none" w:sz="0" w:space="0" w:color="auto"/>
      </w:divBdr>
    </w:div>
    <w:div w:id="353309769">
      <w:marLeft w:val="640"/>
      <w:marRight w:val="0"/>
      <w:marTop w:val="0"/>
      <w:marBottom w:val="0"/>
      <w:divBdr>
        <w:top w:val="none" w:sz="0" w:space="0" w:color="auto"/>
        <w:left w:val="none" w:sz="0" w:space="0" w:color="auto"/>
        <w:bottom w:val="none" w:sz="0" w:space="0" w:color="auto"/>
        <w:right w:val="none" w:sz="0" w:space="0" w:color="auto"/>
      </w:divBdr>
    </w:div>
    <w:div w:id="354573413">
      <w:marLeft w:val="640"/>
      <w:marRight w:val="0"/>
      <w:marTop w:val="0"/>
      <w:marBottom w:val="0"/>
      <w:divBdr>
        <w:top w:val="none" w:sz="0" w:space="0" w:color="auto"/>
        <w:left w:val="none" w:sz="0" w:space="0" w:color="auto"/>
        <w:bottom w:val="none" w:sz="0" w:space="0" w:color="auto"/>
        <w:right w:val="none" w:sz="0" w:space="0" w:color="auto"/>
      </w:divBdr>
    </w:div>
    <w:div w:id="354891101">
      <w:marLeft w:val="640"/>
      <w:marRight w:val="0"/>
      <w:marTop w:val="0"/>
      <w:marBottom w:val="0"/>
      <w:divBdr>
        <w:top w:val="none" w:sz="0" w:space="0" w:color="auto"/>
        <w:left w:val="none" w:sz="0" w:space="0" w:color="auto"/>
        <w:bottom w:val="none" w:sz="0" w:space="0" w:color="auto"/>
        <w:right w:val="none" w:sz="0" w:space="0" w:color="auto"/>
      </w:divBdr>
    </w:div>
    <w:div w:id="358163582">
      <w:marLeft w:val="640"/>
      <w:marRight w:val="0"/>
      <w:marTop w:val="0"/>
      <w:marBottom w:val="0"/>
      <w:divBdr>
        <w:top w:val="none" w:sz="0" w:space="0" w:color="auto"/>
        <w:left w:val="none" w:sz="0" w:space="0" w:color="auto"/>
        <w:bottom w:val="none" w:sz="0" w:space="0" w:color="auto"/>
        <w:right w:val="none" w:sz="0" w:space="0" w:color="auto"/>
      </w:divBdr>
    </w:div>
    <w:div w:id="361369490">
      <w:marLeft w:val="640"/>
      <w:marRight w:val="0"/>
      <w:marTop w:val="0"/>
      <w:marBottom w:val="0"/>
      <w:divBdr>
        <w:top w:val="none" w:sz="0" w:space="0" w:color="auto"/>
        <w:left w:val="none" w:sz="0" w:space="0" w:color="auto"/>
        <w:bottom w:val="none" w:sz="0" w:space="0" w:color="auto"/>
        <w:right w:val="none" w:sz="0" w:space="0" w:color="auto"/>
      </w:divBdr>
    </w:div>
    <w:div w:id="361591534">
      <w:marLeft w:val="640"/>
      <w:marRight w:val="0"/>
      <w:marTop w:val="0"/>
      <w:marBottom w:val="0"/>
      <w:divBdr>
        <w:top w:val="none" w:sz="0" w:space="0" w:color="auto"/>
        <w:left w:val="none" w:sz="0" w:space="0" w:color="auto"/>
        <w:bottom w:val="none" w:sz="0" w:space="0" w:color="auto"/>
        <w:right w:val="none" w:sz="0" w:space="0" w:color="auto"/>
      </w:divBdr>
    </w:div>
    <w:div w:id="363603037">
      <w:marLeft w:val="640"/>
      <w:marRight w:val="0"/>
      <w:marTop w:val="0"/>
      <w:marBottom w:val="0"/>
      <w:divBdr>
        <w:top w:val="none" w:sz="0" w:space="0" w:color="auto"/>
        <w:left w:val="none" w:sz="0" w:space="0" w:color="auto"/>
        <w:bottom w:val="none" w:sz="0" w:space="0" w:color="auto"/>
        <w:right w:val="none" w:sz="0" w:space="0" w:color="auto"/>
      </w:divBdr>
    </w:div>
    <w:div w:id="363672228">
      <w:marLeft w:val="640"/>
      <w:marRight w:val="0"/>
      <w:marTop w:val="0"/>
      <w:marBottom w:val="0"/>
      <w:divBdr>
        <w:top w:val="none" w:sz="0" w:space="0" w:color="auto"/>
        <w:left w:val="none" w:sz="0" w:space="0" w:color="auto"/>
        <w:bottom w:val="none" w:sz="0" w:space="0" w:color="auto"/>
        <w:right w:val="none" w:sz="0" w:space="0" w:color="auto"/>
      </w:divBdr>
    </w:div>
    <w:div w:id="364520523">
      <w:marLeft w:val="640"/>
      <w:marRight w:val="0"/>
      <w:marTop w:val="0"/>
      <w:marBottom w:val="0"/>
      <w:divBdr>
        <w:top w:val="none" w:sz="0" w:space="0" w:color="auto"/>
        <w:left w:val="none" w:sz="0" w:space="0" w:color="auto"/>
        <w:bottom w:val="none" w:sz="0" w:space="0" w:color="auto"/>
        <w:right w:val="none" w:sz="0" w:space="0" w:color="auto"/>
      </w:divBdr>
    </w:div>
    <w:div w:id="365057719">
      <w:marLeft w:val="640"/>
      <w:marRight w:val="0"/>
      <w:marTop w:val="0"/>
      <w:marBottom w:val="0"/>
      <w:divBdr>
        <w:top w:val="none" w:sz="0" w:space="0" w:color="auto"/>
        <w:left w:val="none" w:sz="0" w:space="0" w:color="auto"/>
        <w:bottom w:val="none" w:sz="0" w:space="0" w:color="auto"/>
        <w:right w:val="none" w:sz="0" w:space="0" w:color="auto"/>
      </w:divBdr>
    </w:div>
    <w:div w:id="366955156">
      <w:marLeft w:val="640"/>
      <w:marRight w:val="0"/>
      <w:marTop w:val="0"/>
      <w:marBottom w:val="0"/>
      <w:divBdr>
        <w:top w:val="none" w:sz="0" w:space="0" w:color="auto"/>
        <w:left w:val="none" w:sz="0" w:space="0" w:color="auto"/>
        <w:bottom w:val="none" w:sz="0" w:space="0" w:color="auto"/>
        <w:right w:val="none" w:sz="0" w:space="0" w:color="auto"/>
      </w:divBdr>
    </w:div>
    <w:div w:id="367074515">
      <w:marLeft w:val="640"/>
      <w:marRight w:val="0"/>
      <w:marTop w:val="0"/>
      <w:marBottom w:val="0"/>
      <w:divBdr>
        <w:top w:val="none" w:sz="0" w:space="0" w:color="auto"/>
        <w:left w:val="none" w:sz="0" w:space="0" w:color="auto"/>
        <w:bottom w:val="none" w:sz="0" w:space="0" w:color="auto"/>
        <w:right w:val="none" w:sz="0" w:space="0" w:color="auto"/>
      </w:divBdr>
    </w:div>
    <w:div w:id="367098511">
      <w:marLeft w:val="640"/>
      <w:marRight w:val="0"/>
      <w:marTop w:val="0"/>
      <w:marBottom w:val="0"/>
      <w:divBdr>
        <w:top w:val="none" w:sz="0" w:space="0" w:color="auto"/>
        <w:left w:val="none" w:sz="0" w:space="0" w:color="auto"/>
        <w:bottom w:val="none" w:sz="0" w:space="0" w:color="auto"/>
        <w:right w:val="none" w:sz="0" w:space="0" w:color="auto"/>
      </w:divBdr>
    </w:div>
    <w:div w:id="367997959">
      <w:marLeft w:val="640"/>
      <w:marRight w:val="0"/>
      <w:marTop w:val="0"/>
      <w:marBottom w:val="0"/>
      <w:divBdr>
        <w:top w:val="none" w:sz="0" w:space="0" w:color="auto"/>
        <w:left w:val="none" w:sz="0" w:space="0" w:color="auto"/>
        <w:bottom w:val="none" w:sz="0" w:space="0" w:color="auto"/>
        <w:right w:val="none" w:sz="0" w:space="0" w:color="auto"/>
      </w:divBdr>
    </w:div>
    <w:div w:id="370887337">
      <w:marLeft w:val="640"/>
      <w:marRight w:val="0"/>
      <w:marTop w:val="0"/>
      <w:marBottom w:val="0"/>
      <w:divBdr>
        <w:top w:val="none" w:sz="0" w:space="0" w:color="auto"/>
        <w:left w:val="none" w:sz="0" w:space="0" w:color="auto"/>
        <w:bottom w:val="none" w:sz="0" w:space="0" w:color="auto"/>
        <w:right w:val="none" w:sz="0" w:space="0" w:color="auto"/>
      </w:divBdr>
    </w:div>
    <w:div w:id="372118128">
      <w:marLeft w:val="640"/>
      <w:marRight w:val="0"/>
      <w:marTop w:val="0"/>
      <w:marBottom w:val="0"/>
      <w:divBdr>
        <w:top w:val="none" w:sz="0" w:space="0" w:color="auto"/>
        <w:left w:val="none" w:sz="0" w:space="0" w:color="auto"/>
        <w:bottom w:val="none" w:sz="0" w:space="0" w:color="auto"/>
        <w:right w:val="none" w:sz="0" w:space="0" w:color="auto"/>
      </w:divBdr>
    </w:div>
    <w:div w:id="373234699">
      <w:marLeft w:val="640"/>
      <w:marRight w:val="0"/>
      <w:marTop w:val="0"/>
      <w:marBottom w:val="0"/>
      <w:divBdr>
        <w:top w:val="none" w:sz="0" w:space="0" w:color="auto"/>
        <w:left w:val="none" w:sz="0" w:space="0" w:color="auto"/>
        <w:bottom w:val="none" w:sz="0" w:space="0" w:color="auto"/>
        <w:right w:val="none" w:sz="0" w:space="0" w:color="auto"/>
      </w:divBdr>
    </w:div>
    <w:div w:id="373579690">
      <w:marLeft w:val="640"/>
      <w:marRight w:val="0"/>
      <w:marTop w:val="0"/>
      <w:marBottom w:val="0"/>
      <w:divBdr>
        <w:top w:val="none" w:sz="0" w:space="0" w:color="auto"/>
        <w:left w:val="none" w:sz="0" w:space="0" w:color="auto"/>
        <w:bottom w:val="none" w:sz="0" w:space="0" w:color="auto"/>
        <w:right w:val="none" w:sz="0" w:space="0" w:color="auto"/>
      </w:divBdr>
    </w:div>
    <w:div w:id="375590419">
      <w:marLeft w:val="640"/>
      <w:marRight w:val="0"/>
      <w:marTop w:val="0"/>
      <w:marBottom w:val="0"/>
      <w:divBdr>
        <w:top w:val="none" w:sz="0" w:space="0" w:color="auto"/>
        <w:left w:val="none" w:sz="0" w:space="0" w:color="auto"/>
        <w:bottom w:val="none" w:sz="0" w:space="0" w:color="auto"/>
        <w:right w:val="none" w:sz="0" w:space="0" w:color="auto"/>
      </w:divBdr>
    </w:div>
    <w:div w:id="376703078">
      <w:marLeft w:val="640"/>
      <w:marRight w:val="0"/>
      <w:marTop w:val="0"/>
      <w:marBottom w:val="0"/>
      <w:divBdr>
        <w:top w:val="none" w:sz="0" w:space="0" w:color="auto"/>
        <w:left w:val="none" w:sz="0" w:space="0" w:color="auto"/>
        <w:bottom w:val="none" w:sz="0" w:space="0" w:color="auto"/>
        <w:right w:val="none" w:sz="0" w:space="0" w:color="auto"/>
      </w:divBdr>
    </w:div>
    <w:div w:id="377239996">
      <w:marLeft w:val="640"/>
      <w:marRight w:val="0"/>
      <w:marTop w:val="0"/>
      <w:marBottom w:val="0"/>
      <w:divBdr>
        <w:top w:val="none" w:sz="0" w:space="0" w:color="auto"/>
        <w:left w:val="none" w:sz="0" w:space="0" w:color="auto"/>
        <w:bottom w:val="none" w:sz="0" w:space="0" w:color="auto"/>
        <w:right w:val="none" w:sz="0" w:space="0" w:color="auto"/>
      </w:divBdr>
    </w:div>
    <w:div w:id="378555794">
      <w:marLeft w:val="640"/>
      <w:marRight w:val="0"/>
      <w:marTop w:val="0"/>
      <w:marBottom w:val="0"/>
      <w:divBdr>
        <w:top w:val="none" w:sz="0" w:space="0" w:color="auto"/>
        <w:left w:val="none" w:sz="0" w:space="0" w:color="auto"/>
        <w:bottom w:val="none" w:sz="0" w:space="0" w:color="auto"/>
        <w:right w:val="none" w:sz="0" w:space="0" w:color="auto"/>
      </w:divBdr>
    </w:div>
    <w:div w:id="383529714">
      <w:marLeft w:val="640"/>
      <w:marRight w:val="0"/>
      <w:marTop w:val="0"/>
      <w:marBottom w:val="0"/>
      <w:divBdr>
        <w:top w:val="none" w:sz="0" w:space="0" w:color="auto"/>
        <w:left w:val="none" w:sz="0" w:space="0" w:color="auto"/>
        <w:bottom w:val="none" w:sz="0" w:space="0" w:color="auto"/>
        <w:right w:val="none" w:sz="0" w:space="0" w:color="auto"/>
      </w:divBdr>
    </w:div>
    <w:div w:id="384111913">
      <w:marLeft w:val="640"/>
      <w:marRight w:val="0"/>
      <w:marTop w:val="0"/>
      <w:marBottom w:val="0"/>
      <w:divBdr>
        <w:top w:val="none" w:sz="0" w:space="0" w:color="auto"/>
        <w:left w:val="none" w:sz="0" w:space="0" w:color="auto"/>
        <w:bottom w:val="none" w:sz="0" w:space="0" w:color="auto"/>
        <w:right w:val="none" w:sz="0" w:space="0" w:color="auto"/>
      </w:divBdr>
    </w:div>
    <w:div w:id="388917494">
      <w:marLeft w:val="640"/>
      <w:marRight w:val="0"/>
      <w:marTop w:val="0"/>
      <w:marBottom w:val="0"/>
      <w:divBdr>
        <w:top w:val="none" w:sz="0" w:space="0" w:color="auto"/>
        <w:left w:val="none" w:sz="0" w:space="0" w:color="auto"/>
        <w:bottom w:val="none" w:sz="0" w:space="0" w:color="auto"/>
        <w:right w:val="none" w:sz="0" w:space="0" w:color="auto"/>
      </w:divBdr>
    </w:div>
    <w:div w:id="389694151">
      <w:marLeft w:val="640"/>
      <w:marRight w:val="0"/>
      <w:marTop w:val="0"/>
      <w:marBottom w:val="0"/>
      <w:divBdr>
        <w:top w:val="none" w:sz="0" w:space="0" w:color="auto"/>
        <w:left w:val="none" w:sz="0" w:space="0" w:color="auto"/>
        <w:bottom w:val="none" w:sz="0" w:space="0" w:color="auto"/>
        <w:right w:val="none" w:sz="0" w:space="0" w:color="auto"/>
      </w:divBdr>
    </w:div>
    <w:div w:id="391007320">
      <w:marLeft w:val="640"/>
      <w:marRight w:val="0"/>
      <w:marTop w:val="0"/>
      <w:marBottom w:val="0"/>
      <w:divBdr>
        <w:top w:val="none" w:sz="0" w:space="0" w:color="auto"/>
        <w:left w:val="none" w:sz="0" w:space="0" w:color="auto"/>
        <w:bottom w:val="none" w:sz="0" w:space="0" w:color="auto"/>
        <w:right w:val="none" w:sz="0" w:space="0" w:color="auto"/>
      </w:divBdr>
    </w:div>
    <w:div w:id="391512235">
      <w:marLeft w:val="640"/>
      <w:marRight w:val="0"/>
      <w:marTop w:val="0"/>
      <w:marBottom w:val="0"/>
      <w:divBdr>
        <w:top w:val="none" w:sz="0" w:space="0" w:color="auto"/>
        <w:left w:val="none" w:sz="0" w:space="0" w:color="auto"/>
        <w:bottom w:val="none" w:sz="0" w:space="0" w:color="auto"/>
        <w:right w:val="none" w:sz="0" w:space="0" w:color="auto"/>
      </w:divBdr>
    </w:div>
    <w:div w:id="396050086">
      <w:marLeft w:val="640"/>
      <w:marRight w:val="0"/>
      <w:marTop w:val="0"/>
      <w:marBottom w:val="0"/>
      <w:divBdr>
        <w:top w:val="none" w:sz="0" w:space="0" w:color="auto"/>
        <w:left w:val="none" w:sz="0" w:space="0" w:color="auto"/>
        <w:bottom w:val="none" w:sz="0" w:space="0" w:color="auto"/>
        <w:right w:val="none" w:sz="0" w:space="0" w:color="auto"/>
      </w:divBdr>
    </w:div>
    <w:div w:id="397022124">
      <w:marLeft w:val="640"/>
      <w:marRight w:val="0"/>
      <w:marTop w:val="0"/>
      <w:marBottom w:val="0"/>
      <w:divBdr>
        <w:top w:val="none" w:sz="0" w:space="0" w:color="auto"/>
        <w:left w:val="none" w:sz="0" w:space="0" w:color="auto"/>
        <w:bottom w:val="none" w:sz="0" w:space="0" w:color="auto"/>
        <w:right w:val="none" w:sz="0" w:space="0" w:color="auto"/>
      </w:divBdr>
    </w:div>
    <w:div w:id="397241716">
      <w:marLeft w:val="640"/>
      <w:marRight w:val="0"/>
      <w:marTop w:val="0"/>
      <w:marBottom w:val="0"/>
      <w:divBdr>
        <w:top w:val="none" w:sz="0" w:space="0" w:color="auto"/>
        <w:left w:val="none" w:sz="0" w:space="0" w:color="auto"/>
        <w:bottom w:val="none" w:sz="0" w:space="0" w:color="auto"/>
        <w:right w:val="none" w:sz="0" w:space="0" w:color="auto"/>
      </w:divBdr>
    </w:div>
    <w:div w:id="398330581">
      <w:marLeft w:val="640"/>
      <w:marRight w:val="0"/>
      <w:marTop w:val="0"/>
      <w:marBottom w:val="0"/>
      <w:divBdr>
        <w:top w:val="none" w:sz="0" w:space="0" w:color="auto"/>
        <w:left w:val="none" w:sz="0" w:space="0" w:color="auto"/>
        <w:bottom w:val="none" w:sz="0" w:space="0" w:color="auto"/>
        <w:right w:val="none" w:sz="0" w:space="0" w:color="auto"/>
      </w:divBdr>
    </w:div>
    <w:div w:id="400493461">
      <w:marLeft w:val="640"/>
      <w:marRight w:val="0"/>
      <w:marTop w:val="0"/>
      <w:marBottom w:val="0"/>
      <w:divBdr>
        <w:top w:val="none" w:sz="0" w:space="0" w:color="auto"/>
        <w:left w:val="none" w:sz="0" w:space="0" w:color="auto"/>
        <w:bottom w:val="none" w:sz="0" w:space="0" w:color="auto"/>
        <w:right w:val="none" w:sz="0" w:space="0" w:color="auto"/>
      </w:divBdr>
    </w:div>
    <w:div w:id="401953393">
      <w:marLeft w:val="640"/>
      <w:marRight w:val="0"/>
      <w:marTop w:val="0"/>
      <w:marBottom w:val="0"/>
      <w:divBdr>
        <w:top w:val="none" w:sz="0" w:space="0" w:color="auto"/>
        <w:left w:val="none" w:sz="0" w:space="0" w:color="auto"/>
        <w:bottom w:val="none" w:sz="0" w:space="0" w:color="auto"/>
        <w:right w:val="none" w:sz="0" w:space="0" w:color="auto"/>
      </w:divBdr>
    </w:div>
    <w:div w:id="403770225">
      <w:marLeft w:val="640"/>
      <w:marRight w:val="0"/>
      <w:marTop w:val="0"/>
      <w:marBottom w:val="0"/>
      <w:divBdr>
        <w:top w:val="none" w:sz="0" w:space="0" w:color="auto"/>
        <w:left w:val="none" w:sz="0" w:space="0" w:color="auto"/>
        <w:bottom w:val="none" w:sz="0" w:space="0" w:color="auto"/>
        <w:right w:val="none" w:sz="0" w:space="0" w:color="auto"/>
      </w:divBdr>
    </w:div>
    <w:div w:id="409892285">
      <w:marLeft w:val="640"/>
      <w:marRight w:val="0"/>
      <w:marTop w:val="0"/>
      <w:marBottom w:val="0"/>
      <w:divBdr>
        <w:top w:val="none" w:sz="0" w:space="0" w:color="auto"/>
        <w:left w:val="none" w:sz="0" w:space="0" w:color="auto"/>
        <w:bottom w:val="none" w:sz="0" w:space="0" w:color="auto"/>
        <w:right w:val="none" w:sz="0" w:space="0" w:color="auto"/>
      </w:divBdr>
    </w:div>
    <w:div w:id="410079566">
      <w:marLeft w:val="640"/>
      <w:marRight w:val="0"/>
      <w:marTop w:val="0"/>
      <w:marBottom w:val="0"/>
      <w:divBdr>
        <w:top w:val="none" w:sz="0" w:space="0" w:color="auto"/>
        <w:left w:val="none" w:sz="0" w:space="0" w:color="auto"/>
        <w:bottom w:val="none" w:sz="0" w:space="0" w:color="auto"/>
        <w:right w:val="none" w:sz="0" w:space="0" w:color="auto"/>
      </w:divBdr>
    </w:div>
    <w:div w:id="410391746">
      <w:marLeft w:val="640"/>
      <w:marRight w:val="0"/>
      <w:marTop w:val="0"/>
      <w:marBottom w:val="0"/>
      <w:divBdr>
        <w:top w:val="none" w:sz="0" w:space="0" w:color="auto"/>
        <w:left w:val="none" w:sz="0" w:space="0" w:color="auto"/>
        <w:bottom w:val="none" w:sz="0" w:space="0" w:color="auto"/>
        <w:right w:val="none" w:sz="0" w:space="0" w:color="auto"/>
      </w:divBdr>
    </w:div>
    <w:div w:id="413088464">
      <w:marLeft w:val="640"/>
      <w:marRight w:val="0"/>
      <w:marTop w:val="0"/>
      <w:marBottom w:val="0"/>
      <w:divBdr>
        <w:top w:val="none" w:sz="0" w:space="0" w:color="auto"/>
        <w:left w:val="none" w:sz="0" w:space="0" w:color="auto"/>
        <w:bottom w:val="none" w:sz="0" w:space="0" w:color="auto"/>
        <w:right w:val="none" w:sz="0" w:space="0" w:color="auto"/>
      </w:divBdr>
    </w:div>
    <w:div w:id="415320513">
      <w:marLeft w:val="640"/>
      <w:marRight w:val="0"/>
      <w:marTop w:val="0"/>
      <w:marBottom w:val="0"/>
      <w:divBdr>
        <w:top w:val="none" w:sz="0" w:space="0" w:color="auto"/>
        <w:left w:val="none" w:sz="0" w:space="0" w:color="auto"/>
        <w:bottom w:val="none" w:sz="0" w:space="0" w:color="auto"/>
        <w:right w:val="none" w:sz="0" w:space="0" w:color="auto"/>
      </w:divBdr>
    </w:div>
    <w:div w:id="415445242">
      <w:marLeft w:val="640"/>
      <w:marRight w:val="0"/>
      <w:marTop w:val="0"/>
      <w:marBottom w:val="0"/>
      <w:divBdr>
        <w:top w:val="none" w:sz="0" w:space="0" w:color="auto"/>
        <w:left w:val="none" w:sz="0" w:space="0" w:color="auto"/>
        <w:bottom w:val="none" w:sz="0" w:space="0" w:color="auto"/>
        <w:right w:val="none" w:sz="0" w:space="0" w:color="auto"/>
      </w:divBdr>
    </w:div>
    <w:div w:id="415565279">
      <w:marLeft w:val="640"/>
      <w:marRight w:val="0"/>
      <w:marTop w:val="0"/>
      <w:marBottom w:val="0"/>
      <w:divBdr>
        <w:top w:val="none" w:sz="0" w:space="0" w:color="auto"/>
        <w:left w:val="none" w:sz="0" w:space="0" w:color="auto"/>
        <w:bottom w:val="none" w:sz="0" w:space="0" w:color="auto"/>
        <w:right w:val="none" w:sz="0" w:space="0" w:color="auto"/>
      </w:divBdr>
    </w:div>
    <w:div w:id="415591242">
      <w:marLeft w:val="640"/>
      <w:marRight w:val="0"/>
      <w:marTop w:val="0"/>
      <w:marBottom w:val="0"/>
      <w:divBdr>
        <w:top w:val="none" w:sz="0" w:space="0" w:color="auto"/>
        <w:left w:val="none" w:sz="0" w:space="0" w:color="auto"/>
        <w:bottom w:val="none" w:sz="0" w:space="0" w:color="auto"/>
        <w:right w:val="none" w:sz="0" w:space="0" w:color="auto"/>
      </w:divBdr>
    </w:div>
    <w:div w:id="416706074">
      <w:marLeft w:val="640"/>
      <w:marRight w:val="0"/>
      <w:marTop w:val="0"/>
      <w:marBottom w:val="0"/>
      <w:divBdr>
        <w:top w:val="none" w:sz="0" w:space="0" w:color="auto"/>
        <w:left w:val="none" w:sz="0" w:space="0" w:color="auto"/>
        <w:bottom w:val="none" w:sz="0" w:space="0" w:color="auto"/>
        <w:right w:val="none" w:sz="0" w:space="0" w:color="auto"/>
      </w:divBdr>
    </w:div>
    <w:div w:id="418715418">
      <w:marLeft w:val="640"/>
      <w:marRight w:val="0"/>
      <w:marTop w:val="0"/>
      <w:marBottom w:val="0"/>
      <w:divBdr>
        <w:top w:val="none" w:sz="0" w:space="0" w:color="auto"/>
        <w:left w:val="none" w:sz="0" w:space="0" w:color="auto"/>
        <w:bottom w:val="none" w:sz="0" w:space="0" w:color="auto"/>
        <w:right w:val="none" w:sz="0" w:space="0" w:color="auto"/>
      </w:divBdr>
    </w:div>
    <w:div w:id="418797680">
      <w:marLeft w:val="640"/>
      <w:marRight w:val="0"/>
      <w:marTop w:val="0"/>
      <w:marBottom w:val="0"/>
      <w:divBdr>
        <w:top w:val="none" w:sz="0" w:space="0" w:color="auto"/>
        <w:left w:val="none" w:sz="0" w:space="0" w:color="auto"/>
        <w:bottom w:val="none" w:sz="0" w:space="0" w:color="auto"/>
        <w:right w:val="none" w:sz="0" w:space="0" w:color="auto"/>
      </w:divBdr>
    </w:div>
    <w:div w:id="419450567">
      <w:marLeft w:val="640"/>
      <w:marRight w:val="0"/>
      <w:marTop w:val="0"/>
      <w:marBottom w:val="0"/>
      <w:divBdr>
        <w:top w:val="none" w:sz="0" w:space="0" w:color="auto"/>
        <w:left w:val="none" w:sz="0" w:space="0" w:color="auto"/>
        <w:bottom w:val="none" w:sz="0" w:space="0" w:color="auto"/>
        <w:right w:val="none" w:sz="0" w:space="0" w:color="auto"/>
      </w:divBdr>
    </w:div>
    <w:div w:id="421679351">
      <w:marLeft w:val="640"/>
      <w:marRight w:val="0"/>
      <w:marTop w:val="0"/>
      <w:marBottom w:val="0"/>
      <w:divBdr>
        <w:top w:val="none" w:sz="0" w:space="0" w:color="auto"/>
        <w:left w:val="none" w:sz="0" w:space="0" w:color="auto"/>
        <w:bottom w:val="none" w:sz="0" w:space="0" w:color="auto"/>
        <w:right w:val="none" w:sz="0" w:space="0" w:color="auto"/>
      </w:divBdr>
    </w:div>
    <w:div w:id="421879396">
      <w:marLeft w:val="640"/>
      <w:marRight w:val="0"/>
      <w:marTop w:val="0"/>
      <w:marBottom w:val="0"/>
      <w:divBdr>
        <w:top w:val="none" w:sz="0" w:space="0" w:color="auto"/>
        <w:left w:val="none" w:sz="0" w:space="0" w:color="auto"/>
        <w:bottom w:val="none" w:sz="0" w:space="0" w:color="auto"/>
        <w:right w:val="none" w:sz="0" w:space="0" w:color="auto"/>
      </w:divBdr>
    </w:div>
    <w:div w:id="422384335">
      <w:marLeft w:val="640"/>
      <w:marRight w:val="0"/>
      <w:marTop w:val="0"/>
      <w:marBottom w:val="0"/>
      <w:divBdr>
        <w:top w:val="none" w:sz="0" w:space="0" w:color="auto"/>
        <w:left w:val="none" w:sz="0" w:space="0" w:color="auto"/>
        <w:bottom w:val="none" w:sz="0" w:space="0" w:color="auto"/>
        <w:right w:val="none" w:sz="0" w:space="0" w:color="auto"/>
      </w:divBdr>
    </w:div>
    <w:div w:id="423654535">
      <w:marLeft w:val="640"/>
      <w:marRight w:val="0"/>
      <w:marTop w:val="0"/>
      <w:marBottom w:val="0"/>
      <w:divBdr>
        <w:top w:val="none" w:sz="0" w:space="0" w:color="auto"/>
        <w:left w:val="none" w:sz="0" w:space="0" w:color="auto"/>
        <w:bottom w:val="none" w:sz="0" w:space="0" w:color="auto"/>
        <w:right w:val="none" w:sz="0" w:space="0" w:color="auto"/>
      </w:divBdr>
    </w:div>
    <w:div w:id="430207163">
      <w:marLeft w:val="640"/>
      <w:marRight w:val="0"/>
      <w:marTop w:val="0"/>
      <w:marBottom w:val="0"/>
      <w:divBdr>
        <w:top w:val="none" w:sz="0" w:space="0" w:color="auto"/>
        <w:left w:val="none" w:sz="0" w:space="0" w:color="auto"/>
        <w:bottom w:val="none" w:sz="0" w:space="0" w:color="auto"/>
        <w:right w:val="none" w:sz="0" w:space="0" w:color="auto"/>
      </w:divBdr>
    </w:div>
    <w:div w:id="430392772">
      <w:marLeft w:val="640"/>
      <w:marRight w:val="0"/>
      <w:marTop w:val="0"/>
      <w:marBottom w:val="0"/>
      <w:divBdr>
        <w:top w:val="none" w:sz="0" w:space="0" w:color="auto"/>
        <w:left w:val="none" w:sz="0" w:space="0" w:color="auto"/>
        <w:bottom w:val="none" w:sz="0" w:space="0" w:color="auto"/>
        <w:right w:val="none" w:sz="0" w:space="0" w:color="auto"/>
      </w:divBdr>
    </w:div>
    <w:div w:id="430777886">
      <w:marLeft w:val="640"/>
      <w:marRight w:val="0"/>
      <w:marTop w:val="0"/>
      <w:marBottom w:val="0"/>
      <w:divBdr>
        <w:top w:val="none" w:sz="0" w:space="0" w:color="auto"/>
        <w:left w:val="none" w:sz="0" w:space="0" w:color="auto"/>
        <w:bottom w:val="none" w:sz="0" w:space="0" w:color="auto"/>
        <w:right w:val="none" w:sz="0" w:space="0" w:color="auto"/>
      </w:divBdr>
    </w:div>
    <w:div w:id="432559226">
      <w:marLeft w:val="640"/>
      <w:marRight w:val="0"/>
      <w:marTop w:val="0"/>
      <w:marBottom w:val="0"/>
      <w:divBdr>
        <w:top w:val="none" w:sz="0" w:space="0" w:color="auto"/>
        <w:left w:val="none" w:sz="0" w:space="0" w:color="auto"/>
        <w:bottom w:val="none" w:sz="0" w:space="0" w:color="auto"/>
        <w:right w:val="none" w:sz="0" w:space="0" w:color="auto"/>
      </w:divBdr>
    </w:div>
    <w:div w:id="432828324">
      <w:marLeft w:val="640"/>
      <w:marRight w:val="0"/>
      <w:marTop w:val="0"/>
      <w:marBottom w:val="0"/>
      <w:divBdr>
        <w:top w:val="none" w:sz="0" w:space="0" w:color="auto"/>
        <w:left w:val="none" w:sz="0" w:space="0" w:color="auto"/>
        <w:bottom w:val="none" w:sz="0" w:space="0" w:color="auto"/>
        <w:right w:val="none" w:sz="0" w:space="0" w:color="auto"/>
      </w:divBdr>
    </w:div>
    <w:div w:id="432937736">
      <w:marLeft w:val="640"/>
      <w:marRight w:val="0"/>
      <w:marTop w:val="0"/>
      <w:marBottom w:val="0"/>
      <w:divBdr>
        <w:top w:val="none" w:sz="0" w:space="0" w:color="auto"/>
        <w:left w:val="none" w:sz="0" w:space="0" w:color="auto"/>
        <w:bottom w:val="none" w:sz="0" w:space="0" w:color="auto"/>
        <w:right w:val="none" w:sz="0" w:space="0" w:color="auto"/>
      </w:divBdr>
    </w:div>
    <w:div w:id="433094232">
      <w:marLeft w:val="640"/>
      <w:marRight w:val="0"/>
      <w:marTop w:val="0"/>
      <w:marBottom w:val="0"/>
      <w:divBdr>
        <w:top w:val="none" w:sz="0" w:space="0" w:color="auto"/>
        <w:left w:val="none" w:sz="0" w:space="0" w:color="auto"/>
        <w:bottom w:val="none" w:sz="0" w:space="0" w:color="auto"/>
        <w:right w:val="none" w:sz="0" w:space="0" w:color="auto"/>
      </w:divBdr>
    </w:div>
    <w:div w:id="433402079">
      <w:marLeft w:val="640"/>
      <w:marRight w:val="0"/>
      <w:marTop w:val="0"/>
      <w:marBottom w:val="0"/>
      <w:divBdr>
        <w:top w:val="none" w:sz="0" w:space="0" w:color="auto"/>
        <w:left w:val="none" w:sz="0" w:space="0" w:color="auto"/>
        <w:bottom w:val="none" w:sz="0" w:space="0" w:color="auto"/>
        <w:right w:val="none" w:sz="0" w:space="0" w:color="auto"/>
      </w:divBdr>
    </w:div>
    <w:div w:id="433670683">
      <w:marLeft w:val="640"/>
      <w:marRight w:val="0"/>
      <w:marTop w:val="0"/>
      <w:marBottom w:val="0"/>
      <w:divBdr>
        <w:top w:val="none" w:sz="0" w:space="0" w:color="auto"/>
        <w:left w:val="none" w:sz="0" w:space="0" w:color="auto"/>
        <w:bottom w:val="none" w:sz="0" w:space="0" w:color="auto"/>
        <w:right w:val="none" w:sz="0" w:space="0" w:color="auto"/>
      </w:divBdr>
    </w:div>
    <w:div w:id="435902331">
      <w:marLeft w:val="640"/>
      <w:marRight w:val="0"/>
      <w:marTop w:val="0"/>
      <w:marBottom w:val="0"/>
      <w:divBdr>
        <w:top w:val="none" w:sz="0" w:space="0" w:color="auto"/>
        <w:left w:val="none" w:sz="0" w:space="0" w:color="auto"/>
        <w:bottom w:val="none" w:sz="0" w:space="0" w:color="auto"/>
        <w:right w:val="none" w:sz="0" w:space="0" w:color="auto"/>
      </w:divBdr>
    </w:div>
    <w:div w:id="438331878">
      <w:marLeft w:val="640"/>
      <w:marRight w:val="0"/>
      <w:marTop w:val="0"/>
      <w:marBottom w:val="0"/>
      <w:divBdr>
        <w:top w:val="none" w:sz="0" w:space="0" w:color="auto"/>
        <w:left w:val="none" w:sz="0" w:space="0" w:color="auto"/>
        <w:bottom w:val="none" w:sz="0" w:space="0" w:color="auto"/>
        <w:right w:val="none" w:sz="0" w:space="0" w:color="auto"/>
      </w:divBdr>
    </w:div>
    <w:div w:id="438960241">
      <w:marLeft w:val="640"/>
      <w:marRight w:val="0"/>
      <w:marTop w:val="0"/>
      <w:marBottom w:val="0"/>
      <w:divBdr>
        <w:top w:val="none" w:sz="0" w:space="0" w:color="auto"/>
        <w:left w:val="none" w:sz="0" w:space="0" w:color="auto"/>
        <w:bottom w:val="none" w:sz="0" w:space="0" w:color="auto"/>
        <w:right w:val="none" w:sz="0" w:space="0" w:color="auto"/>
      </w:divBdr>
    </w:div>
    <w:div w:id="443771924">
      <w:marLeft w:val="640"/>
      <w:marRight w:val="0"/>
      <w:marTop w:val="0"/>
      <w:marBottom w:val="0"/>
      <w:divBdr>
        <w:top w:val="none" w:sz="0" w:space="0" w:color="auto"/>
        <w:left w:val="none" w:sz="0" w:space="0" w:color="auto"/>
        <w:bottom w:val="none" w:sz="0" w:space="0" w:color="auto"/>
        <w:right w:val="none" w:sz="0" w:space="0" w:color="auto"/>
      </w:divBdr>
    </w:div>
    <w:div w:id="444615434">
      <w:marLeft w:val="640"/>
      <w:marRight w:val="0"/>
      <w:marTop w:val="0"/>
      <w:marBottom w:val="0"/>
      <w:divBdr>
        <w:top w:val="none" w:sz="0" w:space="0" w:color="auto"/>
        <w:left w:val="none" w:sz="0" w:space="0" w:color="auto"/>
        <w:bottom w:val="none" w:sz="0" w:space="0" w:color="auto"/>
        <w:right w:val="none" w:sz="0" w:space="0" w:color="auto"/>
      </w:divBdr>
    </w:div>
    <w:div w:id="444664232">
      <w:marLeft w:val="640"/>
      <w:marRight w:val="0"/>
      <w:marTop w:val="0"/>
      <w:marBottom w:val="0"/>
      <w:divBdr>
        <w:top w:val="none" w:sz="0" w:space="0" w:color="auto"/>
        <w:left w:val="none" w:sz="0" w:space="0" w:color="auto"/>
        <w:bottom w:val="none" w:sz="0" w:space="0" w:color="auto"/>
        <w:right w:val="none" w:sz="0" w:space="0" w:color="auto"/>
      </w:divBdr>
    </w:div>
    <w:div w:id="444809194">
      <w:marLeft w:val="640"/>
      <w:marRight w:val="0"/>
      <w:marTop w:val="0"/>
      <w:marBottom w:val="0"/>
      <w:divBdr>
        <w:top w:val="none" w:sz="0" w:space="0" w:color="auto"/>
        <w:left w:val="none" w:sz="0" w:space="0" w:color="auto"/>
        <w:bottom w:val="none" w:sz="0" w:space="0" w:color="auto"/>
        <w:right w:val="none" w:sz="0" w:space="0" w:color="auto"/>
      </w:divBdr>
    </w:div>
    <w:div w:id="446392475">
      <w:marLeft w:val="640"/>
      <w:marRight w:val="0"/>
      <w:marTop w:val="0"/>
      <w:marBottom w:val="0"/>
      <w:divBdr>
        <w:top w:val="none" w:sz="0" w:space="0" w:color="auto"/>
        <w:left w:val="none" w:sz="0" w:space="0" w:color="auto"/>
        <w:bottom w:val="none" w:sz="0" w:space="0" w:color="auto"/>
        <w:right w:val="none" w:sz="0" w:space="0" w:color="auto"/>
      </w:divBdr>
    </w:div>
    <w:div w:id="446703709">
      <w:marLeft w:val="640"/>
      <w:marRight w:val="0"/>
      <w:marTop w:val="0"/>
      <w:marBottom w:val="0"/>
      <w:divBdr>
        <w:top w:val="none" w:sz="0" w:space="0" w:color="auto"/>
        <w:left w:val="none" w:sz="0" w:space="0" w:color="auto"/>
        <w:bottom w:val="none" w:sz="0" w:space="0" w:color="auto"/>
        <w:right w:val="none" w:sz="0" w:space="0" w:color="auto"/>
      </w:divBdr>
    </w:div>
    <w:div w:id="447044685">
      <w:marLeft w:val="640"/>
      <w:marRight w:val="0"/>
      <w:marTop w:val="0"/>
      <w:marBottom w:val="0"/>
      <w:divBdr>
        <w:top w:val="none" w:sz="0" w:space="0" w:color="auto"/>
        <w:left w:val="none" w:sz="0" w:space="0" w:color="auto"/>
        <w:bottom w:val="none" w:sz="0" w:space="0" w:color="auto"/>
        <w:right w:val="none" w:sz="0" w:space="0" w:color="auto"/>
      </w:divBdr>
    </w:div>
    <w:div w:id="447748922">
      <w:marLeft w:val="640"/>
      <w:marRight w:val="0"/>
      <w:marTop w:val="0"/>
      <w:marBottom w:val="0"/>
      <w:divBdr>
        <w:top w:val="none" w:sz="0" w:space="0" w:color="auto"/>
        <w:left w:val="none" w:sz="0" w:space="0" w:color="auto"/>
        <w:bottom w:val="none" w:sz="0" w:space="0" w:color="auto"/>
        <w:right w:val="none" w:sz="0" w:space="0" w:color="auto"/>
      </w:divBdr>
    </w:div>
    <w:div w:id="452939111">
      <w:marLeft w:val="640"/>
      <w:marRight w:val="0"/>
      <w:marTop w:val="0"/>
      <w:marBottom w:val="0"/>
      <w:divBdr>
        <w:top w:val="none" w:sz="0" w:space="0" w:color="auto"/>
        <w:left w:val="none" w:sz="0" w:space="0" w:color="auto"/>
        <w:bottom w:val="none" w:sz="0" w:space="0" w:color="auto"/>
        <w:right w:val="none" w:sz="0" w:space="0" w:color="auto"/>
      </w:divBdr>
    </w:div>
    <w:div w:id="453524523">
      <w:marLeft w:val="640"/>
      <w:marRight w:val="0"/>
      <w:marTop w:val="0"/>
      <w:marBottom w:val="0"/>
      <w:divBdr>
        <w:top w:val="none" w:sz="0" w:space="0" w:color="auto"/>
        <w:left w:val="none" w:sz="0" w:space="0" w:color="auto"/>
        <w:bottom w:val="none" w:sz="0" w:space="0" w:color="auto"/>
        <w:right w:val="none" w:sz="0" w:space="0" w:color="auto"/>
      </w:divBdr>
    </w:div>
    <w:div w:id="454065593">
      <w:marLeft w:val="640"/>
      <w:marRight w:val="0"/>
      <w:marTop w:val="0"/>
      <w:marBottom w:val="0"/>
      <w:divBdr>
        <w:top w:val="none" w:sz="0" w:space="0" w:color="auto"/>
        <w:left w:val="none" w:sz="0" w:space="0" w:color="auto"/>
        <w:bottom w:val="none" w:sz="0" w:space="0" w:color="auto"/>
        <w:right w:val="none" w:sz="0" w:space="0" w:color="auto"/>
      </w:divBdr>
    </w:div>
    <w:div w:id="456803872">
      <w:marLeft w:val="640"/>
      <w:marRight w:val="0"/>
      <w:marTop w:val="0"/>
      <w:marBottom w:val="0"/>
      <w:divBdr>
        <w:top w:val="none" w:sz="0" w:space="0" w:color="auto"/>
        <w:left w:val="none" w:sz="0" w:space="0" w:color="auto"/>
        <w:bottom w:val="none" w:sz="0" w:space="0" w:color="auto"/>
        <w:right w:val="none" w:sz="0" w:space="0" w:color="auto"/>
      </w:divBdr>
    </w:div>
    <w:div w:id="460809558">
      <w:marLeft w:val="640"/>
      <w:marRight w:val="0"/>
      <w:marTop w:val="0"/>
      <w:marBottom w:val="0"/>
      <w:divBdr>
        <w:top w:val="none" w:sz="0" w:space="0" w:color="auto"/>
        <w:left w:val="none" w:sz="0" w:space="0" w:color="auto"/>
        <w:bottom w:val="none" w:sz="0" w:space="0" w:color="auto"/>
        <w:right w:val="none" w:sz="0" w:space="0" w:color="auto"/>
      </w:divBdr>
    </w:div>
    <w:div w:id="463617534">
      <w:marLeft w:val="640"/>
      <w:marRight w:val="0"/>
      <w:marTop w:val="0"/>
      <w:marBottom w:val="0"/>
      <w:divBdr>
        <w:top w:val="none" w:sz="0" w:space="0" w:color="auto"/>
        <w:left w:val="none" w:sz="0" w:space="0" w:color="auto"/>
        <w:bottom w:val="none" w:sz="0" w:space="0" w:color="auto"/>
        <w:right w:val="none" w:sz="0" w:space="0" w:color="auto"/>
      </w:divBdr>
    </w:div>
    <w:div w:id="464196844">
      <w:marLeft w:val="640"/>
      <w:marRight w:val="0"/>
      <w:marTop w:val="0"/>
      <w:marBottom w:val="0"/>
      <w:divBdr>
        <w:top w:val="none" w:sz="0" w:space="0" w:color="auto"/>
        <w:left w:val="none" w:sz="0" w:space="0" w:color="auto"/>
        <w:bottom w:val="none" w:sz="0" w:space="0" w:color="auto"/>
        <w:right w:val="none" w:sz="0" w:space="0" w:color="auto"/>
      </w:divBdr>
    </w:div>
    <w:div w:id="466432192">
      <w:marLeft w:val="640"/>
      <w:marRight w:val="0"/>
      <w:marTop w:val="0"/>
      <w:marBottom w:val="0"/>
      <w:divBdr>
        <w:top w:val="none" w:sz="0" w:space="0" w:color="auto"/>
        <w:left w:val="none" w:sz="0" w:space="0" w:color="auto"/>
        <w:bottom w:val="none" w:sz="0" w:space="0" w:color="auto"/>
        <w:right w:val="none" w:sz="0" w:space="0" w:color="auto"/>
      </w:divBdr>
    </w:div>
    <w:div w:id="466825485">
      <w:marLeft w:val="640"/>
      <w:marRight w:val="0"/>
      <w:marTop w:val="0"/>
      <w:marBottom w:val="0"/>
      <w:divBdr>
        <w:top w:val="none" w:sz="0" w:space="0" w:color="auto"/>
        <w:left w:val="none" w:sz="0" w:space="0" w:color="auto"/>
        <w:bottom w:val="none" w:sz="0" w:space="0" w:color="auto"/>
        <w:right w:val="none" w:sz="0" w:space="0" w:color="auto"/>
      </w:divBdr>
    </w:div>
    <w:div w:id="467479110">
      <w:marLeft w:val="640"/>
      <w:marRight w:val="0"/>
      <w:marTop w:val="0"/>
      <w:marBottom w:val="0"/>
      <w:divBdr>
        <w:top w:val="none" w:sz="0" w:space="0" w:color="auto"/>
        <w:left w:val="none" w:sz="0" w:space="0" w:color="auto"/>
        <w:bottom w:val="none" w:sz="0" w:space="0" w:color="auto"/>
        <w:right w:val="none" w:sz="0" w:space="0" w:color="auto"/>
      </w:divBdr>
    </w:div>
    <w:div w:id="468327667">
      <w:marLeft w:val="640"/>
      <w:marRight w:val="0"/>
      <w:marTop w:val="0"/>
      <w:marBottom w:val="0"/>
      <w:divBdr>
        <w:top w:val="none" w:sz="0" w:space="0" w:color="auto"/>
        <w:left w:val="none" w:sz="0" w:space="0" w:color="auto"/>
        <w:bottom w:val="none" w:sz="0" w:space="0" w:color="auto"/>
        <w:right w:val="none" w:sz="0" w:space="0" w:color="auto"/>
      </w:divBdr>
    </w:div>
    <w:div w:id="468593425">
      <w:marLeft w:val="640"/>
      <w:marRight w:val="0"/>
      <w:marTop w:val="0"/>
      <w:marBottom w:val="0"/>
      <w:divBdr>
        <w:top w:val="none" w:sz="0" w:space="0" w:color="auto"/>
        <w:left w:val="none" w:sz="0" w:space="0" w:color="auto"/>
        <w:bottom w:val="none" w:sz="0" w:space="0" w:color="auto"/>
        <w:right w:val="none" w:sz="0" w:space="0" w:color="auto"/>
      </w:divBdr>
    </w:div>
    <w:div w:id="468669066">
      <w:marLeft w:val="640"/>
      <w:marRight w:val="0"/>
      <w:marTop w:val="0"/>
      <w:marBottom w:val="0"/>
      <w:divBdr>
        <w:top w:val="none" w:sz="0" w:space="0" w:color="auto"/>
        <w:left w:val="none" w:sz="0" w:space="0" w:color="auto"/>
        <w:bottom w:val="none" w:sz="0" w:space="0" w:color="auto"/>
        <w:right w:val="none" w:sz="0" w:space="0" w:color="auto"/>
      </w:divBdr>
    </w:div>
    <w:div w:id="469324254">
      <w:marLeft w:val="640"/>
      <w:marRight w:val="0"/>
      <w:marTop w:val="0"/>
      <w:marBottom w:val="0"/>
      <w:divBdr>
        <w:top w:val="none" w:sz="0" w:space="0" w:color="auto"/>
        <w:left w:val="none" w:sz="0" w:space="0" w:color="auto"/>
        <w:bottom w:val="none" w:sz="0" w:space="0" w:color="auto"/>
        <w:right w:val="none" w:sz="0" w:space="0" w:color="auto"/>
      </w:divBdr>
    </w:div>
    <w:div w:id="471481515">
      <w:marLeft w:val="640"/>
      <w:marRight w:val="0"/>
      <w:marTop w:val="0"/>
      <w:marBottom w:val="0"/>
      <w:divBdr>
        <w:top w:val="none" w:sz="0" w:space="0" w:color="auto"/>
        <w:left w:val="none" w:sz="0" w:space="0" w:color="auto"/>
        <w:bottom w:val="none" w:sz="0" w:space="0" w:color="auto"/>
        <w:right w:val="none" w:sz="0" w:space="0" w:color="auto"/>
      </w:divBdr>
    </w:div>
    <w:div w:id="471675017">
      <w:marLeft w:val="640"/>
      <w:marRight w:val="0"/>
      <w:marTop w:val="0"/>
      <w:marBottom w:val="0"/>
      <w:divBdr>
        <w:top w:val="none" w:sz="0" w:space="0" w:color="auto"/>
        <w:left w:val="none" w:sz="0" w:space="0" w:color="auto"/>
        <w:bottom w:val="none" w:sz="0" w:space="0" w:color="auto"/>
        <w:right w:val="none" w:sz="0" w:space="0" w:color="auto"/>
      </w:divBdr>
    </w:div>
    <w:div w:id="472604682">
      <w:marLeft w:val="640"/>
      <w:marRight w:val="0"/>
      <w:marTop w:val="0"/>
      <w:marBottom w:val="0"/>
      <w:divBdr>
        <w:top w:val="none" w:sz="0" w:space="0" w:color="auto"/>
        <w:left w:val="none" w:sz="0" w:space="0" w:color="auto"/>
        <w:bottom w:val="none" w:sz="0" w:space="0" w:color="auto"/>
        <w:right w:val="none" w:sz="0" w:space="0" w:color="auto"/>
      </w:divBdr>
    </w:div>
    <w:div w:id="473328614">
      <w:marLeft w:val="640"/>
      <w:marRight w:val="0"/>
      <w:marTop w:val="0"/>
      <w:marBottom w:val="0"/>
      <w:divBdr>
        <w:top w:val="none" w:sz="0" w:space="0" w:color="auto"/>
        <w:left w:val="none" w:sz="0" w:space="0" w:color="auto"/>
        <w:bottom w:val="none" w:sz="0" w:space="0" w:color="auto"/>
        <w:right w:val="none" w:sz="0" w:space="0" w:color="auto"/>
      </w:divBdr>
    </w:div>
    <w:div w:id="473370880">
      <w:marLeft w:val="640"/>
      <w:marRight w:val="0"/>
      <w:marTop w:val="0"/>
      <w:marBottom w:val="0"/>
      <w:divBdr>
        <w:top w:val="none" w:sz="0" w:space="0" w:color="auto"/>
        <w:left w:val="none" w:sz="0" w:space="0" w:color="auto"/>
        <w:bottom w:val="none" w:sz="0" w:space="0" w:color="auto"/>
        <w:right w:val="none" w:sz="0" w:space="0" w:color="auto"/>
      </w:divBdr>
    </w:div>
    <w:div w:id="475411811">
      <w:marLeft w:val="640"/>
      <w:marRight w:val="0"/>
      <w:marTop w:val="0"/>
      <w:marBottom w:val="0"/>
      <w:divBdr>
        <w:top w:val="none" w:sz="0" w:space="0" w:color="auto"/>
        <w:left w:val="none" w:sz="0" w:space="0" w:color="auto"/>
        <w:bottom w:val="none" w:sz="0" w:space="0" w:color="auto"/>
        <w:right w:val="none" w:sz="0" w:space="0" w:color="auto"/>
      </w:divBdr>
    </w:div>
    <w:div w:id="477721757">
      <w:marLeft w:val="640"/>
      <w:marRight w:val="0"/>
      <w:marTop w:val="0"/>
      <w:marBottom w:val="0"/>
      <w:divBdr>
        <w:top w:val="none" w:sz="0" w:space="0" w:color="auto"/>
        <w:left w:val="none" w:sz="0" w:space="0" w:color="auto"/>
        <w:bottom w:val="none" w:sz="0" w:space="0" w:color="auto"/>
        <w:right w:val="none" w:sz="0" w:space="0" w:color="auto"/>
      </w:divBdr>
    </w:div>
    <w:div w:id="477767276">
      <w:marLeft w:val="640"/>
      <w:marRight w:val="0"/>
      <w:marTop w:val="0"/>
      <w:marBottom w:val="0"/>
      <w:divBdr>
        <w:top w:val="none" w:sz="0" w:space="0" w:color="auto"/>
        <w:left w:val="none" w:sz="0" w:space="0" w:color="auto"/>
        <w:bottom w:val="none" w:sz="0" w:space="0" w:color="auto"/>
        <w:right w:val="none" w:sz="0" w:space="0" w:color="auto"/>
      </w:divBdr>
    </w:div>
    <w:div w:id="478428546">
      <w:marLeft w:val="640"/>
      <w:marRight w:val="0"/>
      <w:marTop w:val="0"/>
      <w:marBottom w:val="0"/>
      <w:divBdr>
        <w:top w:val="none" w:sz="0" w:space="0" w:color="auto"/>
        <w:left w:val="none" w:sz="0" w:space="0" w:color="auto"/>
        <w:bottom w:val="none" w:sz="0" w:space="0" w:color="auto"/>
        <w:right w:val="none" w:sz="0" w:space="0" w:color="auto"/>
      </w:divBdr>
    </w:div>
    <w:div w:id="479149929">
      <w:marLeft w:val="640"/>
      <w:marRight w:val="0"/>
      <w:marTop w:val="0"/>
      <w:marBottom w:val="0"/>
      <w:divBdr>
        <w:top w:val="none" w:sz="0" w:space="0" w:color="auto"/>
        <w:left w:val="none" w:sz="0" w:space="0" w:color="auto"/>
        <w:bottom w:val="none" w:sz="0" w:space="0" w:color="auto"/>
        <w:right w:val="none" w:sz="0" w:space="0" w:color="auto"/>
      </w:divBdr>
    </w:div>
    <w:div w:id="480006155">
      <w:marLeft w:val="640"/>
      <w:marRight w:val="0"/>
      <w:marTop w:val="0"/>
      <w:marBottom w:val="0"/>
      <w:divBdr>
        <w:top w:val="none" w:sz="0" w:space="0" w:color="auto"/>
        <w:left w:val="none" w:sz="0" w:space="0" w:color="auto"/>
        <w:bottom w:val="none" w:sz="0" w:space="0" w:color="auto"/>
        <w:right w:val="none" w:sz="0" w:space="0" w:color="auto"/>
      </w:divBdr>
    </w:div>
    <w:div w:id="480731312">
      <w:marLeft w:val="640"/>
      <w:marRight w:val="0"/>
      <w:marTop w:val="0"/>
      <w:marBottom w:val="0"/>
      <w:divBdr>
        <w:top w:val="none" w:sz="0" w:space="0" w:color="auto"/>
        <w:left w:val="none" w:sz="0" w:space="0" w:color="auto"/>
        <w:bottom w:val="none" w:sz="0" w:space="0" w:color="auto"/>
        <w:right w:val="none" w:sz="0" w:space="0" w:color="auto"/>
      </w:divBdr>
    </w:div>
    <w:div w:id="480735755">
      <w:marLeft w:val="640"/>
      <w:marRight w:val="0"/>
      <w:marTop w:val="0"/>
      <w:marBottom w:val="0"/>
      <w:divBdr>
        <w:top w:val="none" w:sz="0" w:space="0" w:color="auto"/>
        <w:left w:val="none" w:sz="0" w:space="0" w:color="auto"/>
        <w:bottom w:val="none" w:sz="0" w:space="0" w:color="auto"/>
        <w:right w:val="none" w:sz="0" w:space="0" w:color="auto"/>
      </w:divBdr>
    </w:div>
    <w:div w:id="481505620">
      <w:marLeft w:val="640"/>
      <w:marRight w:val="0"/>
      <w:marTop w:val="0"/>
      <w:marBottom w:val="0"/>
      <w:divBdr>
        <w:top w:val="none" w:sz="0" w:space="0" w:color="auto"/>
        <w:left w:val="none" w:sz="0" w:space="0" w:color="auto"/>
        <w:bottom w:val="none" w:sz="0" w:space="0" w:color="auto"/>
        <w:right w:val="none" w:sz="0" w:space="0" w:color="auto"/>
      </w:divBdr>
    </w:div>
    <w:div w:id="482284079">
      <w:marLeft w:val="640"/>
      <w:marRight w:val="0"/>
      <w:marTop w:val="0"/>
      <w:marBottom w:val="0"/>
      <w:divBdr>
        <w:top w:val="none" w:sz="0" w:space="0" w:color="auto"/>
        <w:left w:val="none" w:sz="0" w:space="0" w:color="auto"/>
        <w:bottom w:val="none" w:sz="0" w:space="0" w:color="auto"/>
        <w:right w:val="none" w:sz="0" w:space="0" w:color="auto"/>
      </w:divBdr>
    </w:div>
    <w:div w:id="484787730">
      <w:marLeft w:val="640"/>
      <w:marRight w:val="0"/>
      <w:marTop w:val="0"/>
      <w:marBottom w:val="0"/>
      <w:divBdr>
        <w:top w:val="none" w:sz="0" w:space="0" w:color="auto"/>
        <w:left w:val="none" w:sz="0" w:space="0" w:color="auto"/>
        <w:bottom w:val="none" w:sz="0" w:space="0" w:color="auto"/>
        <w:right w:val="none" w:sz="0" w:space="0" w:color="auto"/>
      </w:divBdr>
    </w:div>
    <w:div w:id="486825308">
      <w:marLeft w:val="640"/>
      <w:marRight w:val="0"/>
      <w:marTop w:val="0"/>
      <w:marBottom w:val="0"/>
      <w:divBdr>
        <w:top w:val="none" w:sz="0" w:space="0" w:color="auto"/>
        <w:left w:val="none" w:sz="0" w:space="0" w:color="auto"/>
        <w:bottom w:val="none" w:sz="0" w:space="0" w:color="auto"/>
        <w:right w:val="none" w:sz="0" w:space="0" w:color="auto"/>
      </w:divBdr>
    </w:div>
    <w:div w:id="488598027">
      <w:marLeft w:val="640"/>
      <w:marRight w:val="0"/>
      <w:marTop w:val="0"/>
      <w:marBottom w:val="0"/>
      <w:divBdr>
        <w:top w:val="none" w:sz="0" w:space="0" w:color="auto"/>
        <w:left w:val="none" w:sz="0" w:space="0" w:color="auto"/>
        <w:bottom w:val="none" w:sz="0" w:space="0" w:color="auto"/>
        <w:right w:val="none" w:sz="0" w:space="0" w:color="auto"/>
      </w:divBdr>
    </w:div>
    <w:div w:id="489492452">
      <w:marLeft w:val="640"/>
      <w:marRight w:val="0"/>
      <w:marTop w:val="0"/>
      <w:marBottom w:val="0"/>
      <w:divBdr>
        <w:top w:val="none" w:sz="0" w:space="0" w:color="auto"/>
        <w:left w:val="none" w:sz="0" w:space="0" w:color="auto"/>
        <w:bottom w:val="none" w:sz="0" w:space="0" w:color="auto"/>
        <w:right w:val="none" w:sz="0" w:space="0" w:color="auto"/>
      </w:divBdr>
    </w:div>
    <w:div w:id="489907667">
      <w:marLeft w:val="640"/>
      <w:marRight w:val="0"/>
      <w:marTop w:val="0"/>
      <w:marBottom w:val="0"/>
      <w:divBdr>
        <w:top w:val="none" w:sz="0" w:space="0" w:color="auto"/>
        <w:left w:val="none" w:sz="0" w:space="0" w:color="auto"/>
        <w:bottom w:val="none" w:sz="0" w:space="0" w:color="auto"/>
        <w:right w:val="none" w:sz="0" w:space="0" w:color="auto"/>
      </w:divBdr>
    </w:div>
    <w:div w:id="490024543">
      <w:marLeft w:val="640"/>
      <w:marRight w:val="0"/>
      <w:marTop w:val="0"/>
      <w:marBottom w:val="0"/>
      <w:divBdr>
        <w:top w:val="none" w:sz="0" w:space="0" w:color="auto"/>
        <w:left w:val="none" w:sz="0" w:space="0" w:color="auto"/>
        <w:bottom w:val="none" w:sz="0" w:space="0" w:color="auto"/>
        <w:right w:val="none" w:sz="0" w:space="0" w:color="auto"/>
      </w:divBdr>
    </w:div>
    <w:div w:id="494345683">
      <w:marLeft w:val="640"/>
      <w:marRight w:val="0"/>
      <w:marTop w:val="0"/>
      <w:marBottom w:val="0"/>
      <w:divBdr>
        <w:top w:val="none" w:sz="0" w:space="0" w:color="auto"/>
        <w:left w:val="none" w:sz="0" w:space="0" w:color="auto"/>
        <w:bottom w:val="none" w:sz="0" w:space="0" w:color="auto"/>
        <w:right w:val="none" w:sz="0" w:space="0" w:color="auto"/>
      </w:divBdr>
    </w:div>
    <w:div w:id="495733148">
      <w:marLeft w:val="640"/>
      <w:marRight w:val="0"/>
      <w:marTop w:val="0"/>
      <w:marBottom w:val="0"/>
      <w:divBdr>
        <w:top w:val="none" w:sz="0" w:space="0" w:color="auto"/>
        <w:left w:val="none" w:sz="0" w:space="0" w:color="auto"/>
        <w:bottom w:val="none" w:sz="0" w:space="0" w:color="auto"/>
        <w:right w:val="none" w:sz="0" w:space="0" w:color="auto"/>
      </w:divBdr>
    </w:div>
    <w:div w:id="495924523">
      <w:marLeft w:val="640"/>
      <w:marRight w:val="0"/>
      <w:marTop w:val="0"/>
      <w:marBottom w:val="0"/>
      <w:divBdr>
        <w:top w:val="none" w:sz="0" w:space="0" w:color="auto"/>
        <w:left w:val="none" w:sz="0" w:space="0" w:color="auto"/>
        <w:bottom w:val="none" w:sz="0" w:space="0" w:color="auto"/>
        <w:right w:val="none" w:sz="0" w:space="0" w:color="auto"/>
      </w:divBdr>
    </w:div>
    <w:div w:id="496306463">
      <w:marLeft w:val="640"/>
      <w:marRight w:val="0"/>
      <w:marTop w:val="0"/>
      <w:marBottom w:val="0"/>
      <w:divBdr>
        <w:top w:val="none" w:sz="0" w:space="0" w:color="auto"/>
        <w:left w:val="none" w:sz="0" w:space="0" w:color="auto"/>
        <w:bottom w:val="none" w:sz="0" w:space="0" w:color="auto"/>
        <w:right w:val="none" w:sz="0" w:space="0" w:color="auto"/>
      </w:divBdr>
    </w:div>
    <w:div w:id="496655685">
      <w:marLeft w:val="640"/>
      <w:marRight w:val="0"/>
      <w:marTop w:val="0"/>
      <w:marBottom w:val="0"/>
      <w:divBdr>
        <w:top w:val="none" w:sz="0" w:space="0" w:color="auto"/>
        <w:left w:val="none" w:sz="0" w:space="0" w:color="auto"/>
        <w:bottom w:val="none" w:sz="0" w:space="0" w:color="auto"/>
        <w:right w:val="none" w:sz="0" w:space="0" w:color="auto"/>
      </w:divBdr>
    </w:div>
    <w:div w:id="501433333">
      <w:marLeft w:val="640"/>
      <w:marRight w:val="0"/>
      <w:marTop w:val="0"/>
      <w:marBottom w:val="0"/>
      <w:divBdr>
        <w:top w:val="none" w:sz="0" w:space="0" w:color="auto"/>
        <w:left w:val="none" w:sz="0" w:space="0" w:color="auto"/>
        <w:bottom w:val="none" w:sz="0" w:space="0" w:color="auto"/>
        <w:right w:val="none" w:sz="0" w:space="0" w:color="auto"/>
      </w:divBdr>
    </w:div>
    <w:div w:id="501747632">
      <w:marLeft w:val="640"/>
      <w:marRight w:val="0"/>
      <w:marTop w:val="0"/>
      <w:marBottom w:val="0"/>
      <w:divBdr>
        <w:top w:val="none" w:sz="0" w:space="0" w:color="auto"/>
        <w:left w:val="none" w:sz="0" w:space="0" w:color="auto"/>
        <w:bottom w:val="none" w:sz="0" w:space="0" w:color="auto"/>
        <w:right w:val="none" w:sz="0" w:space="0" w:color="auto"/>
      </w:divBdr>
    </w:div>
    <w:div w:id="502742255">
      <w:marLeft w:val="640"/>
      <w:marRight w:val="0"/>
      <w:marTop w:val="0"/>
      <w:marBottom w:val="0"/>
      <w:divBdr>
        <w:top w:val="none" w:sz="0" w:space="0" w:color="auto"/>
        <w:left w:val="none" w:sz="0" w:space="0" w:color="auto"/>
        <w:bottom w:val="none" w:sz="0" w:space="0" w:color="auto"/>
        <w:right w:val="none" w:sz="0" w:space="0" w:color="auto"/>
      </w:divBdr>
    </w:div>
    <w:div w:id="504591796">
      <w:marLeft w:val="640"/>
      <w:marRight w:val="0"/>
      <w:marTop w:val="0"/>
      <w:marBottom w:val="0"/>
      <w:divBdr>
        <w:top w:val="none" w:sz="0" w:space="0" w:color="auto"/>
        <w:left w:val="none" w:sz="0" w:space="0" w:color="auto"/>
        <w:bottom w:val="none" w:sz="0" w:space="0" w:color="auto"/>
        <w:right w:val="none" w:sz="0" w:space="0" w:color="auto"/>
      </w:divBdr>
    </w:div>
    <w:div w:id="505485119">
      <w:marLeft w:val="640"/>
      <w:marRight w:val="0"/>
      <w:marTop w:val="0"/>
      <w:marBottom w:val="0"/>
      <w:divBdr>
        <w:top w:val="none" w:sz="0" w:space="0" w:color="auto"/>
        <w:left w:val="none" w:sz="0" w:space="0" w:color="auto"/>
        <w:bottom w:val="none" w:sz="0" w:space="0" w:color="auto"/>
        <w:right w:val="none" w:sz="0" w:space="0" w:color="auto"/>
      </w:divBdr>
    </w:div>
    <w:div w:id="507141367">
      <w:marLeft w:val="640"/>
      <w:marRight w:val="0"/>
      <w:marTop w:val="0"/>
      <w:marBottom w:val="0"/>
      <w:divBdr>
        <w:top w:val="none" w:sz="0" w:space="0" w:color="auto"/>
        <w:left w:val="none" w:sz="0" w:space="0" w:color="auto"/>
        <w:bottom w:val="none" w:sz="0" w:space="0" w:color="auto"/>
        <w:right w:val="none" w:sz="0" w:space="0" w:color="auto"/>
      </w:divBdr>
    </w:div>
    <w:div w:id="509374656">
      <w:marLeft w:val="640"/>
      <w:marRight w:val="0"/>
      <w:marTop w:val="0"/>
      <w:marBottom w:val="0"/>
      <w:divBdr>
        <w:top w:val="none" w:sz="0" w:space="0" w:color="auto"/>
        <w:left w:val="none" w:sz="0" w:space="0" w:color="auto"/>
        <w:bottom w:val="none" w:sz="0" w:space="0" w:color="auto"/>
        <w:right w:val="none" w:sz="0" w:space="0" w:color="auto"/>
      </w:divBdr>
    </w:div>
    <w:div w:id="509681406">
      <w:marLeft w:val="640"/>
      <w:marRight w:val="0"/>
      <w:marTop w:val="0"/>
      <w:marBottom w:val="0"/>
      <w:divBdr>
        <w:top w:val="none" w:sz="0" w:space="0" w:color="auto"/>
        <w:left w:val="none" w:sz="0" w:space="0" w:color="auto"/>
        <w:bottom w:val="none" w:sz="0" w:space="0" w:color="auto"/>
        <w:right w:val="none" w:sz="0" w:space="0" w:color="auto"/>
      </w:divBdr>
    </w:div>
    <w:div w:id="511996144">
      <w:marLeft w:val="640"/>
      <w:marRight w:val="0"/>
      <w:marTop w:val="0"/>
      <w:marBottom w:val="0"/>
      <w:divBdr>
        <w:top w:val="none" w:sz="0" w:space="0" w:color="auto"/>
        <w:left w:val="none" w:sz="0" w:space="0" w:color="auto"/>
        <w:bottom w:val="none" w:sz="0" w:space="0" w:color="auto"/>
        <w:right w:val="none" w:sz="0" w:space="0" w:color="auto"/>
      </w:divBdr>
    </w:div>
    <w:div w:id="515120282">
      <w:marLeft w:val="640"/>
      <w:marRight w:val="0"/>
      <w:marTop w:val="0"/>
      <w:marBottom w:val="0"/>
      <w:divBdr>
        <w:top w:val="none" w:sz="0" w:space="0" w:color="auto"/>
        <w:left w:val="none" w:sz="0" w:space="0" w:color="auto"/>
        <w:bottom w:val="none" w:sz="0" w:space="0" w:color="auto"/>
        <w:right w:val="none" w:sz="0" w:space="0" w:color="auto"/>
      </w:divBdr>
    </w:div>
    <w:div w:id="517813815">
      <w:marLeft w:val="640"/>
      <w:marRight w:val="0"/>
      <w:marTop w:val="0"/>
      <w:marBottom w:val="0"/>
      <w:divBdr>
        <w:top w:val="none" w:sz="0" w:space="0" w:color="auto"/>
        <w:left w:val="none" w:sz="0" w:space="0" w:color="auto"/>
        <w:bottom w:val="none" w:sz="0" w:space="0" w:color="auto"/>
        <w:right w:val="none" w:sz="0" w:space="0" w:color="auto"/>
      </w:divBdr>
    </w:div>
    <w:div w:id="518475205">
      <w:marLeft w:val="640"/>
      <w:marRight w:val="0"/>
      <w:marTop w:val="0"/>
      <w:marBottom w:val="0"/>
      <w:divBdr>
        <w:top w:val="none" w:sz="0" w:space="0" w:color="auto"/>
        <w:left w:val="none" w:sz="0" w:space="0" w:color="auto"/>
        <w:bottom w:val="none" w:sz="0" w:space="0" w:color="auto"/>
        <w:right w:val="none" w:sz="0" w:space="0" w:color="auto"/>
      </w:divBdr>
    </w:div>
    <w:div w:id="519316995">
      <w:marLeft w:val="640"/>
      <w:marRight w:val="0"/>
      <w:marTop w:val="0"/>
      <w:marBottom w:val="0"/>
      <w:divBdr>
        <w:top w:val="none" w:sz="0" w:space="0" w:color="auto"/>
        <w:left w:val="none" w:sz="0" w:space="0" w:color="auto"/>
        <w:bottom w:val="none" w:sz="0" w:space="0" w:color="auto"/>
        <w:right w:val="none" w:sz="0" w:space="0" w:color="auto"/>
      </w:divBdr>
    </w:div>
    <w:div w:id="519858786">
      <w:marLeft w:val="640"/>
      <w:marRight w:val="0"/>
      <w:marTop w:val="0"/>
      <w:marBottom w:val="0"/>
      <w:divBdr>
        <w:top w:val="none" w:sz="0" w:space="0" w:color="auto"/>
        <w:left w:val="none" w:sz="0" w:space="0" w:color="auto"/>
        <w:bottom w:val="none" w:sz="0" w:space="0" w:color="auto"/>
        <w:right w:val="none" w:sz="0" w:space="0" w:color="auto"/>
      </w:divBdr>
    </w:div>
    <w:div w:id="519974843">
      <w:marLeft w:val="640"/>
      <w:marRight w:val="0"/>
      <w:marTop w:val="0"/>
      <w:marBottom w:val="0"/>
      <w:divBdr>
        <w:top w:val="none" w:sz="0" w:space="0" w:color="auto"/>
        <w:left w:val="none" w:sz="0" w:space="0" w:color="auto"/>
        <w:bottom w:val="none" w:sz="0" w:space="0" w:color="auto"/>
        <w:right w:val="none" w:sz="0" w:space="0" w:color="auto"/>
      </w:divBdr>
    </w:div>
    <w:div w:id="520827375">
      <w:marLeft w:val="640"/>
      <w:marRight w:val="0"/>
      <w:marTop w:val="0"/>
      <w:marBottom w:val="0"/>
      <w:divBdr>
        <w:top w:val="none" w:sz="0" w:space="0" w:color="auto"/>
        <w:left w:val="none" w:sz="0" w:space="0" w:color="auto"/>
        <w:bottom w:val="none" w:sz="0" w:space="0" w:color="auto"/>
        <w:right w:val="none" w:sz="0" w:space="0" w:color="auto"/>
      </w:divBdr>
    </w:div>
    <w:div w:id="521864638">
      <w:marLeft w:val="640"/>
      <w:marRight w:val="0"/>
      <w:marTop w:val="0"/>
      <w:marBottom w:val="0"/>
      <w:divBdr>
        <w:top w:val="none" w:sz="0" w:space="0" w:color="auto"/>
        <w:left w:val="none" w:sz="0" w:space="0" w:color="auto"/>
        <w:bottom w:val="none" w:sz="0" w:space="0" w:color="auto"/>
        <w:right w:val="none" w:sz="0" w:space="0" w:color="auto"/>
      </w:divBdr>
    </w:div>
    <w:div w:id="522981829">
      <w:marLeft w:val="640"/>
      <w:marRight w:val="0"/>
      <w:marTop w:val="0"/>
      <w:marBottom w:val="0"/>
      <w:divBdr>
        <w:top w:val="none" w:sz="0" w:space="0" w:color="auto"/>
        <w:left w:val="none" w:sz="0" w:space="0" w:color="auto"/>
        <w:bottom w:val="none" w:sz="0" w:space="0" w:color="auto"/>
        <w:right w:val="none" w:sz="0" w:space="0" w:color="auto"/>
      </w:divBdr>
    </w:div>
    <w:div w:id="523595847">
      <w:marLeft w:val="640"/>
      <w:marRight w:val="0"/>
      <w:marTop w:val="0"/>
      <w:marBottom w:val="0"/>
      <w:divBdr>
        <w:top w:val="none" w:sz="0" w:space="0" w:color="auto"/>
        <w:left w:val="none" w:sz="0" w:space="0" w:color="auto"/>
        <w:bottom w:val="none" w:sz="0" w:space="0" w:color="auto"/>
        <w:right w:val="none" w:sz="0" w:space="0" w:color="auto"/>
      </w:divBdr>
    </w:div>
    <w:div w:id="527842355">
      <w:marLeft w:val="640"/>
      <w:marRight w:val="0"/>
      <w:marTop w:val="0"/>
      <w:marBottom w:val="0"/>
      <w:divBdr>
        <w:top w:val="none" w:sz="0" w:space="0" w:color="auto"/>
        <w:left w:val="none" w:sz="0" w:space="0" w:color="auto"/>
        <w:bottom w:val="none" w:sz="0" w:space="0" w:color="auto"/>
        <w:right w:val="none" w:sz="0" w:space="0" w:color="auto"/>
      </w:divBdr>
    </w:div>
    <w:div w:id="528103626">
      <w:marLeft w:val="640"/>
      <w:marRight w:val="0"/>
      <w:marTop w:val="0"/>
      <w:marBottom w:val="0"/>
      <w:divBdr>
        <w:top w:val="none" w:sz="0" w:space="0" w:color="auto"/>
        <w:left w:val="none" w:sz="0" w:space="0" w:color="auto"/>
        <w:bottom w:val="none" w:sz="0" w:space="0" w:color="auto"/>
        <w:right w:val="none" w:sz="0" w:space="0" w:color="auto"/>
      </w:divBdr>
    </w:div>
    <w:div w:id="528375918">
      <w:marLeft w:val="640"/>
      <w:marRight w:val="0"/>
      <w:marTop w:val="0"/>
      <w:marBottom w:val="0"/>
      <w:divBdr>
        <w:top w:val="none" w:sz="0" w:space="0" w:color="auto"/>
        <w:left w:val="none" w:sz="0" w:space="0" w:color="auto"/>
        <w:bottom w:val="none" w:sz="0" w:space="0" w:color="auto"/>
        <w:right w:val="none" w:sz="0" w:space="0" w:color="auto"/>
      </w:divBdr>
    </w:div>
    <w:div w:id="529532098">
      <w:marLeft w:val="640"/>
      <w:marRight w:val="0"/>
      <w:marTop w:val="0"/>
      <w:marBottom w:val="0"/>
      <w:divBdr>
        <w:top w:val="none" w:sz="0" w:space="0" w:color="auto"/>
        <w:left w:val="none" w:sz="0" w:space="0" w:color="auto"/>
        <w:bottom w:val="none" w:sz="0" w:space="0" w:color="auto"/>
        <w:right w:val="none" w:sz="0" w:space="0" w:color="auto"/>
      </w:divBdr>
    </w:div>
    <w:div w:id="531499276">
      <w:marLeft w:val="640"/>
      <w:marRight w:val="0"/>
      <w:marTop w:val="0"/>
      <w:marBottom w:val="0"/>
      <w:divBdr>
        <w:top w:val="none" w:sz="0" w:space="0" w:color="auto"/>
        <w:left w:val="none" w:sz="0" w:space="0" w:color="auto"/>
        <w:bottom w:val="none" w:sz="0" w:space="0" w:color="auto"/>
        <w:right w:val="none" w:sz="0" w:space="0" w:color="auto"/>
      </w:divBdr>
    </w:div>
    <w:div w:id="531843123">
      <w:marLeft w:val="640"/>
      <w:marRight w:val="0"/>
      <w:marTop w:val="0"/>
      <w:marBottom w:val="0"/>
      <w:divBdr>
        <w:top w:val="none" w:sz="0" w:space="0" w:color="auto"/>
        <w:left w:val="none" w:sz="0" w:space="0" w:color="auto"/>
        <w:bottom w:val="none" w:sz="0" w:space="0" w:color="auto"/>
        <w:right w:val="none" w:sz="0" w:space="0" w:color="auto"/>
      </w:divBdr>
    </w:div>
    <w:div w:id="533543466">
      <w:marLeft w:val="640"/>
      <w:marRight w:val="0"/>
      <w:marTop w:val="0"/>
      <w:marBottom w:val="0"/>
      <w:divBdr>
        <w:top w:val="none" w:sz="0" w:space="0" w:color="auto"/>
        <w:left w:val="none" w:sz="0" w:space="0" w:color="auto"/>
        <w:bottom w:val="none" w:sz="0" w:space="0" w:color="auto"/>
        <w:right w:val="none" w:sz="0" w:space="0" w:color="auto"/>
      </w:divBdr>
    </w:div>
    <w:div w:id="536892531">
      <w:marLeft w:val="640"/>
      <w:marRight w:val="0"/>
      <w:marTop w:val="0"/>
      <w:marBottom w:val="0"/>
      <w:divBdr>
        <w:top w:val="none" w:sz="0" w:space="0" w:color="auto"/>
        <w:left w:val="none" w:sz="0" w:space="0" w:color="auto"/>
        <w:bottom w:val="none" w:sz="0" w:space="0" w:color="auto"/>
        <w:right w:val="none" w:sz="0" w:space="0" w:color="auto"/>
      </w:divBdr>
    </w:div>
    <w:div w:id="540091946">
      <w:marLeft w:val="640"/>
      <w:marRight w:val="0"/>
      <w:marTop w:val="0"/>
      <w:marBottom w:val="0"/>
      <w:divBdr>
        <w:top w:val="none" w:sz="0" w:space="0" w:color="auto"/>
        <w:left w:val="none" w:sz="0" w:space="0" w:color="auto"/>
        <w:bottom w:val="none" w:sz="0" w:space="0" w:color="auto"/>
        <w:right w:val="none" w:sz="0" w:space="0" w:color="auto"/>
      </w:divBdr>
    </w:div>
    <w:div w:id="540476800">
      <w:marLeft w:val="640"/>
      <w:marRight w:val="0"/>
      <w:marTop w:val="0"/>
      <w:marBottom w:val="0"/>
      <w:divBdr>
        <w:top w:val="none" w:sz="0" w:space="0" w:color="auto"/>
        <w:left w:val="none" w:sz="0" w:space="0" w:color="auto"/>
        <w:bottom w:val="none" w:sz="0" w:space="0" w:color="auto"/>
        <w:right w:val="none" w:sz="0" w:space="0" w:color="auto"/>
      </w:divBdr>
    </w:div>
    <w:div w:id="541284008">
      <w:marLeft w:val="640"/>
      <w:marRight w:val="0"/>
      <w:marTop w:val="0"/>
      <w:marBottom w:val="0"/>
      <w:divBdr>
        <w:top w:val="none" w:sz="0" w:space="0" w:color="auto"/>
        <w:left w:val="none" w:sz="0" w:space="0" w:color="auto"/>
        <w:bottom w:val="none" w:sz="0" w:space="0" w:color="auto"/>
        <w:right w:val="none" w:sz="0" w:space="0" w:color="auto"/>
      </w:divBdr>
    </w:div>
    <w:div w:id="541525813">
      <w:marLeft w:val="640"/>
      <w:marRight w:val="0"/>
      <w:marTop w:val="0"/>
      <w:marBottom w:val="0"/>
      <w:divBdr>
        <w:top w:val="none" w:sz="0" w:space="0" w:color="auto"/>
        <w:left w:val="none" w:sz="0" w:space="0" w:color="auto"/>
        <w:bottom w:val="none" w:sz="0" w:space="0" w:color="auto"/>
        <w:right w:val="none" w:sz="0" w:space="0" w:color="auto"/>
      </w:divBdr>
    </w:div>
    <w:div w:id="543441356">
      <w:marLeft w:val="640"/>
      <w:marRight w:val="0"/>
      <w:marTop w:val="0"/>
      <w:marBottom w:val="0"/>
      <w:divBdr>
        <w:top w:val="none" w:sz="0" w:space="0" w:color="auto"/>
        <w:left w:val="none" w:sz="0" w:space="0" w:color="auto"/>
        <w:bottom w:val="none" w:sz="0" w:space="0" w:color="auto"/>
        <w:right w:val="none" w:sz="0" w:space="0" w:color="auto"/>
      </w:divBdr>
    </w:div>
    <w:div w:id="544103221">
      <w:marLeft w:val="640"/>
      <w:marRight w:val="0"/>
      <w:marTop w:val="0"/>
      <w:marBottom w:val="0"/>
      <w:divBdr>
        <w:top w:val="none" w:sz="0" w:space="0" w:color="auto"/>
        <w:left w:val="none" w:sz="0" w:space="0" w:color="auto"/>
        <w:bottom w:val="none" w:sz="0" w:space="0" w:color="auto"/>
        <w:right w:val="none" w:sz="0" w:space="0" w:color="auto"/>
      </w:divBdr>
    </w:div>
    <w:div w:id="544292964">
      <w:marLeft w:val="640"/>
      <w:marRight w:val="0"/>
      <w:marTop w:val="0"/>
      <w:marBottom w:val="0"/>
      <w:divBdr>
        <w:top w:val="none" w:sz="0" w:space="0" w:color="auto"/>
        <w:left w:val="none" w:sz="0" w:space="0" w:color="auto"/>
        <w:bottom w:val="none" w:sz="0" w:space="0" w:color="auto"/>
        <w:right w:val="none" w:sz="0" w:space="0" w:color="auto"/>
      </w:divBdr>
    </w:div>
    <w:div w:id="544410062">
      <w:marLeft w:val="640"/>
      <w:marRight w:val="0"/>
      <w:marTop w:val="0"/>
      <w:marBottom w:val="0"/>
      <w:divBdr>
        <w:top w:val="none" w:sz="0" w:space="0" w:color="auto"/>
        <w:left w:val="none" w:sz="0" w:space="0" w:color="auto"/>
        <w:bottom w:val="none" w:sz="0" w:space="0" w:color="auto"/>
        <w:right w:val="none" w:sz="0" w:space="0" w:color="auto"/>
      </w:divBdr>
    </w:div>
    <w:div w:id="544876565">
      <w:marLeft w:val="640"/>
      <w:marRight w:val="0"/>
      <w:marTop w:val="0"/>
      <w:marBottom w:val="0"/>
      <w:divBdr>
        <w:top w:val="none" w:sz="0" w:space="0" w:color="auto"/>
        <w:left w:val="none" w:sz="0" w:space="0" w:color="auto"/>
        <w:bottom w:val="none" w:sz="0" w:space="0" w:color="auto"/>
        <w:right w:val="none" w:sz="0" w:space="0" w:color="auto"/>
      </w:divBdr>
    </w:div>
    <w:div w:id="545334288">
      <w:marLeft w:val="640"/>
      <w:marRight w:val="0"/>
      <w:marTop w:val="0"/>
      <w:marBottom w:val="0"/>
      <w:divBdr>
        <w:top w:val="none" w:sz="0" w:space="0" w:color="auto"/>
        <w:left w:val="none" w:sz="0" w:space="0" w:color="auto"/>
        <w:bottom w:val="none" w:sz="0" w:space="0" w:color="auto"/>
        <w:right w:val="none" w:sz="0" w:space="0" w:color="auto"/>
      </w:divBdr>
    </w:div>
    <w:div w:id="547766009">
      <w:marLeft w:val="640"/>
      <w:marRight w:val="0"/>
      <w:marTop w:val="0"/>
      <w:marBottom w:val="0"/>
      <w:divBdr>
        <w:top w:val="none" w:sz="0" w:space="0" w:color="auto"/>
        <w:left w:val="none" w:sz="0" w:space="0" w:color="auto"/>
        <w:bottom w:val="none" w:sz="0" w:space="0" w:color="auto"/>
        <w:right w:val="none" w:sz="0" w:space="0" w:color="auto"/>
      </w:divBdr>
    </w:div>
    <w:div w:id="548568170">
      <w:marLeft w:val="640"/>
      <w:marRight w:val="0"/>
      <w:marTop w:val="0"/>
      <w:marBottom w:val="0"/>
      <w:divBdr>
        <w:top w:val="none" w:sz="0" w:space="0" w:color="auto"/>
        <w:left w:val="none" w:sz="0" w:space="0" w:color="auto"/>
        <w:bottom w:val="none" w:sz="0" w:space="0" w:color="auto"/>
        <w:right w:val="none" w:sz="0" w:space="0" w:color="auto"/>
      </w:divBdr>
    </w:div>
    <w:div w:id="548886414">
      <w:marLeft w:val="640"/>
      <w:marRight w:val="0"/>
      <w:marTop w:val="0"/>
      <w:marBottom w:val="0"/>
      <w:divBdr>
        <w:top w:val="none" w:sz="0" w:space="0" w:color="auto"/>
        <w:left w:val="none" w:sz="0" w:space="0" w:color="auto"/>
        <w:bottom w:val="none" w:sz="0" w:space="0" w:color="auto"/>
        <w:right w:val="none" w:sz="0" w:space="0" w:color="auto"/>
      </w:divBdr>
    </w:div>
    <w:div w:id="549733045">
      <w:marLeft w:val="640"/>
      <w:marRight w:val="0"/>
      <w:marTop w:val="0"/>
      <w:marBottom w:val="0"/>
      <w:divBdr>
        <w:top w:val="none" w:sz="0" w:space="0" w:color="auto"/>
        <w:left w:val="none" w:sz="0" w:space="0" w:color="auto"/>
        <w:bottom w:val="none" w:sz="0" w:space="0" w:color="auto"/>
        <w:right w:val="none" w:sz="0" w:space="0" w:color="auto"/>
      </w:divBdr>
    </w:div>
    <w:div w:id="550700256">
      <w:marLeft w:val="640"/>
      <w:marRight w:val="0"/>
      <w:marTop w:val="0"/>
      <w:marBottom w:val="0"/>
      <w:divBdr>
        <w:top w:val="none" w:sz="0" w:space="0" w:color="auto"/>
        <w:left w:val="none" w:sz="0" w:space="0" w:color="auto"/>
        <w:bottom w:val="none" w:sz="0" w:space="0" w:color="auto"/>
        <w:right w:val="none" w:sz="0" w:space="0" w:color="auto"/>
      </w:divBdr>
    </w:div>
    <w:div w:id="551573727">
      <w:marLeft w:val="640"/>
      <w:marRight w:val="0"/>
      <w:marTop w:val="0"/>
      <w:marBottom w:val="0"/>
      <w:divBdr>
        <w:top w:val="none" w:sz="0" w:space="0" w:color="auto"/>
        <w:left w:val="none" w:sz="0" w:space="0" w:color="auto"/>
        <w:bottom w:val="none" w:sz="0" w:space="0" w:color="auto"/>
        <w:right w:val="none" w:sz="0" w:space="0" w:color="auto"/>
      </w:divBdr>
    </w:div>
    <w:div w:id="551774720">
      <w:marLeft w:val="640"/>
      <w:marRight w:val="0"/>
      <w:marTop w:val="0"/>
      <w:marBottom w:val="0"/>
      <w:divBdr>
        <w:top w:val="none" w:sz="0" w:space="0" w:color="auto"/>
        <w:left w:val="none" w:sz="0" w:space="0" w:color="auto"/>
        <w:bottom w:val="none" w:sz="0" w:space="0" w:color="auto"/>
        <w:right w:val="none" w:sz="0" w:space="0" w:color="auto"/>
      </w:divBdr>
    </w:div>
    <w:div w:id="552893306">
      <w:marLeft w:val="640"/>
      <w:marRight w:val="0"/>
      <w:marTop w:val="0"/>
      <w:marBottom w:val="0"/>
      <w:divBdr>
        <w:top w:val="none" w:sz="0" w:space="0" w:color="auto"/>
        <w:left w:val="none" w:sz="0" w:space="0" w:color="auto"/>
        <w:bottom w:val="none" w:sz="0" w:space="0" w:color="auto"/>
        <w:right w:val="none" w:sz="0" w:space="0" w:color="auto"/>
      </w:divBdr>
    </w:div>
    <w:div w:id="556354525">
      <w:marLeft w:val="640"/>
      <w:marRight w:val="0"/>
      <w:marTop w:val="0"/>
      <w:marBottom w:val="0"/>
      <w:divBdr>
        <w:top w:val="none" w:sz="0" w:space="0" w:color="auto"/>
        <w:left w:val="none" w:sz="0" w:space="0" w:color="auto"/>
        <w:bottom w:val="none" w:sz="0" w:space="0" w:color="auto"/>
        <w:right w:val="none" w:sz="0" w:space="0" w:color="auto"/>
      </w:divBdr>
    </w:div>
    <w:div w:id="557325300">
      <w:marLeft w:val="640"/>
      <w:marRight w:val="0"/>
      <w:marTop w:val="0"/>
      <w:marBottom w:val="0"/>
      <w:divBdr>
        <w:top w:val="none" w:sz="0" w:space="0" w:color="auto"/>
        <w:left w:val="none" w:sz="0" w:space="0" w:color="auto"/>
        <w:bottom w:val="none" w:sz="0" w:space="0" w:color="auto"/>
        <w:right w:val="none" w:sz="0" w:space="0" w:color="auto"/>
      </w:divBdr>
    </w:div>
    <w:div w:id="561062243">
      <w:marLeft w:val="640"/>
      <w:marRight w:val="0"/>
      <w:marTop w:val="0"/>
      <w:marBottom w:val="0"/>
      <w:divBdr>
        <w:top w:val="none" w:sz="0" w:space="0" w:color="auto"/>
        <w:left w:val="none" w:sz="0" w:space="0" w:color="auto"/>
        <w:bottom w:val="none" w:sz="0" w:space="0" w:color="auto"/>
        <w:right w:val="none" w:sz="0" w:space="0" w:color="auto"/>
      </w:divBdr>
    </w:div>
    <w:div w:id="561330478">
      <w:marLeft w:val="640"/>
      <w:marRight w:val="0"/>
      <w:marTop w:val="0"/>
      <w:marBottom w:val="0"/>
      <w:divBdr>
        <w:top w:val="none" w:sz="0" w:space="0" w:color="auto"/>
        <w:left w:val="none" w:sz="0" w:space="0" w:color="auto"/>
        <w:bottom w:val="none" w:sz="0" w:space="0" w:color="auto"/>
        <w:right w:val="none" w:sz="0" w:space="0" w:color="auto"/>
      </w:divBdr>
    </w:div>
    <w:div w:id="562568109">
      <w:marLeft w:val="640"/>
      <w:marRight w:val="0"/>
      <w:marTop w:val="0"/>
      <w:marBottom w:val="0"/>
      <w:divBdr>
        <w:top w:val="none" w:sz="0" w:space="0" w:color="auto"/>
        <w:left w:val="none" w:sz="0" w:space="0" w:color="auto"/>
        <w:bottom w:val="none" w:sz="0" w:space="0" w:color="auto"/>
        <w:right w:val="none" w:sz="0" w:space="0" w:color="auto"/>
      </w:divBdr>
    </w:div>
    <w:div w:id="562985919">
      <w:marLeft w:val="640"/>
      <w:marRight w:val="0"/>
      <w:marTop w:val="0"/>
      <w:marBottom w:val="0"/>
      <w:divBdr>
        <w:top w:val="none" w:sz="0" w:space="0" w:color="auto"/>
        <w:left w:val="none" w:sz="0" w:space="0" w:color="auto"/>
        <w:bottom w:val="none" w:sz="0" w:space="0" w:color="auto"/>
        <w:right w:val="none" w:sz="0" w:space="0" w:color="auto"/>
      </w:divBdr>
    </w:div>
    <w:div w:id="563755235">
      <w:marLeft w:val="640"/>
      <w:marRight w:val="0"/>
      <w:marTop w:val="0"/>
      <w:marBottom w:val="0"/>
      <w:divBdr>
        <w:top w:val="none" w:sz="0" w:space="0" w:color="auto"/>
        <w:left w:val="none" w:sz="0" w:space="0" w:color="auto"/>
        <w:bottom w:val="none" w:sz="0" w:space="0" w:color="auto"/>
        <w:right w:val="none" w:sz="0" w:space="0" w:color="auto"/>
      </w:divBdr>
    </w:div>
    <w:div w:id="564023399">
      <w:marLeft w:val="640"/>
      <w:marRight w:val="0"/>
      <w:marTop w:val="0"/>
      <w:marBottom w:val="0"/>
      <w:divBdr>
        <w:top w:val="none" w:sz="0" w:space="0" w:color="auto"/>
        <w:left w:val="none" w:sz="0" w:space="0" w:color="auto"/>
        <w:bottom w:val="none" w:sz="0" w:space="0" w:color="auto"/>
        <w:right w:val="none" w:sz="0" w:space="0" w:color="auto"/>
      </w:divBdr>
    </w:div>
    <w:div w:id="566571702">
      <w:marLeft w:val="640"/>
      <w:marRight w:val="0"/>
      <w:marTop w:val="0"/>
      <w:marBottom w:val="0"/>
      <w:divBdr>
        <w:top w:val="none" w:sz="0" w:space="0" w:color="auto"/>
        <w:left w:val="none" w:sz="0" w:space="0" w:color="auto"/>
        <w:bottom w:val="none" w:sz="0" w:space="0" w:color="auto"/>
        <w:right w:val="none" w:sz="0" w:space="0" w:color="auto"/>
      </w:divBdr>
    </w:div>
    <w:div w:id="566572153">
      <w:marLeft w:val="640"/>
      <w:marRight w:val="0"/>
      <w:marTop w:val="0"/>
      <w:marBottom w:val="0"/>
      <w:divBdr>
        <w:top w:val="none" w:sz="0" w:space="0" w:color="auto"/>
        <w:left w:val="none" w:sz="0" w:space="0" w:color="auto"/>
        <w:bottom w:val="none" w:sz="0" w:space="0" w:color="auto"/>
        <w:right w:val="none" w:sz="0" w:space="0" w:color="auto"/>
      </w:divBdr>
    </w:div>
    <w:div w:id="567496639">
      <w:marLeft w:val="640"/>
      <w:marRight w:val="0"/>
      <w:marTop w:val="0"/>
      <w:marBottom w:val="0"/>
      <w:divBdr>
        <w:top w:val="none" w:sz="0" w:space="0" w:color="auto"/>
        <w:left w:val="none" w:sz="0" w:space="0" w:color="auto"/>
        <w:bottom w:val="none" w:sz="0" w:space="0" w:color="auto"/>
        <w:right w:val="none" w:sz="0" w:space="0" w:color="auto"/>
      </w:divBdr>
    </w:div>
    <w:div w:id="569581326">
      <w:marLeft w:val="640"/>
      <w:marRight w:val="0"/>
      <w:marTop w:val="0"/>
      <w:marBottom w:val="0"/>
      <w:divBdr>
        <w:top w:val="none" w:sz="0" w:space="0" w:color="auto"/>
        <w:left w:val="none" w:sz="0" w:space="0" w:color="auto"/>
        <w:bottom w:val="none" w:sz="0" w:space="0" w:color="auto"/>
        <w:right w:val="none" w:sz="0" w:space="0" w:color="auto"/>
      </w:divBdr>
    </w:div>
    <w:div w:id="569924744">
      <w:marLeft w:val="640"/>
      <w:marRight w:val="0"/>
      <w:marTop w:val="0"/>
      <w:marBottom w:val="0"/>
      <w:divBdr>
        <w:top w:val="none" w:sz="0" w:space="0" w:color="auto"/>
        <w:left w:val="none" w:sz="0" w:space="0" w:color="auto"/>
        <w:bottom w:val="none" w:sz="0" w:space="0" w:color="auto"/>
        <w:right w:val="none" w:sz="0" w:space="0" w:color="auto"/>
      </w:divBdr>
    </w:div>
    <w:div w:id="572086966">
      <w:marLeft w:val="640"/>
      <w:marRight w:val="0"/>
      <w:marTop w:val="0"/>
      <w:marBottom w:val="0"/>
      <w:divBdr>
        <w:top w:val="none" w:sz="0" w:space="0" w:color="auto"/>
        <w:left w:val="none" w:sz="0" w:space="0" w:color="auto"/>
        <w:bottom w:val="none" w:sz="0" w:space="0" w:color="auto"/>
        <w:right w:val="none" w:sz="0" w:space="0" w:color="auto"/>
      </w:divBdr>
    </w:div>
    <w:div w:id="572591302">
      <w:marLeft w:val="640"/>
      <w:marRight w:val="0"/>
      <w:marTop w:val="0"/>
      <w:marBottom w:val="0"/>
      <w:divBdr>
        <w:top w:val="none" w:sz="0" w:space="0" w:color="auto"/>
        <w:left w:val="none" w:sz="0" w:space="0" w:color="auto"/>
        <w:bottom w:val="none" w:sz="0" w:space="0" w:color="auto"/>
        <w:right w:val="none" w:sz="0" w:space="0" w:color="auto"/>
      </w:divBdr>
    </w:div>
    <w:div w:id="573391741">
      <w:marLeft w:val="640"/>
      <w:marRight w:val="0"/>
      <w:marTop w:val="0"/>
      <w:marBottom w:val="0"/>
      <w:divBdr>
        <w:top w:val="none" w:sz="0" w:space="0" w:color="auto"/>
        <w:left w:val="none" w:sz="0" w:space="0" w:color="auto"/>
        <w:bottom w:val="none" w:sz="0" w:space="0" w:color="auto"/>
        <w:right w:val="none" w:sz="0" w:space="0" w:color="auto"/>
      </w:divBdr>
    </w:div>
    <w:div w:id="576943361">
      <w:marLeft w:val="640"/>
      <w:marRight w:val="0"/>
      <w:marTop w:val="0"/>
      <w:marBottom w:val="0"/>
      <w:divBdr>
        <w:top w:val="none" w:sz="0" w:space="0" w:color="auto"/>
        <w:left w:val="none" w:sz="0" w:space="0" w:color="auto"/>
        <w:bottom w:val="none" w:sz="0" w:space="0" w:color="auto"/>
        <w:right w:val="none" w:sz="0" w:space="0" w:color="auto"/>
      </w:divBdr>
    </w:div>
    <w:div w:id="577834823">
      <w:marLeft w:val="640"/>
      <w:marRight w:val="0"/>
      <w:marTop w:val="0"/>
      <w:marBottom w:val="0"/>
      <w:divBdr>
        <w:top w:val="none" w:sz="0" w:space="0" w:color="auto"/>
        <w:left w:val="none" w:sz="0" w:space="0" w:color="auto"/>
        <w:bottom w:val="none" w:sz="0" w:space="0" w:color="auto"/>
        <w:right w:val="none" w:sz="0" w:space="0" w:color="auto"/>
      </w:divBdr>
    </w:div>
    <w:div w:id="578098591">
      <w:marLeft w:val="640"/>
      <w:marRight w:val="0"/>
      <w:marTop w:val="0"/>
      <w:marBottom w:val="0"/>
      <w:divBdr>
        <w:top w:val="none" w:sz="0" w:space="0" w:color="auto"/>
        <w:left w:val="none" w:sz="0" w:space="0" w:color="auto"/>
        <w:bottom w:val="none" w:sz="0" w:space="0" w:color="auto"/>
        <w:right w:val="none" w:sz="0" w:space="0" w:color="auto"/>
      </w:divBdr>
    </w:div>
    <w:div w:id="578446323">
      <w:marLeft w:val="640"/>
      <w:marRight w:val="0"/>
      <w:marTop w:val="0"/>
      <w:marBottom w:val="0"/>
      <w:divBdr>
        <w:top w:val="none" w:sz="0" w:space="0" w:color="auto"/>
        <w:left w:val="none" w:sz="0" w:space="0" w:color="auto"/>
        <w:bottom w:val="none" w:sz="0" w:space="0" w:color="auto"/>
        <w:right w:val="none" w:sz="0" w:space="0" w:color="auto"/>
      </w:divBdr>
    </w:div>
    <w:div w:id="583492325">
      <w:marLeft w:val="640"/>
      <w:marRight w:val="0"/>
      <w:marTop w:val="0"/>
      <w:marBottom w:val="0"/>
      <w:divBdr>
        <w:top w:val="none" w:sz="0" w:space="0" w:color="auto"/>
        <w:left w:val="none" w:sz="0" w:space="0" w:color="auto"/>
        <w:bottom w:val="none" w:sz="0" w:space="0" w:color="auto"/>
        <w:right w:val="none" w:sz="0" w:space="0" w:color="auto"/>
      </w:divBdr>
    </w:div>
    <w:div w:id="584612580">
      <w:marLeft w:val="640"/>
      <w:marRight w:val="0"/>
      <w:marTop w:val="0"/>
      <w:marBottom w:val="0"/>
      <w:divBdr>
        <w:top w:val="none" w:sz="0" w:space="0" w:color="auto"/>
        <w:left w:val="none" w:sz="0" w:space="0" w:color="auto"/>
        <w:bottom w:val="none" w:sz="0" w:space="0" w:color="auto"/>
        <w:right w:val="none" w:sz="0" w:space="0" w:color="auto"/>
      </w:divBdr>
    </w:div>
    <w:div w:id="586888778">
      <w:marLeft w:val="640"/>
      <w:marRight w:val="0"/>
      <w:marTop w:val="0"/>
      <w:marBottom w:val="0"/>
      <w:divBdr>
        <w:top w:val="none" w:sz="0" w:space="0" w:color="auto"/>
        <w:left w:val="none" w:sz="0" w:space="0" w:color="auto"/>
        <w:bottom w:val="none" w:sz="0" w:space="0" w:color="auto"/>
        <w:right w:val="none" w:sz="0" w:space="0" w:color="auto"/>
      </w:divBdr>
    </w:div>
    <w:div w:id="587690375">
      <w:marLeft w:val="640"/>
      <w:marRight w:val="0"/>
      <w:marTop w:val="0"/>
      <w:marBottom w:val="0"/>
      <w:divBdr>
        <w:top w:val="none" w:sz="0" w:space="0" w:color="auto"/>
        <w:left w:val="none" w:sz="0" w:space="0" w:color="auto"/>
        <w:bottom w:val="none" w:sz="0" w:space="0" w:color="auto"/>
        <w:right w:val="none" w:sz="0" w:space="0" w:color="auto"/>
      </w:divBdr>
    </w:div>
    <w:div w:id="590166469">
      <w:marLeft w:val="640"/>
      <w:marRight w:val="0"/>
      <w:marTop w:val="0"/>
      <w:marBottom w:val="0"/>
      <w:divBdr>
        <w:top w:val="none" w:sz="0" w:space="0" w:color="auto"/>
        <w:left w:val="none" w:sz="0" w:space="0" w:color="auto"/>
        <w:bottom w:val="none" w:sz="0" w:space="0" w:color="auto"/>
        <w:right w:val="none" w:sz="0" w:space="0" w:color="auto"/>
      </w:divBdr>
    </w:div>
    <w:div w:id="591159511">
      <w:marLeft w:val="640"/>
      <w:marRight w:val="0"/>
      <w:marTop w:val="0"/>
      <w:marBottom w:val="0"/>
      <w:divBdr>
        <w:top w:val="none" w:sz="0" w:space="0" w:color="auto"/>
        <w:left w:val="none" w:sz="0" w:space="0" w:color="auto"/>
        <w:bottom w:val="none" w:sz="0" w:space="0" w:color="auto"/>
        <w:right w:val="none" w:sz="0" w:space="0" w:color="auto"/>
      </w:divBdr>
    </w:div>
    <w:div w:id="591931218">
      <w:marLeft w:val="640"/>
      <w:marRight w:val="0"/>
      <w:marTop w:val="0"/>
      <w:marBottom w:val="0"/>
      <w:divBdr>
        <w:top w:val="none" w:sz="0" w:space="0" w:color="auto"/>
        <w:left w:val="none" w:sz="0" w:space="0" w:color="auto"/>
        <w:bottom w:val="none" w:sz="0" w:space="0" w:color="auto"/>
        <w:right w:val="none" w:sz="0" w:space="0" w:color="auto"/>
      </w:divBdr>
    </w:div>
    <w:div w:id="592278101">
      <w:marLeft w:val="640"/>
      <w:marRight w:val="0"/>
      <w:marTop w:val="0"/>
      <w:marBottom w:val="0"/>
      <w:divBdr>
        <w:top w:val="none" w:sz="0" w:space="0" w:color="auto"/>
        <w:left w:val="none" w:sz="0" w:space="0" w:color="auto"/>
        <w:bottom w:val="none" w:sz="0" w:space="0" w:color="auto"/>
        <w:right w:val="none" w:sz="0" w:space="0" w:color="auto"/>
      </w:divBdr>
    </w:div>
    <w:div w:id="593055967">
      <w:marLeft w:val="640"/>
      <w:marRight w:val="0"/>
      <w:marTop w:val="0"/>
      <w:marBottom w:val="0"/>
      <w:divBdr>
        <w:top w:val="none" w:sz="0" w:space="0" w:color="auto"/>
        <w:left w:val="none" w:sz="0" w:space="0" w:color="auto"/>
        <w:bottom w:val="none" w:sz="0" w:space="0" w:color="auto"/>
        <w:right w:val="none" w:sz="0" w:space="0" w:color="auto"/>
      </w:divBdr>
    </w:div>
    <w:div w:id="594048400">
      <w:marLeft w:val="640"/>
      <w:marRight w:val="0"/>
      <w:marTop w:val="0"/>
      <w:marBottom w:val="0"/>
      <w:divBdr>
        <w:top w:val="none" w:sz="0" w:space="0" w:color="auto"/>
        <w:left w:val="none" w:sz="0" w:space="0" w:color="auto"/>
        <w:bottom w:val="none" w:sz="0" w:space="0" w:color="auto"/>
        <w:right w:val="none" w:sz="0" w:space="0" w:color="auto"/>
      </w:divBdr>
    </w:div>
    <w:div w:id="594948313">
      <w:marLeft w:val="640"/>
      <w:marRight w:val="0"/>
      <w:marTop w:val="0"/>
      <w:marBottom w:val="0"/>
      <w:divBdr>
        <w:top w:val="none" w:sz="0" w:space="0" w:color="auto"/>
        <w:left w:val="none" w:sz="0" w:space="0" w:color="auto"/>
        <w:bottom w:val="none" w:sz="0" w:space="0" w:color="auto"/>
        <w:right w:val="none" w:sz="0" w:space="0" w:color="auto"/>
      </w:divBdr>
    </w:div>
    <w:div w:id="597714656">
      <w:marLeft w:val="640"/>
      <w:marRight w:val="0"/>
      <w:marTop w:val="0"/>
      <w:marBottom w:val="0"/>
      <w:divBdr>
        <w:top w:val="none" w:sz="0" w:space="0" w:color="auto"/>
        <w:left w:val="none" w:sz="0" w:space="0" w:color="auto"/>
        <w:bottom w:val="none" w:sz="0" w:space="0" w:color="auto"/>
        <w:right w:val="none" w:sz="0" w:space="0" w:color="auto"/>
      </w:divBdr>
    </w:div>
    <w:div w:id="599146131">
      <w:marLeft w:val="640"/>
      <w:marRight w:val="0"/>
      <w:marTop w:val="0"/>
      <w:marBottom w:val="0"/>
      <w:divBdr>
        <w:top w:val="none" w:sz="0" w:space="0" w:color="auto"/>
        <w:left w:val="none" w:sz="0" w:space="0" w:color="auto"/>
        <w:bottom w:val="none" w:sz="0" w:space="0" w:color="auto"/>
        <w:right w:val="none" w:sz="0" w:space="0" w:color="auto"/>
      </w:divBdr>
    </w:div>
    <w:div w:id="600263149">
      <w:marLeft w:val="640"/>
      <w:marRight w:val="0"/>
      <w:marTop w:val="0"/>
      <w:marBottom w:val="0"/>
      <w:divBdr>
        <w:top w:val="none" w:sz="0" w:space="0" w:color="auto"/>
        <w:left w:val="none" w:sz="0" w:space="0" w:color="auto"/>
        <w:bottom w:val="none" w:sz="0" w:space="0" w:color="auto"/>
        <w:right w:val="none" w:sz="0" w:space="0" w:color="auto"/>
      </w:divBdr>
    </w:div>
    <w:div w:id="600800701">
      <w:marLeft w:val="640"/>
      <w:marRight w:val="0"/>
      <w:marTop w:val="0"/>
      <w:marBottom w:val="0"/>
      <w:divBdr>
        <w:top w:val="none" w:sz="0" w:space="0" w:color="auto"/>
        <w:left w:val="none" w:sz="0" w:space="0" w:color="auto"/>
        <w:bottom w:val="none" w:sz="0" w:space="0" w:color="auto"/>
        <w:right w:val="none" w:sz="0" w:space="0" w:color="auto"/>
      </w:divBdr>
    </w:div>
    <w:div w:id="600912764">
      <w:marLeft w:val="640"/>
      <w:marRight w:val="0"/>
      <w:marTop w:val="0"/>
      <w:marBottom w:val="0"/>
      <w:divBdr>
        <w:top w:val="none" w:sz="0" w:space="0" w:color="auto"/>
        <w:left w:val="none" w:sz="0" w:space="0" w:color="auto"/>
        <w:bottom w:val="none" w:sz="0" w:space="0" w:color="auto"/>
        <w:right w:val="none" w:sz="0" w:space="0" w:color="auto"/>
      </w:divBdr>
    </w:div>
    <w:div w:id="601299813">
      <w:marLeft w:val="640"/>
      <w:marRight w:val="0"/>
      <w:marTop w:val="0"/>
      <w:marBottom w:val="0"/>
      <w:divBdr>
        <w:top w:val="none" w:sz="0" w:space="0" w:color="auto"/>
        <w:left w:val="none" w:sz="0" w:space="0" w:color="auto"/>
        <w:bottom w:val="none" w:sz="0" w:space="0" w:color="auto"/>
        <w:right w:val="none" w:sz="0" w:space="0" w:color="auto"/>
      </w:divBdr>
    </w:div>
    <w:div w:id="602495364">
      <w:marLeft w:val="640"/>
      <w:marRight w:val="0"/>
      <w:marTop w:val="0"/>
      <w:marBottom w:val="0"/>
      <w:divBdr>
        <w:top w:val="none" w:sz="0" w:space="0" w:color="auto"/>
        <w:left w:val="none" w:sz="0" w:space="0" w:color="auto"/>
        <w:bottom w:val="none" w:sz="0" w:space="0" w:color="auto"/>
        <w:right w:val="none" w:sz="0" w:space="0" w:color="auto"/>
      </w:divBdr>
    </w:div>
    <w:div w:id="602688003">
      <w:marLeft w:val="640"/>
      <w:marRight w:val="0"/>
      <w:marTop w:val="0"/>
      <w:marBottom w:val="0"/>
      <w:divBdr>
        <w:top w:val="none" w:sz="0" w:space="0" w:color="auto"/>
        <w:left w:val="none" w:sz="0" w:space="0" w:color="auto"/>
        <w:bottom w:val="none" w:sz="0" w:space="0" w:color="auto"/>
        <w:right w:val="none" w:sz="0" w:space="0" w:color="auto"/>
      </w:divBdr>
    </w:div>
    <w:div w:id="604458479">
      <w:marLeft w:val="640"/>
      <w:marRight w:val="0"/>
      <w:marTop w:val="0"/>
      <w:marBottom w:val="0"/>
      <w:divBdr>
        <w:top w:val="none" w:sz="0" w:space="0" w:color="auto"/>
        <w:left w:val="none" w:sz="0" w:space="0" w:color="auto"/>
        <w:bottom w:val="none" w:sz="0" w:space="0" w:color="auto"/>
        <w:right w:val="none" w:sz="0" w:space="0" w:color="auto"/>
      </w:divBdr>
    </w:div>
    <w:div w:id="606929587">
      <w:marLeft w:val="640"/>
      <w:marRight w:val="0"/>
      <w:marTop w:val="0"/>
      <w:marBottom w:val="0"/>
      <w:divBdr>
        <w:top w:val="none" w:sz="0" w:space="0" w:color="auto"/>
        <w:left w:val="none" w:sz="0" w:space="0" w:color="auto"/>
        <w:bottom w:val="none" w:sz="0" w:space="0" w:color="auto"/>
        <w:right w:val="none" w:sz="0" w:space="0" w:color="auto"/>
      </w:divBdr>
    </w:div>
    <w:div w:id="609095734">
      <w:marLeft w:val="640"/>
      <w:marRight w:val="0"/>
      <w:marTop w:val="0"/>
      <w:marBottom w:val="0"/>
      <w:divBdr>
        <w:top w:val="none" w:sz="0" w:space="0" w:color="auto"/>
        <w:left w:val="none" w:sz="0" w:space="0" w:color="auto"/>
        <w:bottom w:val="none" w:sz="0" w:space="0" w:color="auto"/>
        <w:right w:val="none" w:sz="0" w:space="0" w:color="auto"/>
      </w:divBdr>
    </w:div>
    <w:div w:id="612245221">
      <w:marLeft w:val="640"/>
      <w:marRight w:val="0"/>
      <w:marTop w:val="0"/>
      <w:marBottom w:val="0"/>
      <w:divBdr>
        <w:top w:val="none" w:sz="0" w:space="0" w:color="auto"/>
        <w:left w:val="none" w:sz="0" w:space="0" w:color="auto"/>
        <w:bottom w:val="none" w:sz="0" w:space="0" w:color="auto"/>
        <w:right w:val="none" w:sz="0" w:space="0" w:color="auto"/>
      </w:divBdr>
    </w:div>
    <w:div w:id="612321603">
      <w:marLeft w:val="640"/>
      <w:marRight w:val="0"/>
      <w:marTop w:val="0"/>
      <w:marBottom w:val="0"/>
      <w:divBdr>
        <w:top w:val="none" w:sz="0" w:space="0" w:color="auto"/>
        <w:left w:val="none" w:sz="0" w:space="0" w:color="auto"/>
        <w:bottom w:val="none" w:sz="0" w:space="0" w:color="auto"/>
        <w:right w:val="none" w:sz="0" w:space="0" w:color="auto"/>
      </w:divBdr>
    </w:div>
    <w:div w:id="612635302">
      <w:marLeft w:val="640"/>
      <w:marRight w:val="0"/>
      <w:marTop w:val="0"/>
      <w:marBottom w:val="0"/>
      <w:divBdr>
        <w:top w:val="none" w:sz="0" w:space="0" w:color="auto"/>
        <w:left w:val="none" w:sz="0" w:space="0" w:color="auto"/>
        <w:bottom w:val="none" w:sz="0" w:space="0" w:color="auto"/>
        <w:right w:val="none" w:sz="0" w:space="0" w:color="auto"/>
      </w:divBdr>
    </w:div>
    <w:div w:id="613679127">
      <w:marLeft w:val="640"/>
      <w:marRight w:val="0"/>
      <w:marTop w:val="0"/>
      <w:marBottom w:val="0"/>
      <w:divBdr>
        <w:top w:val="none" w:sz="0" w:space="0" w:color="auto"/>
        <w:left w:val="none" w:sz="0" w:space="0" w:color="auto"/>
        <w:bottom w:val="none" w:sz="0" w:space="0" w:color="auto"/>
        <w:right w:val="none" w:sz="0" w:space="0" w:color="auto"/>
      </w:divBdr>
    </w:div>
    <w:div w:id="615403953">
      <w:marLeft w:val="640"/>
      <w:marRight w:val="0"/>
      <w:marTop w:val="0"/>
      <w:marBottom w:val="0"/>
      <w:divBdr>
        <w:top w:val="none" w:sz="0" w:space="0" w:color="auto"/>
        <w:left w:val="none" w:sz="0" w:space="0" w:color="auto"/>
        <w:bottom w:val="none" w:sz="0" w:space="0" w:color="auto"/>
        <w:right w:val="none" w:sz="0" w:space="0" w:color="auto"/>
      </w:divBdr>
    </w:div>
    <w:div w:id="616718844">
      <w:marLeft w:val="640"/>
      <w:marRight w:val="0"/>
      <w:marTop w:val="0"/>
      <w:marBottom w:val="0"/>
      <w:divBdr>
        <w:top w:val="none" w:sz="0" w:space="0" w:color="auto"/>
        <w:left w:val="none" w:sz="0" w:space="0" w:color="auto"/>
        <w:bottom w:val="none" w:sz="0" w:space="0" w:color="auto"/>
        <w:right w:val="none" w:sz="0" w:space="0" w:color="auto"/>
      </w:divBdr>
    </w:div>
    <w:div w:id="617637523">
      <w:marLeft w:val="640"/>
      <w:marRight w:val="0"/>
      <w:marTop w:val="0"/>
      <w:marBottom w:val="0"/>
      <w:divBdr>
        <w:top w:val="none" w:sz="0" w:space="0" w:color="auto"/>
        <w:left w:val="none" w:sz="0" w:space="0" w:color="auto"/>
        <w:bottom w:val="none" w:sz="0" w:space="0" w:color="auto"/>
        <w:right w:val="none" w:sz="0" w:space="0" w:color="auto"/>
      </w:divBdr>
    </w:div>
    <w:div w:id="619068153">
      <w:marLeft w:val="640"/>
      <w:marRight w:val="0"/>
      <w:marTop w:val="0"/>
      <w:marBottom w:val="0"/>
      <w:divBdr>
        <w:top w:val="none" w:sz="0" w:space="0" w:color="auto"/>
        <w:left w:val="none" w:sz="0" w:space="0" w:color="auto"/>
        <w:bottom w:val="none" w:sz="0" w:space="0" w:color="auto"/>
        <w:right w:val="none" w:sz="0" w:space="0" w:color="auto"/>
      </w:divBdr>
    </w:div>
    <w:div w:id="620767455">
      <w:marLeft w:val="640"/>
      <w:marRight w:val="0"/>
      <w:marTop w:val="0"/>
      <w:marBottom w:val="0"/>
      <w:divBdr>
        <w:top w:val="none" w:sz="0" w:space="0" w:color="auto"/>
        <w:left w:val="none" w:sz="0" w:space="0" w:color="auto"/>
        <w:bottom w:val="none" w:sz="0" w:space="0" w:color="auto"/>
        <w:right w:val="none" w:sz="0" w:space="0" w:color="auto"/>
      </w:divBdr>
    </w:div>
    <w:div w:id="621228981">
      <w:marLeft w:val="640"/>
      <w:marRight w:val="0"/>
      <w:marTop w:val="0"/>
      <w:marBottom w:val="0"/>
      <w:divBdr>
        <w:top w:val="none" w:sz="0" w:space="0" w:color="auto"/>
        <w:left w:val="none" w:sz="0" w:space="0" w:color="auto"/>
        <w:bottom w:val="none" w:sz="0" w:space="0" w:color="auto"/>
        <w:right w:val="none" w:sz="0" w:space="0" w:color="auto"/>
      </w:divBdr>
    </w:div>
    <w:div w:id="621807802">
      <w:marLeft w:val="640"/>
      <w:marRight w:val="0"/>
      <w:marTop w:val="0"/>
      <w:marBottom w:val="0"/>
      <w:divBdr>
        <w:top w:val="none" w:sz="0" w:space="0" w:color="auto"/>
        <w:left w:val="none" w:sz="0" w:space="0" w:color="auto"/>
        <w:bottom w:val="none" w:sz="0" w:space="0" w:color="auto"/>
        <w:right w:val="none" w:sz="0" w:space="0" w:color="auto"/>
      </w:divBdr>
    </w:div>
    <w:div w:id="625965804">
      <w:marLeft w:val="640"/>
      <w:marRight w:val="0"/>
      <w:marTop w:val="0"/>
      <w:marBottom w:val="0"/>
      <w:divBdr>
        <w:top w:val="none" w:sz="0" w:space="0" w:color="auto"/>
        <w:left w:val="none" w:sz="0" w:space="0" w:color="auto"/>
        <w:bottom w:val="none" w:sz="0" w:space="0" w:color="auto"/>
        <w:right w:val="none" w:sz="0" w:space="0" w:color="auto"/>
      </w:divBdr>
    </w:div>
    <w:div w:id="626397445">
      <w:marLeft w:val="640"/>
      <w:marRight w:val="0"/>
      <w:marTop w:val="0"/>
      <w:marBottom w:val="0"/>
      <w:divBdr>
        <w:top w:val="none" w:sz="0" w:space="0" w:color="auto"/>
        <w:left w:val="none" w:sz="0" w:space="0" w:color="auto"/>
        <w:bottom w:val="none" w:sz="0" w:space="0" w:color="auto"/>
        <w:right w:val="none" w:sz="0" w:space="0" w:color="auto"/>
      </w:divBdr>
    </w:div>
    <w:div w:id="628316891">
      <w:marLeft w:val="640"/>
      <w:marRight w:val="0"/>
      <w:marTop w:val="0"/>
      <w:marBottom w:val="0"/>
      <w:divBdr>
        <w:top w:val="none" w:sz="0" w:space="0" w:color="auto"/>
        <w:left w:val="none" w:sz="0" w:space="0" w:color="auto"/>
        <w:bottom w:val="none" w:sz="0" w:space="0" w:color="auto"/>
        <w:right w:val="none" w:sz="0" w:space="0" w:color="auto"/>
      </w:divBdr>
    </w:div>
    <w:div w:id="629479633">
      <w:marLeft w:val="640"/>
      <w:marRight w:val="0"/>
      <w:marTop w:val="0"/>
      <w:marBottom w:val="0"/>
      <w:divBdr>
        <w:top w:val="none" w:sz="0" w:space="0" w:color="auto"/>
        <w:left w:val="none" w:sz="0" w:space="0" w:color="auto"/>
        <w:bottom w:val="none" w:sz="0" w:space="0" w:color="auto"/>
        <w:right w:val="none" w:sz="0" w:space="0" w:color="auto"/>
      </w:divBdr>
    </w:div>
    <w:div w:id="630594134">
      <w:marLeft w:val="640"/>
      <w:marRight w:val="0"/>
      <w:marTop w:val="0"/>
      <w:marBottom w:val="0"/>
      <w:divBdr>
        <w:top w:val="none" w:sz="0" w:space="0" w:color="auto"/>
        <w:left w:val="none" w:sz="0" w:space="0" w:color="auto"/>
        <w:bottom w:val="none" w:sz="0" w:space="0" w:color="auto"/>
        <w:right w:val="none" w:sz="0" w:space="0" w:color="auto"/>
      </w:divBdr>
    </w:div>
    <w:div w:id="633101997">
      <w:marLeft w:val="640"/>
      <w:marRight w:val="0"/>
      <w:marTop w:val="0"/>
      <w:marBottom w:val="0"/>
      <w:divBdr>
        <w:top w:val="none" w:sz="0" w:space="0" w:color="auto"/>
        <w:left w:val="none" w:sz="0" w:space="0" w:color="auto"/>
        <w:bottom w:val="none" w:sz="0" w:space="0" w:color="auto"/>
        <w:right w:val="none" w:sz="0" w:space="0" w:color="auto"/>
      </w:divBdr>
    </w:div>
    <w:div w:id="633488153">
      <w:marLeft w:val="640"/>
      <w:marRight w:val="0"/>
      <w:marTop w:val="0"/>
      <w:marBottom w:val="0"/>
      <w:divBdr>
        <w:top w:val="none" w:sz="0" w:space="0" w:color="auto"/>
        <w:left w:val="none" w:sz="0" w:space="0" w:color="auto"/>
        <w:bottom w:val="none" w:sz="0" w:space="0" w:color="auto"/>
        <w:right w:val="none" w:sz="0" w:space="0" w:color="auto"/>
      </w:divBdr>
    </w:div>
    <w:div w:id="633873053">
      <w:marLeft w:val="640"/>
      <w:marRight w:val="0"/>
      <w:marTop w:val="0"/>
      <w:marBottom w:val="0"/>
      <w:divBdr>
        <w:top w:val="none" w:sz="0" w:space="0" w:color="auto"/>
        <w:left w:val="none" w:sz="0" w:space="0" w:color="auto"/>
        <w:bottom w:val="none" w:sz="0" w:space="0" w:color="auto"/>
        <w:right w:val="none" w:sz="0" w:space="0" w:color="auto"/>
      </w:divBdr>
    </w:div>
    <w:div w:id="634988258">
      <w:marLeft w:val="640"/>
      <w:marRight w:val="0"/>
      <w:marTop w:val="0"/>
      <w:marBottom w:val="0"/>
      <w:divBdr>
        <w:top w:val="none" w:sz="0" w:space="0" w:color="auto"/>
        <w:left w:val="none" w:sz="0" w:space="0" w:color="auto"/>
        <w:bottom w:val="none" w:sz="0" w:space="0" w:color="auto"/>
        <w:right w:val="none" w:sz="0" w:space="0" w:color="auto"/>
      </w:divBdr>
    </w:div>
    <w:div w:id="635067767">
      <w:marLeft w:val="640"/>
      <w:marRight w:val="0"/>
      <w:marTop w:val="0"/>
      <w:marBottom w:val="0"/>
      <w:divBdr>
        <w:top w:val="none" w:sz="0" w:space="0" w:color="auto"/>
        <w:left w:val="none" w:sz="0" w:space="0" w:color="auto"/>
        <w:bottom w:val="none" w:sz="0" w:space="0" w:color="auto"/>
        <w:right w:val="none" w:sz="0" w:space="0" w:color="auto"/>
      </w:divBdr>
    </w:div>
    <w:div w:id="637226408">
      <w:marLeft w:val="640"/>
      <w:marRight w:val="0"/>
      <w:marTop w:val="0"/>
      <w:marBottom w:val="0"/>
      <w:divBdr>
        <w:top w:val="none" w:sz="0" w:space="0" w:color="auto"/>
        <w:left w:val="none" w:sz="0" w:space="0" w:color="auto"/>
        <w:bottom w:val="none" w:sz="0" w:space="0" w:color="auto"/>
        <w:right w:val="none" w:sz="0" w:space="0" w:color="auto"/>
      </w:divBdr>
    </w:div>
    <w:div w:id="639531141">
      <w:marLeft w:val="640"/>
      <w:marRight w:val="0"/>
      <w:marTop w:val="0"/>
      <w:marBottom w:val="0"/>
      <w:divBdr>
        <w:top w:val="none" w:sz="0" w:space="0" w:color="auto"/>
        <w:left w:val="none" w:sz="0" w:space="0" w:color="auto"/>
        <w:bottom w:val="none" w:sz="0" w:space="0" w:color="auto"/>
        <w:right w:val="none" w:sz="0" w:space="0" w:color="auto"/>
      </w:divBdr>
    </w:div>
    <w:div w:id="640036923">
      <w:marLeft w:val="640"/>
      <w:marRight w:val="0"/>
      <w:marTop w:val="0"/>
      <w:marBottom w:val="0"/>
      <w:divBdr>
        <w:top w:val="none" w:sz="0" w:space="0" w:color="auto"/>
        <w:left w:val="none" w:sz="0" w:space="0" w:color="auto"/>
        <w:bottom w:val="none" w:sz="0" w:space="0" w:color="auto"/>
        <w:right w:val="none" w:sz="0" w:space="0" w:color="auto"/>
      </w:divBdr>
    </w:div>
    <w:div w:id="640233113">
      <w:marLeft w:val="640"/>
      <w:marRight w:val="0"/>
      <w:marTop w:val="0"/>
      <w:marBottom w:val="0"/>
      <w:divBdr>
        <w:top w:val="none" w:sz="0" w:space="0" w:color="auto"/>
        <w:left w:val="none" w:sz="0" w:space="0" w:color="auto"/>
        <w:bottom w:val="none" w:sz="0" w:space="0" w:color="auto"/>
        <w:right w:val="none" w:sz="0" w:space="0" w:color="auto"/>
      </w:divBdr>
    </w:div>
    <w:div w:id="642080817">
      <w:marLeft w:val="640"/>
      <w:marRight w:val="0"/>
      <w:marTop w:val="0"/>
      <w:marBottom w:val="0"/>
      <w:divBdr>
        <w:top w:val="none" w:sz="0" w:space="0" w:color="auto"/>
        <w:left w:val="none" w:sz="0" w:space="0" w:color="auto"/>
        <w:bottom w:val="none" w:sz="0" w:space="0" w:color="auto"/>
        <w:right w:val="none" w:sz="0" w:space="0" w:color="auto"/>
      </w:divBdr>
    </w:div>
    <w:div w:id="642780717">
      <w:marLeft w:val="640"/>
      <w:marRight w:val="0"/>
      <w:marTop w:val="0"/>
      <w:marBottom w:val="0"/>
      <w:divBdr>
        <w:top w:val="none" w:sz="0" w:space="0" w:color="auto"/>
        <w:left w:val="none" w:sz="0" w:space="0" w:color="auto"/>
        <w:bottom w:val="none" w:sz="0" w:space="0" w:color="auto"/>
        <w:right w:val="none" w:sz="0" w:space="0" w:color="auto"/>
      </w:divBdr>
    </w:div>
    <w:div w:id="642927637">
      <w:marLeft w:val="640"/>
      <w:marRight w:val="0"/>
      <w:marTop w:val="0"/>
      <w:marBottom w:val="0"/>
      <w:divBdr>
        <w:top w:val="none" w:sz="0" w:space="0" w:color="auto"/>
        <w:left w:val="none" w:sz="0" w:space="0" w:color="auto"/>
        <w:bottom w:val="none" w:sz="0" w:space="0" w:color="auto"/>
        <w:right w:val="none" w:sz="0" w:space="0" w:color="auto"/>
      </w:divBdr>
    </w:div>
    <w:div w:id="643892144">
      <w:marLeft w:val="640"/>
      <w:marRight w:val="0"/>
      <w:marTop w:val="0"/>
      <w:marBottom w:val="0"/>
      <w:divBdr>
        <w:top w:val="none" w:sz="0" w:space="0" w:color="auto"/>
        <w:left w:val="none" w:sz="0" w:space="0" w:color="auto"/>
        <w:bottom w:val="none" w:sz="0" w:space="0" w:color="auto"/>
        <w:right w:val="none" w:sz="0" w:space="0" w:color="auto"/>
      </w:divBdr>
    </w:div>
    <w:div w:id="644311370">
      <w:marLeft w:val="640"/>
      <w:marRight w:val="0"/>
      <w:marTop w:val="0"/>
      <w:marBottom w:val="0"/>
      <w:divBdr>
        <w:top w:val="none" w:sz="0" w:space="0" w:color="auto"/>
        <w:left w:val="none" w:sz="0" w:space="0" w:color="auto"/>
        <w:bottom w:val="none" w:sz="0" w:space="0" w:color="auto"/>
        <w:right w:val="none" w:sz="0" w:space="0" w:color="auto"/>
      </w:divBdr>
    </w:div>
    <w:div w:id="644505677">
      <w:marLeft w:val="640"/>
      <w:marRight w:val="0"/>
      <w:marTop w:val="0"/>
      <w:marBottom w:val="0"/>
      <w:divBdr>
        <w:top w:val="none" w:sz="0" w:space="0" w:color="auto"/>
        <w:left w:val="none" w:sz="0" w:space="0" w:color="auto"/>
        <w:bottom w:val="none" w:sz="0" w:space="0" w:color="auto"/>
        <w:right w:val="none" w:sz="0" w:space="0" w:color="auto"/>
      </w:divBdr>
    </w:div>
    <w:div w:id="647981904">
      <w:marLeft w:val="640"/>
      <w:marRight w:val="0"/>
      <w:marTop w:val="0"/>
      <w:marBottom w:val="0"/>
      <w:divBdr>
        <w:top w:val="none" w:sz="0" w:space="0" w:color="auto"/>
        <w:left w:val="none" w:sz="0" w:space="0" w:color="auto"/>
        <w:bottom w:val="none" w:sz="0" w:space="0" w:color="auto"/>
        <w:right w:val="none" w:sz="0" w:space="0" w:color="auto"/>
      </w:divBdr>
    </w:div>
    <w:div w:id="649527302">
      <w:marLeft w:val="640"/>
      <w:marRight w:val="0"/>
      <w:marTop w:val="0"/>
      <w:marBottom w:val="0"/>
      <w:divBdr>
        <w:top w:val="none" w:sz="0" w:space="0" w:color="auto"/>
        <w:left w:val="none" w:sz="0" w:space="0" w:color="auto"/>
        <w:bottom w:val="none" w:sz="0" w:space="0" w:color="auto"/>
        <w:right w:val="none" w:sz="0" w:space="0" w:color="auto"/>
      </w:divBdr>
    </w:div>
    <w:div w:id="650520549">
      <w:marLeft w:val="640"/>
      <w:marRight w:val="0"/>
      <w:marTop w:val="0"/>
      <w:marBottom w:val="0"/>
      <w:divBdr>
        <w:top w:val="none" w:sz="0" w:space="0" w:color="auto"/>
        <w:left w:val="none" w:sz="0" w:space="0" w:color="auto"/>
        <w:bottom w:val="none" w:sz="0" w:space="0" w:color="auto"/>
        <w:right w:val="none" w:sz="0" w:space="0" w:color="auto"/>
      </w:divBdr>
    </w:div>
    <w:div w:id="652753258">
      <w:marLeft w:val="640"/>
      <w:marRight w:val="0"/>
      <w:marTop w:val="0"/>
      <w:marBottom w:val="0"/>
      <w:divBdr>
        <w:top w:val="none" w:sz="0" w:space="0" w:color="auto"/>
        <w:left w:val="none" w:sz="0" w:space="0" w:color="auto"/>
        <w:bottom w:val="none" w:sz="0" w:space="0" w:color="auto"/>
        <w:right w:val="none" w:sz="0" w:space="0" w:color="auto"/>
      </w:divBdr>
    </w:div>
    <w:div w:id="654067529">
      <w:marLeft w:val="640"/>
      <w:marRight w:val="0"/>
      <w:marTop w:val="0"/>
      <w:marBottom w:val="0"/>
      <w:divBdr>
        <w:top w:val="none" w:sz="0" w:space="0" w:color="auto"/>
        <w:left w:val="none" w:sz="0" w:space="0" w:color="auto"/>
        <w:bottom w:val="none" w:sz="0" w:space="0" w:color="auto"/>
        <w:right w:val="none" w:sz="0" w:space="0" w:color="auto"/>
      </w:divBdr>
    </w:div>
    <w:div w:id="656954590">
      <w:marLeft w:val="640"/>
      <w:marRight w:val="0"/>
      <w:marTop w:val="0"/>
      <w:marBottom w:val="0"/>
      <w:divBdr>
        <w:top w:val="none" w:sz="0" w:space="0" w:color="auto"/>
        <w:left w:val="none" w:sz="0" w:space="0" w:color="auto"/>
        <w:bottom w:val="none" w:sz="0" w:space="0" w:color="auto"/>
        <w:right w:val="none" w:sz="0" w:space="0" w:color="auto"/>
      </w:divBdr>
    </w:div>
    <w:div w:id="657539209">
      <w:marLeft w:val="640"/>
      <w:marRight w:val="0"/>
      <w:marTop w:val="0"/>
      <w:marBottom w:val="0"/>
      <w:divBdr>
        <w:top w:val="none" w:sz="0" w:space="0" w:color="auto"/>
        <w:left w:val="none" w:sz="0" w:space="0" w:color="auto"/>
        <w:bottom w:val="none" w:sz="0" w:space="0" w:color="auto"/>
        <w:right w:val="none" w:sz="0" w:space="0" w:color="auto"/>
      </w:divBdr>
    </w:div>
    <w:div w:id="657920452">
      <w:marLeft w:val="640"/>
      <w:marRight w:val="0"/>
      <w:marTop w:val="0"/>
      <w:marBottom w:val="0"/>
      <w:divBdr>
        <w:top w:val="none" w:sz="0" w:space="0" w:color="auto"/>
        <w:left w:val="none" w:sz="0" w:space="0" w:color="auto"/>
        <w:bottom w:val="none" w:sz="0" w:space="0" w:color="auto"/>
        <w:right w:val="none" w:sz="0" w:space="0" w:color="auto"/>
      </w:divBdr>
    </w:div>
    <w:div w:id="659774149">
      <w:marLeft w:val="640"/>
      <w:marRight w:val="0"/>
      <w:marTop w:val="0"/>
      <w:marBottom w:val="0"/>
      <w:divBdr>
        <w:top w:val="none" w:sz="0" w:space="0" w:color="auto"/>
        <w:left w:val="none" w:sz="0" w:space="0" w:color="auto"/>
        <w:bottom w:val="none" w:sz="0" w:space="0" w:color="auto"/>
        <w:right w:val="none" w:sz="0" w:space="0" w:color="auto"/>
      </w:divBdr>
    </w:div>
    <w:div w:id="660432574">
      <w:marLeft w:val="640"/>
      <w:marRight w:val="0"/>
      <w:marTop w:val="0"/>
      <w:marBottom w:val="0"/>
      <w:divBdr>
        <w:top w:val="none" w:sz="0" w:space="0" w:color="auto"/>
        <w:left w:val="none" w:sz="0" w:space="0" w:color="auto"/>
        <w:bottom w:val="none" w:sz="0" w:space="0" w:color="auto"/>
        <w:right w:val="none" w:sz="0" w:space="0" w:color="auto"/>
      </w:divBdr>
    </w:div>
    <w:div w:id="661274109">
      <w:marLeft w:val="640"/>
      <w:marRight w:val="0"/>
      <w:marTop w:val="0"/>
      <w:marBottom w:val="0"/>
      <w:divBdr>
        <w:top w:val="none" w:sz="0" w:space="0" w:color="auto"/>
        <w:left w:val="none" w:sz="0" w:space="0" w:color="auto"/>
        <w:bottom w:val="none" w:sz="0" w:space="0" w:color="auto"/>
        <w:right w:val="none" w:sz="0" w:space="0" w:color="auto"/>
      </w:divBdr>
    </w:div>
    <w:div w:id="661855016">
      <w:marLeft w:val="640"/>
      <w:marRight w:val="0"/>
      <w:marTop w:val="0"/>
      <w:marBottom w:val="0"/>
      <w:divBdr>
        <w:top w:val="none" w:sz="0" w:space="0" w:color="auto"/>
        <w:left w:val="none" w:sz="0" w:space="0" w:color="auto"/>
        <w:bottom w:val="none" w:sz="0" w:space="0" w:color="auto"/>
        <w:right w:val="none" w:sz="0" w:space="0" w:color="auto"/>
      </w:divBdr>
    </w:div>
    <w:div w:id="662513196">
      <w:marLeft w:val="640"/>
      <w:marRight w:val="0"/>
      <w:marTop w:val="0"/>
      <w:marBottom w:val="0"/>
      <w:divBdr>
        <w:top w:val="none" w:sz="0" w:space="0" w:color="auto"/>
        <w:left w:val="none" w:sz="0" w:space="0" w:color="auto"/>
        <w:bottom w:val="none" w:sz="0" w:space="0" w:color="auto"/>
        <w:right w:val="none" w:sz="0" w:space="0" w:color="auto"/>
      </w:divBdr>
    </w:div>
    <w:div w:id="662705598">
      <w:marLeft w:val="640"/>
      <w:marRight w:val="0"/>
      <w:marTop w:val="0"/>
      <w:marBottom w:val="0"/>
      <w:divBdr>
        <w:top w:val="none" w:sz="0" w:space="0" w:color="auto"/>
        <w:left w:val="none" w:sz="0" w:space="0" w:color="auto"/>
        <w:bottom w:val="none" w:sz="0" w:space="0" w:color="auto"/>
        <w:right w:val="none" w:sz="0" w:space="0" w:color="auto"/>
      </w:divBdr>
    </w:div>
    <w:div w:id="662859320">
      <w:marLeft w:val="640"/>
      <w:marRight w:val="0"/>
      <w:marTop w:val="0"/>
      <w:marBottom w:val="0"/>
      <w:divBdr>
        <w:top w:val="none" w:sz="0" w:space="0" w:color="auto"/>
        <w:left w:val="none" w:sz="0" w:space="0" w:color="auto"/>
        <w:bottom w:val="none" w:sz="0" w:space="0" w:color="auto"/>
        <w:right w:val="none" w:sz="0" w:space="0" w:color="auto"/>
      </w:divBdr>
    </w:div>
    <w:div w:id="664364110">
      <w:marLeft w:val="640"/>
      <w:marRight w:val="0"/>
      <w:marTop w:val="0"/>
      <w:marBottom w:val="0"/>
      <w:divBdr>
        <w:top w:val="none" w:sz="0" w:space="0" w:color="auto"/>
        <w:left w:val="none" w:sz="0" w:space="0" w:color="auto"/>
        <w:bottom w:val="none" w:sz="0" w:space="0" w:color="auto"/>
        <w:right w:val="none" w:sz="0" w:space="0" w:color="auto"/>
      </w:divBdr>
    </w:div>
    <w:div w:id="666055687">
      <w:marLeft w:val="640"/>
      <w:marRight w:val="0"/>
      <w:marTop w:val="0"/>
      <w:marBottom w:val="0"/>
      <w:divBdr>
        <w:top w:val="none" w:sz="0" w:space="0" w:color="auto"/>
        <w:left w:val="none" w:sz="0" w:space="0" w:color="auto"/>
        <w:bottom w:val="none" w:sz="0" w:space="0" w:color="auto"/>
        <w:right w:val="none" w:sz="0" w:space="0" w:color="auto"/>
      </w:divBdr>
    </w:div>
    <w:div w:id="666444070">
      <w:marLeft w:val="640"/>
      <w:marRight w:val="0"/>
      <w:marTop w:val="0"/>
      <w:marBottom w:val="0"/>
      <w:divBdr>
        <w:top w:val="none" w:sz="0" w:space="0" w:color="auto"/>
        <w:left w:val="none" w:sz="0" w:space="0" w:color="auto"/>
        <w:bottom w:val="none" w:sz="0" w:space="0" w:color="auto"/>
        <w:right w:val="none" w:sz="0" w:space="0" w:color="auto"/>
      </w:divBdr>
    </w:div>
    <w:div w:id="667825100">
      <w:marLeft w:val="640"/>
      <w:marRight w:val="0"/>
      <w:marTop w:val="0"/>
      <w:marBottom w:val="0"/>
      <w:divBdr>
        <w:top w:val="none" w:sz="0" w:space="0" w:color="auto"/>
        <w:left w:val="none" w:sz="0" w:space="0" w:color="auto"/>
        <w:bottom w:val="none" w:sz="0" w:space="0" w:color="auto"/>
        <w:right w:val="none" w:sz="0" w:space="0" w:color="auto"/>
      </w:divBdr>
    </w:div>
    <w:div w:id="670062015">
      <w:marLeft w:val="640"/>
      <w:marRight w:val="0"/>
      <w:marTop w:val="0"/>
      <w:marBottom w:val="0"/>
      <w:divBdr>
        <w:top w:val="none" w:sz="0" w:space="0" w:color="auto"/>
        <w:left w:val="none" w:sz="0" w:space="0" w:color="auto"/>
        <w:bottom w:val="none" w:sz="0" w:space="0" w:color="auto"/>
        <w:right w:val="none" w:sz="0" w:space="0" w:color="auto"/>
      </w:divBdr>
    </w:div>
    <w:div w:id="672147701">
      <w:marLeft w:val="640"/>
      <w:marRight w:val="0"/>
      <w:marTop w:val="0"/>
      <w:marBottom w:val="0"/>
      <w:divBdr>
        <w:top w:val="none" w:sz="0" w:space="0" w:color="auto"/>
        <w:left w:val="none" w:sz="0" w:space="0" w:color="auto"/>
        <w:bottom w:val="none" w:sz="0" w:space="0" w:color="auto"/>
        <w:right w:val="none" w:sz="0" w:space="0" w:color="auto"/>
      </w:divBdr>
    </w:div>
    <w:div w:id="672495355">
      <w:marLeft w:val="640"/>
      <w:marRight w:val="0"/>
      <w:marTop w:val="0"/>
      <w:marBottom w:val="0"/>
      <w:divBdr>
        <w:top w:val="none" w:sz="0" w:space="0" w:color="auto"/>
        <w:left w:val="none" w:sz="0" w:space="0" w:color="auto"/>
        <w:bottom w:val="none" w:sz="0" w:space="0" w:color="auto"/>
        <w:right w:val="none" w:sz="0" w:space="0" w:color="auto"/>
      </w:divBdr>
    </w:div>
    <w:div w:id="672727257">
      <w:marLeft w:val="640"/>
      <w:marRight w:val="0"/>
      <w:marTop w:val="0"/>
      <w:marBottom w:val="0"/>
      <w:divBdr>
        <w:top w:val="none" w:sz="0" w:space="0" w:color="auto"/>
        <w:left w:val="none" w:sz="0" w:space="0" w:color="auto"/>
        <w:bottom w:val="none" w:sz="0" w:space="0" w:color="auto"/>
        <w:right w:val="none" w:sz="0" w:space="0" w:color="auto"/>
      </w:divBdr>
    </w:div>
    <w:div w:id="673387455">
      <w:marLeft w:val="640"/>
      <w:marRight w:val="0"/>
      <w:marTop w:val="0"/>
      <w:marBottom w:val="0"/>
      <w:divBdr>
        <w:top w:val="none" w:sz="0" w:space="0" w:color="auto"/>
        <w:left w:val="none" w:sz="0" w:space="0" w:color="auto"/>
        <w:bottom w:val="none" w:sz="0" w:space="0" w:color="auto"/>
        <w:right w:val="none" w:sz="0" w:space="0" w:color="auto"/>
      </w:divBdr>
    </w:div>
    <w:div w:id="674378983">
      <w:marLeft w:val="640"/>
      <w:marRight w:val="0"/>
      <w:marTop w:val="0"/>
      <w:marBottom w:val="0"/>
      <w:divBdr>
        <w:top w:val="none" w:sz="0" w:space="0" w:color="auto"/>
        <w:left w:val="none" w:sz="0" w:space="0" w:color="auto"/>
        <w:bottom w:val="none" w:sz="0" w:space="0" w:color="auto"/>
        <w:right w:val="none" w:sz="0" w:space="0" w:color="auto"/>
      </w:divBdr>
    </w:div>
    <w:div w:id="674459282">
      <w:marLeft w:val="640"/>
      <w:marRight w:val="0"/>
      <w:marTop w:val="0"/>
      <w:marBottom w:val="0"/>
      <w:divBdr>
        <w:top w:val="none" w:sz="0" w:space="0" w:color="auto"/>
        <w:left w:val="none" w:sz="0" w:space="0" w:color="auto"/>
        <w:bottom w:val="none" w:sz="0" w:space="0" w:color="auto"/>
        <w:right w:val="none" w:sz="0" w:space="0" w:color="auto"/>
      </w:divBdr>
    </w:div>
    <w:div w:id="674921836">
      <w:marLeft w:val="640"/>
      <w:marRight w:val="0"/>
      <w:marTop w:val="0"/>
      <w:marBottom w:val="0"/>
      <w:divBdr>
        <w:top w:val="none" w:sz="0" w:space="0" w:color="auto"/>
        <w:left w:val="none" w:sz="0" w:space="0" w:color="auto"/>
        <w:bottom w:val="none" w:sz="0" w:space="0" w:color="auto"/>
        <w:right w:val="none" w:sz="0" w:space="0" w:color="auto"/>
      </w:divBdr>
    </w:div>
    <w:div w:id="677191862">
      <w:marLeft w:val="640"/>
      <w:marRight w:val="0"/>
      <w:marTop w:val="0"/>
      <w:marBottom w:val="0"/>
      <w:divBdr>
        <w:top w:val="none" w:sz="0" w:space="0" w:color="auto"/>
        <w:left w:val="none" w:sz="0" w:space="0" w:color="auto"/>
        <w:bottom w:val="none" w:sz="0" w:space="0" w:color="auto"/>
        <w:right w:val="none" w:sz="0" w:space="0" w:color="auto"/>
      </w:divBdr>
    </w:div>
    <w:div w:id="678392889">
      <w:marLeft w:val="640"/>
      <w:marRight w:val="0"/>
      <w:marTop w:val="0"/>
      <w:marBottom w:val="0"/>
      <w:divBdr>
        <w:top w:val="none" w:sz="0" w:space="0" w:color="auto"/>
        <w:left w:val="none" w:sz="0" w:space="0" w:color="auto"/>
        <w:bottom w:val="none" w:sz="0" w:space="0" w:color="auto"/>
        <w:right w:val="none" w:sz="0" w:space="0" w:color="auto"/>
      </w:divBdr>
    </w:div>
    <w:div w:id="679355380">
      <w:marLeft w:val="640"/>
      <w:marRight w:val="0"/>
      <w:marTop w:val="0"/>
      <w:marBottom w:val="0"/>
      <w:divBdr>
        <w:top w:val="none" w:sz="0" w:space="0" w:color="auto"/>
        <w:left w:val="none" w:sz="0" w:space="0" w:color="auto"/>
        <w:bottom w:val="none" w:sz="0" w:space="0" w:color="auto"/>
        <w:right w:val="none" w:sz="0" w:space="0" w:color="auto"/>
      </w:divBdr>
    </w:div>
    <w:div w:id="680161744">
      <w:marLeft w:val="640"/>
      <w:marRight w:val="0"/>
      <w:marTop w:val="0"/>
      <w:marBottom w:val="0"/>
      <w:divBdr>
        <w:top w:val="none" w:sz="0" w:space="0" w:color="auto"/>
        <w:left w:val="none" w:sz="0" w:space="0" w:color="auto"/>
        <w:bottom w:val="none" w:sz="0" w:space="0" w:color="auto"/>
        <w:right w:val="none" w:sz="0" w:space="0" w:color="auto"/>
      </w:divBdr>
    </w:div>
    <w:div w:id="682053561">
      <w:marLeft w:val="640"/>
      <w:marRight w:val="0"/>
      <w:marTop w:val="0"/>
      <w:marBottom w:val="0"/>
      <w:divBdr>
        <w:top w:val="none" w:sz="0" w:space="0" w:color="auto"/>
        <w:left w:val="none" w:sz="0" w:space="0" w:color="auto"/>
        <w:bottom w:val="none" w:sz="0" w:space="0" w:color="auto"/>
        <w:right w:val="none" w:sz="0" w:space="0" w:color="auto"/>
      </w:divBdr>
    </w:div>
    <w:div w:id="683092797">
      <w:marLeft w:val="640"/>
      <w:marRight w:val="0"/>
      <w:marTop w:val="0"/>
      <w:marBottom w:val="0"/>
      <w:divBdr>
        <w:top w:val="none" w:sz="0" w:space="0" w:color="auto"/>
        <w:left w:val="none" w:sz="0" w:space="0" w:color="auto"/>
        <w:bottom w:val="none" w:sz="0" w:space="0" w:color="auto"/>
        <w:right w:val="none" w:sz="0" w:space="0" w:color="auto"/>
      </w:divBdr>
    </w:div>
    <w:div w:id="683289156">
      <w:marLeft w:val="640"/>
      <w:marRight w:val="0"/>
      <w:marTop w:val="0"/>
      <w:marBottom w:val="0"/>
      <w:divBdr>
        <w:top w:val="none" w:sz="0" w:space="0" w:color="auto"/>
        <w:left w:val="none" w:sz="0" w:space="0" w:color="auto"/>
        <w:bottom w:val="none" w:sz="0" w:space="0" w:color="auto"/>
        <w:right w:val="none" w:sz="0" w:space="0" w:color="auto"/>
      </w:divBdr>
    </w:div>
    <w:div w:id="686904985">
      <w:marLeft w:val="640"/>
      <w:marRight w:val="0"/>
      <w:marTop w:val="0"/>
      <w:marBottom w:val="0"/>
      <w:divBdr>
        <w:top w:val="none" w:sz="0" w:space="0" w:color="auto"/>
        <w:left w:val="none" w:sz="0" w:space="0" w:color="auto"/>
        <w:bottom w:val="none" w:sz="0" w:space="0" w:color="auto"/>
        <w:right w:val="none" w:sz="0" w:space="0" w:color="auto"/>
      </w:divBdr>
    </w:div>
    <w:div w:id="689844452">
      <w:marLeft w:val="640"/>
      <w:marRight w:val="0"/>
      <w:marTop w:val="0"/>
      <w:marBottom w:val="0"/>
      <w:divBdr>
        <w:top w:val="none" w:sz="0" w:space="0" w:color="auto"/>
        <w:left w:val="none" w:sz="0" w:space="0" w:color="auto"/>
        <w:bottom w:val="none" w:sz="0" w:space="0" w:color="auto"/>
        <w:right w:val="none" w:sz="0" w:space="0" w:color="auto"/>
      </w:divBdr>
    </w:div>
    <w:div w:id="690377342">
      <w:marLeft w:val="640"/>
      <w:marRight w:val="0"/>
      <w:marTop w:val="0"/>
      <w:marBottom w:val="0"/>
      <w:divBdr>
        <w:top w:val="none" w:sz="0" w:space="0" w:color="auto"/>
        <w:left w:val="none" w:sz="0" w:space="0" w:color="auto"/>
        <w:bottom w:val="none" w:sz="0" w:space="0" w:color="auto"/>
        <w:right w:val="none" w:sz="0" w:space="0" w:color="auto"/>
      </w:divBdr>
    </w:div>
    <w:div w:id="690761632">
      <w:marLeft w:val="640"/>
      <w:marRight w:val="0"/>
      <w:marTop w:val="0"/>
      <w:marBottom w:val="0"/>
      <w:divBdr>
        <w:top w:val="none" w:sz="0" w:space="0" w:color="auto"/>
        <w:left w:val="none" w:sz="0" w:space="0" w:color="auto"/>
        <w:bottom w:val="none" w:sz="0" w:space="0" w:color="auto"/>
        <w:right w:val="none" w:sz="0" w:space="0" w:color="auto"/>
      </w:divBdr>
    </w:div>
    <w:div w:id="692726497">
      <w:marLeft w:val="640"/>
      <w:marRight w:val="0"/>
      <w:marTop w:val="0"/>
      <w:marBottom w:val="0"/>
      <w:divBdr>
        <w:top w:val="none" w:sz="0" w:space="0" w:color="auto"/>
        <w:left w:val="none" w:sz="0" w:space="0" w:color="auto"/>
        <w:bottom w:val="none" w:sz="0" w:space="0" w:color="auto"/>
        <w:right w:val="none" w:sz="0" w:space="0" w:color="auto"/>
      </w:divBdr>
    </w:div>
    <w:div w:id="694771184">
      <w:marLeft w:val="640"/>
      <w:marRight w:val="0"/>
      <w:marTop w:val="0"/>
      <w:marBottom w:val="0"/>
      <w:divBdr>
        <w:top w:val="none" w:sz="0" w:space="0" w:color="auto"/>
        <w:left w:val="none" w:sz="0" w:space="0" w:color="auto"/>
        <w:bottom w:val="none" w:sz="0" w:space="0" w:color="auto"/>
        <w:right w:val="none" w:sz="0" w:space="0" w:color="auto"/>
      </w:divBdr>
    </w:div>
    <w:div w:id="695888759">
      <w:marLeft w:val="640"/>
      <w:marRight w:val="0"/>
      <w:marTop w:val="0"/>
      <w:marBottom w:val="0"/>
      <w:divBdr>
        <w:top w:val="none" w:sz="0" w:space="0" w:color="auto"/>
        <w:left w:val="none" w:sz="0" w:space="0" w:color="auto"/>
        <w:bottom w:val="none" w:sz="0" w:space="0" w:color="auto"/>
        <w:right w:val="none" w:sz="0" w:space="0" w:color="auto"/>
      </w:divBdr>
    </w:div>
    <w:div w:id="699286174">
      <w:marLeft w:val="640"/>
      <w:marRight w:val="0"/>
      <w:marTop w:val="0"/>
      <w:marBottom w:val="0"/>
      <w:divBdr>
        <w:top w:val="none" w:sz="0" w:space="0" w:color="auto"/>
        <w:left w:val="none" w:sz="0" w:space="0" w:color="auto"/>
        <w:bottom w:val="none" w:sz="0" w:space="0" w:color="auto"/>
        <w:right w:val="none" w:sz="0" w:space="0" w:color="auto"/>
      </w:divBdr>
    </w:div>
    <w:div w:id="700011129">
      <w:marLeft w:val="640"/>
      <w:marRight w:val="0"/>
      <w:marTop w:val="0"/>
      <w:marBottom w:val="0"/>
      <w:divBdr>
        <w:top w:val="none" w:sz="0" w:space="0" w:color="auto"/>
        <w:left w:val="none" w:sz="0" w:space="0" w:color="auto"/>
        <w:bottom w:val="none" w:sz="0" w:space="0" w:color="auto"/>
        <w:right w:val="none" w:sz="0" w:space="0" w:color="auto"/>
      </w:divBdr>
    </w:div>
    <w:div w:id="700085343">
      <w:marLeft w:val="640"/>
      <w:marRight w:val="0"/>
      <w:marTop w:val="0"/>
      <w:marBottom w:val="0"/>
      <w:divBdr>
        <w:top w:val="none" w:sz="0" w:space="0" w:color="auto"/>
        <w:left w:val="none" w:sz="0" w:space="0" w:color="auto"/>
        <w:bottom w:val="none" w:sz="0" w:space="0" w:color="auto"/>
        <w:right w:val="none" w:sz="0" w:space="0" w:color="auto"/>
      </w:divBdr>
    </w:div>
    <w:div w:id="701591932">
      <w:marLeft w:val="640"/>
      <w:marRight w:val="0"/>
      <w:marTop w:val="0"/>
      <w:marBottom w:val="0"/>
      <w:divBdr>
        <w:top w:val="none" w:sz="0" w:space="0" w:color="auto"/>
        <w:left w:val="none" w:sz="0" w:space="0" w:color="auto"/>
        <w:bottom w:val="none" w:sz="0" w:space="0" w:color="auto"/>
        <w:right w:val="none" w:sz="0" w:space="0" w:color="auto"/>
      </w:divBdr>
    </w:div>
    <w:div w:id="703823319">
      <w:marLeft w:val="640"/>
      <w:marRight w:val="0"/>
      <w:marTop w:val="0"/>
      <w:marBottom w:val="0"/>
      <w:divBdr>
        <w:top w:val="none" w:sz="0" w:space="0" w:color="auto"/>
        <w:left w:val="none" w:sz="0" w:space="0" w:color="auto"/>
        <w:bottom w:val="none" w:sz="0" w:space="0" w:color="auto"/>
        <w:right w:val="none" w:sz="0" w:space="0" w:color="auto"/>
      </w:divBdr>
    </w:div>
    <w:div w:id="706873863">
      <w:marLeft w:val="640"/>
      <w:marRight w:val="0"/>
      <w:marTop w:val="0"/>
      <w:marBottom w:val="0"/>
      <w:divBdr>
        <w:top w:val="none" w:sz="0" w:space="0" w:color="auto"/>
        <w:left w:val="none" w:sz="0" w:space="0" w:color="auto"/>
        <w:bottom w:val="none" w:sz="0" w:space="0" w:color="auto"/>
        <w:right w:val="none" w:sz="0" w:space="0" w:color="auto"/>
      </w:divBdr>
    </w:div>
    <w:div w:id="707098013">
      <w:marLeft w:val="640"/>
      <w:marRight w:val="0"/>
      <w:marTop w:val="0"/>
      <w:marBottom w:val="0"/>
      <w:divBdr>
        <w:top w:val="none" w:sz="0" w:space="0" w:color="auto"/>
        <w:left w:val="none" w:sz="0" w:space="0" w:color="auto"/>
        <w:bottom w:val="none" w:sz="0" w:space="0" w:color="auto"/>
        <w:right w:val="none" w:sz="0" w:space="0" w:color="auto"/>
      </w:divBdr>
    </w:div>
    <w:div w:id="708188338">
      <w:marLeft w:val="640"/>
      <w:marRight w:val="0"/>
      <w:marTop w:val="0"/>
      <w:marBottom w:val="0"/>
      <w:divBdr>
        <w:top w:val="none" w:sz="0" w:space="0" w:color="auto"/>
        <w:left w:val="none" w:sz="0" w:space="0" w:color="auto"/>
        <w:bottom w:val="none" w:sz="0" w:space="0" w:color="auto"/>
        <w:right w:val="none" w:sz="0" w:space="0" w:color="auto"/>
      </w:divBdr>
    </w:div>
    <w:div w:id="708725672">
      <w:marLeft w:val="640"/>
      <w:marRight w:val="0"/>
      <w:marTop w:val="0"/>
      <w:marBottom w:val="0"/>
      <w:divBdr>
        <w:top w:val="none" w:sz="0" w:space="0" w:color="auto"/>
        <w:left w:val="none" w:sz="0" w:space="0" w:color="auto"/>
        <w:bottom w:val="none" w:sz="0" w:space="0" w:color="auto"/>
        <w:right w:val="none" w:sz="0" w:space="0" w:color="auto"/>
      </w:divBdr>
    </w:div>
    <w:div w:id="711269217">
      <w:marLeft w:val="640"/>
      <w:marRight w:val="0"/>
      <w:marTop w:val="0"/>
      <w:marBottom w:val="0"/>
      <w:divBdr>
        <w:top w:val="none" w:sz="0" w:space="0" w:color="auto"/>
        <w:left w:val="none" w:sz="0" w:space="0" w:color="auto"/>
        <w:bottom w:val="none" w:sz="0" w:space="0" w:color="auto"/>
        <w:right w:val="none" w:sz="0" w:space="0" w:color="auto"/>
      </w:divBdr>
    </w:div>
    <w:div w:id="711927559">
      <w:marLeft w:val="640"/>
      <w:marRight w:val="0"/>
      <w:marTop w:val="0"/>
      <w:marBottom w:val="0"/>
      <w:divBdr>
        <w:top w:val="none" w:sz="0" w:space="0" w:color="auto"/>
        <w:left w:val="none" w:sz="0" w:space="0" w:color="auto"/>
        <w:bottom w:val="none" w:sz="0" w:space="0" w:color="auto"/>
        <w:right w:val="none" w:sz="0" w:space="0" w:color="auto"/>
      </w:divBdr>
    </w:div>
    <w:div w:id="712582490">
      <w:marLeft w:val="640"/>
      <w:marRight w:val="0"/>
      <w:marTop w:val="0"/>
      <w:marBottom w:val="0"/>
      <w:divBdr>
        <w:top w:val="none" w:sz="0" w:space="0" w:color="auto"/>
        <w:left w:val="none" w:sz="0" w:space="0" w:color="auto"/>
        <w:bottom w:val="none" w:sz="0" w:space="0" w:color="auto"/>
        <w:right w:val="none" w:sz="0" w:space="0" w:color="auto"/>
      </w:divBdr>
    </w:div>
    <w:div w:id="713193836">
      <w:marLeft w:val="640"/>
      <w:marRight w:val="0"/>
      <w:marTop w:val="0"/>
      <w:marBottom w:val="0"/>
      <w:divBdr>
        <w:top w:val="none" w:sz="0" w:space="0" w:color="auto"/>
        <w:left w:val="none" w:sz="0" w:space="0" w:color="auto"/>
        <w:bottom w:val="none" w:sz="0" w:space="0" w:color="auto"/>
        <w:right w:val="none" w:sz="0" w:space="0" w:color="auto"/>
      </w:divBdr>
    </w:div>
    <w:div w:id="714701204">
      <w:marLeft w:val="640"/>
      <w:marRight w:val="0"/>
      <w:marTop w:val="0"/>
      <w:marBottom w:val="0"/>
      <w:divBdr>
        <w:top w:val="none" w:sz="0" w:space="0" w:color="auto"/>
        <w:left w:val="none" w:sz="0" w:space="0" w:color="auto"/>
        <w:bottom w:val="none" w:sz="0" w:space="0" w:color="auto"/>
        <w:right w:val="none" w:sz="0" w:space="0" w:color="auto"/>
      </w:divBdr>
    </w:div>
    <w:div w:id="715199552">
      <w:marLeft w:val="640"/>
      <w:marRight w:val="0"/>
      <w:marTop w:val="0"/>
      <w:marBottom w:val="0"/>
      <w:divBdr>
        <w:top w:val="none" w:sz="0" w:space="0" w:color="auto"/>
        <w:left w:val="none" w:sz="0" w:space="0" w:color="auto"/>
        <w:bottom w:val="none" w:sz="0" w:space="0" w:color="auto"/>
        <w:right w:val="none" w:sz="0" w:space="0" w:color="auto"/>
      </w:divBdr>
    </w:div>
    <w:div w:id="716662467">
      <w:marLeft w:val="640"/>
      <w:marRight w:val="0"/>
      <w:marTop w:val="0"/>
      <w:marBottom w:val="0"/>
      <w:divBdr>
        <w:top w:val="none" w:sz="0" w:space="0" w:color="auto"/>
        <w:left w:val="none" w:sz="0" w:space="0" w:color="auto"/>
        <w:bottom w:val="none" w:sz="0" w:space="0" w:color="auto"/>
        <w:right w:val="none" w:sz="0" w:space="0" w:color="auto"/>
      </w:divBdr>
    </w:div>
    <w:div w:id="717896162">
      <w:marLeft w:val="640"/>
      <w:marRight w:val="0"/>
      <w:marTop w:val="0"/>
      <w:marBottom w:val="0"/>
      <w:divBdr>
        <w:top w:val="none" w:sz="0" w:space="0" w:color="auto"/>
        <w:left w:val="none" w:sz="0" w:space="0" w:color="auto"/>
        <w:bottom w:val="none" w:sz="0" w:space="0" w:color="auto"/>
        <w:right w:val="none" w:sz="0" w:space="0" w:color="auto"/>
      </w:divBdr>
    </w:div>
    <w:div w:id="718631005">
      <w:marLeft w:val="640"/>
      <w:marRight w:val="0"/>
      <w:marTop w:val="0"/>
      <w:marBottom w:val="0"/>
      <w:divBdr>
        <w:top w:val="none" w:sz="0" w:space="0" w:color="auto"/>
        <w:left w:val="none" w:sz="0" w:space="0" w:color="auto"/>
        <w:bottom w:val="none" w:sz="0" w:space="0" w:color="auto"/>
        <w:right w:val="none" w:sz="0" w:space="0" w:color="auto"/>
      </w:divBdr>
    </w:div>
    <w:div w:id="721707261">
      <w:marLeft w:val="640"/>
      <w:marRight w:val="0"/>
      <w:marTop w:val="0"/>
      <w:marBottom w:val="0"/>
      <w:divBdr>
        <w:top w:val="none" w:sz="0" w:space="0" w:color="auto"/>
        <w:left w:val="none" w:sz="0" w:space="0" w:color="auto"/>
        <w:bottom w:val="none" w:sz="0" w:space="0" w:color="auto"/>
        <w:right w:val="none" w:sz="0" w:space="0" w:color="auto"/>
      </w:divBdr>
    </w:div>
    <w:div w:id="724065851">
      <w:marLeft w:val="640"/>
      <w:marRight w:val="0"/>
      <w:marTop w:val="0"/>
      <w:marBottom w:val="0"/>
      <w:divBdr>
        <w:top w:val="none" w:sz="0" w:space="0" w:color="auto"/>
        <w:left w:val="none" w:sz="0" w:space="0" w:color="auto"/>
        <w:bottom w:val="none" w:sz="0" w:space="0" w:color="auto"/>
        <w:right w:val="none" w:sz="0" w:space="0" w:color="auto"/>
      </w:divBdr>
    </w:div>
    <w:div w:id="725184064">
      <w:marLeft w:val="640"/>
      <w:marRight w:val="0"/>
      <w:marTop w:val="0"/>
      <w:marBottom w:val="0"/>
      <w:divBdr>
        <w:top w:val="none" w:sz="0" w:space="0" w:color="auto"/>
        <w:left w:val="none" w:sz="0" w:space="0" w:color="auto"/>
        <w:bottom w:val="none" w:sz="0" w:space="0" w:color="auto"/>
        <w:right w:val="none" w:sz="0" w:space="0" w:color="auto"/>
      </w:divBdr>
    </w:div>
    <w:div w:id="725841098">
      <w:marLeft w:val="640"/>
      <w:marRight w:val="0"/>
      <w:marTop w:val="0"/>
      <w:marBottom w:val="0"/>
      <w:divBdr>
        <w:top w:val="none" w:sz="0" w:space="0" w:color="auto"/>
        <w:left w:val="none" w:sz="0" w:space="0" w:color="auto"/>
        <w:bottom w:val="none" w:sz="0" w:space="0" w:color="auto"/>
        <w:right w:val="none" w:sz="0" w:space="0" w:color="auto"/>
      </w:divBdr>
    </w:div>
    <w:div w:id="726495268">
      <w:marLeft w:val="640"/>
      <w:marRight w:val="0"/>
      <w:marTop w:val="0"/>
      <w:marBottom w:val="0"/>
      <w:divBdr>
        <w:top w:val="none" w:sz="0" w:space="0" w:color="auto"/>
        <w:left w:val="none" w:sz="0" w:space="0" w:color="auto"/>
        <w:bottom w:val="none" w:sz="0" w:space="0" w:color="auto"/>
        <w:right w:val="none" w:sz="0" w:space="0" w:color="auto"/>
      </w:divBdr>
    </w:div>
    <w:div w:id="728067391">
      <w:marLeft w:val="640"/>
      <w:marRight w:val="0"/>
      <w:marTop w:val="0"/>
      <w:marBottom w:val="0"/>
      <w:divBdr>
        <w:top w:val="none" w:sz="0" w:space="0" w:color="auto"/>
        <w:left w:val="none" w:sz="0" w:space="0" w:color="auto"/>
        <w:bottom w:val="none" w:sz="0" w:space="0" w:color="auto"/>
        <w:right w:val="none" w:sz="0" w:space="0" w:color="auto"/>
      </w:divBdr>
    </w:div>
    <w:div w:id="728070763">
      <w:marLeft w:val="640"/>
      <w:marRight w:val="0"/>
      <w:marTop w:val="0"/>
      <w:marBottom w:val="0"/>
      <w:divBdr>
        <w:top w:val="none" w:sz="0" w:space="0" w:color="auto"/>
        <w:left w:val="none" w:sz="0" w:space="0" w:color="auto"/>
        <w:bottom w:val="none" w:sz="0" w:space="0" w:color="auto"/>
        <w:right w:val="none" w:sz="0" w:space="0" w:color="auto"/>
      </w:divBdr>
    </w:div>
    <w:div w:id="729117571">
      <w:marLeft w:val="640"/>
      <w:marRight w:val="0"/>
      <w:marTop w:val="0"/>
      <w:marBottom w:val="0"/>
      <w:divBdr>
        <w:top w:val="none" w:sz="0" w:space="0" w:color="auto"/>
        <w:left w:val="none" w:sz="0" w:space="0" w:color="auto"/>
        <w:bottom w:val="none" w:sz="0" w:space="0" w:color="auto"/>
        <w:right w:val="none" w:sz="0" w:space="0" w:color="auto"/>
      </w:divBdr>
    </w:div>
    <w:div w:id="729570991">
      <w:marLeft w:val="640"/>
      <w:marRight w:val="0"/>
      <w:marTop w:val="0"/>
      <w:marBottom w:val="0"/>
      <w:divBdr>
        <w:top w:val="none" w:sz="0" w:space="0" w:color="auto"/>
        <w:left w:val="none" w:sz="0" w:space="0" w:color="auto"/>
        <w:bottom w:val="none" w:sz="0" w:space="0" w:color="auto"/>
        <w:right w:val="none" w:sz="0" w:space="0" w:color="auto"/>
      </w:divBdr>
    </w:div>
    <w:div w:id="730272674">
      <w:marLeft w:val="640"/>
      <w:marRight w:val="0"/>
      <w:marTop w:val="0"/>
      <w:marBottom w:val="0"/>
      <w:divBdr>
        <w:top w:val="none" w:sz="0" w:space="0" w:color="auto"/>
        <w:left w:val="none" w:sz="0" w:space="0" w:color="auto"/>
        <w:bottom w:val="none" w:sz="0" w:space="0" w:color="auto"/>
        <w:right w:val="none" w:sz="0" w:space="0" w:color="auto"/>
      </w:divBdr>
    </w:div>
    <w:div w:id="730736376">
      <w:marLeft w:val="640"/>
      <w:marRight w:val="0"/>
      <w:marTop w:val="0"/>
      <w:marBottom w:val="0"/>
      <w:divBdr>
        <w:top w:val="none" w:sz="0" w:space="0" w:color="auto"/>
        <w:left w:val="none" w:sz="0" w:space="0" w:color="auto"/>
        <w:bottom w:val="none" w:sz="0" w:space="0" w:color="auto"/>
        <w:right w:val="none" w:sz="0" w:space="0" w:color="auto"/>
      </w:divBdr>
    </w:div>
    <w:div w:id="732586029">
      <w:marLeft w:val="640"/>
      <w:marRight w:val="0"/>
      <w:marTop w:val="0"/>
      <w:marBottom w:val="0"/>
      <w:divBdr>
        <w:top w:val="none" w:sz="0" w:space="0" w:color="auto"/>
        <w:left w:val="none" w:sz="0" w:space="0" w:color="auto"/>
        <w:bottom w:val="none" w:sz="0" w:space="0" w:color="auto"/>
        <w:right w:val="none" w:sz="0" w:space="0" w:color="auto"/>
      </w:divBdr>
    </w:div>
    <w:div w:id="732658053">
      <w:marLeft w:val="640"/>
      <w:marRight w:val="0"/>
      <w:marTop w:val="0"/>
      <w:marBottom w:val="0"/>
      <w:divBdr>
        <w:top w:val="none" w:sz="0" w:space="0" w:color="auto"/>
        <w:left w:val="none" w:sz="0" w:space="0" w:color="auto"/>
        <w:bottom w:val="none" w:sz="0" w:space="0" w:color="auto"/>
        <w:right w:val="none" w:sz="0" w:space="0" w:color="auto"/>
      </w:divBdr>
    </w:div>
    <w:div w:id="738675024">
      <w:marLeft w:val="640"/>
      <w:marRight w:val="0"/>
      <w:marTop w:val="0"/>
      <w:marBottom w:val="0"/>
      <w:divBdr>
        <w:top w:val="none" w:sz="0" w:space="0" w:color="auto"/>
        <w:left w:val="none" w:sz="0" w:space="0" w:color="auto"/>
        <w:bottom w:val="none" w:sz="0" w:space="0" w:color="auto"/>
        <w:right w:val="none" w:sz="0" w:space="0" w:color="auto"/>
      </w:divBdr>
    </w:div>
    <w:div w:id="739788570">
      <w:marLeft w:val="640"/>
      <w:marRight w:val="0"/>
      <w:marTop w:val="0"/>
      <w:marBottom w:val="0"/>
      <w:divBdr>
        <w:top w:val="none" w:sz="0" w:space="0" w:color="auto"/>
        <w:left w:val="none" w:sz="0" w:space="0" w:color="auto"/>
        <w:bottom w:val="none" w:sz="0" w:space="0" w:color="auto"/>
        <w:right w:val="none" w:sz="0" w:space="0" w:color="auto"/>
      </w:divBdr>
    </w:div>
    <w:div w:id="743264009">
      <w:marLeft w:val="640"/>
      <w:marRight w:val="0"/>
      <w:marTop w:val="0"/>
      <w:marBottom w:val="0"/>
      <w:divBdr>
        <w:top w:val="none" w:sz="0" w:space="0" w:color="auto"/>
        <w:left w:val="none" w:sz="0" w:space="0" w:color="auto"/>
        <w:bottom w:val="none" w:sz="0" w:space="0" w:color="auto"/>
        <w:right w:val="none" w:sz="0" w:space="0" w:color="auto"/>
      </w:divBdr>
    </w:div>
    <w:div w:id="749305846">
      <w:marLeft w:val="640"/>
      <w:marRight w:val="0"/>
      <w:marTop w:val="0"/>
      <w:marBottom w:val="0"/>
      <w:divBdr>
        <w:top w:val="none" w:sz="0" w:space="0" w:color="auto"/>
        <w:left w:val="none" w:sz="0" w:space="0" w:color="auto"/>
        <w:bottom w:val="none" w:sz="0" w:space="0" w:color="auto"/>
        <w:right w:val="none" w:sz="0" w:space="0" w:color="auto"/>
      </w:divBdr>
    </w:div>
    <w:div w:id="749616578">
      <w:marLeft w:val="640"/>
      <w:marRight w:val="0"/>
      <w:marTop w:val="0"/>
      <w:marBottom w:val="0"/>
      <w:divBdr>
        <w:top w:val="none" w:sz="0" w:space="0" w:color="auto"/>
        <w:left w:val="none" w:sz="0" w:space="0" w:color="auto"/>
        <w:bottom w:val="none" w:sz="0" w:space="0" w:color="auto"/>
        <w:right w:val="none" w:sz="0" w:space="0" w:color="auto"/>
      </w:divBdr>
    </w:div>
    <w:div w:id="751124852">
      <w:marLeft w:val="640"/>
      <w:marRight w:val="0"/>
      <w:marTop w:val="0"/>
      <w:marBottom w:val="0"/>
      <w:divBdr>
        <w:top w:val="none" w:sz="0" w:space="0" w:color="auto"/>
        <w:left w:val="none" w:sz="0" w:space="0" w:color="auto"/>
        <w:bottom w:val="none" w:sz="0" w:space="0" w:color="auto"/>
        <w:right w:val="none" w:sz="0" w:space="0" w:color="auto"/>
      </w:divBdr>
    </w:div>
    <w:div w:id="752625080">
      <w:marLeft w:val="640"/>
      <w:marRight w:val="0"/>
      <w:marTop w:val="0"/>
      <w:marBottom w:val="0"/>
      <w:divBdr>
        <w:top w:val="none" w:sz="0" w:space="0" w:color="auto"/>
        <w:left w:val="none" w:sz="0" w:space="0" w:color="auto"/>
        <w:bottom w:val="none" w:sz="0" w:space="0" w:color="auto"/>
        <w:right w:val="none" w:sz="0" w:space="0" w:color="auto"/>
      </w:divBdr>
    </w:div>
    <w:div w:id="753480017">
      <w:marLeft w:val="640"/>
      <w:marRight w:val="0"/>
      <w:marTop w:val="0"/>
      <w:marBottom w:val="0"/>
      <w:divBdr>
        <w:top w:val="none" w:sz="0" w:space="0" w:color="auto"/>
        <w:left w:val="none" w:sz="0" w:space="0" w:color="auto"/>
        <w:bottom w:val="none" w:sz="0" w:space="0" w:color="auto"/>
        <w:right w:val="none" w:sz="0" w:space="0" w:color="auto"/>
      </w:divBdr>
    </w:div>
    <w:div w:id="755203478">
      <w:marLeft w:val="640"/>
      <w:marRight w:val="0"/>
      <w:marTop w:val="0"/>
      <w:marBottom w:val="0"/>
      <w:divBdr>
        <w:top w:val="none" w:sz="0" w:space="0" w:color="auto"/>
        <w:left w:val="none" w:sz="0" w:space="0" w:color="auto"/>
        <w:bottom w:val="none" w:sz="0" w:space="0" w:color="auto"/>
        <w:right w:val="none" w:sz="0" w:space="0" w:color="auto"/>
      </w:divBdr>
    </w:div>
    <w:div w:id="763843497">
      <w:marLeft w:val="640"/>
      <w:marRight w:val="0"/>
      <w:marTop w:val="0"/>
      <w:marBottom w:val="0"/>
      <w:divBdr>
        <w:top w:val="none" w:sz="0" w:space="0" w:color="auto"/>
        <w:left w:val="none" w:sz="0" w:space="0" w:color="auto"/>
        <w:bottom w:val="none" w:sz="0" w:space="0" w:color="auto"/>
        <w:right w:val="none" w:sz="0" w:space="0" w:color="auto"/>
      </w:divBdr>
    </w:div>
    <w:div w:id="764769262">
      <w:marLeft w:val="640"/>
      <w:marRight w:val="0"/>
      <w:marTop w:val="0"/>
      <w:marBottom w:val="0"/>
      <w:divBdr>
        <w:top w:val="none" w:sz="0" w:space="0" w:color="auto"/>
        <w:left w:val="none" w:sz="0" w:space="0" w:color="auto"/>
        <w:bottom w:val="none" w:sz="0" w:space="0" w:color="auto"/>
        <w:right w:val="none" w:sz="0" w:space="0" w:color="auto"/>
      </w:divBdr>
    </w:div>
    <w:div w:id="766461325">
      <w:marLeft w:val="640"/>
      <w:marRight w:val="0"/>
      <w:marTop w:val="0"/>
      <w:marBottom w:val="0"/>
      <w:divBdr>
        <w:top w:val="none" w:sz="0" w:space="0" w:color="auto"/>
        <w:left w:val="none" w:sz="0" w:space="0" w:color="auto"/>
        <w:bottom w:val="none" w:sz="0" w:space="0" w:color="auto"/>
        <w:right w:val="none" w:sz="0" w:space="0" w:color="auto"/>
      </w:divBdr>
    </w:div>
    <w:div w:id="767115360">
      <w:marLeft w:val="640"/>
      <w:marRight w:val="0"/>
      <w:marTop w:val="0"/>
      <w:marBottom w:val="0"/>
      <w:divBdr>
        <w:top w:val="none" w:sz="0" w:space="0" w:color="auto"/>
        <w:left w:val="none" w:sz="0" w:space="0" w:color="auto"/>
        <w:bottom w:val="none" w:sz="0" w:space="0" w:color="auto"/>
        <w:right w:val="none" w:sz="0" w:space="0" w:color="auto"/>
      </w:divBdr>
    </w:div>
    <w:div w:id="769472465">
      <w:marLeft w:val="640"/>
      <w:marRight w:val="0"/>
      <w:marTop w:val="0"/>
      <w:marBottom w:val="0"/>
      <w:divBdr>
        <w:top w:val="none" w:sz="0" w:space="0" w:color="auto"/>
        <w:left w:val="none" w:sz="0" w:space="0" w:color="auto"/>
        <w:bottom w:val="none" w:sz="0" w:space="0" w:color="auto"/>
        <w:right w:val="none" w:sz="0" w:space="0" w:color="auto"/>
      </w:divBdr>
    </w:div>
    <w:div w:id="769589717">
      <w:marLeft w:val="640"/>
      <w:marRight w:val="0"/>
      <w:marTop w:val="0"/>
      <w:marBottom w:val="0"/>
      <w:divBdr>
        <w:top w:val="none" w:sz="0" w:space="0" w:color="auto"/>
        <w:left w:val="none" w:sz="0" w:space="0" w:color="auto"/>
        <w:bottom w:val="none" w:sz="0" w:space="0" w:color="auto"/>
        <w:right w:val="none" w:sz="0" w:space="0" w:color="auto"/>
      </w:divBdr>
    </w:div>
    <w:div w:id="771390651">
      <w:marLeft w:val="640"/>
      <w:marRight w:val="0"/>
      <w:marTop w:val="0"/>
      <w:marBottom w:val="0"/>
      <w:divBdr>
        <w:top w:val="none" w:sz="0" w:space="0" w:color="auto"/>
        <w:left w:val="none" w:sz="0" w:space="0" w:color="auto"/>
        <w:bottom w:val="none" w:sz="0" w:space="0" w:color="auto"/>
        <w:right w:val="none" w:sz="0" w:space="0" w:color="auto"/>
      </w:divBdr>
    </w:div>
    <w:div w:id="772361956">
      <w:marLeft w:val="640"/>
      <w:marRight w:val="0"/>
      <w:marTop w:val="0"/>
      <w:marBottom w:val="0"/>
      <w:divBdr>
        <w:top w:val="none" w:sz="0" w:space="0" w:color="auto"/>
        <w:left w:val="none" w:sz="0" w:space="0" w:color="auto"/>
        <w:bottom w:val="none" w:sz="0" w:space="0" w:color="auto"/>
        <w:right w:val="none" w:sz="0" w:space="0" w:color="auto"/>
      </w:divBdr>
    </w:div>
    <w:div w:id="774642298">
      <w:marLeft w:val="640"/>
      <w:marRight w:val="0"/>
      <w:marTop w:val="0"/>
      <w:marBottom w:val="0"/>
      <w:divBdr>
        <w:top w:val="none" w:sz="0" w:space="0" w:color="auto"/>
        <w:left w:val="none" w:sz="0" w:space="0" w:color="auto"/>
        <w:bottom w:val="none" w:sz="0" w:space="0" w:color="auto"/>
        <w:right w:val="none" w:sz="0" w:space="0" w:color="auto"/>
      </w:divBdr>
    </w:div>
    <w:div w:id="775029161">
      <w:marLeft w:val="640"/>
      <w:marRight w:val="0"/>
      <w:marTop w:val="0"/>
      <w:marBottom w:val="0"/>
      <w:divBdr>
        <w:top w:val="none" w:sz="0" w:space="0" w:color="auto"/>
        <w:left w:val="none" w:sz="0" w:space="0" w:color="auto"/>
        <w:bottom w:val="none" w:sz="0" w:space="0" w:color="auto"/>
        <w:right w:val="none" w:sz="0" w:space="0" w:color="auto"/>
      </w:divBdr>
    </w:div>
    <w:div w:id="775104208">
      <w:marLeft w:val="640"/>
      <w:marRight w:val="0"/>
      <w:marTop w:val="0"/>
      <w:marBottom w:val="0"/>
      <w:divBdr>
        <w:top w:val="none" w:sz="0" w:space="0" w:color="auto"/>
        <w:left w:val="none" w:sz="0" w:space="0" w:color="auto"/>
        <w:bottom w:val="none" w:sz="0" w:space="0" w:color="auto"/>
        <w:right w:val="none" w:sz="0" w:space="0" w:color="auto"/>
      </w:divBdr>
    </w:div>
    <w:div w:id="776288865">
      <w:marLeft w:val="640"/>
      <w:marRight w:val="0"/>
      <w:marTop w:val="0"/>
      <w:marBottom w:val="0"/>
      <w:divBdr>
        <w:top w:val="none" w:sz="0" w:space="0" w:color="auto"/>
        <w:left w:val="none" w:sz="0" w:space="0" w:color="auto"/>
        <w:bottom w:val="none" w:sz="0" w:space="0" w:color="auto"/>
        <w:right w:val="none" w:sz="0" w:space="0" w:color="auto"/>
      </w:divBdr>
    </w:div>
    <w:div w:id="777026437">
      <w:marLeft w:val="640"/>
      <w:marRight w:val="0"/>
      <w:marTop w:val="0"/>
      <w:marBottom w:val="0"/>
      <w:divBdr>
        <w:top w:val="none" w:sz="0" w:space="0" w:color="auto"/>
        <w:left w:val="none" w:sz="0" w:space="0" w:color="auto"/>
        <w:bottom w:val="none" w:sz="0" w:space="0" w:color="auto"/>
        <w:right w:val="none" w:sz="0" w:space="0" w:color="auto"/>
      </w:divBdr>
    </w:div>
    <w:div w:id="777526588">
      <w:marLeft w:val="640"/>
      <w:marRight w:val="0"/>
      <w:marTop w:val="0"/>
      <w:marBottom w:val="0"/>
      <w:divBdr>
        <w:top w:val="none" w:sz="0" w:space="0" w:color="auto"/>
        <w:left w:val="none" w:sz="0" w:space="0" w:color="auto"/>
        <w:bottom w:val="none" w:sz="0" w:space="0" w:color="auto"/>
        <w:right w:val="none" w:sz="0" w:space="0" w:color="auto"/>
      </w:divBdr>
    </w:div>
    <w:div w:id="778334406">
      <w:marLeft w:val="640"/>
      <w:marRight w:val="0"/>
      <w:marTop w:val="0"/>
      <w:marBottom w:val="0"/>
      <w:divBdr>
        <w:top w:val="none" w:sz="0" w:space="0" w:color="auto"/>
        <w:left w:val="none" w:sz="0" w:space="0" w:color="auto"/>
        <w:bottom w:val="none" w:sz="0" w:space="0" w:color="auto"/>
        <w:right w:val="none" w:sz="0" w:space="0" w:color="auto"/>
      </w:divBdr>
    </w:div>
    <w:div w:id="778529151">
      <w:marLeft w:val="640"/>
      <w:marRight w:val="0"/>
      <w:marTop w:val="0"/>
      <w:marBottom w:val="0"/>
      <w:divBdr>
        <w:top w:val="none" w:sz="0" w:space="0" w:color="auto"/>
        <w:left w:val="none" w:sz="0" w:space="0" w:color="auto"/>
        <w:bottom w:val="none" w:sz="0" w:space="0" w:color="auto"/>
        <w:right w:val="none" w:sz="0" w:space="0" w:color="auto"/>
      </w:divBdr>
    </w:div>
    <w:div w:id="780337471">
      <w:marLeft w:val="640"/>
      <w:marRight w:val="0"/>
      <w:marTop w:val="0"/>
      <w:marBottom w:val="0"/>
      <w:divBdr>
        <w:top w:val="none" w:sz="0" w:space="0" w:color="auto"/>
        <w:left w:val="none" w:sz="0" w:space="0" w:color="auto"/>
        <w:bottom w:val="none" w:sz="0" w:space="0" w:color="auto"/>
        <w:right w:val="none" w:sz="0" w:space="0" w:color="auto"/>
      </w:divBdr>
    </w:div>
    <w:div w:id="781268170">
      <w:marLeft w:val="640"/>
      <w:marRight w:val="0"/>
      <w:marTop w:val="0"/>
      <w:marBottom w:val="0"/>
      <w:divBdr>
        <w:top w:val="none" w:sz="0" w:space="0" w:color="auto"/>
        <w:left w:val="none" w:sz="0" w:space="0" w:color="auto"/>
        <w:bottom w:val="none" w:sz="0" w:space="0" w:color="auto"/>
        <w:right w:val="none" w:sz="0" w:space="0" w:color="auto"/>
      </w:divBdr>
    </w:div>
    <w:div w:id="781648860">
      <w:marLeft w:val="640"/>
      <w:marRight w:val="0"/>
      <w:marTop w:val="0"/>
      <w:marBottom w:val="0"/>
      <w:divBdr>
        <w:top w:val="none" w:sz="0" w:space="0" w:color="auto"/>
        <w:left w:val="none" w:sz="0" w:space="0" w:color="auto"/>
        <w:bottom w:val="none" w:sz="0" w:space="0" w:color="auto"/>
        <w:right w:val="none" w:sz="0" w:space="0" w:color="auto"/>
      </w:divBdr>
    </w:div>
    <w:div w:id="783306751">
      <w:marLeft w:val="640"/>
      <w:marRight w:val="0"/>
      <w:marTop w:val="0"/>
      <w:marBottom w:val="0"/>
      <w:divBdr>
        <w:top w:val="none" w:sz="0" w:space="0" w:color="auto"/>
        <w:left w:val="none" w:sz="0" w:space="0" w:color="auto"/>
        <w:bottom w:val="none" w:sz="0" w:space="0" w:color="auto"/>
        <w:right w:val="none" w:sz="0" w:space="0" w:color="auto"/>
      </w:divBdr>
    </w:div>
    <w:div w:id="784808111">
      <w:marLeft w:val="640"/>
      <w:marRight w:val="0"/>
      <w:marTop w:val="0"/>
      <w:marBottom w:val="0"/>
      <w:divBdr>
        <w:top w:val="none" w:sz="0" w:space="0" w:color="auto"/>
        <w:left w:val="none" w:sz="0" w:space="0" w:color="auto"/>
        <w:bottom w:val="none" w:sz="0" w:space="0" w:color="auto"/>
        <w:right w:val="none" w:sz="0" w:space="0" w:color="auto"/>
      </w:divBdr>
    </w:div>
    <w:div w:id="785007017">
      <w:marLeft w:val="640"/>
      <w:marRight w:val="0"/>
      <w:marTop w:val="0"/>
      <w:marBottom w:val="0"/>
      <w:divBdr>
        <w:top w:val="none" w:sz="0" w:space="0" w:color="auto"/>
        <w:left w:val="none" w:sz="0" w:space="0" w:color="auto"/>
        <w:bottom w:val="none" w:sz="0" w:space="0" w:color="auto"/>
        <w:right w:val="none" w:sz="0" w:space="0" w:color="auto"/>
      </w:divBdr>
    </w:div>
    <w:div w:id="785268404">
      <w:marLeft w:val="640"/>
      <w:marRight w:val="0"/>
      <w:marTop w:val="0"/>
      <w:marBottom w:val="0"/>
      <w:divBdr>
        <w:top w:val="none" w:sz="0" w:space="0" w:color="auto"/>
        <w:left w:val="none" w:sz="0" w:space="0" w:color="auto"/>
        <w:bottom w:val="none" w:sz="0" w:space="0" w:color="auto"/>
        <w:right w:val="none" w:sz="0" w:space="0" w:color="auto"/>
      </w:divBdr>
    </w:div>
    <w:div w:id="785583198">
      <w:marLeft w:val="640"/>
      <w:marRight w:val="0"/>
      <w:marTop w:val="0"/>
      <w:marBottom w:val="0"/>
      <w:divBdr>
        <w:top w:val="none" w:sz="0" w:space="0" w:color="auto"/>
        <w:left w:val="none" w:sz="0" w:space="0" w:color="auto"/>
        <w:bottom w:val="none" w:sz="0" w:space="0" w:color="auto"/>
        <w:right w:val="none" w:sz="0" w:space="0" w:color="auto"/>
      </w:divBdr>
    </w:div>
    <w:div w:id="786394566">
      <w:marLeft w:val="640"/>
      <w:marRight w:val="0"/>
      <w:marTop w:val="0"/>
      <w:marBottom w:val="0"/>
      <w:divBdr>
        <w:top w:val="none" w:sz="0" w:space="0" w:color="auto"/>
        <w:left w:val="none" w:sz="0" w:space="0" w:color="auto"/>
        <w:bottom w:val="none" w:sz="0" w:space="0" w:color="auto"/>
        <w:right w:val="none" w:sz="0" w:space="0" w:color="auto"/>
      </w:divBdr>
    </w:div>
    <w:div w:id="787627775">
      <w:marLeft w:val="640"/>
      <w:marRight w:val="0"/>
      <w:marTop w:val="0"/>
      <w:marBottom w:val="0"/>
      <w:divBdr>
        <w:top w:val="none" w:sz="0" w:space="0" w:color="auto"/>
        <w:left w:val="none" w:sz="0" w:space="0" w:color="auto"/>
        <w:bottom w:val="none" w:sz="0" w:space="0" w:color="auto"/>
        <w:right w:val="none" w:sz="0" w:space="0" w:color="auto"/>
      </w:divBdr>
    </w:div>
    <w:div w:id="790320787">
      <w:marLeft w:val="640"/>
      <w:marRight w:val="0"/>
      <w:marTop w:val="0"/>
      <w:marBottom w:val="0"/>
      <w:divBdr>
        <w:top w:val="none" w:sz="0" w:space="0" w:color="auto"/>
        <w:left w:val="none" w:sz="0" w:space="0" w:color="auto"/>
        <w:bottom w:val="none" w:sz="0" w:space="0" w:color="auto"/>
        <w:right w:val="none" w:sz="0" w:space="0" w:color="auto"/>
      </w:divBdr>
    </w:div>
    <w:div w:id="791826911">
      <w:marLeft w:val="640"/>
      <w:marRight w:val="0"/>
      <w:marTop w:val="0"/>
      <w:marBottom w:val="0"/>
      <w:divBdr>
        <w:top w:val="none" w:sz="0" w:space="0" w:color="auto"/>
        <w:left w:val="none" w:sz="0" w:space="0" w:color="auto"/>
        <w:bottom w:val="none" w:sz="0" w:space="0" w:color="auto"/>
        <w:right w:val="none" w:sz="0" w:space="0" w:color="auto"/>
      </w:divBdr>
    </w:div>
    <w:div w:id="792141793">
      <w:marLeft w:val="640"/>
      <w:marRight w:val="0"/>
      <w:marTop w:val="0"/>
      <w:marBottom w:val="0"/>
      <w:divBdr>
        <w:top w:val="none" w:sz="0" w:space="0" w:color="auto"/>
        <w:left w:val="none" w:sz="0" w:space="0" w:color="auto"/>
        <w:bottom w:val="none" w:sz="0" w:space="0" w:color="auto"/>
        <w:right w:val="none" w:sz="0" w:space="0" w:color="auto"/>
      </w:divBdr>
    </w:div>
    <w:div w:id="793327137">
      <w:marLeft w:val="640"/>
      <w:marRight w:val="0"/>
      <w:marTop w:val="0"/>
      <w:marBottom w:val="0"/>
      <w:divBdr>
        <w:top w:val="none" w:sz="0" w:space="0" w:color="auto"/>
        <w:left w:val="none" w:sz="0" w:space="0" w:color="auto"/>
        <w:bottom w:val="none" w:sz="0" w:space="0" w:color="auto"/>
        <w:right w:val="none" w:sz="0" w:space="0" w:color="auto"/>
      </w:divBdr>
    </w:div>
    <w:div w:id="794173497">
      <w:marLeft w:val="640"/>
      <w:marRight w:val="0"/>
      <w:marTop w:val="0"/>
      <w:marBottom w:val="0"/>
      <w:divBdr>
        <w:top w:val="none" w:sz="0" w:space="0" w:color="auto"/>
        <w:left w:val="none" w:sz="0" w:space="0" w:color="auto"/>
        <w:bottom w:val="none" w:sz="0" w:space="0" w:color="auto"/>
        <w:right w:val="none" w:sz="0" w:space="0" w:color="auto"/>
      </w:divBdr>
    </w:div>
    <w:div w:id="795031008">
      <w:marLeft w:val="640"/>
      <w:marRight w:val="0"/>
      <w:marTop w:val="0"/>
      <w:marBottom w:val="0"/>
      <w:divBdr>
        <w:top w:val="none" w:sz="0" w:space="0" w:color="auto"/>
        <w:left w:val="none" w:sz="0" w:space="0" w:color="auto"/>
        <w:bottom w:val="none" w:sz="0" w:space="0" w:color="auto"/>
        <w:right w:val="none" w:sz="0" w:space="0" w:color="auto"/>
      </w:divBdr>
    </w:div>
    <w:div w:id="795373897">
      <w:marLeft w:val="640"/>
      <w:marRight w:val="0"/>
      <w:marTop w:val="0"/>
      <w:marBottom w:val="0"/>
      <w:divBdr>
        <w:top w:val="none" w:sz="0" w:space="0" w:color="auto"/>
        <w:left w:val="none" w:sz="0" w:space="0" w:color="auto"/>
        <w:bottom w:val="none" w:sz="0" w:space="0" w:color="auto"/>
        <w:right w:val="none" w:sz="0" w:space="0" w:color="auto"/>
      </w:divBdr>
    </w:div>
    <w:div w:id="795607888">
      <w:marLeft w:val="640"/>
      <w:marRight w:val="0"/>
      <w:marTop w:val="0"/>
      <w:marBottom w:val="0"/>
      <w:divBdr>
        <w:top w:val="none" w:sz="0" w:space="0" w:color="auto"/>
        <w:left w:val="none" w:sz="0" w:space="0" w:color="auto"/>
        <w:bottom w:val="none" w:sz="0" w:space="0" w:color="auto"/>
        <w:right w:val="none" w:sz="0" w:space="0" w:color="auto"/>
      </w:divBdr>
    </w:div>
    <w:div w:id="796223091">
      <w:marLeft w:val="640"/>
      <w:marRight w:val="0"/>
      <w:marTop w:val="0"/>
      <w:marBottom w:val="0"/>
      <w:divBdr>
        <w:top w:val="none" w:sz="0" w:space="0" w:color="auto"/>
        <w:left w:val="none" w:sz="0" w:space="0" w:color="auto"/>
        <w:bottom w:val="none" w:sz="0" w:space="0" w:color="auto"/>
        <w:right w:val="none" w:sz="0" w:space="0" w:color="auto"/>
      </w:divBdr>
    </w:div>
    <w:div w:id="798493329">
      <w:marLeft w:val="640"/>
      <w:marRight w:val="0"/>
      <w:marTop w:val="0"/>
      <w:marBottom w:val="0"/>
      <w:divBdr>
        <w:top w:val="none" w:sz="0" w:space="0" w:color="auto"/>
        <w:left w:val="none" w:sz="0" w:space="0" w:color="auto"/>
        <w:bottom w:val="none" w:sz="0" w:space="0" w:color="auto"/>
        <w:right w:val="none" w:sz="0" w:space="0" w:color="auto"/>
      </w:divBdr>
    </w:div>
    <w:div w:id="800225027">
      <w:marLeft w:val="640"/>
      <w:marRight w:val="0"/>
      <w:marTop w:val="0"/>
      <w:marBottom w:val="0"/>
      <w:divBdr>
        <w:top w:val="none" w:sz="0" w:space="0" w:color="auto"/>
        <w:left w:val="none" w:sz="0" w:space="0" w:color="auto"/>
        <w:bottom w:val="none" w:sz="0" w:space="0" w:color="auto"/>
        <w:right w:val="none" w:sz="0" w:space="0" w:color="auto"/>
      </w:divBdr>
    </w:div>
    <w:div w:id="800466509">
      <w:marLeft w:val="640"/>
      <w:marRight w:val="0"/>
      <w:marTop w:val="0"/>
      <w:marBottom w:val="0"/>
      <w:divBdr>
        <w:top w:val="none" w:sz="0" w:space="0" w:color="auto"/>
        <w:left w:val="none" w:sz="0" w:space="0" w:color="auto"/>
        <w:bottom w:val="none" w:sz="0" w:space="0" w:color="auto"/>
        <w:right w:val="none" w:sz="0" w:space="0" w:color="auto"/>
      </w:divBdr>
    </w:div>
    <w:div w:id="802889390">
      <w:marLeft w:val="640"/>
      <w:marRight w:val="0"/>
      <w:marTop w:val="0"/>
      <w:marBottom w:val="0"/>
      <w:divBdr>
        <w:top w:val="none" w:sz="0" w:space="0" w:color="auto"/>
        <w:left w:val="none" w:sz="0" w:space="0" w:color="auto"/>
        <w:bottom w:val="none" w:sz="0" w:space="0" w:color="auto"/>
        <w:right w:val="none" w:sz="0" w:space="0" w:color="auto"/>
      </w:divBdr>
    </w:div>
    <w:div w:id="804128052">
      <w:marLeft w:val="640"/>
      <w:marRight w:val="0"/>
      <w:marTop w:val="0"/>
      <w:marBottom w:val="0"/>
      <w:divBdr>
        <w:top w:val="none" w:sz="0" w:space="0" w:color="auto"/>
        <w:left w:val="none" w:sz="0" w:space="0" w:color="auto"/>
        <w:bottom w:val="none" w:sz="0" w:space="0" w:color="auto"/>
        <w:right w:val="none" w:sz="0" w:space="0" w:color="auto"/>
      </w:divBdr>
    </w:div>
    <w:div w:id="804274163">
      <w:marLeft w:val="640"/>
      <w:marRight w:val="0"/>
      <w:marTop w:val="0"/>
      <w:marBottom w:val="0"/>
      <w:divBdr>
        <w:top w:val="none" w:sz="0" w:space="0" w:color="auto"/>
        <w:left w:val="none" w:sz="0" w:space="0" w:color="auto"/>
        <w:bottom w:val="none" w:sz="0" w:space="0" w:color="auto"/>
        <w:right w:val="none" w:sz="0" w:space="0" w:color="auto"/>
      </w:divBdr>
    </w:div>
    <w:div w:id="804588356">
      <w:marLeft w:val="640"/>
      <w:marRight w:val="0"/>
      <w:marTop w:val="0"/>
      <w:marBottom w:val="0"/>
      <w:divBdr>
        <w:top w:val="none" w:sz="0" w:space="0" w:color="auto"/>
        <w:left w:val="none" w:sz="0" w:space="0" w:color="auto"/>
        <w:bottom w:val="none" w:sz="0" w:space="0" w:color="auto"/>
        <w:right w:val="none" w:sz="0" w:space="0" w:color="auto"/>
      </w:divBdr>
    </w:div>
    <w:div w:id="812023543">
      <w:marLeft w:val="640"/>
      <w:marRight w:val="0"/>
      <w:marTop w:val="0"/>
      <w:marBottom w:val="0"/>
      <w:divBdr>
        <w:top w:val="none" w:sz="0" w:space="0" w:color="auto"/>
        <w:left w:val="none" w:sz="0" w:space="0" w:color="auto"/>
        <w:bottom w:val="none" w:sz="0" w:space="0" w:color="auto"/>
        <w:right w:val="none" w:sz="0" w:space="0" w:color="auto"/>
      </w:divBdr>
    </w:div>
    <w:div w:id="812255268">
      <w:marLeft w:val="640"/>
      <w:marRight w:val="0"/>
      <w:marTop w:val="0"/>
      <w:marBottom w:val="0"/>
      <w:divBdr>
        <w:top w:val="none" w:sz="0" w:space="0" w:color="auto"/>
        <w:left w:val="none" w:sz="0" w:space="0" w:color="auto"/>
        <w:bottom w:val="none" w:sz="0" w:space="0" w:color="auto"/>
        <w:right w:val="none" w:sz="0" w:space="0" w:color="auto"/>
      </w:divBdr>
    </w:div>
    <w:div w:id="813182137">
      <w:marLeft w:val="640"/>
      <w:marRight w:val="0"/>
      <w:marTop w:val="0"/>
      <w:marBottom w:val="0"/>
      <w:divBdr>
        <w:top w:val="none" w:sz="0" w:space="0" w:color="auto"/>
        <w:left w:val="none" w:sz="0" w:space="0" w:color="auto"/>
        <w:bottom w:val="none" w:sz="0" w:space="0" w:color="auto"/>
        <w:right w:val="none" w:sz="0" w:space="0" w:color="auto"/>
      </w:divBdr>
    </w:div>
    <w:div w:id="814644197">
      <w:marLeft w:val="640"/>
      <w:marRight w:val="0"/>
      <w:marTop w:val="0"/>
      <w:marBottom w:val="0"/>
      <w:divBdr>
        <w:top w:val="none" w:sz="0" w:space="0" w:color="auto"/>
        <w:left w:val="none" w:sz="0" w:space="0" w:color="auto"/>
        <w:bottom w:val="none" w:sz="0" w:space="0" w:color="auto"/>
        <w:right w:val="none" w:sz="0" w:space="0" w:color="auto"/>
      </w:divBdr>
    </w:div>
    <w:div w:id="816919443">
      <w:marLeft w:val="640"/>
      <w:marRight w:val="0"/>
      <w:marTop w:val="0"/>
      <w:marBottom w:val="0"/>
      <w:divBdr>
        <w:top w:val="none" w:sz="0" w:space="0" w:color="auto"/>
        <w:left w:val="none" w:sz="0" w:space="0" w:color="auto"/>
        <w:bottom w:val="none" w:sz="0" w:space="0" w:color="auto"/>
        <w:right w:val="none" w:sz="0" w:space="0" w:color="auto"/>
      </w:divBdr>
    </w:div>
    <w:div w:id="817190419">
      <w:marLeft w:val="640"/>
      <w:marRight w:val="0"/>
      <w:marTop w:val="0"/>
      <w:marBottom w:val="0"/>
      <w:divBdr>
        <w:top w:val="none" w:sz="0" w:space="0" w:color="auto"/>
        <w:left w:val="none" w:sz="0" w:space="0" w:color="auto"/>
        <w:bottom w:val="none" w:sz="0" w:space="0" w:color="auto"/>
        <w:right w:val="none" w:sz="0" w:space="0" w:color="auto"/>
      </w:divBdr>
    </w:div>
    <w:div w:id="819614676">
      <w:marLeft w:val="640"/>
      <w:marRight w:val="0"/>
      <w:marTop w:val="0"/>
      <w:marBottom w:val="0"/>
      <w:divBdr>
        <w:top w:val="none" w:sz="0" w:space="0" w:color="auto"/>
        <w:left w:val="none" w:sz="0" w:space="0" w:color="auto"/>
        <w:bottom w:val="none" w:sz="0" w:space="0" w:color="auto"/>
        <w:right w:val="none" w:sz="0" w:space="0" w:color="auto"/>
      </w:divBdr>
    </w:div>
    <w:div w:id="821120054">
      <w:marLeft w:val="640"/>
      <w:marRight w:val="0"/>
      <w:marTop w:val="0"/>
      <w:marBottom w:val="0"/>
      <w:divBdr>
        <w:top w:val="none" w:sz="0" w:space="0" w:color="auto"/>
        <w:left w:val="none" w:sz="0" w:space="0" w:color="auto"/>
        <w:bottom w:val="none" w:sz="0" w:space="0" w:color="auto"/>
        <w:right w:val="none" w:sz="0" w:space="0" w:color="auto"/>
      </w:divBdr>
    </w:div>
    <w:div w:id="821890183">
      <w:marLeft w:val="640"/>
      <w:marRight w:val="0"/>
      <w:marTop w:val="0"/>
      <w:marBottom w:val="0"/>
      <w:divBdr>
        <w:top w:val="none" w:sz="0" w:space="0" w:color="auto"/>
        <w:left w:val="none" w:sz="0" w:space="0" w:color="auto"/>
        <w:bottom w:val="none" w:sz="0" w:space="0" w:color="auto"/>
        <w:right w:val="none" w:sz="0" w:space="0" w:color="auto"/>
      </w:divBdr>
    </w:div>
    <w:div w:id="821897079">
      <w:marLeft w:val="640"/>
      <w:marRight w:val="0"/>
      <w:marTop w:val="0"/>
      <w:marBottom w:val="0"/>
      <w:divBdr>
        <w:top w:val="none" w:sz="0" w:space="0" w:color="auto"/>
        <w:left w:val="none" w:sz="0" w:space="0" w:color="auto"/>
        <w:bottom w:val="none" w:sz="0" w:space="0" w:color="auto"/>
        <w:right w:val="none" w:sz="0" w:space="0" w:color="auto"/>
      </w:divBdr>
    </w:div>
    <w:div w:id="822623912">
      <w:marLeft w:val="640"/>
      <w:marRight w:val="0"/>
      <w:marTop w:val="0"/>
      <w:marBottom w:val="0"/>
      <w:divBdr>
        <w:top w:val="none" w:sz="0" w:space="0" w:color="auto"/>
        <w:left w:val="none" w:sz="0" w:space="0" w:color="auto"/>
        <w:bottom w:val="none" w:sz="0" w:space="0" w:color="auto"/>
        <w:right w:val="none" w:sz="0" w:space="0" w:color="auto"/>
      </w:divBdr>
    </w:div>
    <w:div w:id="826164124">
      <w:marLeft w:val="640"/>
      <w:marRight w:val="0"/>
      <w:marTop w:val="0"/>
      <w:marBottom w:val="0"/>
      <w:divBdr>
        <w:top w:val="none" w:sz="0" w:space="0" w:color="auto"/>
        <w:left w:val="none" w:sz="0" w:space="0" w:color="auto"/>
        <w:bottom w:val="none" w:sz="0" w:space="0" w:color="auto"/>
        <w:right w:val="none" w:sz="0" w:space="0" w:color="auto"/>
      </w:divBdr>
    </w:div>
    <w:div w:id="826366574">
      <w:marLeft w:val="640"/>
      <w:marRight w:val="0"/>
      <w:marTop w:val="0"/>
      <w:marBottom w:val="0"/>
      <w:divBdr>
        <w:top w:val="none" w:sz="0" w:space="0" w:color="auto"/>
        <w:left w:val="none" w:sz="0" w:space="0" w:color="auto"/>
        <w:bottom w:val="none" w:sz="0" w:space="0" w:color="auto"/>
        <w:right w:val="none" w:sz="0" w:space="0" w:color="auto"/>
      </w:divBdr>
    </w:div>
    <w:div w:id="828407486">
      <w:marLeft w:val="640"/>
      <w:marRight w:val="0"/>
      <w:marTop w:val="0"/>
      <w:marBottom w:val="0"/>
      <w:divBdr>
        <w:top w:val="none" w:sz="0" w:space="0" w:color="auto"/>
        <w:left w:val="none" w:sz="0" w:space="0" w:color="auto"/>
        <w:bottom w:val="none" w:sz="0" w:space="0" w:color="auto"/>
        <w:right w:val="none" w:sz="0" w:space="0" w:color="auto"/>
      </w:divBdr>
    </w:div>
    <w:div w:id="828640718">
      <w:marLeft w:val="640"/>
      <w:marRight w:val="0"/>
      <w:marTop w:val="0"/>
      <w:marBottom w:val="0"/>
      <w:divBdr>
        <w:top w:val="none" w:sz="0" w:space="0" w:color="auto"/>
        <w:left w:val="none" w:sz="0" w:space="0" w:color="auto"/>
        <w:bottom w:val="none" w:sz="0" w:space="0" w:color="auto"/>
        <w:right w:val="none" w:sz="0" w:space="0" w:color="auto"/>
      </w:divBdr>
    </w:div>
    <w:div w:id="828718340">
      <w:marLeft w:val="640"/>
      <w:marRight w:val="0"/>
      <w:marTop w:val="0"/>
      <w:marBottom w:val="0"/>
      <w:divBdr>
        <w:top w:val="none" w:sz="0" w:space="0" w:color="auto"/>
        <w:left w:val="none" w:sz="0" w:space="0" w:color="auto"/>
        <w:bottom w:val="none" w:sz="0" w:space="0" w:color="auto"/>
        <w:right w:val="none" w:sz="0" w:space="0" w:color="auto"/>
      </w:divBdr>
    </w:div>
    <w:div w:id="829829329">
      <w:marLeft w:val="640"/>
      <w:marRight w:val="0"/>
      <w:marTop w:val="0"/>
      <w:marBottom w:val="0"/>
      <w:divBdr>
        <w:top w:val="none" w:sz="0" w:space="0" w:color="auto"/>
        <w:left w:val="none" w:sz="0" w:space="0" w:color="auto"/>
        <w:bottom w:val="none" w:sz="0" w:space="0" w:color="auto"/>
        <w:right w:val="none" w:sz="0" w:space="0" w:color="auto"/>
      </w:divBdr>
    </w:div>
    <w:div w:id="830484212">
      <w:marLeft w:val="640"/>
      <w:marRight w:val="0"/>
      <w:marTop w:val="0"/>
      <w:marBottom w:val="0"/>
      <w:divBdr>
        <w:top w:val="none" w:sz="0" w:space="0" w:color="auto"/>
        <w:left w:val="none" w:sz="0" w:space="0" w:color="auto"/>
        <w:bottom w:val="none" w:sz="0" w:space="0" w:color="auto"/>
        <w:right w:val="none" w:sz="0" w:space="0" w:color="auto"/>
      </w:divBdr>
    </w:div>
    <w:div w:id="832139867">
      <w:marLeft w:val="640"/>
      <w:marRight w:val="0"/>
      <w:marTop w:val="0"/>
      <w:marBottom w:val="0"/>
      <w:divBdr>
        <w:top w:val="none" w:sz="0" w:space="0" w:color="auto"/>
        <w:left w:val="none" w:sz="0" w:space="0" w:color="auto"/>
        <w:bottom w:val="none" w:sz="0" w:space="0" w:color="auto"/>
        <w:right w:val="none" w:sz="0" w:space="0" w:color="auto"/>
      </w:divBdr>
    </w:div>
    <w:div w:id="833297565">
      <w:marLeft w:val="640"/>
      <w:marRight w:val="0"/>
      <w:marTop w:val="0"/>
      <w:marBottom w:val="0"/>
      <w:divBdr>
        <w:top w:val="none" w:sz="0" w:space="0" w:color="auto"/>
        <w:left w:val="none" w:sz="0" w:space="0" w:color="auto"/>
        <w:bottom w:val="none" w:sz="0" w:space="0" w:color="auto"/>
        <w:right w:val="none" w:sz="0" w:space="0" w:color="auto"/>
      </w:divBdr>
    </w:div>
    <w:div w:id="835337623">
      <w:marLeft w:val="640"/>
      <w:marRight w:val="0"/>
      <w:marTop w:val="0"/>
      <w:marBottom w:val="0"/>
      <w:divBdr>
        <w:top w:val="none" w:sz="0" w:space="0" w:color="auto"/>
        <w:left w:val="none" w:sz="0" w:space="0" w:color="auto"/>
        <w:bottom w:val="none" w:sz="0" w:space="0" w:color="auto"/>
        <w:right w:val="none" w:sz="0" w:space="0" w:color="auto"/>
      </w:divBdr>
    </w:div>
    <w:div w:id="836042963">
      <w:marLeft w:val="640"/>
      <w:marRight w:val="0"/>
      <w:marTop w:val="0"/>
      <w:marBottom w:val="0"/>
      <w:divBdr>
        <w:top w:val="none" w:sz="0" w:space="0" w:color="auto"/>
        <w:left w:val="none" w:sz="0" w:space="0" w:color="auto"/>
        <w:bottom w:val="none" w:sz="0" w:space="0" w:color="auto"/>
        <w:right w:val="none" w:sz="0" w:space="0" w:color="auto"/>
      </w:divBdr>
    </w:div>
    <w:div w:id="836386502">
      <w:marLeft w:val="640"/>
      <w:marRight w:val="0"/>
      <w:marTop w:val="0"/>
      <w:marBottom w:val="0"/>
      <w:divBdr>
        <w:top w:val="none" w:sz="0" w:space="0" w:color="auto"/>
        <w:left w:val="none" w:sz="0" w:space="0" w:color="auto"/>
        <w:bottom w:val="none" w:sz="0" w:space="0" w:color="auto"/>
        <w:right w:val="none" w:sz="0" w:space="0" w:color="auto"/>
      </w:divBdr>
    </w:div>
    <w:div w:id="839664688">
      <w:marLeft w:val="640"/>
      <w:marRight w:val="0"/>
      <w:marTop w:val="0"/>
      <w:marBottom w:val="0"/>
      <w:divBdr>
        <w:top w:val="none" w:sz="0" w:space="0" w:color="auto"/>
        <w:left w:val="none" w:sz="0" w:space="0" w:color="auto"/>
        <w:bottom w:val="none" w:sz="0" w:space="0" w:color="auto"/>
        <w:right w:val="none" w:sz="0" w:space="0" w:color="auto"/>
      </w:divBdr>
    </w:div>
    <w:div w:id="843276770">
      <w:marLeft w:val="640"/>
      <w:marRight w:val="0"/>
      <w:marTop w:val="0"/>
      <w:marBottom w:val="0"/>
      <w:divBdr>
        <w:top w:val="none" w:sz="0" w:space="0" w:color="auto"/>
        <w:left w:val="none" w:sz="0" w:space="0" w:color="auto"/>
        <w:bottom w:val="none" w:sz="0" w:space="0" w:color="auto"/>
        <w:right w:val="none" w:sz="0" w:space="0" w:color="auto"/>
      </w:divBdr>
    </w:div>
    <w:div w:id="843664763">
      <w:marLeft w:val="640"/>
      <w:marRight w:val="0"/>
      <w:marTop w:val="0"/>
      <w:marBottom w:val="0"/>
      <w:divBdr>
        <w:top w:val="none" w:sz="0" w:space="0" w:color="auto"/>
        <w:left w:val="none" w:sz="0" w:space="0" w:color="auto"/>
        <w:bottom w:val="none" w:sz="0" w:space="0" w:color="auto"/>
        <w:right w:val="none" w:sz="0" w:space="0" w:color="auto"/>
      </w:divBdr>
    </w:div>
    <w:div w:id="843672287">
      <w:marLeft w:val="640"/>
      <w:marRight w:val="0"/>
      <w:marTop w:val="0"/>
      <w:marBottom w:val="0"/>
      <w:divBdr>
        <w:top w:val="none" w:sz="0" w:space="0" w:color="auto"/>
        <w:left w:val="none" w:sz="0" w:space="0" w:color="auto"/>
        <w:bottom w:val="none" w:sz="0" w:space="0" w:color="auto"/>
        <w:right w:val="none" w:sz="0" w:space="0" w:color="auto"/>
      </w:divBdr>
    </w:div>
    <w:div w:id="844051762">
      <w:marLeft w:val="640"/>
      <w:marRight w:val="0"/>
      <w:marTop w:val="0"/>
      <w:marBottom w:val="0"/>
      <w:divBdr>
        <w:top w:val="none" w:sz="0" w:space="0" w:color="auto"/>
        <w:left w:val="none" w:sz="0" w:space="0" w:color="auto"/>
        <w:bottom w:val="none" w:sz="0" w:space="0" w:color="auto"/>
        <w:right w:val="none" w:sz="0" w:space="0" w:color="auto"/>
      </w:divBdr>
    </w:div>
    <w:div w:id="848912346">
      <w:marLeft w:val="640"/>
      <w:marRight w:val="0"/>
      <w:marTop w:val="0"/>
      <w:marBottom w:val="0"/>
      <w:divBdr>
        <w:top w:val="none" w:sz="0" w:space="0" w:color="auto"/>
        <w:left w:val="none" w:sz="0" w:space="0" w:color="auto"/>
        <w:bottom w:val="none" w:sz="0" w:space="0" w:color="auto"/>
        <w:right w:val="none" w:sz="0" w:space="0" w:color="auto"/>
      </w:divBdr>
    </w:div>
    <w:div w:id="849418936">
      <w:marLeft w:val="640"/>
      <w:marRight w:val="0"/>
      <w:marTop w:val="0"/>
      <w:marBottom w:val="0"/>
      <w:divBdr>
        <w:top w:val="none" w:sz="0" w:space="0" w:color="auto"/>
        <w:left w:val="none" w:sz="0" w:space="0" w:color="auto"/>
        <w:bottom w:val="none" w:sz="0" w:space="0" w:color="auto"/>
        <w:right w:val="none" w:sz="0" w:space="0" w:color="auto"/>
      </w:divBdr>
    </w:div>
    <w:div w:id="849954186">
      <w:marLeft w:val="640"/>
      <w:marRight w:val="0"/>
      <w:marTop w:val="0"/>
      <w:marBottom w:val="0"/>
      <w:divBdr>
        <w:top w:val="none" w:sz="0" w:space="0" w:color="auto"/>
        <w:left w:val="none" w:sz="0" w:space="0" w:color="auto"/>
        <w:bottom w:val="none" w:sz="0" w:space="0" w:color="auto"/>
        <w:right w:val="none" w:sz="0" w:space="0" w:color="auto"/>
      </w:divBdr>
    </w:div>
    <w:div w:id="850216914">
      <w:marLeft w:val="640"/>
      <w:marRight w:val="0"/>
      <w:marTop w:val="0"/>
      <w:marBottom w:val="0"/>
      <w:divBdr>
        <w:top w:val="none" w:sz="0" w:space="0" w:color="auto"/>
        <w:left w:val="none" w:sz="0" w:space="0" w:color="auto"/>
        <w:bottom w:val="none" w:sz="0" w:space="0" w:color="auto"/>
        <w:right w:val="none" w:sz="0" w:space="0" w:color="auto"/>
      </w:divBdr>
    </w:div>
    <w:div w:id="850291296">
      <w:marLeft w:val="640"/>
      <w:marRight w:val="0"/>
      <w:marTop w:val="0"/>
      <w:marBottom w:val="0"/>
      <w:divBdr>
        <w:top w:val="none" w:sz="0" w:space="0" w:color="auto"/>
        <w:left w:val="none" w:sz="0" w:space="0" w:color="auto"/>
        <w:bottom w:val="none" w:sz="0" w:space="0" w:color="auto"/>
        <w:right w:val="none" w:sz="0" w:space="0" w:color="auto"/>
      </w:divBdr>
    </w:div>
    <w:div w:id="853616829">
      <w:marLeft w:val="640"/>
      <w:marRight w:val="0"/>
      <w:marTop w:val="0"/>
      <w:marBottom w:val="0"/>
      <w:divBdr>
        <w:top w:val="none" w:sz="0" w:space="0" w:color="auto"/>
        <w:left w:val="none" w:sz="0" w:space="0" w:color="auto"/>
        <w:bottom w:val="none" w:sz="0" w:space="0" w:color="auto"/>
        <w:right w:val="none" w:sz="0" w:space="0" w:color="auto"/>
      </w:divBdr>
    </w:div>
    <w:div w:id="854537082">
      <w:marLeft w:val="640"/>
      <w:marRight w:val="0"/>
      <w:marTop w:val="0"/>
      <w:marBottom w:val="0"/>
      <w:divBdr>
        <w:top w:val="none" w:sz="0" w:space="0" w:color="auto"/>
        <w:left w:val="none" w:sz="0" w:space="0" w:color="auto"/>
        <w:bottom w:val="none" w:sz="0" w:space="0" w:color="auto"/>
        <w:right w:val="none" w:sz="0" w:space="0" w:color="auto"/>
      </w:divBdr>
    </w:div>
    <w:div w:id="855075272">
      <w:marLeft w:val="640"/>
      <w:marRight w:val="0"/>
      <w:marTop w:val="0"/>
      <w:marBottom w:val="0"/>
      <w:divBdr>
        <w:top w:val="none" w:sz="0" w:space="0" w:color="auto"/>
        <w:left w:val="none" w:sz="0" w:space="0" w:color="auto"/>
        <w:bottom w:val="none" w:sz="0" w:space="0" w:color="auto"/>
        <w:right w:val="none" w:sz="0" w:space="0" w:color="auto"/>
      </w:divBdr>
    </w:div>
    <w:div w:id="855313159">
      <w:marLeft w:val="640"/>
      <w:marRight w:val="0"/>
      <w:marTop w:val="0"/>
      <w:marBottom w:val="0"/>
      <w:divBdr>
        <w:top w:val="none" w:sz="0" w:space="0" w:color="auto"/>
        <w:left w:val="none" w:sz="0" w:space="0" w:color="auto"/>
        <w:bottom w:val="none" w:sz="0" w:space="0" w:color="auto"/>
        <w:right w:val="none" w:sz="0" w:space="0" w:color="auto"/>
      </w:divBdr>
    </w:div>
    <w:div w:id="855852707">
      <w:marLeft w:val="640"/>
      <w:marRight w:val="0"/>
      <w:marTop w:val="0"/>
      <w:marBottom w:val="0"/>
      <w:divBdr>
        <w:top w:val="none" w:sz="0" w:space="0" w:color="auto"/>
        <w:left w:val="none" w:sz="0" w:space="0" w:color="auto"/>
        <w:bottom w:val="none" w:sz="0" w:space="0" w:color="auto"/>
        <w:right w:val="none" w:sz="0" w:space="0" w:color="auto"/>
      </w:divBdr>
    </w:div>
    <w:div w:id="856623188">
      <w:marLeft w:val="640"/>
      <w:marRight w:val="0"/>
      <w:marTop w:val="0"/>
      <w:marBottom w:val="0"/>
      <w:divBdr>
        <w:top w:val="none" w:sz="0" w:space="0" w:color="auto"/>
        <w:left w:val="none" w:sz="0" w:space="0" w:color="auto"/>
        <w:bottom w:val="none" w:sz="0" w:space="0" w:color="auto"/>
        <w:right w:val="none" w:sz="0" w:space="0" w:color="auto"/>
      </w:divBdr>
    </w:div>
    <w:div w:id="858160051">
      <w:marLeft w:val="640"/>
      <w:marRight w:val="0"/>
      <w:marTop w:val="0"/>
      <w:marBottom w:val="0"/>
      <w:divBdr>
        <w:top w:val="none" w:sz="0" w:space="0" w:color="auto"/>
        <w:left w:val="none" w:sz="0" w:space="0" w:color="auto"/>
        <w:bottom w:val="none" w:sz="0" w:space="0" w:color="auto"/>
        <w:right w:val="none" w:sz="0" w:space="0" w:color="auto"/>
      </w:divBdr>
    </w:div>
    <w:div w:id="858280001">
      <w:marLeft w:val="640"/>
      <w:marRight w:val="0"/>
      <w:marTop w:val="0"/>
      <w:marBottom w:val="0"/>
      <w:divBdr>
        <w:top w:val="none" w:sz="0" w:space="0" w:color="auto"/>
        <w:left w:val="none" w:sz="0" w:space="0" w:color="auto"/>
        <w:bottom w:val="none" w:sz="0" w:space="0" w:color="auto"/>
        <w:right w:val="none" w:sz="0" w:space="0" w:color="auto"/>
      </w:divBdr>
    </w:div>
    <w:div w:id="859315857">
      <w:marLeft w:val="640"/>
      <w:marRight w:val="0"/>
      <w:marTop w:val="0"/>
      <w:marBottom w:val="0"/>
      <w:divBdr>
        <w:top w:val="none" w:sz="0" w:space="0" w:color="auto"/>
        <w:left w:val="none" w:sz="0" w:space="0" w:color="auto"/>
        <w:bottom w:val="none" w:sz="0" w:space="0" w:color="auto"/>
        <w:right w:val="none" w:sz="0" w:space="0" w:color="auto"/>
      </w:divBdr>
    </w:div>
    <w:div w:id="864028110">
      <w:marLeft w:val="640"/>
      <w:marRight w:val="0"/>
      <w:marTop w:val="0"/>
      <w:marBottom w:val="0"/>
      <w:divBdr>
        <w:top w:val="none" w:sz="0" w:space="0" w:color="auto"/>
        <w:left w:val="none" w:sz="0" w:space="0" w:color="auto"/>
        <w:bottom w:val="none" w:sz="0" w:space="0" w:color="auto"/>
        <w:right w:val="none" w:sz="0" w:space="0" w:color="auto"/>
      </w:divBdr>
    </w:div>
    <w:div w:id="865486146">
      <w:marLeft w:val="640"/>
      <w:marRight w:val="0"/>
      <w:marTop w:val="0"/>
      <w:marBottom w:val="0"/>
      <w:divBdr>
        <w:top w:val="none" w:sz="0" w:space="0" w:color="auto"/>
        <w:left w:val="none" w:sz="0" w:space="0" w:color="auto"/>
        <w:bottom w:val="none" w:sz="0" w:space="0" w:color="auto"/>
        <w:right w:val="none" w:sz="0" w:space="0" w:color="auto"/>
      </w:divBdr>
    </w:div>
    <w:div w:id="866257791">
      <w:marLeft w:val="640"/>
      <w:marRight w:val="0"/>
      <w:marTop w:val="0"/>
      <w:marBottom w:val="0"/>
      <w:divBdr>
        <w:top w:val="none" w:sz="0" w:space="0" w:color="auto"/>
        <w:left w:val="none" w:sz="0" w:space="0" w:color="auto"/>
        <w:bottom w:val="none" w:sz="0" w:space="0" w:color="auto"/>
        <w:right w:val="none" w:sz="0" w:space="0" w:color="auto"/>
      </w:divBdr>
    </w:div>
    <w:div w:id="867186149">
      <w:marLeft w:val="640"/>
      <w:marRight w:val="0"/>
      <w:marTop w:val="0"/>
      <w:marBottom w:val="0"/>
      <w:divBdr>
        <w:top w:val="none" w:sz="0" w:space="0" w:color="auto"/>
        <w:left w:val="none" w:sz="0" w:space="0" w:color="auto"/>
        <w:bottom w:val="none" w:sz="0" w:space="0" w:color="auto"/>
        <w:right w:val="none" w:sz="0" w:space="0" w:color="auto"/>
      </w:divBdr>
    </w:div>
    <w:div w:id="867255274">
      <w:marLeft w:val="640"/>
      <w:marRight w:val="0"/>
      <w:marTop w:val="0"/>
      <w:marBottom w:val="0"/>
      <w:divBdr>
        <w:top w:val="none" w:sz="0" w:space="0" w:color="auto"/>
        <w:left w:val="none" w:sz="0" w:space="0" w:color="auto"/>
        <w:bottom w:val="none" w:sz="0" w:space="0" w:color="auto"/>
        <w:right w:val="none" w:sz="0" w:space="0" w:color="auto"/>
      </w:divBdr>
    </w:div>
    <w:div w:id="868445667">
      <w:marLeft w:val="640"/>
      <w:marRight w:val="0"/>
      <w:marTop w:val="0"/>
      <w:marBottom w:val="0"/>
      <w:divBdr>
        <w:top w:val="none" w:sz="0" w:space="0" w:color="auto"/>
        <w:left w:val="none" w:sz="0" w:space="0" w:color="auto"/>
        <w:bottom w:val="none" w:sz="0" w:space="0" w:color="auto"/>
        <w:right w:val="none" w:sz="0" w:space="0" w:color="auto"/>
      </w:divBdr>
    </w:div>
    <w:div w:id="871378590">
      <w:marLeft w:val="640"/>
      <w:marRight w:val="0"/>
      <w:marTop w:val="0"/>
      <w:marBottom w:val="0"/>
      <w:divBdr>
        <w:top w:val="none" w:sz="0" w:space="0" w:color="auto"/>
        <w:left w:val="none" w:sz="0" w:space="0" w:color="auto"/>
        <w:bottom w:val="none" w:sz="0" w:space="0" w:color="auto"/>
        <w:right w:val="none" w:sz="0" w:space="0" w:color="auto"/>
      </w:divBdr>
    </w:div>
    <w:div w:id="873881534">
      <w:marLeft w:val="640"/>
      <w:marRight w:val="0"/>
      <w:marTop w:val="0"/>
      <w:marBottom w:val="0"/>
      <w:divBdr>
        <w:top w:val="none" w:sz="0" w:space="0" w:color="auto"/>
        <w:left w:val="none" w:sz="0" w:space="0" w:color="auto"/>
        <w:bottom w:val="none" w:sz="0" w:space="0" w:color="auto"/>
        <w:right w:val="none" w:sz="0" w:space="0" w:color="auto"/>
      </w:divBdr>
    </w:div>
    <w:div w:id="875627378">
      <w:marLeft w:val="640"/>
      <w:marRight w:val="0"/>
      <w:marTop w:val="0"/>
      <w:marBottom w:val="0"/>
      <w:divBdr>
        <w:top w:val="none" w:sz="0" w:space="0" w:color="auto"/>
        <w:left w:val="none" w:sz="0" w:space="0" w:color="auto"/>
        <w:bottom w:val="none" w:sz="0" w:space="0" w:color="auto"/>
        <w:right w:val="none" w:sz="0" w:space="0" w:color="auto"/>
      </w:divBdr>
    </w:div>
    <w:div w:id="877937751">
      <w:marLeft w:val="640"/>
      <w:marRight w:val="0"/>
      <w:marTop w:val="0"/>
      <w:marBottom w:val="0"/>
      <w:divBdr>
        <w:top w:val="none" w:sz="0" w:space="0" w:color="auto"/>
        <w:left w:val="none" w:sz="0" w:space="0" w:color="auto"/>
        <w:bottom w:val="none" w:sz="0" w:space="0" w:color="auto"/>
        <w:right w:val="none" w:sz="0" w:space="0" w:color="auto"/>
      </w:divBdr>
    </w:div>
    <w:div w:id="878008010">
      <w:marLeft w:val="640"/>
      <w:marRight w:val="0"/>
      <w:marTop w:val="0"/>
      <w:marBottom w:val="0"/>
      <w:divBdr>
        <w:top w:val="none" w:sz="0" w:space="0" w:color="auto"/>
        <w:left w:val="none" w:sz="0" w:space="0" w:color="auto"/>
        <w:bottom w:val="none" w:sz="0" w:space="0" w:color="auto"/>
        <w:right w:val="none" w:sz="0" w:space="0" w:color="auto"/>
      </w:divBdr>
    </w:div>
    <w:div w:id="879584857">
      <w:marLeft w:val="640"/>
      <w:marRight w:val="0"/>
      <w:marTop w:val="0"/>
      <w:marBottom w:val="0"/>
      <w:divBdr>
        <w:top w:val="none" w:sz="0" w:space="0" w:color="auto"/>
        <w:left w:val="none" w:sz="0" w:space="0" w:color="auto"/>
        <w:bottom w:val="none" w:sz="0" w:space="0" w:color="auto"/>
        <w:right w:val="none" w:sz="0" w:space="0" w:color="auto"/>
      </w:divBdr>
    </w:div>
    <w:div w:id="879709408">
      <w:marLeft w:val="640"/>
      <w:marRight w:val="0"/>
      <w:marTop w:val="0"/>
      <w:marBottom w:val="0"/>
      <w:divBdr>
        <w:top w:val="none" w:sz="0" w:space="0" w:color="auto"/>
        <w:left w:val="none" w:sz="0" w:space="0" w:color="auto"/>
        <w:bottom w:val="none" w:sz="0" w:space="0" w:color="auto"/>
        <w:right w:val="none" w:sz="0" w:space="0" w:color="auto"/>
      </w:divBdr>
    </w:div>
    <w:div w:id="881478955">
      <w:marLeft w:val="640"/>
      <w:marRight w:val="0"/>
      <w:marTop w:val="0"/>
      <w:marBottom w:val="0"/>
      <w:divBdr>
        <w:top w:val="none" w:sz="0" w:space="0" w:color="auto"/>
        <w:left w:val="none" w:sz="0" w:space="0" w:color="auto"/>
        <w:bottom w:val="none" w:sz="0" w:space="0" w:color="auto"/>
        <w:right w:val="none" w:sz="0" w:space="0" w:color="auto"/>
      </w:divBdr>
    </w:div>
    <w:div w:id="881792796">
      <w:marLeft w:val="640"/>
      <w:marRight w:val="0"/>
      <w:marTop w:val="0"/>
      <w:marBottom w:val="0"/>
      <w:divBdr>
        <w:top w:val="none" w:sz="0" w:space="0" w:color="auto"/>
        <w:left w:val="none" w:sz="0" w:space="0" w:color="auto"/>
        <w:bottom w:val="none" w:sz="0" w:space="0" w:color="auto"/>
        <w:right w:val="none" w:sz="0" w:space="0" w:color="auto"/>
      </w:divBdr>
    </w:div>
    <w:div w:id="881937284">
      <w:marLeft w:val="640"/>
      <w:marRight w:val="0"/>
      <w:marTop w:val="0"/>
      <w:marBottom w:val="0"/>
      <w:divBdr>
        <w:top w:val="none" w:sz="0" w:space="0" w:color="auto"/>
        <w:left w:val="none" w:sz="0" w:space="0" w:color="auto"/>
        <w:bottom w:val="none" w:sz="0" w:space="0" w:color="auto"/>
        <w:right w:val="none" w:sz="0" w:space="0" w:color="auto"/>
      </w:divBdr>
    </w:div>
    <w:div w:id="881946111">
      <w:marLeft w:val="640"/>
      <w:marRight w:val="0"/>
      <w:marTop w:val="0"/>
      <w:marBottom w:val="0"/>
      <w:divBdr>
        <w:top w:val="none" w:sz="0" w:space="0" w:color="auto"/>
        <w:left w:val="none" w:sz="0" w:space="0" w:color="auto"/>
        <w:bottom w:val="none" w:sz="0" w:space="0" w:color="auto"/>
        <w:right w:val="none" w:sz="0" w:space="0" w:color="auto"/>
      </w:divBdr>
    </w:div>
    <w:div w:id="884365305">
      <w:marLeft w:val="640"/>
      <w:marRight w:val="0"/>
      <w:marTop w:val="0"/>
      <w:marBottom w:val="0"/>
      <w:divBdr>
        <w:top w:val="none" w:sz="0" w:space="0" w:color="auto"/>
        <w:left w:val="none" w:sz="0" w:space="0" w:color="auto"/>
        <w:bottom w:val="none" w:sz="0" w:space="0" w:color="auto"/>
        <w:right w:val="none" w:sz="0" w:space="0" w:color="auto"/>
      </w:divBdr>
    </w:div>
    <w:div w:id="884675868">
      <w:marLeft w:val="640"/>
      <w:marRight w:val="0"/>
      <w:marTop w:val="0"/>
      <w:marBottom w:val="0"/>
      <w:divBdr>
        <w:top w:val="none" w:sz="0" w:space="0" w:color="auto"/>
        <w:left w:val="none" w:sz="0" w:space="0" w:color="auto"/>
        <w:bottom w:val="none" w:sz="0" w:space="0" w:color="auto"/>
        <w:right w:val="none" w:sz="0" w:space="0" w:color="auto"/>
      </w:divBdr>
    </w:div>
    <w:div w:id="885340628">
      <w:marLeft w:val="640"/>
      <w:marRight w:val="0"/>
      <w:marTop w:val="0"/>
      <w:marBottom w:val="0"/>
      <w:divBdr>
        <w:top w:val="none" w:sz="0" w:space="0" w:color="auto"/>
        <w:left w:val="none" w:sz="0" w:space="0" w:color="auto"/>
        <w:bottom w:val="none" w:sz="0" w:space="0" w:color="auto"/>
        <w:right w:val="none" w:sz="0" w:space="0" w:color="auto"/>
      </w:divBdr>
    </w:div>
    <w:div w:id="886919540">
      <w:marLeft w:val="640"/>
      <w:marRight w:val="0"/>
      <w:marTop w:val="0"/>
      <w:marBottom w:val="0"/>
      <w:divBdr>
        <w:top w:val="none" w:sz="0" w:space="0" w:color="auto"/>
        <w:left w:val="none" w:sz="0" w:space="0" w:color="auto"/>
        <w:bottom w:val="none" w:sz="0" w:space="0" w:color="auto"/>
        <w:right w:val="none" w:sz="0" w:space="0" w:color="auto"/>
      </w:divBdr>
    </w:div>
    <w:div w:id="887061826">
      <w:marLeft w:val="640"/>
      <w:marRight w:val="0"/>
      <w:marTop w:val="0"/>
      <w:marBottom w:val="0"/>
      <w:divBdr>
        <w:top w:val="none" w:sz="0" w:space="0" w:color="auto"/>
        <w:left w:val="none" w:sz="0" w:space="0" w:color="auto"/>
        <w:bottom w:val="none" w:sz="0" w:space="0" w:color="auto"/>
        <w:right w:val="none" w:sz="0" w:space="0" w:color="auto"/>
      </w:divBdr>
    </w:div>
    <w:div w:id="887955796">
      <w:marLeft w:val="640"/>
      <w:marRight w:val="0"/>
      <w:marTop w:val="0"/>
      <w:marBottom w:val="0"/>
      <w:divBdr>
        <w:top w:val="none" w:sz="0" w:space="0" w:color="auto"/>
        <w:left w:val="none" w:sz="0" w:space="0" w:color="auto"/>
        <w:bottom w:val="none" w:sz="0" w:space="0" w:color="auto"/>
        <w:right w:val="none" w:sz="0" w:space="0" w:color="auto"/>
      </w:divBdr>
    </w:div>
    <w:div w:id="888225504">
      <w:marLeft w:val="640"/>
      <w:marRight w:val="0"/>
      <w:marTop w:val="0"/>
      <w:marBottom w:val="0"/>
      <w:divBdr>
        <w:top w:val="none" w:sz="0" w:space="0" w:color="auto"/>
        <w:left w:val="none" w:sz="0" w:space="0" w:color="auto"/>
        <w:bottom w:val="none" w:sz="0" w:space="0" w:color="auto"/>
        <w:right w:val="none" w:sz="0" w:space="0" w:color="auto"/>
      </w:divBdr>
    </w:div>
    <w:div w:id="890266600">
      <w:marLeft w:val="640"/>
      <w:marRight w:val="0"/>
      <w:marTop w:val="0"/>
      <w:marBottom w:val="0"/>
      <w:divBdr>
        <w:top w:val="none" w:sz="0" w:space="0" w:color="auto"/>
        <w:left w:val="none" w:sz="0" w:space="0" w:color="auto"/>
        <w:bottom w:val="none" w:sz="0" w:space="0" w:color="auto"/>
        <w:right w:val="none" w:sz="0" w:space="0" w:color="auto"/>
      </w:divBdr>
    </w:div>
    <w:div w:id="892618381">
      <w:marLeft w:val="640"/>
      <w:marRight w:val="0"/>
      <w:marTop w:val="0"/>
      <w:marBottom w:val="0"/>
      <w:divBdr>
        <w:top w:val="none" w:sz="0" w:space="0" w:color="auto"/>
        <w:left w:val="none" w:sz="0" w:space="0" w:color="auto"/>
        <w:bottom w:val="none" w:sz="0" w:space="0" w:color="auto"/>
        <w:right w:val="none" w:sz="0" w:space="0" w:color="auto"/>
      </w:divBdr>
    </w:div>
    <w:div w:id="893538429">
      <w:marLeft w:val="640"/>
      <w:marRight w:val="0"/>
      <w:marTop w:val="0"/>
      <w:marBottom w:val="0"/>
      <w:divBdr>
        <w:top w:val="none" w:sz="0" w:space="0" w:color="auto"/>
        <w:left w:val="none" w:sz="0" w:space="0" w:color="auto"/>
        <w:bottom w:val="none" w:sz="0" w:space="0" w:color="auto"/>
        <w:right w:val="none" w:sz="0" w:space="0" w:color="auto"/>
      </w:divBdr>
    </w:div>
    <w:div w:id="894007979">
      <w:marLeft w:val="640"/>
      <w:marRight w:val="0"/>
      <w:marTop w:val="0"/>
      <w:marBottom w:val="0"/>
      <w:divBdr>
        <w:top w:val="none" w:sz="0" w:space="0" w:color="auto"/>
        <w:left w:val="none" w:sz="0" w:space="0" w:color="auto"/>
        <w:bottom w:val="none" w:sz="0" w:space="0" w:color="auto"/>
        <w:right w:val="none" w:sz="0" w:space="0" w:color="auto"/>
      </w:divBdr>
    </w:div>
    <w:div w:id="896550663">
      <w:marLeft w:val="640"/>
      <w:marRight w:val="0"/>
      <w:marTop w:val="0"/>
      <w:marBottom w:val="0"/>
      <w:divBdr>
        <w:top w:val="none" w:sz="0" w:space="0" w:color="auto"/>
        <w:left w:val="none" w:sz="0" w:space="0" w:color="auto"/>
        <w:bottom w:val="none" w:sz="0" w:space="0" w:color="auto"/>
        <w:right w:val="none" w:sz="0" w:space="0" w:color="auto"/>
      </w:divBdr>
    </w:div>
    <w:div w:id="896744729">
      <w:marLeft w:val="640"/>
      <w:marRight w:val="0"/>
      <w:marTop w:val="0"/>
      <w:marBottom w:val="0"/>
      <w:divBdr>
        <w:top w:val="none" w:sz="0" w:space="0" w:color="auto"/>
        <w:left w:val="none" w:sz="0" w:space="0" w:color="auto"/>
        <w:bottom w:val="none" w:sz="0" w:space="0" w:color="auto"/>
        <w:right w:val="none" w:sz="0" w:space="0" w:color="auto"/>
      </w:divBdr>
    </w:div>
    <w:div w:id="897863290">
      <w:marLeft w:val="640"/>
      <w:marRight w:val="0"/>
      <w:marTop w:val="0"/>
      <w:marBottom w:val="0"/>
      <w:divBdr>
        <w:top w:val="none" w:sz="0" w:space="0" w:color="auto"/>
        <w:left w:val="none" w:sz="0" w:space="0" w:color="auto"/>
        <w:bottom w:val="none" w:sz="0" w:space="0" w:color="auto"/>
        <w:right w:val="none" w:sz="0" w:space="0" w:color="auto"/>
      </w:divBdr>
    </w:div>
    <w:div w:id="899825577">
      <w:marLeft w:val="640"/>
      <w:marRight w:val="0"/>
      <w:marTop w:val="0"/>
      <w:marBottom w:val="0"/>
      <w:divBdr>
        <w:top w:val="none" w:sz="0" w:space="0" w:color="auto"/>
        <w:left w:val="none" w:sz="0" w:space="0" w:color="auto"/>
        <w:bottom w:val="none" w:sz="0" w:space="0" w:color="auto"/>
        <w:right w:val="none" w:sz="0" w:space="0" w:color="auto"/>
      </w:divBdr>
    </w:div>
    <w:div w:id="900142685">
      <w:marLeft w:val="640"/>
      <w:marRight w:val="0"/>
      <w:marTop w:val="0"/>
      <w:marBottom w:val="0"/>
      <w:divBdr>
        <w:top w:val="none" w:sz="0" w:space="0" w:color="auto"/>
        <w:left w:val="none" w:sz="0" w:space="0" w:color="auto"/>
        <w:bottom w:val="none" w:sz="0" w:space="0" w:color="auto"/>
        <w:right w:val="none" w:sz="0" w:space="0" w:color="auto"/>
      </w:divBdr>
    </w:div>
    <w:div w:id="900747223">
      <w:marLeft w:val="640"/>
      <w:marRight w:val="0"/>
      <w:marTop w:val="0"/>
      <w:marBottom w:val="0"/>
      <w:divBdr>
        <w:top w:val="none" w:sz="0" w:space="0" w:color="auto"/>
        <w:left w:val="none" w:sz="0" w:space="0" w:color="auto"/>
        <w:bottom w:val="none" w:sz="0" w:space="0" w:color="auto"/>
        <w:right w:val="none" w:sz="0" w:space="0" w:color="auto"/>
      </w:divBdr>
    </w:div>
    <w:div w:id="901868343">
      <w:marLeft w:val="640"/>
      <w:marRight w:val="0"/>
      <w:marTop w:val="0"/>
      <w:marBottom w:val="0"/>
      <w:divBdr>
        <w:top w:val="none" w:sz="0" w:space="0" w:color="auto"/>
        <w:left w:val="none" w:sz="0" w:space="0" w:color="auto"/>
        <w:bottom w:val="none" w:sz="0" w:space="0" w:color="auto"/>
        <w:right w:val="none" w:sz="0" w:space="0" w:color="auto"/>
      </w:divBdr>
    </w:div>
    <w:div w:id="904028132">
      <w:marLeft w:val="640"/>
      <w:marRight w:val="0"/>
      <w:marTop w:val="0"/>
      <w:marBottom w:val="0"/>
      <w:divBdr>
        <w:top w:val="none" w:sz="0" w:space="0" w:color="auto"/>
        <w:left w:val="none" w:sz="0" w:space="0" w:color="auto"/>
        <w:bottom w:val="none" w:sz="0" w:space="0" w:color="auto"/>
        <w:right w:val="none" w:sz="0" w:space="0" w:color="auto"/>
      </w:divBdr>
    </w:div>
    <w:div w:id="904028809">
      <w:marLeft w:val="640"/>
      <w:marRight w:val="0"/>
      <w:marTop w:val="0"/>
      <w:marBottom w:val="0"/>
      <w:divBdr>
        <w:top w:val="none" w:sz="0" w:space="0" w:color="auto"/>
        <w:left w:val="none" w:sz="0" w:space="0" w:color="auto"/>
        <w:bottom w:val="none" w:sz="0" w:space="0" w:color="auto"/>
        <w:right w:val="none" w:sz="0" w:space="0" w:color="auto"/>
      </w:divBdr>
    </w:div>
    <w:div w:id="904141039">
      <w:marLeft w:val="640"/>
      <w:marRight w:val="0"/>
      <w:marTop w:val="0"/>
      <w:marBottom w:val="0"/>
      <w:divBdr>
        <w:top w:val="none" w:sz="0" w:space="0" w:color="auto"/>
        <w:left w:val="none" w:sz="0" w:space="0" w:color="auto"/>
        <w:bottom w:val="none" w:sz="0" w:space="0" w:color="auto"/>
        <w:right w:val="none" w:sz="0" w:space="0" w:color="auto"/>
      </w:divBdr>
    </w:div>
    <w:div w:id="904728335">
      <w:marLeft w:val="640"/>
      <w:marRight w:val="0"/>
      <w:marTop w:val="0"/>
      <w:marBottom w:val="0"/>
      <w:divBdr>
        <w:top w:val="none" w:sz="0" w:space="0" w:color="auto"/>
        <w:left w:val="none" w:sz="0" w:space="0" w:color="auto"/>
        <w:bottom w:val="none" w:sz="0" w:space="0" w:color="auto"/>
        <w:right w:val="none" w:sz="0" w:space="0" w:color="auto"/>
      </w:divBdr>
    </w:div>
    <w:div w:id="905916239">
      <w:marLeft w:val="640"/>
      <w:marRight w:val="0"/>
      <w:marTop w:val="0"/>
      <w:marBottom w:val="0"/>
      <w:divBdr>
        <w:top w:val="none" w:sz="0" w:space="0" w:color="auto"/>
        <w:left w:val="none" w:sz="0" w:space="0" w:color="auto"/>
        <w:bottom w:val="none" w:sz="0" w:space="0" w:color="auto"/>
        <w:right w:val="none" w:sz="0" w:space="0" w:color="auto"/>
      </w:divBdr>
    </w:div>
    <w:div w:id="906964404">
      <w:marLeft w:val="640"/>
      <w:marRight w:val="0"/>
      <w:marTop w:val="0"/>
      <w:marBottom w:val="0"/>
      <w:divBdr>
        <w:top w:val="none" w:sz="0" w:space="0" w:color="auto"/>
        <w:left w:val="none" w:sz="0" w:space="0" w:color="auto"/>
        <w:bottom w:val="none" w:sz="0" w:space="0" w:color="auto"/>
        <w:right w:val="none" w:sz="0" w:space="0" w:color="auto"/>
      </w:divBdr>
    </w:div>
    <w:div w:id="908072688">
      <w:marLeft w:val="640"/>
      <w:marRight w:val="0"/>
      <w:marTop w:val="0"/>
      <w:marBottom w:val="0"/>
      <w:divBdr>
        <w:top w:val="none" w:sz="0" w:space="0" w:color="auto"/>
        <w:left w:val="none" w:sz="0" w:space="0" w:color="auto"/>
        <w:bottom w:val="none" w:sz="0" w:space="0" w:color="auto"/>
        <w:right w:val="none" w:sz="0" w:space="0" w:color="auto"/>
      </w:divBdr>
    </w:div>
    <w:div w:id="909508737">
      <w:marLeft w:val="640"/>
      <w:marRight w:val="0"/>
      <w:marTop w:val="0"/>
      <w:marBottom w:val="0"/>
      <w:divBdr>
        <w:top w:val="none" w:sz="0" w:space="0" w:color="auto"/>
        <w:left w:val="none" w:sz="0" w:space="0" w:color="auto"/>
        <w:bottom w:val="none" w:sz="0" w:space="0" w:color="auto"/>
        <w:right w:val="none" w:sz="0" w:space="0" w:color="auto"/>
      </w:divBdr>
    </w:div>
    <w:div w:id="911545926">
      <w:marLeft w:val="640"/>
      <w:marRight w:val="0"/>
      <w:marTop w:val="0"/>
      <w:marBottom w:val="0"/>
      <w:divBdr>
        <w:top w:val="none" w:sz="0" w:space="0" w:color="auto"/>
        <w:left w:val="none" w:sz="0" w:space="0" w:color="auto"/>
        <w:bottom w:val="none" w:sz="0" w:space="0" w:color="auto"/>
        <w:right w:val="none" w:sz="0" w:space="0" w:color="auto"/>
      </w:divBdr>
    </w:div>
    <w:div w:id="912204017">
      <w:marLeft w:val="640"/>
      <w:marRight w:val="0"/>
      <w:marTop w:val="0"/>
      <w:marBottom w:val="0"/>
      <w:divBdr>
        <w:top w:val="none" w:sz="0" w:space="0" w:color="auto"/>
        <w:left w:val="none" w:sz="0" w:space="0" w:color="auto"/>
        <w:bottom w:val="none" w:sz="0" w:space="0" w:color="auto"/>
        <w:right w:val="none" w:sz="0" w:space="0" w:color="auto"/>
      </w:divBdr>
    </w:div>
    <w:div w:id="913128442">
      <w:marLeft w:val="640"/>
      <w:marRight w:val="0"/>
      <w:marTop w:val="0"/>
      <w:marBottom w:val="0"/>
      <w:divBdr>
        <w:top w:val="none" w:sz="0" w:space="0" w:color="auto"/>
        <w:left w:val="none" w:sz="0" w:space="0" w:color="auto"/>
        <w:bottom w:val="none" w:sz="0" w:space="0" w:color="auto"/>
        <w:right w:val="none" w:sz="0" w:space="0" w:color="auto"/>
      </w:divBdr>
    </w:div>
    <w:div w:id="914170308">
      <w:marLeft w:val="640"/>
      <w:marRight w:val="0"/>
      <w:marTop w:val="0"/>
      <w:marBottom w:val="0"/>
      <w:divBdr>
        <w:top w:val="none" w:sz="0" w:space="0" w:color="auto"/>
        <w:left w:val="none" w:sz="0" w:space="0" w:color="auto"/>
        <w:bottom w:val="none" w:sz="0" w:space="0" w:color="auto"/>
        <w:right w:val="none" w:sz="0" w:space="0" w:color="auto"/>
      </w:divBdr>
    </w:div>
    <w:div w:id="914751859">
      <w:marLeft w:val="640"/>
      <w:marRight w:val="0"/>
      <w:marTop w:val="0"/>
      <w:marBottom w:val="0"/>
      <w:divBdr>
        <w:top w:val="none" w:sz="0" w:space="0" w:color="auto"/>
        <w:left w:val="none" w:sz="0" w:space="0" w:color="auto"/>
        <w:bottom w:val="none" w:sz="0" w:space="0" w:color="auto"/>
        <w:right w:val="none" w:sz="0" w:space="0" w:color="auto"/>
      </w:divBdr>
    </w:div>
    <w:div w:id="919406637">
      <w:marLeft w:val="640"/>
      <w:marRight w:val="0"/>
      <w:marTop w:val="0"/>
      <w:marBottom w:val="0"/>
      <w:divBdr>
        <w:top w:val="none" w:sz="0" w:space="0" w:color="auto"/>
        <w:left w:val="none" w:sz="0" w:space="0" w:color="auto"/>
        <w:bottom w:val="none" w:sz="0" w:space="0" w:color="auto"/>
        <w:right w:val="none" w:sz="0" w:space="0" w:color="auto"/>
      </w:divBdr>
    </w:div>
    <w:div w:id="920066266">
      <w:marLeft w:val="640"/>
      <w:marRight w:val="0"/>
      <w:marTop w:val="0"/>
      <w:marBottom w:val="0"/>
      <w:divBdr>
        <w:top w:val="none" w:sz="0" w:space="0" w:color="auto"/>
        <w:left w:val="none" w:sz="0" w:space="0" w:color="auto"/>
        <w:bottom w:val="none" w:sz="0" w:space="0" w:color="auto"/>
        <w:right w:val="none" w:sz="0" w:space="0" w:color="auto"/>
      </w:divBdr>
    </w:div>
    <w:div w:id="920680999">
      <w:marLeft w:val="640"/>
      <w:marRight w:val="0"/>
      <w:marTop w:val="0"/>
      <w:marBottom w:val="0"/>
      <w:divBdr>
        <w:top w:val="none" w:sz="0" w:space="0" w:color="auto"/>
        <w:left w:val="none" w:sz="0" w:space="0" w:color="auto"/>
        <w:bottom w:val="none" w:sz="0" w:space="0" w:color="auto"/>
        <w:right w:val="none" w:sz="0" w:space="0" w:color="auto"/>
      </w:divBdr>
    </w:div>
    <w:div w:id="920799411">
      <w:marLeft w:val="640"/>
      <w:marRight w:val="0"/>
      <w:marTop w:val="0"/>
      <w:marBottom w:val="0"/>
      <w:divBdr>
        <w:top w:val="none" w:sz="0" w:space="0" w:color="auto"/>
        <w:left w:val="none" w:sz="0" w:space="0" w:color="auto"/>
        <w:bottom w:val="none" w:sz="0" w:space="0" w:color="auto"/>
        <w:right w:val="none" w:sz="0" w:space="0" w:color="auto"/>
      </w:divBdr>
    </w:div>
    <w:div w:id="922183517">
      <w:marLeft w:val="640"/>
      <w:marRight w:val="0"/>
      <w:marTop w:val="0"/>
      <w:marBottom w:val="0"/>
      <w:divBdr>
        <w:top w:val="none" w:sz="0" w:space="0" w:color="auto"/>
        <w:left w:val="none" w:sz="0" w:space="0" w:color="auto"/>
        <w:bottom w:val="none" w:sz="0" w:space="0" w:color="auto"/>
        <w:right w:val="none" w:sz="0" w:space="0" w:color="auto"/>
      </w:divBdr>
    </w:div>
    <w:div w:id="925697031">
      <w:marLeft w:val="640"/>
      <w:marRight w:val="0"/>
      <w:marTop w:val="0"/>
      <w:marBottom w:val="0"/>
      <w:divBdr>
        <w:top w:val="none" w:sz="0" w:space="0" w:color="auto"/>
        <w:left w:val="none" w:sz="0" w:space="0" w:color="auto"/>
        <w:bottom w:val="none" w:sz="0" w:space="0" w:color="auto"/>
        <w:right w:val="none" w:sz="0" w:space="0" w:color="auto"/>
      </w:divBdr>
    </w:div>
    <w:div w:id="926420780">
      <w:marLeft w:val="640"/>
      <w:marRight w:val="0"/>
      <w:marTop w:val="0"/>
      <w:marBottom w:val="0"/>
      <w:divBdr>
        <w:top w:val="none" w:sz="0" w:space="0" w:color="auto"/>
        <w:left w:val="none" w:sz="0" w:space="0" w:color="auto"/>
        <w:bottom w:val="none" w:sz="0" w:space="0" w:color="auto"/>
        <w:right w:val="none" w:sz="0" w:space="0" w:color="auto"/>
      </w:divBdr>
    </w:div>
    <w:div w:id="927469791">
      <w:marLeft w:val="640"/>
      <w:marRight w:val="0"/>
      <w:marTop w:val="0"/>
      <w:marBottom w:val="0"/>
      <w:divBdr>
        <w:top w:val="none" w:sz="0" w:space="0" w:color="auto"/>
        <w:left w:val="none" w:sz="0" w:space="0" w:color="auto"/>
        <w:bottom w:val="none" w:sz="0" w:space="0" w:color="auto"/>
        <w:right w:val="none" w:sz="0" w:space="0" w:color="auto"/>
      </w:divBdr>
    </w:div>
    <w:div w:id="927537635">
      <w:marLeft w:val="640"/>
      <w:marRight w:val="0"/>
      <w:marTop w:val="0"/>
      <w:marBottom w:val="0"/>
      <w:divBdr>
        <w:top w:val="none" w:sz="0" w:space="0" w:color="auto"/>
        <w:left w:val="none" w:sz="0" w:space="0" w:color="auto"/>
        <w:bottom w:val="none" w:sz="0" w:space="0" w:color="auto"/>
        <w:right w:val="none" w:sz="0" w:space="0" w:color="auto"/>
      </w:divBdr>
    </w:div>
    <w:div w:id="927614789">
      <w:marLeft w:val="640"/>
      <w:marRight w:val="0"/>
      <w:marTop w:val="0"/>
      <w:marBottom w:val="0"/>
      <w:divBdr>
        <w:top w:val="none" w:sz="0" w:space="0" w:color="auto"/>
        <w:left w:val="none" w:sz="0" w:space="0" w:color="auto"/>
        <w:bottom w:val="none" w:sz="0" w:space="0" w:color="auto"/>
        <w:right w:val="none" w:sz="0" w:space="0" w:color="auto"/>
      </w:divBdr>
    </w:div>
    <w:div w:id="928586929">
      <w:marLeft w:val="640"/>
      <w:marRight w:val="0"/>
      <w:marTop w:val="0"/>
      <w:marBottom w:val="0"/>
      <w:divBdr>
        <w:top w:val="none" w:sz="0" w:space="0" w:color="auto"/>
        <w:left w:val="none" w:sz="0" w:space="0" w:color="auto"/>
        <w:bottom w:val="none" w:sz="0" w:space="0" w:color="auto"/>
        <w:right w:val="none" w:sz="0" w:space="0" w:color="auto"/>
      </w:divBdr>
    </w:div>
    <w:div w:id="929192760">
      <w:marLeft w:val="640"/>
      <w:marRight w:val="0"/>
      <w:marTop w:val="0"/>
      <w:marBottom w:val="0"/>
      <w:divBdr>
        <w:top w:val="none" w:sz="0" w:space="0" w:color="auto"/>
        <w:left w:val="none" w:sz="0" w:space="0" w:color="auto"/>
        <w:bottom w:val="none" w:sz="0" w:space="0" w:color="auto"/>
        <w:right w:val="none" w:sz="0" w:space="0" w:color="auto"/>
      </w:divBdr>
    </w:div>
    <w:div w:id="931010435">
      <w:marLeft w:val="640"/>
      <w:marRight w:val="0"/>
      <w:marTop w:val="0"/>
      <w:marBottom w:val="0"/>
      <w:divBdr>
        <w:top w:val="none" w:sz="0" w:space="0" w:color="auto"/>
        <w:left w:val="none" w:sz="0" w:space="0" w:color="auto"/>
        <w:bottom w:val="none" w:sz="0" w:space="0" w:color="auto"/>
        <w:right w:val="none" w:sz="0" w:space="0" w:color="auto"/>
      </w:divBdr>
    </w:div>
    <w:div w:id="933126557">
      <w:marLeft w:val="640"/>
      <w:marRight w:val="0"/>
      <w:marTop w:val="0"/>
      <w:marBottom w:val="0"/>
      <w:divBdr>
        <w:top w:val="none" w:sz="0" w:space="0" w:color="auto"/>
        <w:left w:val="none" w:sz="0" w:space="0" w:color="auto"/>
        <w:bottom w:val="none" w:sz="0" w:space="0" w:color="auto"/>
        <w:right w:val="none" w:sz="0" w:space="0" w:color="auto"/>
      </w:divBdr>
    </w:div>
    <w:div w:id="933436395">
      <w:marLeft w:val="640"/>
      <w:marRight w:val="0"/>
      <w:marTop w:val="0"/>
      <w:marBottom w:val="0"/>
      <w:divBdr>
        <w:top w:val="none" w:sz="0" w:space="0" w:color="auto"/>
        <w:left w:val="none" w:sz="0" w:space="0" w:color="auto"/>
        <w:bottom w:val="none" w:sz="0" w:space="0" w:color="auto"/>
        <w:right w:val="none" w:sz="0" w:space="0" w:color="auto"/>
      </w:divBdr>
    </w:div>
    <w:div w:id="933632567">
      <w:marLeft w:val="640"/>
      <w:marRight w:val="0"/>
      <w:marTop w:val="0"/>
      <w:marBottom w:val="0"/>
      <w:divBdr>
        <w:top w:val="none" w:sz="0" w:space="0" w:color="auto"/>
        <w:left w:val="none" w:sz="0" w:space="0" w:color="auto"/>
        <w:bottom w:val="none" w:sz="0" w:space="0" w:color="auto"/>
        <w:right w:val="none" w:sz="0" w:space="0" w:color="auto"/>
      </w:divBdr>
    </w:div>
    <w:div w:id="934049024">
      <w:marLeft w:val="640"/>
      <w:marRight w:val="0"/>
      <w:marTop w:val="0"/>
      <w:marBottom w:val="0"/>
      <w:divBdr>
        <w:top w:val="none" w:sz="0" w:space="0" w:color="auto"/>
        <w:left w:val="none" w:sz="0" w:space="0" w:color="auto"/>
        <w:bottom w:val="none" w:sz="0" w:space="0" w:color="auto"/>
        <w:right w:val="none" w:sz="0" w:space="0" w:color="auto"/>
      </w:divBdr>
    </w:div>
    <w:div w:id="939459518">
      <w:marLeft w:val="640"/>
      <w:marRight w:val="0"/>
      <w:marTop w:val="0"/>
      <w:marBottom w:val="0"/>
      <w:divBdr>
        <w:top w:val="none" w:sz="0" w:space="0" w:color="auto"/>
        <w:left w:val="none" w:sz="0" w:space="0" w:color="auto"/>
        <w:bottom w:val="none" w:sz="0" w:space="0" w:color="auto"/>
        <w:right w:val="none" w:sz="0" w:space="0" w:color="auto"/>
      </w:divBdr>
    </w:div>
    <w:div w:id="939724048">
      <w:marLeft w:val="640"/>
      <w:marRight w:val="0"/>
      <w:marTop w:val="0"/>
      <w:marBottom w:val="0"/>
      <w:divBdr>
        <w:top w:val="none" w:sz="0" w:space="0" w:color="auto"/>
        <w:left w:val="none" w:sz="0" w:space="0" w:color="auto"/>
        <w:bottom w:val="none" w:sz="0" w:space="0" w:color="auto"/>
        <w:right w:val="none" w:sz="0" w:space="0" w:color="auto"/>
      </w:divBdr>
    </w:div>
    <w:div w:id="941911904">
      <w:marLeft w:val="640"/>
      <w:marRight w:val="0"/>
      <w:marTop w:val="0"/>
      <w:marBottom w:val="0"/>
      <w:divBdr>
        <w:top w:val="none" w:sz="0" w:space="0" w:color="auto"/>
        <w:left w:val="none" w:sz="0" w:space="0" w:color="auto"/>
        <w:bottom w:val="none" w:sz="0" w:space="0" w:color="auto"/>
        <w:right w:val="none" w:sz="0" w:space="0" w:color="auto"/>
      </w:divBdr>
    </w:div>
    <w:div w:id="942300254">
      <w:marLeft w:val="640"/>
      <w:marRight w:val="0"/>
      <w:marTop w:val="0"/>
      <w:marBottom w:val="0"/>
      <w:divBdr>
        <w:top w:val="none" w:sz="0" w:space="0" w:color="auto"/>
        <w:left w:val="none" w:sz="0" w:space="0" w:color="auto"/>
        <w:bottom w:val="none" w:sz="0" w:space="0" w:color="auto"/>
        <w:right w:val="none" w:sz="0" w:space="0" w:color="auto"/>
      </w:divBdr>
    </w:div>
    <w:div w:id="943145849">
      <w:marLeft w:val="640"/>
      <w:marRight w:val="0"/>
      <w:marTop w:val="0"/>
      <w:marBottom w:val="0"/>
      <w:divBdr>
        <w:top w:val="none" w:sz="0" w:space="0" w:color="auto"/>
        <w:left w:val="none" w:sz="0" w:space="0" w:color="auto"/>
        <w:bottom w:val="none" w:sz="0" w:space="0" w:color="auto"/>
        <w:right w:val="none" w:sz="0" w:space="0" w:color="auto"/>
      </w:divBdr>
    </w:div>
    <w:div w:id="944770262">
      <w:marLeft w:val="640"/>
      <w:marRight w:val="0"/>
      <w:marTop w:val="0"/>
      <w:marBottom w:val="0"/>
      <w:divBdr>
        <w:top w:val="none" w:sz="0" w:space="0" w:color="auto"/>
        <w:left w:val="none" w:sz="0" w:space="0" w:color="auto"/>
        <w:bottom w:val="none" w:sz="0" w:space="0" w:color="auto"/>
        <w:right w:val="none" w:sz="0" w:space="0" w:color="auto"/>
      </w:divBdr>
    </w:div>
    <w:div w:id="945311366">
      <w:marLeft w:val="640"/>
      <w:marRight w:val="0"/>
      <w:marTop w:val="0"/>
      <w:marBottom w:val="0"/>
      <w:divBdr>
        <w:top w:val="none" w:sz="0" w:space="0" w:color="auto"/>
        <w:left w:val="none" w:sz="0" w:space="0" w:color="auto"/>
        <w:bottom w:val="none" w:sz="0" w:space="0" w:color="auto"/>
        <w:right w:val="none" w:sz="0" w:space="0" w:color="auto"/>
      </w:divBdr>
    </w:div>
    <w:div w:id="947851156">
      <w:marLeft w:val="640"/>
      <w:marRight w:val="0"/>
      <w:marTop w:val="0"/>
      <w:marBottom w:val="0"/>
      <w:divBdr>
        <w:top w:val="none" w:sz="0" w:space="0" w:color="auto"/>
        <w:left w:val="none" w:sz="0" w:space="0" w:color="auto"/>
        <w:bottom w:val="none" w:sz="0" w:space="0" w:color="auto"/>
        <w:right w:val="none" w:sz="0" w:space="0" w:color="auto"/>
      </w:divBdr>
    </w:div>
    <w:div w:id="949512642">
      <w:marLeft w:val="640"/>
      <w:marRight w:val="0"/>
      <w:marTop w:val="0"/>
      <w:marBottom w:val="0"/>
      <w:divBdr>
        <w:top w:val="none" w:sz="0" w:space="0" w:color="auto"/>
        <w:left w:val="none" w:sz="0" w:space="0" w:color="auto"/>
        <w:bottom w:val="none" w:sz="0" w:space="0" w:color="auto"/>
        <w:right w:val="none" w:sz="0" w:space="0" w:color="auto"/>
      </w:divBdr>
    </w:div>
    <w:div w:id="950820089">
      <w:marLeft w:val="640"/>
      <w:marRight w:val="0"/>
      <w:marTop w:val="0"/>
      <w:marBottom w:val="0"/>
      <w:divBdr>
        <w:top w:val="none" w:sz="0" w:space="0" w:color="auto"/>
        <w:left w:val="none" w:sz="0" w:space="0" w:color="auto"/>
        <w:bottom w:val="none" w:sz="0" w:space="0" w:color="auto"/>
        <w:right w:val="none" w:sz="0" w:space="0" w:color="auto"/>
      </w:divBdr>
    </w:div>
    <w:div w:id="950934483">
      <w:marLeft w:val="640"/>
      <w:marRight w:val="0"/>
      <w:marTop w:val="0"/>
      <w:marBottom w:val="0"/>
      <w:divBdr>
        <w:top w:val="none" w:sz="0" w:space="0" w:color="auto"/>
        <w:left w:val="none" w:sz="0" w:space="0" w:color="auto"/>
        <w:bottom w:val="none" w:sz="0" w:space="0" w:color="auto"/>
        <w:right w:val="none" w:sz="0" w:space="0" w:color="auto"/>
      </w:divBdr>
    </w:div>
    <w:div w:id="952829328">
      <w:marLeft w:val="640"/>
      <w:marRight w:val="0"/>
      <w:marTop w:val="0"/>
      <w:marBottom w:val="0"/>
      <w:divBdr>
        <w:top w:val="none" w:sz="0" w:space="0" w:color="auto"/>
        <w:left w:val="none" w:sz="0" w:space="0" w:color="auto"/>
        <w:bottom w:val="none" w:sz="0" w:space="0" w:color="auto"/>
        <w:right w:val="none" w:sz="0" w:space="0" w:color="auto"/>
      </w:divBdr>
    </w:div>
    <w:div w:id="954289731">
      <w:marLeft w:val="640"/>
      <w:marRight w:val="0"/>
      <w:marTop w:val="0"/>
      <w:marBottom w:val="0"/>
      <w:divBdr>
        <w:top w:val="none" w:sz="0" w:space="0" w:color="auto"/>
        <w:left w:val="none" w:sz="0" w:space="0" w:color="auto"/>
        <w:bottom w:val="none" w:sz="0" w:space="0" w:color="auto"/>
        <w:right w:val="none" w:sz="0" w:space="0" w:color="auto"/>
      </w:divBdr>
    </w:div>
    <w:div w:id="955866605">
      <w:marLeft w:val="640"/>
      <w:marRight w:val="0"/>
      <w:marTop w:val="0"/>
      <w:marBottom w:val="0"/>
      <w:divBdr>
        <w:top w:val="none" w:sz="0" w:space="0" w:color="auto"/>
        <w:left w:val="none" w:sz="0" w:space="0" w:color="auto"/>
        <w:bottom w:val="none" w:sz="0" w:space="0" w:color="auto"/>
        <w:right w:val="none" w:sz="0" w:space="0" w:color="auto"/>
      </w:divBdr>
    </w:div>
    <w:div w:id="956910729">
      <w:marLeft w:val="640"/>
      <w:marRight w:val="0"/>
      <w:marTop w:val="0"/>
      <w:marBottom w:val="0"/>
      <w:divBdr>
        <w:top w:val="none" w:sz="0" w:space="0" w:color="auto"/>
        <w:left w:val="none" w:sz="0" w:space="0" w:color="auto"/>
        <w:bottom w:val="none" w:sz="0" w:space="0" w:color="auto"/>
        <w:right w:val="none" w:sz="0" w:space="0" w:color="auto"/>
      </w:divBdr>
    </w:div>
    <w:div w:id="958225233">
      <w:marLeft w:val="640"/>
      <w:marRight w:val="0"/>
      <w:marTop w:val="0"/>
      <w:marBottom w:val="0"/>
      <w:divBdr>
        <w:top w:val="none" w:sz="0" w:space="0" w:color="auto"/>
        <w:left w:val="none" w:sz="0" w:space="0" w:color="auto"/>
        <w:bottom w:val="none" w:sz="0" w:space="0" w:color="auto"/>
        <w:right w:val="none" w:sz="0" w:space="0" w:color="auto"/>
      </w:divBdr>
    </w:div>
    <w:div w:id="959914650">
      <w:marLeft w:val="640"/>
      <w:marRight w:val="0"/>
      <w:marTop w:val="0"/>
      <w:marBottom w:val="0"/>
      <w:divBdr>
        <w:top w:val="none" w:sz="0" w:space="0" w:color="auto"/>
        <w:left w:val="none" w:sz="0" w:space="0" w:color="auto"/>
        <w:bottom w:val="none" w:sz="0" w:space="0" w:color="auto"/>
        <w:right w:val="none" w:sz="0" w:space="0" w:color="auto"/>
      </w:divBdr>
    </w:div>
    <w:div w:id="961035946">
      <w:marLeft w:val="640"/>
      <w:marRight w:val="0"/>
      <w:marTop w:val="0"/>
      <w:marBottom w:val="0"/>
      <w:divBdr>
        <w:top w:val="none" w:sz="0" w:space="0" w:color="auto"/>
        <w:left w:val="none" w:sz="0" w:space="0" w:color="auto"/>
        <w:bottom w:val="none" w:sz="0" w:space="0" w:color="auto"/>
        <w:right w:val="none" w:sz="0" w:space="0" w:color="auto"/>
      </w:divBdr>
    </w:div>
    <w:div w:id="963930308">
      <w:marLeft w:val="640"/>
      <w:marRight w:val="0"/>
      <w:marTop w:val="0"/>
      <w:marBottom w:val="0"/>
      <w:divBdr>
        <w:top w:val="none" w:sz="0" w:space="0" w:color="auto"/>
        <w:left w:val="none" w:sz="0" w:space="0" w:color="auto"/>
        <w:bottom w:val="none" w:sz="0" w:space="0" w:color="auto"/>
        <w:right w:val="none" w:sz="0" w:space="0" w:color="auto"/>
      </w:divBdr>
    </w:div>
    <w:div w:id="964044425">
      <w:marLeft w:val="640"/>
      <w:marRight w:val="0"/>
      <w:marTop w:val="0"/>
      <w:marBottom w:val="0"/>
      <w:divBdr>
        <w:top w:val="none" w:sz="0" w:space="0" w:color="auto"/>
        <w:left w:val="none" w:sz="0" w:space="0" w:color="auto"/>
        <w:bottom w:val="none" w:sz="0" w:space="0" w:color="auto"/>
        <w:right w:val="none" w:sz="0" w:space="0" w:color="auto"/>
      </w:divBdr>
    </w:div>
    <w:div w:id="964579867">
      <w:marLeft w:val="640"/>
      <w:marRight w:val="0"/>
      <w:marTop w:val="0"/>
      <w:marBottom w:val="0"/>
      <w:divBdr>
        <w:top w:val="none" w:sz="0" w:space="0" w:color="auto"/>
        <w:left w:val="none" w:sz="0" w:space="0" w:color="auto"/>
        <w:bottom w:val="none" w:sz="0" w:space="0" w:color="auto"/>
        <w:right w:val="none" w:sz="0" w:space="0" w:color="auto"/>
      </w:divBdr>
    </w:div>
    <w:div w:id="966085958">
      <w:marLeft w:val="640"/>
      <w:marRight w:val="0"/>
      <w:marTop w:val="0"/>
      <w:marBottom w:val="0"/>
      <w:divBdr>
        <w:top w:val="none" w:sz="0" w:space="0" w:color="auto"/>
        <w:left w:val="none" w:sz="0" w:space="0" w:color="auto"/>
        <w:bottom w:val="none" w:sz="0" w:space="0" w:color="auto"/>
        <w:right w:val="none" w:sz="0" w:space="0" w:color="auto"/>
      </w:divBdr>
    </w:div>
    <w:div w:id="968704454">
      <w:marLeft w:val="640"/>
      <w:marRight w:val="0"/>
      <w:marTop w:val="0"/>
      <w:marBottom w:val="0"/>
      <w:divBdr>
        <w:top w:val="none" w:sz="0" w:space="0" w:color="auto"/>
        <w:left w:val="none" w:sz="0" w:space="0" w:color="auto"/>
        <w:bottom w:val="none" w:sz="0" w:space="0" w:color="auto"/>
        <w:right w:val="none" w:sz="0" w:space="0" w:color="auto"/>
      </w:divBdr>
    </w:div>
    <w:div w:id="973871960">
      <w:marLeft w:val="640"/>
      <w:marRight w:val="0"/>
      <w:marTop w:val="0"/>
      <w:marBottom w:val="0"/>
      <w:divBdr>
        <w:top w:val="none" w:sz="0" w:space="0" w:color="auto"/>
        <w:left w:val="none" w:sz="0" w:space="0" w:color="auto"/>
        <w:bottom w:val="none" w:sz="0" w:space="0" w:color="auto"/>
        <w:right w:val="none" w:sz="0" w:space="0" w:color="auto"/>
      </w:divBdr>
    </w:div>
    <w:div w:id="973875408">
      <w:marLeft w:val="640"/>
      <w:marRight w:val="0"/>
      <w:marTop w:val="0"/>
      <w:marBottom w:val="0"/>
      <w:divBdr>
        <w:top w:val="none" w:sz="0" w:space="0" w:color="auto"/>
        <w:left w:val="none" w:sz="0" w:space="0" w:color="auto"/>
        <w:bottom w:val="none" w:sz="0" w:space="0" w:color="auto"/>
        <w:right w:val="none" w:sz="0" w:space="0" w:color="auto"/>
      </w:divBdr>
    </w:div>
    <w:div w:id="976833368">
      <w:marLeft w:val="640"/>
      <w:marRight w:val="0"/>
      <w:marTop w:val="0"/>
      <w:marBottom w:val="0"/>
      <w:divBdr>
        <w:top w:val="none" w:sz="0" w:space="0" w:color="auto"/>
        <w:left w:val="none" w:sz="0" w:space="0" w:color="auto"/>
        <w:bottom w:val="none" w:sz="0" w:space="0" w:color="auto"/>
        <w:right w:val="none" w:sz="0" w:space="0" w:color="auto"/>
      </w:divBdr>
    </w:div>
    <w:div w:id="976880622">
      <w:marLeft w:val="640"/>
      <w:marRight w:val="0"/>
      <w:marTop w:val="0"/>
      <w:marBottom w:val="0"/>
      <w:divBdr>
        <w:top w:val="none" w:sz="0" w:space="0" w:color="auto"/>
        <w:left w:val="none" w:sz="0" w:space="0" w:color="auto"/>
        <w:bottom w:val="none" w:sz="0" w:space="0" w:color="auto"/>
        <w:right w:val="none" w:sz="0" w:space="0" w:color="auto"/>
      </w:divBdr>
    </w:div>
    <w:div w:id="977419740">
      <w:marLeft w:val="640"/>
      <w:marRight w:val="0"/>
      <w:marTop w:val="0"/>
      <w:marBottom w:val="0"/>
      <w:divBdr>
        <w:top w:val="none" w:sz="0" w:space="0" w:color="auto"/>
        <w:left w:val="none" w:sz="0" w:space="0" w:color="auto"/>
        <w:bottom w:val="none" w:sz="0" w:space="0" w:color="auto"/>
        <w:right w:val="none" w:sz="0" w:space="0" w:color="auto"/>
      </w:divBdr>
    </w:div>
    <w:div w:id="979960957">
      <w:marLeft w:val="640"/>
      <w:marRight w:val="0"/>
      <w:marTop w:val="0"/>
      <w:marBottom w:val="0"/>
      <w:divBdr>
        <w:top w:val="none" w:sz="0" w:space="0" w:color="auto"/>
        <w:left w:val="none" w:sz="0" w:space="0" w:color="auto"/>
        <w:bottom w:val="none" w:sz="0" w:space="0" w:color="auto"/>
        <w:right w:val="none" w:sz="0" w:space="0" w:color="auto"/>
      </w:divBdr>
    </w:div>
    <w:div w:id="980693494">
      <w:marLeft w:val="640"/>
      <w:marRight w:val="0"/>
      <w:marTop w:val="0"/>
      <w:marBottom w:val="0"/>
      <w:divBdr>
        <w:top w:val="none" w:sz="0" w:space="0" w:color="auto"/>
        <w:left w:val="none" w:sz="0" w:space="0" w:color="auto"/>
        <w:bottom w:val="none" w:sz="0" w:space="0" w:color="auto"/>
        <w:right w:val="none" w:sz="0" w:space="0" w:color="auto"/>
      </w:divBdr>
    </w:div>
    <w:div w:id="980812508">
      <w:marLeft w:val="640"/>
      <w:marRight w:val="0"/>
      <w:marTop w:val="0"/>
      <w:marBottom w:val="0"/>
      <w:divBdr>
        <w:top w:val="none" w:sz="0" w:space="0" w:color="auto"/>
        <w:left w:val="none" w:sz="0" w:space="0" w:color="auto"/>
        <w:bottom w:val="none" w:sz="0" w:space="0" w:color="auto"/>
        <w:right w:val="none" w:sz="0" w:space="0" w:color="auto"/>
      </w:divBdr>
    </w:div>
    <w:div w:id="983974345">
      <w:marLeft w:val="640"/>
      <w:marRight w:val="0"/>
      <w:marTop w:val="0"/>
      <w:marBottom w:val="0"/>
      <w:divBdr>
        <w:top w:val="none" w:sz="0" w:space="0" w:color="auto"/>
        <w:left w:val="none" w:sz="0" w:space="0" w:color="auto"/>
        <w:bottom w:val="none" w:sz="0" w:space="0" w:color="auto"/>
        <w:right w:val="none" w:sz="0" w:space="0" w:color="auto"/>
      </w:divBdr>
    </w:div>
    <w:div w:id="987317424">
      <w:marLeft w:val="640"/>
      <w:marRight w:val="0"/>
      <w:marTop w:val="0"/>
      <w:marBottom w:val="0"/>
      <w:divBdr>
        <w:top w:val="none" w:sz="0" w:space="0" w:color="auto"/>
        <w:left w:val="none" w:sz="0" w:space="0" w:color="auto"/>
        <w:bottom w:val="none" w:sz="0" w:space="0" w:color="auto"/>
        <w:right w:val="none" w:sz="0" w:space="0" w:color="auto"/>
      </w:divBdr>
    </w:div>
    <w:div w:id="987326475">
      <w:marLeft w:val="640"/>
      <w:marRight w:val="0"/>
      <w:marTop w:val="0"/>
      <w:marBottom w:val="0"/>
      <w:divBdr>
        <w:top w:val="none" w:sz="0" w:space="0" w:color="auto"/>
        <w:left w:val="none" w:sz="0" w:space="0" w:color="auto"/>
        <w:bottom w:val="none" w:sz="0" w:space="0" w:color="auto"/>
        <w:right w:val="none" w:sz="0" w:space="0" w:color="auto"/>
      </w:divBdr>
    </w:div>
    <w:div w:id="987784006">
      <w:marLeft w:val="640"/>
      <w:marRight w:val="0"/>
      <w:marTop w:val="0"/>
      <w:marBottom w:val="0"/>
      <w:divBdr>
        <w:top w:val="none" w:sz="0" w:space="0" w:color="auto"/>
        <w:left w:val="none" w:sz="0" w:space="0" w:color="auto"/>
        <w:bottom w:val="none" w:sz="0" w:space="0" w:color="auto"/>
        <w:right w:val="none" w:sz="0" w:space="0" w:color="auto"/>
      </w:divBdr>
    </w:div>
    <w:div w:id="989820623">
      <w:marLeft w:val="640"/>
      <w:marRight w:val="0"/>
      <w:marTop w:val="0"/>
      <w:marBottom w:val="0"/>
      <w:divBdr>
        <w:top w:val="none" w:sz="0" w:space="0" w:color="auto"/>
        <w:left w:val="none" w:sz="0" w:space="0" w:color="auto"/>
        <w:bottom w:val="none" w:sz="0" w:space="0" w:color="auto"/>
        <w:right w:val="none" w:sz="0" w:space="0" w:color="auto"/>
      </w:divBdr>
    </w:div>
    <w:div w:id="990406375">
      <w:marLeft w:val="640"/>
      <w:marRight w:val="0"/>
      <w:marTop w:val="0"/>
      <w:marBottom w:val="0"/>
      <w:divBdr>
        <w:top w:val="none" w:sz="0" w:space="0" w:color="auto"/>
        <w:left w:val="none" w:sz="0" w:space="0" w:color="auto"/>
        <w:bottom w:val="none" w:sz="0" w:space="0" w:color="auto"/>
        <w:right w:val="none" w:sz="0" w:space="0" w:color="auto"/>
      </w:divBdr>
    </w:div>
    <w:div w:id="992491971">
      <w:marLeft w:val="640"/>
      <w:marRight w:val="0"/>
      <w:marTop w:val="0"/>
      <w:marBottom w:val="0"/>
      <w:divBdr>
        <w:top w:val="none" w:sz="0" w:space="0" w:color="auto"/>
        <w:left w:val="none" w:sz="0" w:space="0" w:color="auto"/>
        <w:bottom w:val="none" w:sz="0" w:space="0" w:color="auto"/>
        <w:right w:val="none" w:sz="0" w:space="0" w:color="auto"/>
      </w:divBdr>
    </w:div>
    <w:div w:id="993484568">
      <w:marLeft w:val="640"/>
      <w:marRight w:val="0"/>
      <w:marTop w:val="0"/>
      <w:marBottom w:val="0"/>
      <w:divBdr>
        <w:top w:val="none" w:sz="0" w:space="0" w:color="auto"/>
        <w:left w:val="none" w:sz="0" w:space="0" w:color="auto"/>
        <w:bottom w:val="none" w:sz="0" w:space="0" w:color="auto"/>
        <w:right w:val="none" w:sz="0" w:space="0" w:color="auto"/>
      </w:divBdr>
    </w:div>
    <w:div w:id="993602276">
      <w:marLeft w:val="640"/>
      <w:marRight w:val="0"/>
      <w:marTop w:val="0"/>
      <w:marBottom w:val="0"/>
      <w:divBdr>
        <w:top w:val="none" w:sz="0" w:space="0" w:color="auto"/>
        <w:left w:val="none" w:sz="0" w:space="0" w:color="auto"/>
        <w:bottom w:val="none" w:sz="0" w:space="0" w:color="auto"/>
        <w:right w:val="none" w:sz="0" w:space="0" w:color="auto"/>
      </w:divBdr>
    </w:div>
    <w:div w:id="995691888">
      <w:marLeft w:val="640"/>
      <w:marRight w:val="0"/>
      <w:marTop w:val="0"/>
      <w:marBottom w:val="0"/>
      <w:divBdr>
        <w:top w:val="none" w:sz="0" w:space="0" w:color="auto"/>
        <w:left w:val="none" w:sz="0" w:space="0" w:color="auto"/>
        <w:bottom w:val="none" w:sz="0" w:space="0" w:color="auto"/>
        <w:right w:val="none" w:sz="0" w:space="0" w:color="auto"/>
      </w:divBdr>
    </w:div>
    <w:div w:id="996036502">
      <w:marLeft w:val="640"/>
      <w:marRight w:val="0"/>
      <w:marTop w:val="0"/>
      <w:marBottom w:val="0"/>
      <w:divBdr>
        <w:top w:val="none" w:sz="0" w:space="0" w:color="auto"/>
        <w:left w:val="none" w:sz="0" w:space="0" w:color="auto"/>
        <w:bottom w:val="none" w:sz="0" w:space="0" w:color="auto"/>
        <w:right w:val="none" w:sz="0" w:space="0" w:color="auto"/>
      </w:divBdr>
    </w:div>
    <w:div w:id="998458050">
      <w:marLeft w:val="640"/>
      <w:marRight w:val="0"/>
      <w:marTop w:val="0"/>
      <w:marBottom w:val="0"/>
      <w:divBdr>
        <w:top w:val="none" w:sz="0" w:space="0" w:color="auto"/>
        <w:left w:val="none" w:sz="0" w:space="0" w:color="auto"/>
        <w:bottom w:val="none" w:sz="0" w:space="0" w:color="auto"/>
        <w:right w:val="none" w:sz="0" w:space="0" w:color="auto"/>
      </w:divBdr>
    </w:div>
    <w:div w:id="1000044641">
      <w:marLeft w:val="640"/>
      <w:marRight w:val="0"/>
      <w:marTop w:val="0"/>
      <w:marBottom w:val="0"/>
      <w:divBdr>
        <w:top w:val="none" w:sz="0" w:space="0" w:color="auto"/>
        <w:left w:val="none" w:sz="0" w:space="0" w:color="auto"/>
        <w:bottom w:val="none" w:sz="0" w:space="0" w:color="auto"/>
        <w:right w:val="none" w:sz="0" w:space="0" w:color="auto"/>
      </w:divBdr>
    </w:div>
    <w:div w:id="1002857807">
      <w:marLeft w:val="640"/>
      <w:marRight w:val="0"/>
      <w:marTop w:val="0"/>
      <w:marBottom w:val="0"/>
      <w:divBdr>
        <w:top w:val="none" w:sz="0" w:space="0" w:color="auto"/>
        <w:left w:val="none" w:sz="0" w:space="0" w:color="auto"/>
        <w:bottom w:val="none" w:sz="0" w:space="0" w:color="auto"/>
        <w:right w:val="none" w:sz="0" w:space="0" w:color="auto"/>
      </w:divBdr>
    </w:div>
    <w:div w:id="1003439635">
      <w:marLeft w:val="640"/>
      <w:marRight w:val="0"/>
      <w:marTop w:val="0"/>
      <w:marBottom w:val="0"/>
      <w:divBdr>
        <w:top w:val="none" w:sz="0" w:space="0" w:color="auto"/>
        <w:left w:val="none" w:sz="0" w:space="0" w:color="auto"/>
        <w:bottom w:val="none" w:sz="0" w:space="0" w:color="auto"/>
        <w:right w:val="none" w:sz="0" w:space="0" w:color="auto"/>
      </w:divBdr>
    </w:div>
    <w:div w:id="1004161890">
      <w:marLeft w:val="640"/>
      <w:marRight w:val="0"/>
      <w:marTop w:val="0"/>
      <w:marBottom w:val="0"/>
      <w:divBdr>
        <w:top w:val="none" w:sz="0" w:space="0" w:color="auto"/>
        <w:left w:val="none" w:sz="0" w:space="0" w:color="auto"/>
        <w:bottom w:val="none" w:sz="0" w:space="0" w:color="auto"/>
        <w:right w:val="none" w:sz="0" w:space="0" w:color="auto"/>
      </w:divBdr>
    </w:div>
    <w:div w:id="1005788872">
      <w:marLeft w:val="640"/>
      <w:marRight w:val="0"/>
      <w:marTop w:val="0"/>
      <w:marBottom w:val="0"/>
      <w:divBdr>
        <w:top w:val="none" w:sz="0" w:space="0" w:color="auto"/>
        <w:left w:val="none" w:sz="0" w:space="0" w:color="auto"/>
        <w:bottom w:val="none" w:sz="0" w:space="0" w:color="auto"/>
        <w:right w:val="none" w:sz="0" w:space="0" w:color="auto"/>
      </w:divBdr>
    </w:div>
    <w:div w:id="1006901682">
      <w:marLeft w:val="640"/>
      <w:marRight w:val="0"/>
      <w:marTop w:val="0"/>
      <w:marBottom w:val="0"/>
      <w:divBdr>
        <w:top w:val="none" w:sz="0" w:space="0" w:color="auto"/>
        <w:left w:val="none" w:sz="0" w:space="0" w:color="auto"/>
        <w:bottom w:val="none" w:sz="0" w:space="0" w:color="auto"/>
        <w:right w:val="none" w:sz="0" w:space="0" w:color="auto"/>
      </w:divBdr>
    </w:div>
    <w:div w:id="1006905703">
      <w:marLeft w:val="640"/>
      <w:marRight w:val="0"/>
      <w:marTop w:val="0"/>
      <w:marBottom w:val="0"/>
      <w:divBdr>
        <w:top w:val="none" w:sz="0" w:space="0" w:color="auto"/>
        <w:left w:val="none" w:sz="0" w:space="0" w:color="auto"/>
        <w:bottom w:val="none" w:sz="0" w:space="0" w:color="auto"/>
        <w:right w:val="none" w:sz="0" w:space="0" w:color="auto"/>
      </w:divBdr>
    </w:div>
    <w:div w:id="1007252647">
      <w:marLeft w:val="640"/>
      <w:marRight w:val="0"/>
      <w:marTop w:val="0"/>
      <w:marBottom w:val="0"/>
      <w:divBdr>
        <w:top w:val="none" w:sz="0" w:space="0" w:color="auto"/>
        <w:left w:val="none" w:sz="0" w:space="0" w:color="auto"/>
        <w:bottom w:val="none" w:sz="0" w:space="0" w:color="auto"/>
        <w:right w:val="none" w:sz="0" w:space="0" w:color="auto"/>
      </w:divBdr>
    </w:div>
    <w:div w:id="1007437956">
      <w:marLeft w:val="640"/>
      <w:marRight w:val="0"/>
      <w:marTop w:val="0"/>
      <w:marBottom w:val="0"/>
      <w:divBdr>
        <w:top w:val="none" w:sz="0" w:space="0" w:color="auto"/>
        <w:left w:val="none" w:sz="0" w:space="0" w:color="auto"/>
        <w:bottom w:val="none" w:sz="0" w:space="0" w:color="auto"/>
        <w:right w:val="none" w:sz="0" w:space="0" w:color="auto"/>
      </w:divBdr>
    </w:div>
    <w:div w:id="1010639952">
      <w:marLeft w:val="640"/>
      <w:marRight w:val="0"/>
      <w:marTop w:val="0"/>
      <w:marBottom w:val="0"/>
      <w:divBdr>
        <w:top w:val="none" w:sz="0" w:space="0" w:color="auto"/>
        <w:left w:val="none" w:sz="0" w:space="0" w:color="auto"/>
        <w:bottom w:val="none" w:sz="0" w:space="0" w:color="auto"/>
        <w:right w:val="none" w:sz="0" w:space="0" w:color="auto"/>
      </w:divBdr>
    </w:div>
    <w:div w:id="1010789619">
      <w:marLeft w:val="640"/>
      <w:marRight w:val="0"/>
      <w:marTop w:val="0"/>
      <w:marBottom w:val="0"/>
      <w:divBdr>
        <w:top w:val="none" w:sz="0" w:space="0" w:color="auto"/>
        <w:left w:val="none" w:sz="0" w:space="0" w:color="auto"/>
        <w:bottom w:val="none" w:sz="0" w:space="0" w:color="auto"/>
        <w:right w:val="none" w:sz="0" w:space="0" w:color="auto"/>
      </w:divBdr>
    </w:div>
    <w:div w:id="1010988212">
      <w:marLeft w:val="640"/>
      <w:marRight w:val="0"/>
      <w:marTop w:val="0"/>
      <w:marBottom w:val="0"/>
      <w:divBdr>
        <w:top w:val="none" w:sz="0" w:space="0" w:color="auto"/>
        <w:left w:val="none" w:sz="0" w:space="0" w:color="auto"/>
        <w:bottom w:val="none" w:sz="0" w:space="0" w:color="auto"/>
        <w:right w:val="none" w:sz="0" w:space="0" w:color="auto"/>
      </w:divBdr>
    </w:div>
    <w:div w:id="1011639980">
      <w:marLeft w:val="640"/>
      <w:marRight w:val="0"/>
      <w:marTop w:val="0"/>
      <w:marBottom w:val="0"/>
      <w:divBdr>
        <w:top w:val="none" w:sz="0" w:space="0" w:color="auto"/>
        <w:left w:val="none" w:sz="0" w:space="0" w:color="auto"/>
        <w:bottom w:val="none" w:sz="0" w:space="0" w:color="auto"/>
        <w:right w:val="none" w:sz="0" w:space="0" w:color="auto"/>
      </w:divBdr>
    </w:div>
    <w:div w:id="1012024206">
      <w:marLeft w:val="640"/>
      <w:marRight w:val="0"/>
      <w:marTop w:val="0"/>
      <w:marBottom w:val="0"/>
      <w:divBdr>
        <w:top w:val="none" w:sz="0" w:space="0" w:color="auto"/>
        <w:left w:val="none" w:sz="0" w:space="0" w:color="auto"/>
        <w:bottom w:val="none" w:sz="0" w:space="0" w:color="auto"/>
        <w:right w:val="none" w:sz="0" w:space="0" w:color="auto"/>
      </w:divBdr>
    </w:div>
    <w:div w:id="1012032001">
      <w:marLeft w:val="640"/>
      <w:marRight w:val="0"/>
      <w:marTop w:val="0"/>
      <w:marBottom w:val="0"/>
      <w:divBdr>
        <w:top w:val="none" w:sz="0" w:space="0" w:color="auto"/>
        <w:left w:val="none" w:sz="0" w:space="0" w:color="auto"/>
        <w:bottom w:val="none" w:sz="0" w:space="0" w:color="auto"/>
        <w:right w:val="none" w:sz="0" w:space="0" w:color="auto"/>
      </w:divBdr>
    </w:div>
    <w:div w:id="1012075308">
      <w:marLeft w:val="640"/>
      <w:marRight w:val="0"/>
      <w:marTop w:val="0"/>
      <w:marBottom w:val="0"/>
      <w:divBdr>
        <w:top w:val="none" w:sz="0" w:space="0" w:color="auto"/>
        <w:left w:val="none" w:sz="0" w:space="0" w:color="auto"/>
        <w:bottom w:val="none" w:sz="0" w:space="0" w:color="auto"/>
        <w:right w:val="none" w:sz="0" w:space="0" w:color="auto"/>
      </w:divBdr>
    </w:div>
    <w:div w:id="1014184855">
      <w:marLeft w:val="640"/>
      <w:marRight w:val="0"/>
      <w:marTop w:val="0"/>
      <w:marBottom w:val="0"/>
      <w:divBdr>
        <w:top w:val="none" w:sz="0" w:space="0" w:color="auto"/>
        <w:left w:val="none" w:sz="0" w:space="0" w:color="auto"/>
        <w:bottom w:val="none" w:sz="0" w:space="0" w:color="auto"/>
        <w:right w:val="none" w:sz="0" w:space="0" w:color="auto"/>
      </w:divBdr>
    </w:div>
    <w:div w:id="1017728898">
      <w:marLeft w:val="640"/>
      <w:marRight w:val="0"/>
      <w:marTop w:val="0"/>
      <w:marBottom w:val="0"/>
      <w:divBdr>
        <w:top w:val="none" w:sz="0" w:space="0" w:color="auto"/>
        <w:left w:val="none" w:sz="0" w:space="0" w:color="auto"/>
        <w:bottom w:val="none" w:sz="0" w:space="0" w:color="auto"/>
        <w:right w:val="none" w:sz="0" w:space="0" w:color="auto"/>
      </w:divBdr>
    </w:div>
    <w:div w:id="1017846711">
      <w:marLeft w:val="640"/>
      <w:marRight w:val="0"/>
      <w:marTop w:val="0"/>
      <w:marBottom w:val="0"/>
      <w:divBdr>
        <w:top w:val="none" w:sz="0" w:space="0" w:color="auto"/>
        <w:left w:val="none" w:sz="0" w:space="0" w:color="auto"/>
        <w:bottom w:val="none" w:sz="0" w:space="0" w:color="auto"/>
        <w:right w:val="none" w:sz="0" w:space="0" w:color="auto"/>
      </w:divBdr>
    </w:div>
    <w:div w:id="1018890396">
      <w:marLeft w:val="640"/>
      <w:marRight w:val="0"/>
      <w:marTop w:val="0"/>
      <w:marBottom w:val="0"/>
      <w:divBdr>
        <w:top w:val="none" w:sz="0" w:space="0" w:color="auto"/>
        <w:left w:val="none" w:sz="0" w:space="0" w:color="auto"/>
        <w:bottom w:val="none" w:sz="0" w:space="0" w:color="auto"/>
        <w:right w:val="none" w:sz="0" w:space="0" w:color="auto"/>
      </w:divBdr>
    </w:div>
    <w:div w:id="1019282149">
      <w:marLeft w:val="640"/>
      <w:marRight w:val="0"/>
      <w:marTop w:val="0"/>
      <w:marBottom w:val="0"/>
      <w:divBdr>
        <w:top w:val="none" w:sz="0" w:space="0" w:color="auto"/>
        <w:left w:val="none" w:sz="0" w:space="0" w:color="auto"/>
        <w:bottom w:val="none" w:sz="0" w:space="0" w:color="auto"/>
        <w:right w:val="none" w:sz="0" w:space="0" w:color="auto"/>
      </w:divBdr>
    </w:div>
    <w:div w:id="1019551581">
      <w:marLeft w:val="640"/>
      <w:marRight w:val="0"/>
      <w:marTop w:val="0"/>
      <w:marBottom w:val="0"/>
      <w:divBdr>
        <w:top w:val="none" w:sz="0" w:space="0" w:color="auto"/>
        <w:left w:val="none" w:sz="0" w:space="0" w:color="auto"/>
        <w:bottom w:val="none" w:sz="0" w:space="0" w:color="auto"/>
        <w:right w:val="none" w:sz="0" w:space="0" w:color="auto"/>
      </w:divBdr>
    </w:div>
    <w:div w:id="1021052049">
      <w:marLeft w:val="640"/>
      <w:marRight w:val="0"/>
      <w:marTop w:val="0"/>
      <w:marBottom w:val="0"/>
      <w:divBdr>
        <w:top w:val="none" w:sz="0" w:space="0" w:color="auto"/>
        <w:left w:val="none" w:sz="0" w:space="0" w:color="auto"/>
        <w:bottom w:val="none" w:sz="0" w:space="0" w:color="auto"/>
        <w:right w:val="none" w:sz="0" w:space="0" w:color="auto"/>
      </w:divBdr>
    </w:div>
    <w:div w:id="1024863852">
      <w:marLeft w:val="640"/>
      <w:marRight w:val="0"/>
      <w:marTop w:val="0"/>
      <w:marBottom w:val="0"/>
      <w:divBdr>
        <w:top w:val="none" w:sz="0" w:space="0" w:color="auto"/>
        <w:left w:val="none" w:sz="0" w:space="0" w:color="auto"/>
        <w:bottom w:val="none" w:sz="0" w:space="0" w:color="auto"/>
        <w:right w:val="none" w:sz="0" w:space="0" w:color="auto"/>
      </w:divBdr>
    </w:div>
    <w:div w:id="1025205905">
      <w:marLeft w:val="640"/>
      <w:marRight w:val="0"/>
      <w:marTop w:val="0"/>
      <w:marBottom w:val="0"/>
      <w:divBdr>
        <w:top w:val="none" w:sz="0" w:space="0" w:color="auto"/>
        <w:left w:val="none" w:sz="0" w:space="0" w:color="auto"/>
        <w:bottom w:val="none" w:sz="0" w:space="0" w:color="auto"/>
        <w:right w:val="none" w:sz="0" w:space="0" w:color="auto"/>
      </w:divBdr>
    </w:div>
    <w:div w:id="1025253508">
      <w:marLeft w:val="640"/>
      <w:marRight w:val="0"/>
      <w:marTop w:val="0"/>
      <w:marBottom w:val="0"/>
      <w:divBdr>
        <w:top w:val="none" w:sz="0" w:space="0" w:color="auto"/>
        <w:left w:val="none" w:sz="0" w:space="0" w:color="auto"/>
        <w:bottom w:val="none" w:sz="0" w:space="0" w:color="auto"/>
        <w:right w:val="none" w:sz="0" w:space="0" w:color="auto"/>
      </w:divBdr>
    </w:div>
    <w:div w:id="1025669067">
      <w:marLeft w:val="640"/>
      <w:marRight w:val="0"/>
      <w:marTop w:val="0"/>
      <w:marBottom w:val="0"/>
      <w:divBdr>
        <w:top w:val="none" w:sz="0" w:space="0" w:color="auto"/>
        <w:left w:val="none" w:sz="0" w:space="0" w:color="auto"/>
        <w:bottom w:val="none" w:sz="0" w:space="0" w:color="auto"/>
        <w:right w:val="none" w:sz="0" w:space="0" w:color="auto"/>
      </w:divBdr>
    </w:div>
    <w:div w:id="1025864502">
      <w:marLeft w:val="640"/>
      <w:marRight w:val="0"/>
      <w:marTop w:val="0"/>
      <w:marBottom w:val="0"/>
      <w:divBdr>
        <w:top w:val="none" w:sz="0" w:space="0" w:color="auto"/>
        <w:left w:val="none" w:sz="0" w:space="0" w:color="auto"/>
        <w:bottom w:val="none" w:sz="0" w:space="0" w:color="auto"/>
        <w:right w:val="none" w:sz="0" w:space="0" w:color="auto"/>
      </w:divBdr>
    </w:div>
    <w:div w:id="1026635617">
      <w:marLeft w:val="640"/>
      <w:marRight w:val="0"/>
      <w:marTop w:val="0"/>
      <w:marBottom w:val="0"/>
      <w:divBdr>
        <w:top w:val="none" w:sz="0" w:space="0" w:color="auto"/>
        <w:left w:val="none" w:sz="0" w:space="0" w:color="auto"/>
        <w:bottom w:val="none" w:sz="0" w:space="0" w:color="auto"/>
        <w:right w:val="none" w:sz="0" w:space="0" w:color="auto"/>
      </w:divBdr>
    </w:div>
    <w:div w:id="1026755441">
      <w:marLeft w:val="640"/>
      <w:marRight w:val="0"/>
      <w:marTop w:val="0"/>
      <w:marBottom w:val="0"/>
      <w:divBdr>
        <w:top w:val="none" w:sz="0" w:space="0" w:color="auto"/>
        <w:left w:val="none" w:sz="0" w:space="0" w:color="auto"/>
        <w:bottom w:val="none" w:sz="0" w:space="0" w:color="auto"/>
        <w:right w:val="none" w:sz="0" w:space="0" w:color="auto"/>
      </w:divBdr>
    </w:div>
    <w:div w:id="1027365994">
      <w:marLeft w:val="640"/>
      <w:marRight w:val="0"/>
      <w:marTop w:val="0"/>
      <w:marBottom w:val="0"/>
      <w:divBdr>
        <w:top w:val="none" w:sz="0" w:space="0" w:color="auto"/>
        <w:left w:val="none" w:sz="0" w:space="0" w:color="auto"/>
        <w:bottom w:val="none" w:sz="0" w:space="0" w:color="auto"/>
        <w:right w:val="none" w:sz="0" w:space="0" w:color="auto"/>
      </w:divBdr>
    </w:div>
    <w:div w:id="1029179534">
      <w:marLeft w:val="640"/>
      <w:marRight w:val="0"/>
      <w:marTop w:val="0"/>
      <w:marBottom w:val="0"/>
      <w:divBdr>
        <w:top w:val="none" w:sz="0" w:space="0" w:color="auto"/>
        <w:left w:val="none" w:sz="0" w:space="0" w:color="auto"/>
        <w:bottom w:val="none" w:sz="0" w:space="0" w:color="auto"/>
        <w:right w:val="none" w:sz="0" w:space="0" w:color="auto"/>
      </w:divBdr>
    </w:div>
    <w:div w:id="1029333476">
      <w:marLeft w:val="640"/>
      <w:marRight w:val="0"/>
      <w:marTop w:val="0"/>
      <w:marBottom w:val="0"/>
      <w:divBdr>
        <w:top w:val="none" w:sz="0" w:space="0" w:color="auto"/>
        <w:left w:val="none" w:sz="0" w:space="0" w:color="auto"/>
        <w:bottom w:val="none" w:sz="0" w:space="0" w:color="auto"/>
        <w:right w:val="none" w:sz="0" w:space="0" w:color="auto"/>
      </w:divBdr>
    </w:div>
    <w:div w:id="1029719294">
      <w:marLeft w:val="640"/>
      <w:marRight w:val="0"/>
      <w:marTop w:val="0"/>
      <w:marBottom w:val="0"/>
      <w:divBdr>
        <w:top w:val="none" w:sz="0" w:space="0" w:color="auto"/>
        <w:left w:val="none" w:sz="0" w:space="0" w:color="auto"/>
        <w:bottom w:val="none" w:sz="0" w:space="0" w:color="auto"/>
        <w:right w:val="none" w:sz="0" w:space="0" w:color="auto"/>
      </w:divBdr>
    </w:div>
    <w:div w:id="1032152765">
      <w:marLeft w:val="640"/>
      <w:marRight w:val="0"/>
      <w:marTop w:val="0"/>
      <w:marBottom w:val="0"/>
      <w:divBdr>
        <w:top w:val="none" w:sz="0" w:space="0" w:color="auto"/>
        <w:left w:val="none" w:sz="0" w:space="0" w:color="auto"/>
        <w:bottom w:val="none" w:sz="0" w:space="0" w:color="auto"/>
        <w:right w:val="none" w:sz="0" w:space="0" w:color="auto"/>
      </w:divBdr>
    </w:div>
    <w:div w:id="1032728891">
      <w:marLeft w:val="640"/>
      <w:marRight w:val="0"/>
      <w:marTop w:val="0"/>
      <w:marBottom w:val="0"/>
      <w:divBdr>
        <w:top w:val="none" w:sz="0" w:space="0" w:color="auto"/>
        <w:left w:val="none" w:sz="0" w:space="0" w:color="auto"/>
        <w:bottom w:val="none" w:sz="0" w:space="0" w:color="auto"/>
        <w:right w:val="none" w:sz="0" w:space="0" w:color="auto"/>
      </w:divBdr>
    </w:div>
    <w:div w:id="1034426508">
      <w:marLeft w:val="640"/>
      <w:marRight w:val="0"/>
      <w:marTop w:val="0"/>
      <w:marBottom w:val="0"/>
      <w:divBdr>
        <w:top w:val="none" w:sz="0" w:space="0" w:color="auto"/>
        <w:left w:val="none" w:sz="0" w:space="0" w:color="auto"/>
        <w:bottom w:val="none" w:sz="0" w:space="0" w:color="auto"/>
        <w:right w:val="none" w:sz="0" w:space="0" w:color="auto"/>
      </w:divBdr>
    </w:div>
    <w:div w:id="1036586831">
      <w:marLeft w:val="640"/>
      <w:marRight w:val="0"/>
      <w:marTop w:val="0"/>
      <w:marBottom w:val="0"/>
      <w:divBdr>
        <w:top w:val="none" w:sz="0" w:space="0" w:color="auto"/>
        <w:left w:val="none" w:sz="0" w:space="0" w:color="auto"/>
        <w:bottom w:val="none" w:sz="0" w:space="0" w:color="auto"/>
        <w:right w:val="none" w:sz="0" w:space="0" w:color="auto"/>
      </w:divBdr>
    </w:div>
    <w:div w:id="1037852377">
      <w:marLeft w:val="640"/>
      <w:marRight w:val="0"/>
      <w:marTop w:val="0"/>
      <w:marBottom w:val="0"/>
      <w:divBdr>
        <w:top w:val="none" w:sz="0" w:space="0" w:color="auto"/>
        <w:left w:val="none" w:sz="0" w:space="0" w:color="auto"/>
        <w:bottom w:val="none" w:sz="0" w:space="0" w:color="auto"/>
        <w:right w:val="none" w:sz="0" w:space="0" w:color="auto"/>
      </w:divBdr>
    </w:div>
    <w:div w:id="1038430791">
      <w:marLeft w:val="640"/>
      <w:marRight w:val="0"/>
      <w:marTop w:val="0"/>
      <w:marBottom w:val="0"/>
      <w:divBdr>
        <w:top w:val="none" w:sz="0" w:space="0" w:color="auto"/>
        <w:left w:val="none" w:sz="0" w:space="0" w:color="auto"/>
        <w:bottom w:val="none" w:sz="0" w:space="0" w:color="auto"/>
        <w:right w:val="none" w:sz="0" w:space="0" w:color="auto"/>
      </w:divBdr>
    </w:div>
    <w:div w:id="1038630468">
      <w:marLeft w:val="640"/>
      <w:marRight w:val="0"/>
      <w:marTop w:val="0"/>
      <w:marBottom w:val="0"/>
      <w:divBdr>
        <w:top w:val="none" w:sz="0" w:space="0" w:color="auto"/>
        <w:left w:val="none" w:sz="0" w:space="0" w:color="auto"/>
        <w:bottom w:val="none" w:sz="0" w:space="0" w:color="auto"/>
        <w:right w:val="none" w:sz="0" w:space="0" w:color="auto"/>
      </w:divBdr>
    </w:div>
    <w:div w:id="1039429184">
      <w:marLeft w:val="640"/>
      <w:marRight w:val="0"/>
      <w:marTop w:val="0"/>
      <w:marBottom w:val="0"/>
      <w:divBdr>
        <w:top w:val="none" w:sz="0" w:space="0" w:color="auto"/>
        <w:left w:val="none" w:sz="0" w:space="0" w:color="auto"/>
        <w:bottom w:val="none" w:sz="0" w:space="0" w:color="auto"/>
        <w:right w:val="none" w:sz="0" w:space="0" w:color="auto"/>
      </w:divBdr>
    </w:div>
    <w:div w:id="1039431159">
      <w:marLeft w:val="640"/>
      <w:marRight w:val="0"/>
      <w:marTop w:val="0"/>
      <w:marBottom w:val="0"/>
      <w:divBdr>
        <w:top w:val="none" w:sz="0" w:space="0" w:color="auto"/>
        <w:left w:val="none" w:sz="0" w:space="0" w:color="auto"/>
        <w:bottom w:val="none" w:sz="0" w:space="0" w:color="auto"/>
        <w:right w:val="none" w:sz="0" w:space="0" w:color="auto"/>
      </w:divBdr>
    </w:div>
    <w:div w:id="1039859826">
      <w:marLeft w:val="640"/>
      <w:marRight w:val="0"/>
      <w:marTop w:val="0"/>
      <w:marBottom w:val="0"/>
      <w:divBdr>
        <w:top w:val="none" w:sz="0" w:space="0" w:color="auto"/>
        <w:left w:val="none" w:sz="0" w:space="0" w:color="auto"/>
        <w:bottom w:val="none" w:sz="0" w:space="0" w:color="auto"/>
        <w:right w:val="none" w:sz="0" w:space="0" w:color="auto"/>
      </w:divBdr>
    </w:div>
    <w:div w:id="1042292537">
      <w:marLeft w:val="640"/>
      <w:marRight w:val="0"/>
      <w:marTop w:val="0"/>
      <w:marBottom w:val="0"/>
      <w:divBdr>
        <w:top w:val="none" w:sz="0" w:space="0" w:color="auto"/>
        <w:left w:val="none" w:sz="0" w:space="0" w:color="auto"/>
        <w:bottom w:val="none" w:sz="0" w:space="0" w:color="auto"/>
        <w:right w:val="none" w:sz="0" w:space="0" w:color="auto"/>
      </w:divBdr>
    </w:div>
    <w:div w:id="1043871940">
      <w:marLeft w:val="640"/>
      <w:marRight w:val="0"/>
      <w:marTop w:val="0"/>
      <w:marBottom w:val="0"/>
      <w:divBdr>
        <w:top w:val="none" w:sz="0" w:space="0" w:color="auto"/>
        <w:left w:val="none" w:sz="0" w:space="0" w:color="auto"/>
        <w:bottom w:val="none" w:sz="0" w:space="0" w:color="auto"/>
        <w:right w:val="none" w:sz="0" w:space="0" w:color="auto"/>
      </w:divBdr>
    </w:div>
    <w:div w:id="1044329571">
      <w:marLeft w:val="640"/>
      <w:marRight w:val="0"/>
      <w:marTop w:val="0"/>
      <w:marBottom w:val="0"/>
      <w:divBdr>
        <w:top w:val="none" w:sz="0" w:space="0" w:color="auto"/>
        <w:left w:val="none" w:sz="0" w:space="0" w:color="auto"/>
        <w:bottom w:val="none" w:sz="0" w:space="0" w:color="auto"/>
        <w:right w:val="none" w:sz="0" w:space="0" w:color="auto"/>
      </w:divBdr>
    </w:div>
    <w:div w:id="1044597095">
      <w:marLeft w:val="640"/>
      <w:marRight w:val="0"/>
      <w:marTop w:val="0"/>
      <w:marBottom w:val="0"/>
      <w:divBdr>
        <w:top w:val="none" w:sz="0" w:space="0" w:color="auto"/>
        <w:left w:val="none" w:sz="0" w:space="0" w:color="auto"/>
        <w:bottom w:val="none" w:sz="0" w:space="0" w:color="auto"/>
        <w:right w:val="none" w:sz="0" w:space="0" w:color="auto"/>
      </w:divBdr>
    </w:div>
    <w:div w:id="1046415028">
      <w:marLeft w:val="640"/>
      <w:marRight w:val="0"/>
      <w:marTop w:val="0"/>
      <w:marBottom w:val="0"/>
      <w:divBdr>
        <w:top w:val="none" w:sz="0" w:space="0" w:color="auto"/>
        <w:left w:val="none" w:sz="0" w:space="0" w:color="auto"/>
        <w:bottom w:val="none" w:sz="0" w:space="0" w:color="auto"/>
        <w:right w:val="none" w:sz="0" w:space="0" w:color="auto"/>
      </w:divBdr>
    </w:div>
    <w:div w:id="1046568361">
      <w:marLeft w:val="640"/>
      <w:marRight w:val="0"/>
      <w:marTop w:val="0"/>
      <w:marBottom w:val="0"/>
      <w:divBdr>
        <w:top w:val="none" w:sz="0" w:space="0" w:color="auto"/>
        <w:left w:val="none" w:sz="0" w:space="0" w:color="auto"/>
        <w:bottom w:val="none" w:sz="0" w:space="0" w:color="auto"/>
        <w:right w:val="none" w:sz="0" w:space="0" w:color="auto"/>
      </w:divBdr>
    </w:div>
    <w:div w:id="1047998128">
      <w:marLeft w:val="640"/>
      <w:marRight w:val="0"/>
      <w:marTop w:val="0"/>
      <w:marBottom w:val="0"/>
      <w:divBdr>
        <w:top w:val="none" w:sz="0" w:space="0" w:color="auto"/>
        <w:left w:val="none" w:sz="0" w:space="0" w:color="auto"/>
        <w:bottom w:val="none" w:sz="0" w:space="0" w:color="auto"/>
        <w:right w:val="none" w:sz="0" w:space="0" w:color="auto"/>
      </w:divBdr>
    </w:div>
    <w:div w:id="1048799770">
      <w:marLeft w:val="640"/>
      <w:marRight w:val="0"/>
      <w:marTop w:val="0"/>
      <w:marBottom w:val="0"/>
      <w:divBdr>
        <w:top w:val="none" w:sz="0" w:space="0" w:color="auto"/>
        <w:left w:val="none" w:sz="0" w:space="0" w:color="auto"/>
        <w:bottom w:val="none" w:sz="0" w:space="0" w:color="auto"/>
        <w:right w:val="none" w:sz="0" w:space="0" w:color="auto"/>
      </w:divBdr>
    </w:div>
    <w:div w:id="1049260798">
      <w:marLeft w:val="640"/>
      <w:marRight w:val="0"/>
      <w:marTop w:val="0"/>
      <w:marBottom w:val="0"/>
      <w:divBdr>
        <w:top w:val="none" w:sz="0" w:space="0" w:color="auto"/>
        <w:left w:val="none" w:sz="0" w:space="0" w:color="auto"/>
        <w:bottom w:val="none" w:sz="0" w:space="0" w:color="auto"/>
        <w:right w:val="none" w:sz="0" w:space="0" w:color="auto"/>
      </w:divBdr>
    </w:div>
    <w:div w:id="1049450912">
      <w:marLeft w:val="640"/>
      <w:marRight w:val="0"/>
      <w:marTop w:val="0"/>
      <w:marBottom w:val="0"/>
      <w:divBdr>
        <w:top w:val="none" w:sz="0" w:space="0" w:color="auto"/>
        <w:left w:val="none" w:sz="0" w:space="0" w:color="auto"/>
        <w:bottom w:val="none" w:sz="0" w:space="0" w:color="auto"/>
        <w:right w:val="none" w:sz="0" w:space="0" w:color="auto"/>
      </w:divBdr>
    </w:div>
    <w:div w:id="1049643950">
      <w:marLeft w:val="640"/>
      <w:marRight w:val="0"/>
      <w:marTop w:val="0"/>
      <w:marBottom w:val="0"/>
      <w:divBdr>
        <w:top w:val="none" w:sz="0" w:space="0" w:color="auto"/>
        <w:left w:val="none" w:sz="0" w:space="0" w:color="auto"/>
        <w:bottom w:val="none" w:sz="0" w:space="0" w:color="auto"/>
        <w:right w:val="none" w:sz="0" w:space="0" w:color="auto"/>
      </w:divBdr>
    </w:div>
    <w:div w:id="1051155682">
      <w:marLeft w:val="640"/>
      <w:marRight w:val="0"/>
      <w:marTop w:val="0"/>
      <w:marBottom w:val="0"/>
      <w:divBdr>
        <w:top w:val="none" w:sz="0" w:space="0" w:color="auto"/>
        <w:left w:val="none" w:sz="0" w:space="0" w:color="auto"/>
        <w:bottom w:val="none" w:sz="0" w:space="0" w:color="auto"/>
        <w:right w:val="none" w:sz="0" w:space="0" w:color="auto"/>
      </w:divBdr>
    </w:div>
    <w:div w:id="1051534124">
      <w:marLeft w:val="640"/>
      <w:marRight w:val="0"/>
      <w:marTop w:val="0"/>
      <w:marBottom w:val="0"/>
      <w:divBdr>
        <w:top w:val="none" w:sz="0" w:space="0" w:color="auto"/>
        <w:left w:val="none" w:sz="0" w:space="0" w:color="auto"/>
        <w:bottom w:val="none" w:sz="0" w:space="0" w:color="auto"/>
        <w:right w:val="none" w:sz="0" w:space="0" w:color="auto"/>
      </w:divBdr>
    </w:div>
    <w:div w:id="1051928664">
      <w:marLeft w:val="640"/>
      <w:marRight w:val="0"/>
      <w:marTop w:val="0"/>
      <w:marBottom w:val="0"/>
      <w:divBdr>
        <w:top w:val="none" w:sz="0" w:space="0" w:color="auto"/>
        <w:left w:val="none" w:sz="0" w:space="0" w:color="auto"/>
        <w:bottom w:val="none" w:sz="0" w:space="0" w:color="auto"/>
        <w:right w:val="none" w:sz="0" w:space="0" w:color="auto"/>
      </w:divBdr>
    </w:div>
    <w:div w:id="1052311733">
      <w:marLeft w:val="640"/>
      <w:marRight w:val="0"/>
      <w:marTop w:val="0"/>
      <w:marBottom w:val="0"/>
      <w:divBdr>
        <w:top w:val="none" w:sz="0" w:space="0" w:color="auto"/>
        <w:left w:val="none" w:sz="0" w:space="0" w:color="auto"/>
        <w:bottom w:val="none" w:sz="0" w:space="0" w:color="auto"/>
        <w:right w:val="none" w:sz="0" w:space="0" w:color="auto"/>
      </w:divBdr>
    </w:div>
    <w:div w:id="1053164873">
      <w:marLeft w:val="640"/>
      <w:marRight w:val="0"/>
      <w:marTop w:val="0"/>
      <w:marBottom w:val="0"/>
      <w:divBdr>
        <w:top w:val="none" w:sz="0" w:space="0" w:color="auto"/>
        <w:left w:val="none" w:sz="0" w:space="0" w:color="auto"/>
        <w:bottom w:val="none" w:sz="0" w:space="0" w:color="auto"/>
        <w:right w:val="none" w:sz="0" w:space="0" w:color="auto"/>
      </w:divBdr>
    </w:div>
    <w:div w:id="1054158875">
      <w:marLeft w:val="640"/>
      <w:marRight w:val="0"/>
      <w:marTop w:val="0"/>
      <w:marBottom w:val="0"/>
      <w:divBdr>
        <w:top w:val="none" w:sz="0" w:space="0" w:color="auto"/>
        <w:left w:val="none" w:sz="0" w:space="0" w:color="auto"/>
        <w:bottom w:val="none" w:sz="0" w:space="0" w:color="auto"/>
        <w:right w:val="none" w:sz="0" w:space="0" w:color="auto"/>
      </w:divBdr>
    </w:div>
    <w:div w:id="1057821439">
      <w:marLeft w:val="640"/>
      <w:marRight w:val="0"/>
      <w:marTop w:val="0"/>
      <w:marBottom w:val="0"/>
      <w:divBdr>
        <w:top w:val="none" w:sz="0" w:space="0" w:color="auto"/>
        <w:left w:val="none" w:sz="0" w:space="0" w:color="auto"/>
        <w:bottom w:val="none" w:sz="0" w:space="0" w:color="auto"/>
        <w:right w:val="none" w:sz="0" w:space="0" w:color="auto"/>
      </w:divBdr>
    </w:div>
    <w:div w:id="1059671396">
      <w:marLeft w:val="640"/>
      <w:marRight w:val="0"/>
      <w:marTop w:val="0"/>
      <w:marBottom w:val="0"/>
      <w:divBdr>
        <w:top w:val="none" w:sz="0" w:space="0" w:color="auto"/>
        <w:left w:val="none" w:sz="0" w:space="0" w:color="auto"/>
        <w:bottom w:val="none" w:sz="0" w:space="0" w:color="auto"/>
        <w:right w:val="none" w:sz="0" w:space="0" w:color="auto"/>
      </w:divBdr>
    </w:div>
    <w:div w:id="1060330309">
      <w:marLeft w:val="640"/>
      <w:marRight w:val="0"/>
      <w:marTop w:val="0"/>
      <w:marBottom w:val="0"/>
      <w:divBdr>
        <w:top w:val="none" w:sz="0" w:space="0" w:color="auto"/>
        <w:left w:val="none" w:sz="0" w:space="0" w:color="auto"/>
        <w:bottom w:val="none" w:sz="0" w:space="0" w:color="auto"/>
        <w:right w:val="none" w:sz="0" w:space="0" w:color="auto"/>
      </w:divBdr>
    </w:div>
    <w:div w:id="1061907828">
      <w:marLeft w:val="640"/>
      <w:marRight w:val="0"/>
      <w:marTop w:val="0"/>
      <w:marBottom w:val="0"/>
      <w:divBdr>
        <w:top w:val="none" w:sz="0" w:space="0" w:color="auto"/>
        <w:left w:val="none" w:sz="0" w:space="0" w:color="auto"/>
        <w:bottom w:val="none" w:sz="0" w:space="0" w:color="auto"/>
        <w:right w:val="none" w:sz="0" w:space="0" w:color="auto"/>
      </w:divBdr>
    </w:div>
    <w:div w:id="1067266547">
      <w:marLeft w:val="640"/>
      <w:marRight w:val="0"/>
      <w:marTop w:val="0"/>
      <w:marBottom w:val="0"/>
      <w:divBdr>
        <w:top w:val="none" w:sz="0" w:space="0" w:color="auto"/>
        <w:left w:val="none" w:sz="0" w:space="0" w:color="auto"/>
        <w:bottom w:val="none" w:sz="0" w:space="0" w:color="auto"/>
        <w:right w:val="none" w:sz="0" w:space="0" w:color="auto"/>
      </w:divBdr>
    </w:div>
    <w:div w:id="1070880469">
      <w:marLeft w:val="640"/>
      <w:marRight w:val="0"/>
      <w:marTop w:val="0"/>
      <w:marBottom w:val="0"/>
      <w:divBdr>
        <w:top w:val="none" w:sz="0" w:space="0" w:color="auto"/>
        <w:left w:val="none" w:sz="0" w:space="0" w:color="auto"/>
        <w:bottom w:val="none" w:sz="0" w:space="0" w:color="auto"/>
        <w:right w:val="none" w:sz="0" w:space="0" w:color="auto"/>
      </w:divBdr>
    </w:div>
    <w:div w:id="1079056594">
      <w:marLeft w:val="640"/>
      <w:marRight w:val="0"/>
      <w:marTop w:val="0"/>
      <w:marBottom w:val="0"/>
      <w:divBdr>
        <w:top w:val="none" w:sz="0" w:space="0" w:color="auto"/>
        <w:left w:val="none" w:sz="0" w:space="0" w:color="auto"/>
        <w:bottom w:val="none" w:sz="0" w:space="0" w:color="auto"/>
        <w:right w:val="none" w:sz="0" w:space="0" w:color="auto"/>
      </w:divBdr>
    </w:div>
    <w:div w:id="1080981985">
      <w:marLeft w:val="640"/>
      <w:marRight w:val="0"/>
      <w:marTop w:val="0"/>
      <w:marBottom w:val="0"/>
      <w:divBdr>
        <w:top w:val="none" w:sz="0" w:space="0" w:color="auto"/>
        <w:left w:val="none" w:sz="0" w:space="0" w:color="auto"/>
        <w:bottom w:val="none" w:sz="0" w:space="0" w:color="auto"/>
        <w:right w:val="none" w:sz="0" w:space="0" w:color="auto"/>
      </w:divBdr>
    </w:div>
    <w:div w:id="1081752031">
      <w:marLeft w:val="640"/>
      <w:marRight w:val="0"/>
      <w:marTop w:val="0"/>
      <w:marBottom w:val="0"/>
      <w:divBdr>
        <w:top w:val="none" w:sz="0" w:space="0" w:color="auto"/>
        <w:left w:val="none" w:sz="0" w:space="0" w:color="auto"/>
        <w:bottom w:val="none" w:sz="0" w:space="0" w:color="auto"/>
        <w:right w:val="none" w:sz="0" w:space="0" w:color="auto"/>
      </w:divBdr>
    </w:div>
    <w:div w:id="1082339797">
      <w:marLeft w:val="640"/>
      <w:marRight w:val="0"/>
      <w:marTop w:val="0"/>
      <w:marBottom w:val="0"/>
      <w:divBdr>
        <w:top w:val="none" w:sz="0" w:space="0" w:color="auto"/>
        <w:left w:val="none" w:sz="0" w:space="0" w:color="auto"/>
        <w:bottom w:val="none" w:sz="0" w:space="0" w:color="auto"/>
        <w:right w:val="none" w:sz="0" w:space="0" w:color="auto"/>
      </w:divBdr>
    </w:div>
    <w:div w:id="1082682234">
      <w:marLeft w:val="640"/>
      <w:marRight w:val="0"/>
      <w:marTop w:val="0"/>
      <w:marBottom w:val="0"/>
      <w:divBdr>
        <w:top w:val="none" w:sz="0" w:space="0" w:color="auto"/>
        <w:left w:val="none" w:sz="0" w:space="0" w:color="auto"/>
        <w:bottom w:val="none" w:sz="0" w:space="0" w:color="auto"/>
        <w:right w:val="none" w:sz="0" w:space="0" w:color="auto"/>
      </w:divBdr>
    </w:div>
    <w:div w:id="1083843927">
      <w:marLeft w:val="640"/>
      <w:marRight w:val="0"/>
      <w:marTop w:val="0"/>
      <w:marBottom w:val="0"/>
      <w:divBdr>
        <w:top w:val="none" w:sz="0" w:space="0" w:color="auto"/>
        <w:left w:val="none" w:sz="0" w:space="0" w:color="auto"/>
        <w:bottom w:val="none" w:sz="0" w:space="0" w:color="auto"/>
        <w:right w:val="none" w:sz="0" w:space="0" w:color="auto"/>
      </w:divBdr>
    </w:div>
    <w:div w:id="1085223904">
      <w:marLeft w:val="640"/>
      <w:marRight w:val="0"/>
      <w:marTop w:val="0"/>
      <w:marBottom w:val="0"/>
      <w:divBdr>
        <w:top w:val="none" w:sz="0" w:space="0" w:color="auto"/>
        <w:left w:val="none" w:sz="0" w:space="0" w:color="auto"/>
        <w:bottom w:val="none" w:sz="0" w:space="0" w:color="auto"/>
        <w:right w:val="none" w:sz="0" w:space="0" w:color="auto"/>
      </w:divBdr>
    </w:div>
    <w:div w:id="1087771120">
      <w:marLeft w:val="640"/>
      <w:marRight w:val="0"/>
      <w:marTop w:val="0"/>
      <w:marBottom w:val="0"/>
      <w:divBdr>
        <w:top w:val="none" w:sz="0" w:space="0" w:color="auto"/>
        <w:left w:val="none" w:sz="0" w:space="0" w:color="auto"/>
        <w:bottom w:val="none" w:sz="0" w:space="0" w:color="auto"/>
        <w:right w:val="none" w:sz="0" w:space="0" w:color="auto"/>
      </w:divBdr>
    </w:div>
    <w:div w:id="1089620771">
      <w:marLeft w:val="640"/>
      <w:marRight w:val="0"/>
      <w:marTop w:val="0"/>
      <w:marBottom w:val="0"/>
      <w:divBdr>
        <w:top w:val="none" w:sz="0" w:space="0" w:color="auto"/>
        <w:left w:val="none" w:sz="0" w:space="0" w:color="auto"/>
        <w:bottom w:val="none" w:sz="0" w:space="0" w:color="auto"/>
        <w:right w:val="none" w:sz="0" w:space="0" w:color="auto"/>
      </w:divBdr>
    </w:div>
    <w:div w:id="1092160535">
      <w:marLeft w:val="640"/>
      <w:marRight w:val="0"/>
      <w:marTop w:val="0"/>
      <w:marBottom w:val="0"/>
      <w:divBdr>
        <w:top w:val="none" w:sz="0" w:space="0" w:color="auto"/>
        <w:left w:val="none" w:sz="0" w:space="0" w:color="auto"/>
        <w:bottom w:val="none" w:sz="0" w:space="0" w:color="auto"/>
        <w:right w:val="none" w:sz="0" w:space="0" w:color="auto"/>
      </w:divBdr>
    </w:div>
    <w:div w:id="1095633764">
      <w:marLeft w:val="640"/>
      <w:marRight w:val="0"/>
      <w:marTop w:val="0"/>
      <w:marBottom w:val="0"/>
      <w:divBdr>
        <w:top w:val="none" w:sz="0" w:space="0" w:color="auto"/>
        <w:left w:val="none" w:sz="0" w:space="0" w:color="auto"/>
        <w:bottom w:val="none" w:sz="0" w:space="0" w:color="auto"/>
        <w:right w:val="none" w:sz="0" w:space="0" w:color="auto"/>
      </w:divBdr>
    </w:div>
    <w:div w:id="1097168532">
      <w:marLeft w:val="640"/>
      <w:marRight w:val="0"/>
      <w:marTop w:val="0"/>
      <w:marBottom w:val="0"/>
      <w:divBdr>
        <w:top w:val="none" w:sz="0" w:space="0" w:color="auto"/>
        <w:left w:val="none" w:sz="0" w:space="0" w:color="auto"/>
        <w:bottom w:val="none" w:sz="0" w:space="0" w:color="auto"/>
        <w:right w:val="none" w:sz="0" w:space="0" w:color="auto"/>
      </w:divBdr>
    </w:div>
    <w:div w:id="1098208774">
      <w:marLeft w:val="640"/>
      <w:marRight w:val="0"/>
      <w:marTop w:val="0"/>
      <w:marBottom w:val="0"/>
      <w:divBdr>
        <w:top w:val="none" w:sz="0" w:space="0" w:color="auto"/>
        <w:left w:val="none" w:sz="0" w:space="0" w:color="auto"/>
        <w:bottom w:val="none" w:sz="0" w:space="0" w:color="auto"/>
        <w:right w:val="none" w:sz="0" w:space="0" w:color="auto"/>
      </w:divBdr>
    </w:div>
    <w:div w:id="1103384144">
      <w:marLeft w:val="640"/>
      <w:marRight w:val="0"/>
      <w:marTop w:val="0"/>
      <w:marBottom w:val="0"/>
      <w:divBdr>
        <w:top w:val="none" w:sz="0" w:space="0" w:color="auto"/>
        <w:left w:val="none" w:sz="0" w:space="0" w:color="auto"/>
        <w:bottom w:val="none" w:sz="0" w:space="0" w:color="auto"/>
        <w:right w:val="none" w:sz="0" w:space="0" w:color="auto"/>
      </w:divBdr>
    </w:div>
    <w:div w:id="1104181351">
      <w:marLeft w:val="640"/>
      <w:marRight w:val="0"/>
      <w:marTop w:val="0"/>
      <w:marBottom w:val="0"/>
      <w:divBdr>
        <w:top w:val="none" w:sz="0" w:space="0" w:color="auto"/>
        <w:left w:val="none" w:sz="0" w:space="0" w:color="auto"/>
        <w:bottom w:val="none" w:sz="0" w:space="0" w:color="auto"/>
        <w:right w:val="none" w:sz="0" w:space="0" w:color="auto"/>
      </w:divBdr>
    </w:div>
    <w:div w:id="1104959001">
      <w:marLeft w:val="640"/>
      <w:marRight w:val="0"/>
      <w:marTop w:val="0"/>
      <w:marBottom w:val="0"/>
      <w:divBdr>
        <w:top w:val="none" w:sz="0" w:space="0" w:color="auto"/>
        <w:left w:val="none" w:sz="0" w:space="0" w:color="auto"/>
        <w:bottom w:val="none" w:sz="0" w:space="0" w:color="auto"/>
        <w:right w:val="none" w:sz="0" w:space="0" w:color="auto"/>
      </w:divBdr>
    </w:div>
    <w:div w:id="1105810394">
      <w:marLeft w:val="640"/>
      <w:marRight w:val="0"/>
      <w:marTop w:val="0"/>
      <w:marBottom w:val="0"/>
      <w:divBdr>
        <w:top w:val="none" w:sz="0" w:space="0" w:color="auto"/>
        <w:left w:val="none" w:sz="0" w:space="0" w:color="auto"/>
        <w:bottom w:val="none" w:sz="0" w:space="0" w:color="auto"/>
        <w:right w:val="none" w:sz="0" w:space="0" w:color="auto"/>
      </w:divBdr>
    </w:div>
    <w:div w:id="1105879643">
      <w:marLeft w:val="640"/>
      <w:marRight w:val="0"/>
      <w:marTop w:val="0"/>
      <w:marBottom w:val="0"/>
      <w:divBdr>
        <w:top w:val="none" w:sz="0" w:space="0" w:color="auto"/>
        <w:left w:val="none" w:sz="0" w:space="0" w:color="auto"/>
        <w:bottom w:val="none" w:sz="0" w:space="0" w:color="auto"/>
        <w:right w:val="none" w:sz="0" w:space="0" w:color="auto"/>
      </w:divBdr>
    </w:div>
    <w:div w:id="1106854438">
      <w:marLeft w:val="640"/>
      <w:marRight w:val="0"/>
      <w:marTop w:val="0"/>
      <w:marBottom w:val="0"/>
      <w:divBdr>
        <w:top w:val="none" w:sz="0" w:space="0" w:color="auto"/>
        <w:left w:val="none" w:sz="0" w:space="0" w:color="auto"/>
        <w:bottom w:val="none" w:sz="0" w:space="0" w:color="auto"/>
        <w:right w:val="none" w:sz="0" w:space="0" w:color="auto"/>
      </w:divBdr>
    </w:div>
    <w:div w:id="1107508317">
      <w:marLeft w:val="640"/>
      <w:marRight w:val="0"/>
      <w:marTop w:val="0"/>
      <w:marBottom w:val="0"/>
      <w:divBdr>
        <w:top w:val="none" w:sz="0" w:space="0" w:color="auto"/>
        <w:left w:val="none" w:sz="0" w:space="0" w:color="auto"/>
        <w:bottom w:val="none" w:sz="0" w:space="0" w:color="auto"/>
        <w:right w:val="none" w:sz="0" w:space="0" w:color="auto"/>
      </w:divBdr>
    </w:div>
    <w:div w:id="1111626567">
      <w:marLeft w:val="640"/>
      <w:marRight w:val="0"/>
      <w:marTop w:val="0"/>
      <w:marBottom w:val="0"/>
      <w:divBdr>
        <w:top w:val="none" w:sz="0" w:space="0" w:color="auto"/>
        <w:left w:val="none" w:sz="0" w:space="0" w:color="auto"/>
        <w:bottom w:val="none" w:sz="0" w:space="0" w:color="auto"/>
        <w:right w:val="none" w:sz="0" w:space="0" w:color="auto"/>
      </w:divBdr>
    </w:div>
    <w:div w:id="1113011662">
      <w:marLeft w:val="640"/>
      <w:marRight w:val="0"/>
      <w:marTop w:val="0"/>
      <w:marBottom w:val="0"/>
      <w:divBdr>
        <w:top w:val="none" w:sz="0" w:space="0" w:color="auto"/>
        <w:left w:val="none" w:sz="0" w:space="0" w:color="auto"/>
        <w:bottom w:val="none" w:sz="0" w:space="0" w:color="auto"/>
        <w:right w:val="none" w:sz="0" w:space="0" w:color="auto"/>
      </w:divBdr>
    </w:div>
    <w:div w:id="1113478197">
      <w:marLeft w:val="640"/>
      <w:marRight w:val="0"/>
      <w:marTop w:val="0"/>
      <w:marBottom w:val="0"/>
      <w:divBdr>
        <w:top w:val="none" w:sz="0" w:space="0" w:color="auto"/>
        <w:left w:val="none" w:sz="0" w:space="0" w:color="auto"/>
        <w:bottom w:val="none" w:sz="0" w:space="0" w:color="auto"/>
        <w:right w:val="none" w:sz="0" w:space="0" w:color="auto"/>
      </w:divBdr>
    </w:div>
    <w:div w:id="1114864170">
      <w:marLeft w:val="640"/>
      <w:marRight w:val="0"/>
      <w:marTop w:val="0"/>
      <w:marBottom w:val="0"/>
      <w:divBdr>
        <w:top w:val="none" w:sz="0" w:space="0" w:color="auto"/>
        <w:left w:val="none" w:sz="0" w:space="0" w:color="auto"/>
        <w:bottom w:val="none" w:sz="0" w:space="0" w:color="auto"/>
        <w:right w:val="none" w:sz="0" w:space="0" w:color="auto"/>
      </w:divBdr>
    </w:div>
    <w:div w:id="1115633542">
      <w:marLeft w:val="640"/>
      <w:marRight w:val="0"/>
      <w:marTop w:val="0"/>
      <w:marBottom w:val="0"/>
      <w:divBdr>
        <w:top w:val="none" w:sz="0" w:space="0" w:color="auto"/>
        <w:left w:val="none" w:sz="0" w:space="0" w:color="auto"/>
        <w:bottom w:val="none" w:sz="0" w:space="0" w:color="auto"/>
        <w:right w:val="none" w:sz="0" w:space="0" w:color="auto"/>
      </w:divBdr>
    </w:div>
    <w:div w:id="1117985615">
      <w:marLeft w:val="640"/>
      <w:marRight w:val="0"/>
      <w:marTop w:val="0"/>
      <w:marBottom w:val="0"/>
      <w:divBdr>
        <w:top w:val="none" w:sz="0" w:space="0" w:color="auto"/>
        <w:left w:val="none" w:sz="0" w:space="0" w:color="auto"/>
        <w:bottom w:val="none" w:sz="0" w:space="0" w:color="auto"/>
        <w:right w:val="none" w:sz="0" w:space="0" w:color="auto"/>
      </w:divBdr>
    </w:div>
    <w:div w:id="1118988773">
      <w:marLeft w:val="640"/>
      <w:marRight w:val="0"/>
      <w:marTop w:val="0"/>
      <w:marBottom w:val="0"/>
      <w:divBdr>
        <w:top w:val="none" w:sz="0" w:space="0" w:color="auto"/>
        <w:left w:val="none" w:sz="0" w:space="0" w:color="auto"/>
        <w:bottom w:val="none" w:sz="0" w:space="0" w:color="auto"/>
        <w:right w:val="none" w:sz="0" w:space="0" w:color="auto"/>
      </w:divBdr>
    </w:div>
    <w:div w:id="1119567607">
      <w:marLeft w:val="640"/>
      <w:marRight w:val="0"/>
      <w:marTop w:val="0"/>
      <w:marBottom w:val="0"/>
      <w:divBdr>
        <w:top w:val="none" w:sz="0" w:space="0" w:color="auto"/>
        <w:left w:val="none" w:sz="0" w:space="0" w:color="auto"/>
        <w:bottom w:val="none" w:sz="0" w:space="0" w:color="auto"/>
        <w:right w:val="none" w:sz="0" w:space="0" w:color="auto"/>
      </w:divBdr>
    </w:div>
    <w:div w:id="1122311423">
      <w:marLeft w:val="640"/>
      <w:marRight w:val="0"/>
      <w:marTop w:val="0"/>
      <w:marBottom w:val="0"/>
      <w:divBdr>
        <w:top w:val="none" w:sz="0" w:space="0" w:color="auto"/>
        <w:left w:val="none" w:sz="0" w:space="0" w:color="auto"/>
        <w:bottom w:val="none" w:sz="0" w:space="0" w:color="auto"/>
        <w:right w:val="none" w:sz="0" w:space="0" w:color="auto"/>
      </w:divBdr>
    </w:div>
    <w:div w:id="1123310369">
      <w:marLeft w:val="640"/>
      <w:marRight w:val="0"/>
      <w:marTop w:val="0"/>
      <w:marBottom w:val="0"/>
      <w:divBdr>
        <w:top w:val="none" w:sz="0" w:space="0" w:color="auto"/>
        <w:left w:val="none" w:sz="0" w:space="0" w:color="auto"/>
        <w:bottom w:val="none" w:sz="0" w:space="0" w:color="auto"/>
        <w:right w:val="none" w:sz="0" w:space="0" w:color="auto"/>
      </w:divBdr>
    </w:div>
    <w:div w:id="1124226291">
      <w:marLeft w:val="640"/>
      <w:marRight w:val="0"/>
      <w:marTop w:val="0"/>
      <w:marBottom w:val="0"/>
      <w:divBdr>
        <w:top w:val="none" w:sz="0" w:space="0" w:color="auto"/>
        <w:left w:val="none" w:sz="0" w:space="0" w:color="auto"/>
        <w:bottom w:val="none" w:sz="0" w:space="0" w:color="auto"/>
        <w:right w:val="none" w:sz="0" w:space="0" w:color="auto"/>
      </w:divBdr>
    </w:div>
    <w:div w:id="1124688014">
      <w:marLeft w:val="640"/>
      <w:marRight w:val="0"/>
      <w:marTop w:val="0"/>
      <w:marBottom w:val="0"/>
      <w:divBdr>
        <w:top w:val="none" w:sz="0" w:space="0" w:color="auto"/>
        <w:left w:val="none" w:sz="0" w:space="0" w:color="auto"/>
        <w:bottom w:val="none" w:sz="0" w:space="0" w:color="auto"/>
        <w:right w:val="none" w:sz="0" w:space="0" w:color="auto"/>
      </w:divBdr>
    </w:div>
    <w:div w:id="1125201778">
      <w:marLeft w:val="640"/>
      <w:marRight w:val="0"/>
      <w:marTop w:val="0"/>
      <w:marBottom w:val="0"/>
      <w:divBdr>
        <w:top w:val="none" w:sz="0" w:space="0" w:color="auto"/>
        <w:left w:val="none" w:sz="0" w:space="0" w:color="auto"/>
        <w:bottom w:val="none" w:sz="0" w:space="0" w:color="auto"/>
        <w:right w:val="none" w:sz="0" w:space="0" w:color="auto"/>
      </w:divBdr>
    </w:div>
    <w:div w:id="1126848510">
      <w:marLeft w:val="640"/>
      <w:marRight w:val="0"/>
      <w:marTop w:val="0"/>
      <w:marBottom w:val="0"/>
      <w:divBdr>
        <w:top w:val="none" w:sz="0" w:space="0" w:color="auto"/>
        <w:left w:val="none" w:sz="0" w:space="0" w:color="auto"/>
        <w:bottom w:val="none" w:sz="0" w:space="0" w:color="auto"/>
        <w:right w:val="none" w:sz="0" w:space="0" w:color="auto"/>
      </w:divBdr>
    </w:div>
    <w:div w:id="1127161436">
      <w:marLeft w:val="640"/>
      <w:marRight w:val="0"/>
      <w:marTop w:val="0"/>
      <w:marBottom w:val="0"/>
      <w:divBdr>
        <w:top w:val="none" w:sz="0" w:space="0" w:color="auto"/>
        <w:left w:val="none" w:sz="0" w:space="0" w:color="auto"/>
        <w:bottom w:val="none" w:sz="0" w:space="0" w:color="auto"/>
        <w:right w:val="none" w:sz="0" w:space="0" w:color="auto"/>
      </w:divBdr>
    </w:div>
    <w:div w:id="1127550712">
      <w:marLeft w:val="640"/>
      <w:marRight w:val="0"/>
      <w:marTop w:val="0"/>
      <w:marBottom w:val="0"/>
      <w:divBdr>
        <w:top w:val="none" w:sz="0" w:space="0" w:color="auto"/>
        <w:left w:val="none" w:sz="0" w:space="0" w:color="auto"/>
        <w:bottom w:val="none" w:sz="0" w:space="0" w:color="auto"/>
        <w:right w:val="none" w:sz="0" w:space="0" w:color="auto"/>
      </w:divBdr>
    </w:div>
    <w:div w:id="1127698502">
      <w:marLeft w:val="640"/>
      <w:marRight w:val="0"/>
      <w:marTop w:val="0"/>
      <w:marBottom w:val="0"/>
      <w:divBdr>
        <w:top w:val="none" w:sz="0" w:space="0" w:color="auto"/>
        <w:left w:val="none" w:sz="0" w:space="0" w:color="auto"/>
        <w:bottom w:val="none" w:sz="0" w:space="0" w:color="auto"/>
        <w:right w:val="none" w:sz="0" w:space="0" w:color="auto"/>
      </w:divBdr>
    </w:div>
    <w:div w:id="1129083738">
      <w:marLeft w:val="640"/>
      <w:marRight w:val="0"/>
      <w:marTop w:val="0"/>
      <w:marBottom w:val="0"/>
      <w:divBdr>
        <w:top w:val="none" w:sz="0" w:space="0" w:color="auto"/>
        <w:left w:val="none" w:sz="0" w:space="0" w:color="auto"/>
        <w:bottom w:val="none" w:sz="0" w:space="0" w:color="auto"/>
        <w:right w:val="none" w:sz="0" w:space="0" w:color="auto"/>
      </w:divBdr>
    </w:div>
    <w:div w:id="1129973442">
      <w:marLeft w:val="640"/>
      <w:marRight w:val="0"/>
      <w:marTop w:val="0"/>
      <w:marBottom w:val="0"/>
      <w:divBdr>
        <w:top w:val="none" w:sz="0" w:space="0" w:color="auto"/>
        <w:left w:val="none" w:sz="0" w:space="0" w:color="auto"/>
        <w:bottom w:val="none" w:sz="0" w:space="0" w:color="auto"/>
        <w:right w:val="none" w:sz="0" w:space="0" w:color="auto"/>
      </w:divBdr>
    </w:div>
    <w:div w:id="1132167006">
      <w:marLeft w:val="640"/>
      <w:marRight w:val="0"/>
      <w:marTop w:val="0"/>
      <w:marBottom w:val="0"/>
      <w:divBdr>
        <w:top w:val="none" w:sz="0" w:space="0" w:color="auto"/>
        <w:left w:val="none" w:sz="0" w:space="0" w:color="auto"/>
        <w:bottom w:val="none" w:sz="0" w:space="0" w:color="auto"/>
        <w:right w:val="none" w:sz="0" w:space="0" w:color="auto"/>
      </w:divBdr>
    </w:div>
    <w:div w:id="1133253983">
      <w:marLeft w:val="640"/>
      <w:marRight w:val="0"/>
      <w:marTop w:val="0"/>
      <w:marBottom w:val="0"/>
      <w:divBdr>
        <w:top w:val="none" w:sz="0" w:space="0" w:color="auto"/>
        <w:left w:val="none" w:sz="0" w:space="0" w:color="auto"/>
        <w:bottom w:val="none" w:sz="0" w:space="0" w:color="auto"/>
        <w:right w:val="none" w:sz="0" w:space="0" w:color="auto"/>
      </w:divBdr>
    </w:div>
    <w:div w:id="1134561737">
      <w:marLeft w:val="640"/>
      <w:marRight w:val="0"/>
      <w:marTop w:val="0"/>
      <w:marBottom w:val="0"/>
      <w:divBdr>
        <w:top w:val="none" w:sz="0" w:space="0" w:color="auto"/>
        <w:left w:val="none" w:sz="0" w:space="0" w:color="auto"/>
        <w:bottom w:val="none" w:sz="0" w:space="0" w:color="auto"/>
        <w:right w:val="none" w:sz="0" w:space="0" w:color="auto"/>
      </w:divBdr>
    </w:div>
    <w:div w:id="1135831088">
      <w:marLeft w:val="640"/>
      <w:marRight w:val="0"/>
      <w:marTop w:val="0"/>
      <w:marBottom w:val="0"/>
      <w:divBdr>
        <w:top w:val="none" w:sz="0" w:space="0" w:color="auto"/>
        <w:left w:val="none" w:sz="0" w:space="0" w:color="auto"/>
        <w:bottom w:val="none" w:sz="0" w:space="0" w:color="auto"/>
        <w:right w:val="none" w:sz="0" w:space="0" w:color="auto"/>
      </w:divBdr>
    </w:div>
    <w:div w:id="1136801279">
      <w:marLeft w:val="640"/>
      <w:marRight w:val="0"/>
      <w:marTop w:val="0"/>
      <w:marBottom w:val="0"/>
      <w:divBdr>
        <w:top w:val="none" w:sz="0" w:space="0" w:color="auto"/>
        <w:left w:val="none" w:sz="0" w:space="0" w:color="auto"/>
        <w:bottom w:val="none" w:sz="0" w:space="0" w:color="auto"/>
        <w:right w:val="none" w:sz="0" w:space="0" w:color="auto"/>
      </w:divBdr>
    </w:div>
    <w:div w:id="1137868628">
      <w:marLeft w:val="640"/>
      <w:marRight w:val="0"/>
      <w:marTop w:val="0"/>
      <w:marBottom w:val="0"/>
      <w:divBdr>
        <w:top w:val="none" w:sz="0" w:space="0" w:color="auto"/>
        <w:left w:val="none" w:sz="0" w:space="0" w:color="auto"/>
        <w:bottom w:val="none" w:sz="0" w:space="0" w:color="auto"/>
        <w:right w:val="none" w:sz="0" w:space="0" w:color="auto"/>
      </w:divBdr>
    </w:div>
    <w:div w:id="1140074503">
      <w:marLeft w:val="640"/>
      <w:marRight w:val="0"/>
      <w:marTop w:val="0"/>
      <w:marBottom w:val="0"/>
      <w:divBdr>
        <w:top w:val="none" w:sz="0" w:space="0" w:color="auto"/>
        <w:left w:val="none" w:sz="0" w:space="0" w:color="auto"/>
        <w:bottom w:val="none" w:sz="0" w:space="0" w:color="auto"/>
        <w:right w:val="none" w:sz="0" w:space="0" w:color="auto"/>
      </w:divBdr>
    </w:div>
    <w:div w:id="1141657088">
      <w:marLeft w:val="640"/>
      <w:marRight w:val="0"/>
      <w:marTop w:val="0"/>
      <w:marBottom w:val="0"/>
      <w:divBdr>
        <w:top w:val="none" w:sz="0" w:space="0" w:color="auto"/>
        <w:left w:val="none" w:sz="0" w:space="0" w:color="auto"/>
        <w:bottom w:val="none" w:sz="0" w:space="0" w:color="auto"/>
        <w:right w:val="none" w:sz="0" w:space="0" w:color="auto"/>
      </w:divBdr>
    </w:div>
    <w:div w:id="1142042434">
      <w:marLeft w:val="640"/>
      <w:marRight w:val="0"/>
      <w:marTop w:val="0"/>
      <w:marBottom w:val="0"/>
      <w:divBdr>
        <w:top w:val="none" w:sz="0" w:space="0" w:color="auto"/>
        <w:left w:val="none" w:sz="0" w:space="0" w:color="auto"/>
        <w:bottom w:val="none" w:sz="0" w:space="0" w:color="auto"/>
        <w:right w:val="none" w:sz="0" w:space="0" w:color="auto"/>
      </w:divBdr>
    </w:div>
    <w:div w:id="1146701197">
      <w:marLeft w:val="640"/>
      <w:marRight w:val="0"/>
      <w:marTop w:val="0"/>
      <w:marBottom w:val="0"/>
      <w:divBdr>
        <w:top w:val="none" w:sz="0" w:space="0" w:color="auto"/>
        <w:left w:val="none" w:sz="0" w:space="0" w:color="auto"/>
        <w:bottom w:val="none" w:sz="0" w:space="0" w:color="auto"/>
        <w:right w:val="none" w:sz="0" w:space="0" w:color="auto"/>
      </w:divBdr>
    </w:div>
    <w:div w:id="1148594519">
      <w:marLeft w:val="640"/>
      <w:marRight w:val="0"/>
      <w:marTop w:val="0"/>
      <w:marBottom w:val="0"/>
      <w:divBdr>
        <w:top w:val="none" w:sz="0" w:space="0" w:color="auto"/>
        <w:left w:val="none" w:sz="0" w:space="0" w:color="auto"/>
        <w:bottom w:val="none" w:sz="0" w:space="0" w:color="auto"/>
        <w:right w:val="none" w:sz="0" w:space="0" w:color="auto"/>
      </w:divBdr>
    </w:div>
    <w:div w:id="1150555507">
      <w:marLeft w:val="640"/>
      <w:marRight w:val="0"/>
      <w:marTop w:val="0"/>
      <w:marBottom w:val="0"/>
      <w:divBdr>
        <w:top w:val="none" w:sz="0" w:space="0" w:color="auto"/>
        <w:left w:val="none" w:sz="0" w:space="0" w:color="auto"/>
        <w:bottom w:val="none" w:sz="0" w:space="0" w:color="auto"/>
        <w:right w:val="none" w:sz="0" w:space="0" w:color="auto"/>
      </w:divBdr>
    </w:div>
    <w:div w:id="1150899511">
      <w:marLeft w:val="640"/>
      <w:marRight w:val="0"/>
      <w:marTop w:val="0"/>
      <w:marBottom w:val="0"/>
      <w:divBdr>
        <w:top w:val="none" w:sz="0" w:space="0" w:color="auto"/>
        <w:left w:val="none" w:sz="0" w:space="0" w:color="auto"/>
        <w:bottom w:val="none" w:sz="0" w:space="0" w:color="auto"/>
        <w:right w:val="none" w:sz="0" w:space="0" w:color="auto"/>
      </w:divBdr>
    </w:div>
    <w:div w:id="1152063015">
      <w:marLeft w:val="640"/>
      <w:marRight w:val="0"/>
      <w:marTop w:val="0"/>
      <w:marBottom w:val="0"/>
      <w:divBdr>
        <w:top w:val="none" w:sz="0" w:space="0" w:color="auto"/>
        <w:left w:val="none" w:sz="0" w:space="0" w:color="auto"/>
        <w:bottom w:val="none" w:sz="0" w:space="0" w:color="auto"/>
        <w:right w:val="none" w:sz="0" w:space="0" w:color="auto"/>
      </w:divBdr>
    </w:div>
    <w:div w:id="1153647269">
      <w:marLeft w:val="640"/>
      <w:marRight w:val="0"/>
      <w:marTop w:val="0"/>
      <w:marBottom w:val="0"/>
      <w:divBdr>
        <w:top w:val="none" w:sz="0" w:space="0" w:color="auto"/>
        <w:left w:val="none" w:sz="0" w:space="0" w:color="auto"/>
        <w:bottom w:val="none" w:sz="0" w:space="0" w:color="auto"/>
        <w:right w:val="none" w:sz="0" w:space="0" w:color="auto"/>
      </w:divBdr>
    </w:div>
    <w:div w:id="1154490341">
      <w:marLeft w:val="640"/>
      <w:marRight w:val="0"/>
      <w:marTop w:val="0"/>
      <w:marBottom w:val="0"/>
      <w:divBdr>
        <w:top w:val="none" w:sz="0" w:space="0" w:color="auto"/>
        <w:left w:val="none" w:sz="0" w:space="0" w:color="auto"/>
        <w:bottom w:val="none" w:sz="0" w:space="0" w:color="auto"/>
        <w:right w:val="none" w:sz="0" w:space="0" w:color="auto"/>
      </w:divBdr>
    </w:div>
    <w:div w:id="1154760015">
      <w:marLeft w:val="640"/>
      <w:marRight w:val="0"/>
      <w:marTop w:val="0"/>
      <w:marBottom w:val="0"/>
      <w:divBdr>
        <w:top w:val="none" w:sz="0" w:space="0" w:color="auto"/>
        <w:left w:val="none" w:sz="0" w:space="0" w:color="auto"/>
        <w:bottom w:val="none" w:sz="0" w:space="0" w:color="auto"/>
        <w:right w:val="none" w:sz="0" w:space="0" w:color="auto"/>
      </w:divBdr>
    </w:div>
    <w:div w:id="1155335507">
      <w:marLeft w:val="640"/>
      <w:marRight w:val="0"/>
      <w:marTop w:val="0"/>
      <w:marBottom w:val="0"/>
      <w:divBdr>
        <w:top w:val="none" w:sz="0" w:space="0" w:color="auto"/>
        <w:left w:val="none" w:sz="0" w:space="0" w:color="auto"/>
        <w:bottom w:val="none" w:sz="0" w:space="0" w:color="auto"/>
        <w:right w:val="none" w:sz="0" w:space="0" w:color="auto"/>
      </w:divBdr>
    </w:div>
    <w:div w:id="1157645476">
      <w:marLeft w:val="640"/>
      <w:marRight w:val="0"/>
      <w:marTop w:val="0"/>
      <w:marBottom w:val="0"/>
      <w:divBdr>
        <w:top w:val="none" w:sz="0" w:space="0" w:color="auto"/>
        <w:left w:val="none" w:sz="0" w:space="0" w:color="auto"/>
        <w:bottom w:val="none" w:sz="0" w:space="0" w:color="auto"/>
        <w:right w:val="none" w:sz="0" w:space="0" w:color="auto"/>
      </w:divBdr>
    </w:div>
    <w:div w:id="1162623561">
      <w:marLeft w:val="640"/>
      <w:marRight w:val="0"/>
      <w:marTop w:val="0"/>
      <w:marBottom w:val="0"/>
      <w:divBdr>
        <w:top w:val="none" w:sz="0" w:space="0" w:color="auto"/>
        <w:left w:val="none" w:sz="0" w:space="0" w:color="auto"/>
        <w:bottom w:val="none" w:sz="0" w:space="0" w:color="auto"/>
        <w:right w:val="none" w:sz="0" w:space="0" w:color="auto"/>
      </w:divBdr>
    </w:div>
    <w:div w:id="1163594182">
      <w:marLeft w:val="640"/>
      <w:marRight w:val="0"/>
      <w:marTop w:val="0"/>
      <w:marBottom w:val="0"/>
      <w:divBdr>
        <w:top w:val="none" w:sz="0" w:space="0" w:color="auto"/>
        <w:left w:val="none" w:sz="0" w:space="0" w:color="auto"/>
        <w:bottom w:val="none" w:sz="0" w:space="0" w:color="auto"/>
        <w:right w:val="none" w:sz="0" w:space="0" w:color="auto"/>
      </w:divBdr>
    </w:div>
    <w:div w:id="1164928669">
      <w:marLeft w:val="640"/>
      <w:marRight w:val="0"/>
      <w:marTop w:val="0"/>
      <w:marBottom w:val="0"/>
      <w:divBdr>
        <w:top w:val="none" w:sz="0" w:space="0" w:color="auto"/>
        <w:left w:val="none" w:sz="0" w:space="0" w:color="auto"/>
        <w:bottom w:val="none" w:sz="0" w:space="0" w:color="auto"/>
        <w:right w:val="none" w:sz="0" w:space="0" w:color="auto"/>
      </w:divBdr>
    </w:div>
    <w:div w:id="1165173207">
      <w:marLeft w:val="640"/>
      <w:marRight w:val="0"/>
      <w:marTop w:val="0"/>
      <w:marBottom w:val="0"/>
      <w:divBdr>
        <w:top w:val="none" w:sz="0" w:space="0" w:color="auto"/>
        <w:left w:val="none" w:sz="0" w:space="0" w:color="auto"/>
        <w:bottom w:val="none" w:sz="0" w:space="0" w:color="auto"/>
        <w:right w:val="none" w:sz="0" w:space="0" w:color="auto"/>
      </w:divBdr>
    </w:div>
    <w:div w:id="1165239794">
      <w:marLeft w:val="640"/>
      <w:marRight w:val="0"/>
      <w:marTop w:val="0"/>
      <w:marBottom w:val="0"/>
      <w:divBdr>
        <w:top w:val="none" w:sz="0" w:space="0" w:color="auto"/>
        <w:left w:val="none" w:sz="0" w:space="0" w:color="auto"/>
        <w:bottom w:val="none" w:sz="0" w:space="0" w:color="auto"/>
        <w:right w:val="none" w:sz="0" w:space="0" w:color="auto"/>
      </w:divBdr>
    </w:div>
    <w:div w:id="1165248177">
      <w:marLeft w:val="640"/>
      <w:marRight w:val="0"/>
      <w:marTop w:val="0"/>
      <w:marBottom w:val="0"/>
      <w:divBdr>
        <w:top w:val="none" w:sz="0" w:space="0" w:color="auto"/>
        <w:left w:val="none" w:sz="0" w:space="0" w:color="auto"/>
        <w:bottom w:val="none" w:sz="0" w:space="0" w:color="auto"/>
        <w:right w:val="none" w:sz="0" w:space="0" w:color="auto"/>
      </w:divBdr>
    </w:div>
    <w:div w:id="1166483804">
      <w:marLeft w:val="640"/>
      <w:marRight w:val="0"/>
      <w:marTop w:val="0"/>
      <w:marBottom w:val="0"/>
      <w:divBdr>
        <w:top w:val="none" w:sz="0" w:space="0" w:color="auto"/>
        <w:left w:val="none" w:sz="0" w:space="0" w:color="auto"/>
        <w:bottom w:val="none" w:sz="0" w:space="0" w:color="auto"/>
        <w:right w:val="none" w:sz="0" w:space="0" w:color="auto"/>
      </w:divBdr>
    </w:div>
    <w:div w:id="1166556924">
      <w:marLeft w:val="640"/>
      <w:marRight w:val="0"/>
      <w:marTop w:val="0"/>
      <w:marBottom w:val="0"/>
      <w:divBdr>
        <w:top w:val="none" w:sz="0" w:space="0" w:color="auto"/>
        <w:left w:val="none" w:sz="0" w:space="0" w:color="auto"/>
        <w:bottom w:val="none" w:sz="0" w:space="0" w:color="auto"/>
        <w:right w:val="none" w:sz="0" w:space="0" w:color="auto"/>
      </w:divBdr>
    </w:div>
    <w:div w:id="1167018403">
      <w:marLeft w:val="640"/>
      <w:marRight w:val="0"/>
      <w:marTop w:val="0"/>
      <w:marBottom w:val="0"/>
      <w:divBdr>
        <w:top w:val="none" w:sz="0" w:space="0" w:color="auto"/>
        <w:left w:val="none" w:sz="0" w:space="0" w:color="auto"/>
        <w:bottom w:val="none" w:sz="0" w:space="0" w:color="auto"/>
        <w:right w:val="none" w:sz="0" w:space="0" w:color="auto"/>
      </w:divBdr>
    </w:div>
    <w:div w:id="1168978616">
      <w:marLeft w:val="640"/>
      <w:marRight w:val="0"/>
      <w:marTop w:val="0"/>
      <w:marBottom w:val="0"/>
      <w:divBdr>
        <w:top w:val="none" w:sz="0" w:space="0" w:color="auto"/>
        <w:left w:val="none" w:sz="0" w:space="0" w:color="auto"/>
        <w:bottom w:val="none" w:sz="0" w:space="0" w:color="auto"/>
        <w:right w:val="none" w:sz="0" w:space="0" w:color="auto"/>
      </w:divBdr>
    </w:div>
    <w:div w:id="1170485812">
      <w:marLeft w:val="640"/>
      <w:marRight w:val="0"/>
      <w:marTop w:val="0"/>
      <w:marBottom w:val="0"/>
      <w:divBdr>
        <w:top w:val="none" w:sz="0" w:space="0" w:color="auto"/>
        <w:left w:val="none" w:sz="0" w:space="0" w:color="auto"/>
        <w:bottom w:val="none" w:sz="0" w:space="0" w:color="auto"/>
        <w:right w:val="none" w:sz="0" w:space="0" w:color="auto"/>
      </w:divBdr>
    </w:div>
    <w:div w:id="1177426541">
      <w:marLeft w:val="640"/>
      <w:marRight w:val="0"/>
      <w:marTop w:val="0"/>
      <w:marBottom w:val="0"/>
      <w:divBdr>
        <w:top w:val="none" w:sz="0" w:space="0" w:color="auto"/>
        <w:left w:val="none" w:sz="0" w:space="0" w:color="auto"/>
        <w:bottom w:val="none" w:sz="0" w:space="0" w:color="auto"/>
        <w:right w:val="none" w:sz="0" w:space="0" w:color="auto"/>
      </w:divBdr>
    </w:div>
    <w:div w:id="1180198761">
      <w:marLeft w:val="640"/>
      <w:marRight w:val="0"/>
      <w:marTop w:val="0"/>
      <w:marBottom w:val="0"/>
      <w:divBdr>
        <w:top w:val="none" w:sz="0" w:space="0" w:color="auto"/>
        <w:left w:val="none" w:sz="0" w:space="0" w:color="auto"/>
        <w:bottom w:val="none" w:sz="0" w:space="0" w:color="auto"/>
        <w:right w:val="none" w:sz="0" w:space="0" w:color="auto"/>
      </w:divBdr>
    </w:div>
    <w:div w:id="1181814766">
      <w:marLeft w:val="640"/>
      <w:marRight w:val="0"/>
      <w:marTop w:val="0"/>
      <w:marBottom w:val="0"/>
      <w:divBdr>
        <w:top w:val="none" w:sz="0" w:space="0" w:color="auto"/>
        <w:left w:val="none" w:sz="0" w:space="0" w:color="auto"/>
        <w:bottom w:val="none" w:sz="0" w:space="0" w:color="auto"/>
        <w:right w:val="none" w:sz="0" w:space="0" w:color="auto"/>
      </w:divBdr>
    </w:div>
    <w:div w:id="1181965898">
      <w:marLeft w:val="640"/>
      <w:marRight w:val="0"/>
      <w:marTop w:val="0"/>
      <w:marBottom w:val="0"/>
      <w:divBdr>
        <w:top w:val="none" w:sz="0" w:space="0" w:color="auto"/>
        <w:left w:val="none" w:sz="0" w:space="0" w:color="auto"/>
        <w:bottom w:val="none" w:sz="0" w:space="0" w:color="auto"/>
        <w:right w:val="none" w:sz="0" w:space="0" w:color="auto"/>
      </w:divBdr>
    </w:div>
    <w:div w:id="1183209561">
      <w:marLeft w:val="640"/>
      <w:marRight w:val="0"/>
      <w:marTop w:val="0"/>
      <w:marBottom w:val="0"/>
      <w:divBdr>
        <w:top w:val="none" w:sz="0" w:space="0" w:color="auto"/>
        <w:left w:val="none" w:sz="0" w:space="0" w:color="auto"/>
        <w:bottom w:val="none" w:sz="0" w:space="0" w:color="auto"/>
        <w:right w:val="none" w:sz="0" w:space="0" w:color="auto"/>
      </w:divBdr>
    </w:div>
    <w:div w:id="1185483323">
      <w:marLeft w:val="640"/>
      <w:marRight w:val="0"/>
      <w:marTop w:val="0"/>
      <w:marBottom w:val="0"/>
      <w:divBdr>
        <w:top w:val="none" w:sz="0" w:space="0" w:color="auto"/>
        <w:left w:val="none" w:sz="0" w:space="0" w:color="auto"/>
        <w:bottom w:val="none" w:sz="0" w:space="0" w:color="auto"/>
        <w:right w:val="none" w:sz="0" w:space="0" w:color="auto"/>
      </w:divBdr>
    </w:div>
    <w:div w:id="1186286397">
      <w:marLeft w:val="640"/>
      <w:marRight w:val="0"/>
      <w:marTop w:val="0"/>
      <w:marBottom w:val="0"/>
      <w:divBdr>
        <w:top w:val="none" w:sz="0" w:space="0" w:color="auto"/>
        <w:left w:val="none" w:sz="0" w:space="0" w:color="auto"/>
        <w:bottom w:val="none" w:sz="0" w:space="0" w:color="auto"/>
        <w:right w:val="none" w:sz="0" w:space="0" w:color="auto"/>
      </w:divBdr>
    </w:div>
    <w:div w:id="1186362565">
      <w:marLeft w:val="640"/>
      <w:marRight w:val="0"/>
      <w:marTop w:val="0"/>
      <w:marBottom w:val="0"/>
      <w:divBdr>
        <w:top w:val="none" w:sz="0" w:space="0" w:color="auto"/>
        <w:left w:val="none" w:sz="0" w:space="0" w:color="auto"/>
        <w:bottom w:val="none" w:sz="0" w:space="0" w:color="auto"/>
        <w:right w:val="none" w:sz="0" w:space="0" w:color="auto"/>
      </w:divBdr>
    </w:div>
    <w:div w:id="1186558459">
      <w:marLeft w:val="640"/>
      <w:marRight w:val="0"/>
      <w:marTop w:val="0"/>
      <w:marBottom w:val="0"/>
      <w:divBdr>
        <w:top w:val="none" w:sz="0" w:space="0" w:color="auto"/>
        <w:left w:val="none" w:sz="0" w:space="0" w:color="auto"/>
        <w:bottom w:val="none" w:sz="0" w:space="0" w:color="auto"/>
        <w:right w:val="none" w:sz="0" w:space="0" w:color="auto"/>
      </w:divBdr>
    </w:div>
    <w:div w:id="1186559833">
      <w:marLeft w:val="640"/>
      <w:marRight w:val="0"/>
      <w:marTop w:val="0"/>
      <w:marBottom w:val="0"/>
      <w:divBdr>
        <w:top w:val="none" w:sz="0" w:space="0" w:color="auto"/>
        <w:left w:val="none" w:sz="0" w:space="0" w:color="auto"/>
        <w:bottom w:val="none" w:sz="0" w:space="0" w:color="auto"/>
        <w:right w:val="none" w:sz="0" w:space="0" w:color="auto"/>
      </w:divBdr>
    </w:div>
    <w:div w:id="1186944074">
      <w:marLeft w:val="640"/>
      <w:marRight w:val="0"/>
      <w:marTop w:val="0"/>
      <w:marBottom w:val="0"/>
      <w:divBdr>
        <w:top w:val="none" w:sz="0" w:space="0" w:color="auto"/>
        <w:left w:val="none" w:sz="0" w:space="0" w:color="auto"/>
        <w:bottom w:val="none" w:sz="0" w:space="0" w:color="auto"/>
        <w:right w:val="none" w:sz="0" w:space="0" w:color="auto"/>
      </w:divBdr>
    </w:div>
    <w:div w:id="1189098627">
      <w:marLeft w:val="640"/>
      <w:marRight w:val="0"/>
      <w:marTop w:val="0"/>
      <w:marBottom w:val="0"/>
      <w:divBdr>
        <w:top w:val="none" w:sz="0" w:space="0" w:color="auto"/>
        <w:left w:val="none" w:sz="0" w:space="0" w:color="auto"/>
        <w:bottom w:val="none" w:sz="0" w:space="0" w:color="auto"/>
        <w:right w:val="none" w:sz="0" w:space="0" w:color="auto"/>
      </w:divBdr>
    </w:div>
    <w:div w:id="1189299558">
      <w:marLeft w:val="640"/>
      <w:marRight w:val="0"/>
      <w:marTop w:val="0"/>
      <w:marBottom w:val="0"/>
      <w:divBdr>
        <w:top w:val="none" w:sz="0" w:space="0" w:color="auto"/>
        <w:left w:val="none" w:sz="0" w:space="0" w:color="auto"/>
        <w:bottom w:val="none" w:sz="0" w:space="0" w:color="auto"/>
        <w:right w:val="none" w:sz="0" w:space="0" w:color="auto"/>
      </w:divBdr>
    </w:div>
    <w:div w:id="1192105668">
      <w:marLeft w:val="640"/>
      <w:marRight w:val="0"/>
      <w:marTop w:val="0"/>
      <w:marBottom w:val="0"/>
      <w:divBdr>
        <w:top w:val="none" w:sz="0" w:space="0" w:color="auto"/>
        <w:left w:val="none" w:sz="0" w:space="0" w:color="auto"/>
        <w:bottom w:val="none" w:sz="0" w:space="0" w:color="auto"/>
        <w:right w:val="none" w:sz="0" w:space="0" w:color="auto"/>
      </w:divBdr>
    </w:div>
    <w:div w:id="1193768041">
      <w:marLeft w:val="640"/>
      <w:marRight w:val="0"/>
      <w:marTop w:val="0"/>
      <w:marBottom w:val="0"/>
      <w:divBdr>
        <w:top w:val="none" w:sz="0" w:space="0" w:color="auto"/>
        <w:left w:val="none" w:sz="0" w:space="0" w:color="auto"/>
        <w:bottom w:val="none" w:sz="0" w:space="0" w:color="auto"/>
        <w:right w:val="none" w:sz="0" w:space="0" w:color="auto"/>
      </w:divBdr>
    </w:div>
    <w:div w:id="1194884182">
      <w:marLeft w:val="640"/>
      <w:marRight w:val="0"/>
      <w:marTop w:val="0"/>
      <w:marBottom w:val="0"/>
      <w:divBdr>
        <w:top w:val="none" w:sz="0" w:space="0" w:color="auto"/>
        <w:left w:val="none" w:sz="0" w:space="0" w:color="auto"/>
        <w:bottom w:val="none" w:sz="0" w:space="0" w:color="auto"/>
        <w:right w:val="none" w:sz="0" w:space="0" w:color="auto"/>
      </w:divBdr>
    </w:div>
    <w:div w:id="1195576539">
      <w:marLeft w:val="640"/>
      <w:marRight w:val="0"/>
      <w:marTop w:val="0"/>
      <w:marBottom w:val="0"/>
      <w:divBdr>
        <w:top w:val="none" w:sz="0" w:space="0" w:color="auto"/>
        <w:left w:val="none" w:sz="0" w:space="0" w:color="auto"/>
        <w:bottom w:val="none" w:sz="0" w:space="0" w:color="auto"/>
        <w:right w:val="none" w:sz="0" w:space="0" w:color="auto"/>
      </w:divBdr>
    </w:div>
    <w:div w:id="1195995367">
      <w:marLeft w:val="640"/>
      <w:marRight w:val="0"/>
      <w:marTop w:val="0"/>
      <w:marBottom w:val="0"/>
      <w:divBdr>
        <w:top w:val="none" w:sz="0" w:space="0" w:color="auto"/>
        <w:left w:val="none" w:sz="0" w:space="0" w:color="auto"/>
        <w:bottom w:val="none" w:sz="0" w:space="0" w:color="auto"/>
        <w:right w:val="none" w:sz="0" w:space="0" w:color="auto"/>
      </w:divBdr>
    </w:div>
    <w:div w:id="1198276352">
      <w:marLeft w:val="640"/>
      <w:marRight w:val="0"/>
      <w:marTop w:val="0"/>
      <w:marBottom w:val="0"/>
      <w:divBdr>
        <w:top w:val="none" w:sz="0" w:space="0" w:color="auto"/>
        <w:left w:val="none" w:sz="0" w:space="0" w:color="auto"/>
        <w:bottom w:val="none" w:sz="0" w:space="0" w:color="auto"/>
        <w:right w:val="none" w:sz="0" w:space="0" w:color="auto"/>
      </w:divBdr>
    </w:div>
    <w:div w:id="1199781660">
      <w:marLeft w:val="640"/>
      <w:marRight w:val="0"/>
      <w:marTop w:val="0"/>
      <w:marBottom w:val="0"/>
      <w:divBdr>
        <w:top w:val="none" w:sz="0" w:space="0" w:color="auto"/>
        <w:left w:val="none" w:sz="0" w:space="0" w:color="auto"/>
        <w:bottom w:val="none" w:sz="0" w:space="0" w:color="auto"/>
        <w:right w:val="none" w:sz="0" w:space="0" w:color="auto"/>
      </w:divBdr>
    </w:div>
    <w:div w:id="1201287846">
      <w:marLeft w:val="640"/>
      <w:marRight w:val="0"/>
      <w:marTop w:val="0"/>
      <w:marBottom w:val="0"/>
      <w:divBdr>
        <w:top w:val="none" w:sz="0" w:space="0" w:color="auto"/>
        <w:left w:val="none" w:sz="0" w:space="0" w:color="auto"/>
        <w:bottom w:val="none" w:sz="0" w:space="0" w:color="auto"/>
        <w:right w:val="none" w:sz="0" w:space="0" w:color="auto"/>
      </w:divBdr>
    </w:div>
    <w:div w:id="1202864425">
      <w:marLeft w:val="640"/>
      <w:marRight w:val="0"/>
      <w:marTop w:val="0"/>
      <w:marBottom w:val="0"/>
      <w:divBdr>
        <w:top w:val="none" w:sz="0" w:space="0" w:color="auto"/>
        <w:left w:val="none" w:sz="0" w:space="0" w:color="auto"/>
        <w:bottom w:val="none" w:sz="0" w:space="0" w:color="auto"/>
        <w:right w:val="none" w:sz="0" w:space="0" w:color="auto"/>
      </w:divBdr>
    </w:div>
    <w:div w:id="1204557127">
      <w:marLeft w:val="640"/>
      <w:marRight w:val="0"/>
      <w:marTop w:val="0"/>
      <w:marBottom w:val="0"/>
      <w:divBdr>
        <w:top w:val="none" w:sz="0" w:space="0" w:color="auto"/>
        <w:left w:val="none" w:sz="0" w:space="0" w:color="auto"/>
        <w:bottom w:val="none" w:sz="0" w:space="0" w:color="auto"/>
        <w:right w:val="none" w:sz="0" w:space="0" w:color="auto"/>
      </w:divBdr>
    </w:div>
    <w:div w:id="1205408222">
      <w:marLeft w:val="640"/>
      <w:marRight w:val="0"/>
      <w:marTop w:val="0"/>
      <w:marBottom w:val="0"/>
      <w:divBdr>
        <w:top w:val="none" w:sz="0" w:space="0" w:color="auto"/>
        <w:left w:val="none" w:sz="0" w:space="0" w:color="auto"/>
        <w:bottom w:val="none" w:sz="0" w:space="0" w:color="auto"/>
        <w:right w:val="none" w:sz="0" w:space="0" w:color="auto"/>
      </w:divBdr>
    </w:div>
    <w:div w:id="1208302684">
      <w:marLeft w:val="640"/>
      <w:marRight w:val="0"/>
      <w:marTop w:val="0"/>
      <w:marBottom w:val="0"/>
      <w:divBdr>
        <w:top w:val="none" w:sz="0" w:space="0" w:color="auto"/>
        <w:left w:val="none" w:sz="0" w:space="0" w:color="auto"/>
        <w:bottom w:val="none" w:sz="0" w:space="0" w:color="auto"/>
        <w:right w:val="none" w:sz="0" w:space="0" w:color="auto"/>
      </w:divBdr>
    </w:div>
    <w:div w:id="1210142248">
      <w:marLeft w:val="640"/>
      <w:marRight w:val="0"/>
      <w:marTop w:val="0"/>
      <w:marBottom w:val="0"/>
      <w:divBdr>
        <w:top w:val="none" w:sz="0" w:space="0" w:color="auto"/>
        <w:left w:val="none" w:sz="0" w:space="0" w:color="auto"/>
        <w:bottom w:val="none" w:sz="0" w:space="0" w:color="auto"/>
        <w:right w:val="none" w:sz="0" w:space="0" w:color="auto"/>
      </w:divBdr>
    </w:div>
    <w:div w:id="1211114446">
      <w:marLeft w:val="640"/>
      <w:marRight w:val="0"/>
      <w:marTop w:val="0"/>
      <w:marBottom w:val="0"/>
      <w:divBdr>
        <w:top w:val="none" w:sz="0" w:space="0" w:color="auto"/>
        <w:left w:val="none" w:sz="0" w:space="0" w:color="auto"/>
        <w:bottom w:val="none" w:sz="0" w:space="0" w:color="auto"/>
        <w:right w:val="none" w:sz="0" w:space="0" w:color="auto"/>
      </w:divBdr>
    </w:div>
    <w:div w:id="1211114879">
      <w:marLeft w:val="640"/>
      <w:marRight w:val="0"/>
      <w:marTop w:val="0"/>
      <w:marBottom w:val="0"/>
      <w:divBdr>
        <w:top w:val="none" w:sz="0" w:space="0" w:color="auto"/>
        <w:left w:val="none" w:sz="0" w:space="0" w:color="auto"/>
        <w:bottom w:val="none" w:sz="0" w:space="0" w:color="auto"/>
        <w:right w:val="none" w:sz="0" w:space="0" w:color="auto"/>
      </w:divBdr>
    </w:div>
    <w:div w:id="1215192384">
      <w:marLeft w:val="640"/>
      <w:marRight w:val="0"/>
      <w:marTop w:val="0"/>
      <w:marBottom w:val="0"/>
      <w:divBdr>
        <w:top w:val="none" w:sz="0" w:space="0" w:color="auto"/>
        <w:left w:val="none" w:sz="0" w:space="0" w:color="auto"/>
        <w:bottom w:val="none" w:sz="0" w:space="0" w:color="auto"/>
        <w:right w:val="none" w:sz="0" w:space="0" w:color="auto"/>
      </w:divBdr>
    </w:div>
    <w:div w:id="1215198753">
      <w:marLeft w:val="640"/>
      <w:marRight w:val="0"/>
      <w:marTop w:val="0"/>
      <w:marBottom w:val="0"/>
      <w:divBdr>
        <w:top w:val="none" w:sz="0" w:space="0" w:color="auto"/>
        <w:left w:val="none" w:sz="0" w:space="0" w:color="auto"/>
        <w:bottom w:val="none" w:sz="0" w:space="0" w:color="auto"/>
        <w:right w:val="none" w:sz="0" w:space="0" w:color="auto"/>
      </w:divBdr>
    </w:div>
    <w:div w:id="1217887907">
      <w:marLeft w:val="640"/>
      <w:marRight w:val="0"/>
      <w:marTop w:val="0"/>
      <w:marBottom w:val="0"/>
      <w:divBdr>
        <w:top w:val="none" w:sz="0" w:space="0" w:color="auto"/>
        <w:left w:val="none" w:sz="0" w:space="0" w:color="auto"/>
        <w:bottom w:val="none" w:sz="0" w:space="0" w:color="auto"/>
        <w:right w:val="none" w:sz="0" w:space="0" w:color="auto"/>
      </w:divBdr>
    </w:div>
    <w:div w:id="1219701960">
      <w:marLeft w:val="640"/>
      <w:marRight w:val="0"/>
      <w:marTop w:val="0"/>
      <w:marBottom w:val="0"/>
      <w:divBdr>
        <w:top w:val="none" w:sz="0" w:space="0" w:color="auto"/>
        <w:left w:val="none" w:sz="0" w:space="0" w:color="auto"/>
        <w:bottom w:val="none" w:sz="0" w:space="0" w:color="auto"/>
        <w:right w:val="none" w:sz="0" w:space="0" w:color="auto"/>
      </w:divBdr>
    </w:div>
    <w:div w:id="1220627175">
      <w:marLeft w:val="640"/>
      <w:marRight w:val="0"/>
      <w:marTop w:val="0"/>
      <w:marBottom w:val="0"/>
      <w:divBdr>
        <w:top w:val="none" w:sz="0" w:space="0" w:color="auto"/>
        <w:left w:val="none" w:sz="0" w:space="0" w:color="auto"/>
        <w:bottom w:val="none" w:sz="0" w:space="0" w:color="auto"/>
        <w:right w:val="none" w:sz="0" w:space="0" w:color="auto"/>
      </w:divBdr>
    </w:div>
    <w:div w:id="1220633331">
      <w:marLeft w:val="640"/>
      <w:marRight w:val="0"/>
      <w:marTop w:val="0"/>
      <w:marBottom w:val="0"/>
      <w:divBdr>
        <w:top w:val="none" w:sz="0" w:space="0" w:color="auto"/>
        <w:left w:val="none" w:sz="0" w:space="0" w:color="auto"/>
        <w:bottom w:val="none" w:sz="0" w:space="0" w:color="auto"/>
        <w:right w:val="none" w:sz="0" w:space="0" w:color="auto"/>
      </w:divBdr>
    </w:div>
    <w:div w:id="1220748613">
      <w:marLeft w:val="640"/>
      <w:marRight w:val="0"/>
      <w:marTop w:val="0"/>
      <w:marBottom w:val="0"/>
      <w:divBdr>
        <w:top w:val="none" w:sz="0" w:space="0" w:color="auto"/>
        <w:left w:val="none" w:sz="0" w:space="0" w:color="auto"/>
        <w:bottom w:val="none" w:sz="0" w:space="0" w:color="auto"/>
        <w:right w:val="none" w:sz="0" w:space="0" w:color="auto"/>
      </w:divBdr>
    </w:div>
    <w:div w:id="1222062078">
      <w:marLeft w:val="640"/>
      <w:marRight w:val="0"/>
      <w:marTop w:val="0"/>
      <w:marBottom w:val="0"/>
      <w:divBdr>
        <w:top w:val="none" w:sz="0" w:space="0" w:color="auto"/>
        <w:left w:val="none" w:sz="0" w:space="0" w:color="auto"/>
        <w:bottom w:val="none" w:sz="0" w:space="0" w:color="auto"/>
        <w:right w:val="none" w:sz="0" w:space="0" w:color="auto"/>
      </w:divBdr>
    </w:div>
    <w:div w:id="1236672348">
      <w:marLeft w:val="640"/>
      <w:marRight w:val="0"/>
      <w:marTop w:val="0"/>
      <w:marBottom w:val="0"/>
      <w:divBdr>
        <w:top w:val="none" w:sz="0" w:space="0" w:color="auto"/>
        <w:left w:val="none" w:sz="0" w:space="0" w:color="auto"/>
        <w:bottom w:val="none" w:sz="0" w:space="0" w:color="auto"/>
        <w:right w:val="none" w:sz="0" w:space="0" w:color="auto"/>
      </w:divBdr>
    </w:div>
    <w:div w:id="1237474780">
      <w:marLeft w:val="640"/>
      <w:marRight w:val="0"/>
      <w:marTop w:val="0"/>
      <w:marBottom w:val="0"/>
      <w:divBdr>
        <w:top w:val="none" w:sz="0" w:space="0" w:color="auto"/>
        <w:left w:val="none" w:sz="0" w:space="0" w:color="auto"/>
        <w:bottom w:val="none" w:sz="0" w:space="0" w:color="auto"/>
        <w:right w:val="none" w:sz="0" w:space="0" w:color="auto"/>
      </w:divBdr>
    </w:div>
    <w:div w:id="1238785851">
      <w:marLeft w:val="640"/>
      <w:marRight w:val="0"/>
      <w:marTop w:val="0"/>
      <w:marBottom w:val="0"/>
      <w:divBdr>
        <w:top w:val="none" w:sz="0" w:space="0" w:color="auto"/>
        <w:left w:val="none" w:sz="0" w:space="0" w:color="auto"/>
        <w:bottom w:val="none" w:sz="0" w:space="0" w:color="auto"/>
        <w:right w:val="none" w:sz="0" w:space="0" w:color="auto"/>
      </w:divBdr>
    </w:div>
    <w:div w:id="1240335295">
      <w:marLeft w:val="640"/>
      <w:marRight w:val="0"/>
      <w:marTop w:val="0"/>
      <w:marBottom w:val="0"/>
      <w:divBdr>
        <w:top w:val="none" w:sz="0" w:space="0" w:color="auto"/>
        <w:left w:val="none" w:sz="0" w:space="0" w:color="auto"/>
        <w:bottom w:val="none" w:sz="0" w:space="0" w:color="auto"/>
        <w:right w:val="none" w:sz="0" w:space="0" w:color="auto"/>
      </w:divBdr>
    </w:div>
    <w:div w:id="1240945257">
      <w:marLeft w:val="640"/>
      <w:marRight w:val="0"/>
      <w:marTop w:val="0"/>
      <w:marBottom w:val="0"/>
      <w:divBdr>
        <w:top w:val="none" w:sz="0" w:space="0" w:color="auto"/>
        <w:left w:val="none" w:sz="0" w:space="0" w:color="auto"/>
        <w:bottom w:val="none" w:sz="0" w:space="0" w:color="auto"/>
        <w:right w:val="none" w:sz="0" w:space="0" w:color="auto"/>
      </w:divBdr>
    </w:div>
    <w:div w:id="1242761661">
      <w:marLeft w:val="640"/>
      <w:marRight w:val="0"/>
      <w:marTop w:val="0"/>
      <w:marBottom w:val="0"/>
      <w:divBdr>
        <w:top w:val="none" w:sz="0" w:space="0" w:color="auto"/>
        <w:left w:val="none" w:sz="0" w:space="0" w:color="auto"/>
        <w:bottom w:val="none" w:sz="0" w:space="0" w:color="auto"/>
        <w:right w:val="none" w:sz="0" w:space="0" w:color="auto"/>
      </w:divBdr>
    </w:div>
    <w:div w:id="1243173598">
      <w:marLeft w:val="640"/>
      <w:marRight w:val="0"/>
      <w:marTop w:val="0"/>
      <w:marBottom w:val="0"/>
      <w:divBdr>
        <w:top w:val="none" w:sz="0" w:space="0" w:color="auto"/>
        <w:left w:val="none" w:sz="0" w:space="0" w:color="auto"/>
        <w:bottom w:val="none" w:sz="0" w:space="0" w:color="auto"/>
        <w:right w:val="none" w:sz="0" w:space="0" w:color="auto"/>
      </w:divBdr>
    </w:div>
    <w:div w:id="1244489976">
      <w:marLeft w:val="640"/>
      <w:marRight w:val="0"/>
      <w:marTop w:val="0"/>
      <w:marBottom w:val="0"/>
      <w:divBdr>
        <w:top w:val="none" w:sz="0" w:space="0" w:color="auto"/>
        <w:left w:val="none" w:sz="0" w:space="0" w:color="auto"/>
        <w:bottom w:val="none" w:sz="0" w:space="0" w:color="auto"/>
        <w:right w:val="none" w:sz="0" w:space="0" w:color="auto"/>
      </w:divBdr>
    </w:div>
    <w:div w:id="1244800928">
      <w:marLeft w:val="640"/>
      <w:marRight w:val="0"/>
      <w:marTop w:val="0"/>
      <w:marBottom w:val="0"/>
      <w:divBdr>
        <w:top w:val="none" w:sz="0" w:space="0" w:color="auto"/>
        <w:left w:val="none" w:sz="0" w:space="0" w:color="auto"/>
        <w:bottom w:val="none" w:sz="0" w:space="0" w:color="auto"/>
        <w:right w:val="none" w:sz="0" w:space="0" w:color="auto"/>
      </w:divBdr>
    </w:div>
    <w:div w:id="1244804961">
      <w:marLeft w:val="640"/>
      <w:marRight w:val="0"/>
      <w:marTop w:val="0"/>
      <w:marBottom w:val="0"/>
      <w:divBdr>
        <w:top w:val="none" w:sz="0" w:space="0" w:color="auto"/>
        <w:left w:val="none" w:sz="0" w:space="0" w:color="auto"/>
        <w:bottom w:val="none" w:sz="0" w:space="0" w:color="auto"/>
        <w:right w:val="none" w:sz="0" w:space="0" w:color="auto"/>
      </w:divBdr>
    </w:div>
    <w:div w:id="1245606861">
      <w:marLeft w:val="640"/>
      <w:marRight w:val="0"/>
      <w:marTop w:val="0"/>
      <w:marBottom w:val="0"/>
      <w:divBdr>
        <w:top w:val="none" w:sz="0" w:space="0" w:color="auto"/>
        <w:left w:val="none" w:sz="0" w:space="0" w:color="auto"/>
        <w:bottom w:val="none" w:sz="0" w:space="0" w:color="auto"/>
        <w:right w:val="none" w:sz="0" w:space="0" w:color="auto"/>
      </w:divBdr>
    </w:div>
    <w:div w:id="1247113534">
      <w:marLeft w:val="640"/>
      <w:marRight w:val="0"/>
      <w:marTop w:val="0"/>
      <w:marBottom w:val="0"/>
      <w:divBdr>
        <w:top w:val="none" w:sz="0" w:space="0" w:color="auto"/>
        <w:left w:val="none" w:sz="0" w:space="0" w:color="auto"/>
        <w:bottom w:val="none" w:sz="0" w:space="0" w:color="auto"/>
        <w:right w:val="none" w:sz="0" w:space="0" w:color="auto"/>
      </w:divBdr>
    </w:div>
    <w:div w:id="1247809162">
      <w:marLeft w:val="640"/>
      <w:marRight w:val="0"/>
      <w:marTop w:val="0"/>
      <w:marBottom w:val="0"/>
      <w:divBdr>
        <w:top w:val="none" w:sz="0" w:space="0" w:color="auto"/>
        <w:left w:val="none" w:sz="0" w:space="0" w:color="auto"/>
        <w:bottom w:val="none" w:sz="0" w:space="0" w:color="auto"/>
        <w:right w:val="none" w:sz="0" w:space="0" w:color="auto"/>
      </w:divBdr>
    </w:div>
    <w:div w:id="1248466326">
      <w:marLeft w:val="640"/>
      <w:marRight w:val="0"/>
      <w:marTop w:val="0"/>
      <w:marBottom w:val="0"/>
      <w:divBdr>
        <w:top w:val="none" w:sz="0" w:space="0" w:color="auto"/>
        <w:left w:val="none" w:sz="0" w:space="0" w:color="auto"/>
        <w:bottom w:val="none" w:sz="0" w:space="0" w:color="auto"/>
        <w:right w:val="none" w:sz="0" w:space="0" w:color="auto"/>
      </w:divBdr>
    </w:div>
    <w:div w:id="1248928131">
      <w:marLeft w:val="640"/>
      <w:marRight w:val="0"/>
      <w:marTop w:val="0"/>
      <w:marBottom w:val="0"/>
      <w:divBdr>
        <w:top w:val="none" w:sz="0" w:space="0" w:color="auto"/>
        <w:left w:val="none" w:sz="0" w:space="0" w:color="auto"/>
        <w:bottom w:val="none" w:sz="0" w:space="0" w:color="auto"/>
        <w:right w:val="none" w:sz="0" w:space="0" w:color="auto"/>
      </w:divBdr>
    </w:div>
    <w:div w:id="1251114544">
      <w:marLeft w:val="640"/>
      <w:marRight w:val="0"/>
      <w:marTop w:val="0"/>
      <w:marBottom w:val="0"/>
      <w:divBdr>
        <w:top w:val="none" w:sz="0" w:space="0" w:color="auto"/>
        <w:left w:val="none" w:sz="0" w:space="0" w:color="auto"/>
        <w:bottom w:val="none" w:sz="0" w:space="0" w:color="auto"/>
        <w:right w:val="none" w:sz="0" w:space="0" w:color="auto"/>
      </w:divBdr>
    </w:div>
    <w:div w:id="1251698841">
      <w:marLeft w:val="640"/>
      <w:marRight w:val="0"/>
      <w:marTop w:val="0"/>
      <w:marBottom w:val="0"/>
      <w:divBdr>
        <w:top w:val="none" w:sz="0" w:space="0" w:color="auto"/>
        <w:left w:val="none" w:sz="0" w:space="0" w:color="auto"/>
        <w:bottom w:val="none" w:sz="0" w:space="0" w:color="auto"/>
        <w:right w:val="none" w:sz="0" w:space="0" w:color="auto"/>
      </w:divBdr>
    </w:div>
    <w:div w:id="1251817654">
      <w:marLeft w:val="640"/>
      <w:marRight w:val="0"/>
      <w:marTop w:val="0"/>
      <w:marBottom w:val="0"/>
      <w:divBdr>
        <w:top w:val="none" w:sz="0" w:space="0" w:color="auto"/>
        <w:left w:val="none" w:sz="0" w:space="0" w:color="auto"/>
        <w:bottom w:val="none" w:sz="0" w:space="0" w:color="auto"/>
        <w:right w:val="none" w:sz="0" w:space="0" w:color="auto"/>
      </w:divBdr>
    </w:div>
    <w:div w:id="1253204409">
      <w:marLeft w:val="640"/>
      <w:marRight w:val="0"/>
      <w:marTop w:val="0"/>
      <w:marBottom w:val="0"/>
      <w:divBdr>
        <w:top w:val="none" w:sz="0" w:space="0" w:color="auto"/>
        <w:left w:val="none" w:sz="0" w:space="0" w:color="auto"/>
        <w:bottom w:val="none" w:sz="0" w:space="0" w:color="auto"/>
        <w:right w:val="none" w:sz="0" w:space="0" w:color="auto"/>
      </w:divBdr>
    </w:div>
    <w:div w:id="1254316207">
      <w:marLeft w:val="640"/>
      <w:marRight w:val="0"/>
      <w:marTop w:val="0"/>
      <w:marBottom w:val="0"/>
      <w:divBdr>
        <w:top w:val="none" w:sz="0" w:space="0" w:color="auto"/>
        <w:left w:val="none" w:sz="0" w:space="0" w:color="auto"/>
        <w:bottom w:val="none" w:sz="0" w:space="0" w:color="auto"/>
        <w:right w:val="none" w:sz="0" w:space="0" w:color="auto"/>
      </w:divBdr>
    </w:div>
    <w:div w:id="1254515341">
      <w:marLeft w:val="640"/>
      <w:marRight w:val="0"/>
      <w:marTop w:val="0"/>
      <w:marBottom w:val="0"/>
      <w:divBdr>
        <w:top w:val="none" w:sz="0" w:space="0" w:color="auto"/>
        <w:left w:val="none" w:sz="0" w:space="0" w:color="auto"/>
        <w:bottom w:val="none" w:sz="0" w:space="0" w:color="auto"/>
        <w:right w:val="none" w:sz="0" w:space="0" w:color="auto"/>
      </w:divBdr>
    </w:div>
    <w:div w:id="1254973126">
      <w:marLeft w:val="640"/>
      <w:marRight w:val="0"/>
      <w:marTop w:val="0"/>
      <w:marBottom w:val="0"/>
      <w:divBdr>
        <w:top w:val="none" w:sz="0" w:space="0" w:color="auto"/>
        <w:left w:val="none" w:sz="0" w:space="0" w:color="auto"/>
        <w:bottom w:val="none" w:sz="0" w:space="0" w:color="auto"/>
        <w:right w:val="none" w:sz="0" w:space="0" w:color="auto"/>
      </w:divBdr>
    </w:div>
    <w:div w:id="1257521593">
      <w:marLeft w:val="640"/>
      <w:marRight w:val="0"/>
      <w:marTop w:val="0"/>
      <w:marBottom w:val="0"/>
      <w:divBdr>
        <w:top w:val="none" w:sz="0" w:space="0" w:color="auto"/>
        <w:left w:val="none" w:sz="0" w:space="0" w:color="auto"/>
        <w:bottom w:val="none" w:sz="0" w:space="0" w:color="auto"/>
        <w:right w:val="none" w:sz="0" w:space="0" w:color="auto"/>
      </w:divBdr>
    </w:div>
    <w:div w:id="1259944828">
      <w:marLeft w:val="640"/>
      <w:marRight w:val="0"/>
      <w:marTop w:val="0"/>
      <w:marBottom w:val="0"/>
      <w:divBdr>
        <w:top w:val="none" w:sz="0" w:space="0" w:color="auto"/>
        <w:left w:val="none" w:sz="0" w:space="0" w:color="auto"/>
        <w:bottom w:val="none" w:sz="0" w:space="0" w:color="auto"/>
        <w:right w:val="none" w:sz="0" w:space="0" w:color="auto"/>
      </w:divBdr>
    </w:div>
    <w:div w:id="1261454323">
      <w:marLeft w:val="640"/>
      <w:marRight w:val="0"/>
      <w:marTop w:val="0"/>
      <w:marBottom w:val="0"/>
      <w:divBdr>
        <w:top w:val="none" w:sz="0" w:space="0" w:color="auto"/>
        <w:left w:val="none" w:sz="0" w:space="0" w:color="auto"/>
        <w:bottom w:val="none" w:sz="0" w:space="0" w:color="auto"/>
        <w:right w:val="none" w:sz="0" w:space="0" w:color="auto"/>
      </w:divBdr>
    </w:div>
    <w:div w:id="1265770432">
      <w:marLeft w:val="640"/>
      <w:marRight w:val="0"/>
      <w:marTop w:val="0"/>
      <w:marBottom w:val="0"/>
      <w:divBdr>
        <w:top w:val="none" w:sz="0" w:space="0" w:color="auto"/>
        <w:left w:val="none" w:sz="0" w:space="0" w:color="auto"/>
        <w:bottom w:val="none" w:sz="0" w:space="0" w:color="auto"/>
        <w:right w:val="none" w:sz="0" w:space="0" w:color="auto"/>
      </w:divBdr>
    </w:div>
    <w:div w:id="1266111062">
      <w:marLeft w:val="640"/>
      <w:marRight w:val="0"/>
      <w:marTop w:val="0"/>
      <w:marBottom w:val="0"/>
      <w:divBdr>
        <w:top w:val="none" w:sz="0" w:space="0" w:color="auto"/>
        <w:left w:val="none" w:sz="0" w:space="0" w:color="auto"/>
        <w:bottom w:val="none" w:sz="0" w:space="0" w:color="auto"/>
        <w:right w:val="none" w:sz="0" w:space="0" w:color="auto"/>
      </w:divBdr>
    </w:div>
    <w:div w:id="1268738197">
      <w:marLeft w:val="640"/>
      <w:marRight w:val="0"/>
      <w:marTop w:val="0"/>
      <w:marBottom w:val="0"/>
      <w:divBdr>
        <w:top w:val="none" w:sz="0" w:space="0" w:color="auto"/>
        <w:left w:val="none" w:sz="0" w:space="0" w:color="auto"/>
        <w:bottom w:val="none" w:sz="0" w:space="0" w:color="auto"/>
        <w:right w:val="none" w:sz="0" w:space="0" w:color="auto"/>
      </w:divBdr>
    </w:div>
    <w:div w:id="1269197449">
      <w:marLeft w:val="640"/>
      <w:marRight w:val="0"/>
      <w:marTop w:val="0"/>
      <w:marBottom w:val="0"/>
      <w:divBdr>
        <w:top w:val="none" w:sz="0" w:space="0" w:color="auto"/>
        <w:left w:val="none" w:sz="0" w:space="0" w:color="auto"/>
        <w:bottom w:val="none" w:sz="0" w:space="0" w:color="auto"/>
        <w:right w:val="none" w:sz="0" w:space="0" w:color="auto"/>
      </w:divBdr>
    </w:div>
    <w:div w:id="1275408318">
      <w:marLeft w:val="640"/>
      <w:marRight w:val="0"/>
      <w:marTop w:val="0"/>
      <w:marBottom w:val="0"/>
      <w:divBdr>
        <w:top w:val="none" w:sz="0" w:space="0" w:color="auto"/>
        <w:left w:val="none" w:sz="0" w:space="0" w:color="auto"/>
        <w:bottom w:val="none" w:sz="0" w:space="0" w:color="auto"/>
        <w:right w:val="none" w:sz="0" w:space="0" w:color="auto"/>
      </w:divBdr>
    </w:div>
    <w:div w:id="1278491116">
      <w:marLeft w:val="640"/>
      <w:marRight w:val="0"/>
      <w:marTop w:val="0"/>
      <w:marBottom w:val="0"/>
      <w:divBdr>
        <w:top w:val="none" w:sz="0" w:space="0" w:color="auto"/>
        <w:left w:val="none" w:sz="0" w:space="0" w:color="auto"/>
        <w:bottom w:val="none" w:sz="0" w:space="0" w:color="auto"/>
        <w:right w:val="none" w:sz="0" w:space="0" w:color="auto"/>
      </w:divBdr>
    </w:div>
    <w:div w:id="1278751326">
      <w:marLeft w:val="640"/>
      <w:marRight w:val="0"/>
      <w:marTop w:val="0"/>
      <w:marBottom w:val="0"/>
      <w:divBdr>
        <w:top w:val="none" w:sz="0" w:space="0" w:color="auto"/>
        <w:left w:val="none" w:sz="0" w:space="0" w:color="auto"/>
        <w:bottom w:val="none" w:sz="0" w:space="0" w:color="auto"/>
        <w:right w:val="none" w:sz="0" w:space="0" w:color="auto"/>
      </w:divBdr>
    </w:div>
    <w:div w:id="1281104549">
      <w:marLeft w:val="640"/>
      <w:marRight w:val="0"/>
      <w:marTop w:val="0"/>
      <w:marBottom w:val="0"/>
      <w:divBdr>
        <w:top w:val="none" w:sz="0" w:space="0" w:color="auto"/>
        <w:left w:val="none" w:sz="0" w:space="0" w:color="auto"/>
        <w:bottom w:val="none" w:sz="0" w:space="0" w:color="auto"/>
        <w:right w:val="none" w:sz="0" w:space="0" w:color="auto"/>
      </w:divBdr>
    </w:div>
    <w:div w:id="1281299071">
      <w:marLeft w:val="640"/>
      <w:marRight w:val="0"/>
      <w:marTop w:val="0"/>
      <w:marBottom w:val="0"/>
      <w:divBdr>
        <w:top w:val="none" w:sz="0" w:space="0" w:color="auto"/>
        <w:left w:val="none" w:sz="0" w:space="0" w:color="auto"/>
        <w:bottom w:val="none" w:sz="0" w:space="0" w:color="auto"/>
        <w:right w:val="none" w:sz="0" w:space="0" w:color="auto"/>
      </w:divBdr>
    </w:div>
    <w:div w:id="1281911469">
      <w:marLeft w:val="640"/>
      <w:marRight w:val="0"/>
      <w:marTop w:val="0"/>
      <w:marBottom w:val="0"/>
      <w:divBdr>
        <w:top w:val="none" w:sz="0" w:space="0" w:color="auto"/>
        <w:left w:val="none" w:sz="0" w:space="0" w:color="auto"/>
        <w:bottom w:val="none" w:sz="0" w:space="0" w:color="auto"/>
        <w:right w:val="none" w:sz="0" w:space="0" w:color="auto"/>
      </w:divBdr>
    </w:div>
    <w:div w:id="1282033398">
      <w:marLeft w:val="640"/>
      <w:marRight w:val="0"/>
      <w:marTop w:val="0"/>
      <w:marBottom w:val="0"/>
      <w:divBdr>
        <w:top w:val="none" w:sz="0" w:space="0" w:color="auto"/>
        <w:left w:val="none" w:sz="0" w:space="0" w:color="auto"/>
        <w:bottom w:val="none" w:sz="0" w:space="0" w:color="auto"/>
        <w:right w:val="none" w:sz="0" w:space="0" w:color="auto"/>
      </w:divBdr>
    </w:div>
    <w:div w:id="1284576646">
      <w:marLeft w:val="640"/>
      <w:marRight w:val="0"/>
      <w:marTop w:val="0"/>
      <w:marBottom w:val="0"/>
      <w:divBdr>
        <w:top w:val="none" w:sz="0" w:space="0" w:color="auto"/>
        <w:left w:val="none" w:sz="0" w:space="0" w:color="auto"/>
        <w:bottom w:val="none" w:sz="0" w:space="0" w:color="auto"/>
        <w:right w:val="none" w:sz="0" w:space="0" w:color="auto"/>
      </w:divBdr>
    </w:div>
    <w:div w:id="1287586595">
      <w:marLeft w:val="640"/>
      <w:marRight w:val="0"/>
      <w:marTop w:val="0"/>
      <w:marBottom w:val="0"/>
      <w:divBdr>
        <w:top w:val="none" w:sz="0" w:space="0" w:color="auto"/>
        <w:left w:val="none" w:sz="0" w:space="0" w:color="auto"/>
        <w:bottom w:val="none" w:sz="0" w:space="0" w:color="auto"/>
        <w:right w:val="none" w:sz="0" w:space="0" w:color="auto"/>
      </w:divBdr>
    </w:div>
    <w:div w:id="1287615417">
      <w:marLeft w:val="640"/>
      <w:marRight w:val="0"/>
      <w:marTop w:val="0"/>
      <w:marBottom w:val="0"/>
      <w:divBdr>
        <w:top w:val="none" w:sz="0" w:space="0" w:color="auto"/>
        <w:left w:val="none" w:sz="0" w:space="0" w:color="auto"/>
        <w:bottom w:val="none" w:sz="0" w:space="0" w:color="auto"/>
        <w:right w:val="none" w:sz="0" w:space="0" w:color="auto"/>
      </w:divBdr>
    </w:div>
    <w:div w:id="1288387638">
      <w:marLeft w:val="640"/>
      <w:marRight w:val="0"/>
      <w:marTop w:val="0"/>
      <w:marBottom w:val="0"/>
      <w:divBdr>
        <w:top w:val="none" w:sz="0" w:space="0" w:color="auto"/>
        <w:left w:val="none" w:sz="0" w:space="0" w:color="auto"/>
        <w:bottom w:val="none" w:sz="0" w:space="0" w:color="auto"/>
        <w:right w:val="none" w:sz="0" w:space="0" w:color="auto"/>
      </w:divBdr>
    </w:div>
    <w:div w:id="1288467723">
      <w:marLeft w:val="640"/>
      <w:marRight w:val="0"/>
      <w:marTop w:val="0"/>
      <w:marBottom w:val="0"/>
      <w:divBdr>
        <w:top w:val="none" w:sz="0" w:space="0" w:color="auto"/>
        <w:left w:val="none" w:sz="0" w:space="0" w:color="auto"/>
        <w:bottom w:val="none" w:sz="0" w:space="0" w:color="auto"/>
        <w:right w:val="none" w:sz="0" w:space="0" w:color="auto"/>
      </w:divBdr>
    </w:div>
    <w:div w:id="1288778252">
      <w:marLeft w:val="640"/>
      <w:marRight w:val="0"/>
      <w:marTop w:val="0"/>
      <w:marBottom w:val="0"/>
      <w:divBdr>
        <w:top w:val="none" w:sz="0" w:space="0" w:color="auto"/>
        <w:left w:val="none" w:sz="0" w:space="0" w:color="auto"/>
        <w:bottom w:val="none" w:sz="0" w:space="0" w:color="auto"/>
        <w:right w:val="none" w:sz="0" w:space="0" w:color="auto"/>
      </w:divBdr>
    </w:div>
    <w:div w:id="1290627725">
      <w:marLeft w:val="640"/>
      <w:marRight w:val="0"/>
      <w:marTop w:val="0"/>
      <w:marBottom w:val="0"/>
      <w:divBdr>
        <w:top w:val="none" w:sz="0" w:space="0" w:color="auto"/>
        <w:left w:val="none" w:sz="0" w:space="0" w:color="auto"/>
        <w:bottom w:val="none" w:sz="0" w:space="0" w:color="auto"/>
        <w:right w:val="none" w:sz="0" w:space="0" w:color="auto"/>
      </w:divBdr>
    </w:div>
    <w:div w:id="1290669013">
      <w:marLeft w:val="640"/>
      <w:marRight w:val="0"/>
      <w:marTop w:val="0"/>
      <w:marBottom w:val="0"/>
      <w:divBdr>
        <w:top w:val="none" w:sz="0" w:space="0" w:color="auto"/>
        <w:left w:val="none" w:sz="0" w:space="0" w:color="auto"/>
        <w:bottom w:val="none" w:sz="0" w:space="0" w:color="auto"/>
        <w:right w:val="none" w:sz="0" w:space="0" w:color="auto"/>
      </w:divBdr>
    </w:div>
    <w:div w:id="1291788283">
      <w:marLeft w:val="640"/>
      <w:marRight w:val="0"/>
      <w:marTop w:val="0"/>
      <w:marBottom w:val="0"/>
      <w:divBdr>
        <w:top w:val="none" w:sz="0" w:space="0" w:color="auto"/>
        <w:left w:val="none" w:sz="0" w:space="0" w:color="auto"/>
        <w:bottom w:val="none" w:sz="0" w:space="0" w:color="auto"/>
        <w:right w:val="none" w:sz="0" w:space="0" w:color="auto"/>
      </w:divBdr>
    </w:div>
    <w:div w:id="1291791136">
      <w:marLeft w:val="640"/>
      <w:marRight w:val="0"/>
      <w:marTop w:val="0"/>
      <w:marBottom w:val="0"/>
      <w:divBdr>
        <w:top w:val="none" w:sz="0" w:space="0" w:color="auto"/>
        <w:left w:val="none" w:sz="0" w:space="0" w:color="auto"/>
        <w:bottom w:val="none" w:sz="0" w:space="0" w:color="auto"/>
        <w:right w:val="none" w:sz="0" w:space="0" w:color="auto"/>
      </w:divBdr>
    </w:div>
    <w:div w:id="1292899452">
      <w:marLeft w:val="640"/>
      <w:marRight w:val="0"/>
      <w:marTop w:val="0"/>
      <w:marBottom w:val="0"/>
      <w:divBdr>
        <w:top w:val="none" w:sz="0" w:space="0" w:color="auto"/>
        <w:left w:val="none" w:sz="0" w:space="0" w:color="auto"/>
        <w:bottom w:val="none" w:sz="0" w:space="0" w:color="auto"/>
        <w:right w:val="none" w:sz="0" w:space="0" w:color="auto"/>
      </w:divBdr>
    </w:div>
    <w:div w:id="1293175108">
      <w:marLeft w:val="640"/>
      <w:marRight w:val="0"/>
      <w:marTop w:val="0"/>
      <w:marBottom w:val="0"/>
      <w:divBdr>
        <w:top w:val="none" w:sz="0" w:space="0" w:color="auto"/>
        <w:left w:val="none" w:sz="0" w:space="0" w:color="auto"/>
        <w:bottom w:val="none" w:sz="0" w:space="0" w:color="auto"/>
        <w:right w:val="none" w:sz="0" w:space="0" w:color="auto"/>
      </w:divBdr>
    </w:div>
    <w:div w:id="1294016407">
      <w:marLeft w:val="640"/>
      <w:marRight w:val="0"/>
      <w:marTop w:val="0"/>
      <w:marBottom w:val="0"/>
      <w:divBdr>
        <w:top w:val="none" w:sz="0" w:space="0" w:color="auto"/>
        <w:left w:val="none" w:sz="0" w:space="0" w:color="auto"/>
        <w:bottom w:val="none" w:sz="0" w:space="0" w:color="auto"/>
        <w:right w:val="none" w:sz="0" w:space="0" w:color="auto"/>
      </w:divBdr>
    </w:div>
    <w:div w:id="1294823681">
      <w:marLeft w:val="640"/>
      <w:marRight w:val="0"/>
      <w:marTop w:val="0"/>
      <w:marBottom w:val="0"/>
      <w:divBdr>
        <w:top w:val="none" w:sz="0" w:space="0" w:color="auto"/>
        <w:left w:val="none" w:sz="0" w:space="0" w:color="auto"/>
        <w:bottom w:val="none" w:sz="0" w:space="0" w:color="auto"/>
        <w:right w:val="none" w:sz="0" w:space="0" w:color="auto"/>
      </w:divBdr>
    </w:div>
    <w:div w:id="1295214790">
      <w:marLeft w:val="640"/>
      <w:marRight w:val="0"/>
      <w:marTop w:val="0"/>
      <w:marBottom w:val="0"/>
      <w:divBdr>
        <w:top w:val="none" w:sz="0" w:space="0" w:color="auto"/>
        <w:left w:val="none" w:sz="0" w:space="0" w:color="auto"/>
        <w:bottom w:val="none" w:sz="0" w:space="0" w:color="auto"/>
        <w:right w:val="none" w:sz="0" w:space="0" w:color="auto"/>
      </w:divBdr>
    </w:div>
    <w:div w:id="1296063477">
      <w:marLeft w:val="640"/>
      <w:marRight w:val="0"/>
      <w:marTop w:val="0"/>
      <w:marBottom w:val="0"/>
      <w:divBdr>
        <w:top w:val="none" w:sz="0" w:space="0" w:color="auto"/>
        <w:left w:val="none" w:sz="0" w:space="0" w:color="auto"/>
        <w:bottom w:val="none" w:sz="0" w:space="0" w:color="auto"/>
        <w:right w:val="none" w:sz="0" w:space="0" w:color="auto"/>
      </w:divBdr>
    </w:div>
    <w:div w:id="1296720205">
      <w:marLeft w:val="640"/>
      <w:marRight w:val="0"/>
      <w:marTop w:val="0"/>
      <w:marBottom w:val="0"/>
      <w:divBdr>
        <w:top w:val="none" w:sz="0" w:space="0" w:color="auto"/>
        <w:left w:val="none" w:sz="0" w:space="0" w:color="auto"/>
        <w:bottom w:val="none" w:sz="0" w:space="0" w:color="auto"/>
        <w:right w:val="none" w:sz="0" w:space="0" w:color="auto"/>
      </w:divBdr>
    </w:div>
    <w:div w:id="1298877057">
      <w:marLeft w:val="640"/>
      <w:marRight w:val="0"/>
      <w:marTop w:val="0"/>
      <w:marBottom w:val="0"/>
      <w:divBdr>
        <w:top w:val="none" w:sz="0" w:space="0" w:color="auto"/>
        <w:left w:val="none" w:sz="0" w:space="0" w:color="auto"/>
        <w:bottom w:val="none" w:sz="0" w:space="0" w:color="auto"/>
        <w:right w:val="none" w:sz="0" w:space="0" w:color="auto"/>
      </w:divBdr>
    </w:div>
    <w:div w:id="1299991563">
      <w:marLeft w:val="640"/>
      <w:marRight w:val="0"/>
      <w:marTop w:val="0"/>
      <w:marBottom w:val="0"/>
      <w:divBdr>
        <w:top w:val="none" w:sz="0" w:space="0" w:color="auto"/>
        <w:left w:val="none" w:sz="0" w:space="0" w:color="auto"/>
        <w:bottom w:val="none" w:sz="0" w:space="0" w:color="auto"/>
        <w:right w:val="none" w:sz="0" w:space="0" w:color="auto"/>
      </w:divBdr>
    </w:div>
    <w:div w:id="1300960418">
      <w:marLeft w:val="640"/>
      <w:marRight w:val="0"/>
      <w:marTop w:val="0"/>
      <w:marBottom w:val="0"/>
      <w:divBdr>
        <w:top w:val="none" w:sz="0" w:space="0" w:color="auto"/>
        <w:left w:val="none" w:sz="0" w:space="0" w:color="auto"/>
        <w:bottom w:val="none" w:sz="0" w:space="0" w:color="auto"/>
        <w:right w:val="none" w:sz="0" w:space="0" w:color="auto"/>
      </w:divBdr>
    </w:div>
    <w:div w:id="1302691384">
      <w:marLeft w:val="640"/>
      <w:marRight w:val="0"/>
      <w:marTop w:val="0"/>
      <w:marBottom w:val="0"/>
      <w:divBdr>
        <w:top w:val="none" w:sz="0" w:space="0" w:color="auto"/>
        <w:left w:val="none" w:sz="0" w:space="0" w:color="auto"/>
        <w:bottom w:val="none" w:sz="0" w:space="0" w:color="auto"/>
        <w:right w:val="none" w:sz="0" w:space="0" w:color="auto"/>
      </w:divBdr>
    </w:div>
    <w:div w:id="1303998761">
      <w:marLeft w:val="640"/>
      <w:marRight w:val="0"/>
      <w:marTop w:val="0"/>
      <w:marBottom w:val="0"/>
      <w:divBdr>
        <w:top w:val="none" w:sz="0" w:space="0" w:color="auto"/>
        <w:left w:val="none" w:sz="0" w:space="0" w:color="auto"/>
        <w:bottom w:val="none" w:sz="0" w:space="0" w:color="auto"/>
        <w:right w:val="none" w:sz="0" w:space="0" w:color="auto"/>
      </w:divBdr>
    </w:div>
    <w:div w:id="1304577658">
      <w:marLeft w:val="640"/>
      <w:marRight w:val="0"/>
      <w:marTop w:val="0"/>
      <w:marBottom w:val="0"/>
      <w:divBdr>
        <w:top w:val="none" w:sz="0" w:space="0" w:color="auto"/>
        <w:left w:val="none" w:sz="0" w:space="0" w:color="auto"/>
        <w:bottom w:val="none" w:sz="0" w:space="0" w:color="auto"/>
        <w:right w:val="none" w:sz="0" w:space="0" w:color="auto"/>
      </w:divBdr>
    </w:div>
    <w:div w:id="1304892182">
      <w:marLeft w:val="640"/>
      <w:marRight w:val="0"/>
      <w:marTop w:val="0"/>
      <w:marBottom w:val="0"/>
      <w:divBdr>
        <w:top w:val="none" w:sz="0" w:space="0" w:color="auto"/>
        <w:left w:val="none" w:sz="0" w:space="0" w:color="auto"/>
        <w:bottom w:val="none" w:sz="0" w:space="0" w:color="auto"/>
        <w:right w:val="none" w:sz="0" w:space="0" w:color="auto"/>
      </w:divBdr>
    </w:div>
    <w:div w:id="1307203745">
      <w:marLeft w:val="640"/>
      <w:marRight w:val="0"/>
      <w:marTop w:val="0"/>
      <w:marBottom w:val="0"/>
      <w:divBdr>
        <w:top w:val="none" w:sz="0" w:space="0" w:color="auto"/>
        <w:left w:val="none" w:sz="0" w:space="0" w:color="auto"/>
        <w:bottom w:val="none" w:sz="0" w:space="0" w:color="auto"/>
        <w:right w:val="none" w:sz="0" w:space="0" w:color="auto"/>
      </w:divBdr>
    </w:div>
    <w:div w:id="1307473682">
      <w:marLeft w:val="640"/>
      <w:marRight w:val="0"/>
      <w:marTop w:val="0"/>
      <w:marBottom w:val="0"/>
      <w:divBdr>
        <w:top w:val="none" w:sz="0" w:space="0" w:color="auto"/>
        <w:left w:val="none" w:sz="0" w:space="0" w:color="auto"/>
        <w:bottom w:val="none" w:sz="0" w:space="0" w:color="auto"/>
        <w:right w:val="none" w:sz="0" w:space="0" w:color="auto"/>
      </w:divBdr>
    </w:div>
    <w:div w:id="1307589836">
      <w:marLeft w:val="640"/>
      <w:marRight w:val="0"/>
      <w:marTop w:val="0"/>
      <w:marBottom w:val="0"/>
      <w:divBdr>
        <w:top w:val="none" w:sz="0" w:space="0" w:color="auto"/>
        <w:left w:val="none" w:sz="0" w:space="0" w:color="auto"/>
        <w:bottom w:val="none" w:sz="0" w:space="0" w:color="auto"/>
        <w:right w:val="none" w:sz="0" w:space="0" w:color="auto"/>
      </w:divBdr>
    </w:div>
    <w:div w:id="1308361941">
      <w:marLeft w:val="640"/>
      <w:marRight w:val="0"/>
      <w:marTop w:val="0"/>
      <w:marBottom w:val="0"/>
      <w:divBdr>
        <w:top w:val="none" w:sz="0" w:space="0" w:color="auto"/>
        <w:left w:val="none" w:sz="0" w:space="0" w:color="auto"/>
        <w:bottom w:val="none" w:sz="0" w:space="0" w:color="auto"/>
        <w:right w:val="none" w:sz="0" w:space="0" w:color="auto"/>
      </w:divBdr>
    </w:div>
    <w:div w:id="1310289374">
      <w:marLeft w:val="640"/>
      <w:marRight w:val="0"/>
      <w:marTop w:val="0"/>
      <w:marBottom w:val="0"/>
      <w:divBdr>
        <w:top w:val="none" w:sz="0" w:space="0" w:color="auto"/>
        <w:left w:val="none" w:sz="0" w:space="0" w:color="auto"/>
        <w:bottom w:val="none" w:sz="0" w:space="0" w:color="auto"/>
        <w:right w:val="none" w:sz="0" w:space="0" w:color="auto"/>
      </w:divBdr>
    </w:div>
    <w:div w:id="1310667595">
      <w:marLeft w:val="640"/>
      <w:marRight w:val="0"/>
      <w:marTop w:val="0"/>
      <w:marBottom w:val="0"/>
      <w:divBdr>
        <w:top w:val="none" w:sz="0" w:space="0" w:color="auto"/>
        <w:left w:val="none" w:sz="0" w:space="0" w:color="auto"/>
        <w:bottom w:val="none" w:sz="0" w:space="0" w:color="auto"/>
        <w:right w:val="none" w:sz="0" w:space="0" w:color="auto"/>
      </w:divBdr>
    </w:div>
    <w:div w:id="1311909619">
      <w:marLeft w:val="640"/>
      <w:marRight w:val="0"/>
      <w:marTop w:val="0"/>
      <w:marBottom w:val="0"/>
      <w:divBdr>
        <w:top w:val="none" w:sz="0" w:space="0" w:color="auto"/>
        <w:left w:val="none" w:sz="0" w:space="0" w:color="auto"/>
        <w:bottom w:val="none" w:sz="0" w:space="0" w:color="auto"/>
        <w:right w:val="none" w:sz="0" w:space="0" w:color="auto"/>
      </w:divBdr>
    </w:div>
    <w:div w:id="1313371582">
      <w:marLeft w:val="640"/>
      <w:marRight w:val="0"/>
      <w:marTop w:val="0"/>
      <w:marBottom w:val="0"/>
      <w:divBdr>
        <w:top w:val="none" w:sz="0" w:space="0" w:color="auto"/>
        <w:left w:val="none" w:sz="0" w:space="0" w:color="auto"/>
        <w:bottom w:val="none" w:sz="0" w:space="0" w:color="auto"/>
        <w:right w:val="none" w:sz="0" w:space="0" w:color="auto"/>
      </w:divBdr>
    </w:div>
    <w:div w:id="1313873878">
      <w:marLeft w:val="640"/>
      <w:marRight w:val="0"/>
      <w:marTop w:val="0"/>
      <w:marBottom w:val="0"/>
      <w:divBdr>
        <w:top w:val="none" w:sz="0" w:space="0" w:color="auto"/>
        <w:left w:val="none" w:sz="0" w:space="0" w:color="auto"/>
        <w:bottom w:val="none" w:sz="0" w:space="0" w:color="auto"/>
        <w:right w:val="none" w:sz="0" w:space="0" w:color="auto"/>
      </w:divBdr>
    </w:div>
    <w:div w:id="1315257200">
      <w:marLeft w:val="640"/>
      <w:marRight w:val="0"/>
      <w:marTop w:val="0"/>
      <w:marBottom w:val="0"/>
      <w:divBdr>
        <w:top w:val="none" w:sz="0" w:space="0" w:color="auto"/>
        <w:left w:val="none" w:sz="0" w:space="0" w:color="auto"/>
        <w:bottom w:val="none" w:sz="0" w:space="0" w:color="auto"/>
        <w:right w:val="none" w:sz="0" w:space="0" w:color="auto"/>
      </w:divBdr>
    </w:div>
    <w:div w:id="1315836806">
      <w:marLeft w:val="640"/>
      <w:marRight w:val="0"/>
      <w:marTop w:val="0"/>
      <w:marBottom w:val="0"/>
      <w:divBdr>
        <w:top w:val="none" w:sz="0" w:space="0" w:color="auto"/>
        <w:left w:val="none" w:sz="0" w:space="0" w:color="auto"/>
        <w:bottom w:val="none" w:sz="0" w:space="0" w:color="auto"/>
        <w:right w:val="none" w:sz="0" w:space="0" w:color="auto"/>
      </w:divBdr>
    </w:div>
    <w:div w:id="1318025400">
      <w:marLeft w:val="640"/>
      <w:marRight w:val="0"/>
      <w:marTop w:val="0"/>
      <w:marBottom w:val="0"/>
      <w:divBdr>
        <w:top w:val="none" w:sz="0" w:space="0" w:color="auto"/>
        <w:left w:val="none" w:sz="0" w:space="0" w:color="auto"/>
        <w:bottom w:val="none" w:sz="0" w:space="0" w:color="auto"/>
        <w:right w:val="none" w:sz="0" w:space="0" w:color="auto"/>
      </w:divBdr>
    </w:div>
    <w:div w:id="1318458931">
      <w:marLeft w:val="640"/>
      <w:marRight w:val="0"/>
      <w:marTop w:val="0"/>
      <w:marBottom w:val="0"/>
      <w:divBdr>
        <w:top w:val="none" w:sz="0" w:space="0" w:color="auto"/>
        <w:left w:val="none" w:sz="0" w:space="0" w:color="auto"/>
        <w:bottom w:val="none" w:sz="0" w:space="0" w:color="auto"/>
        <w:right w:val="none" w:sz="0" w:space="0" w:color="auto"/>
      </w:divBdr>
    </w:div>
    <w:div w:id="1319921329">
      <w:marLeft w:val="640"/>
      <w:marRight w:val="0"/>
      <w:marTop w:val="0"/>
      <w:marBottom w:val="0"/>
      <w:divBdr>
        <w:top w:val="none" w:sz="0" w:space="0" w:color="auto"/>
        <w:left w:val="none" w:sz="0" w:space="0" w:color="auto"/>
        <w:bottom w:val="none" w:sz="0" w:space="0" w:color="auto"/>
        <w:right w:val="none" w:sz="0" w:space="0" w:color="auto"/>
      </w:divBdr>
    </w:div>
    <w:div w:id="1320231268">
      <w:marLeft w:val="640"/>
      <w:marRight w:val="0"/>
      <w:marTop w:val="0"/>
      <w:marBottom w:val="0"/>
      <w:divBdr>
        <w:top w:val="none" w:sz="0" w:space="0" w:color="auto"/>
        <w:left w:val="none" w:sz="0" w:space="0" w:color="auto"/>
        <w:bottom w:val="none" w:sz="0" w:space="0" w:color="auto"/>
        <w:right w:val="none" w:sz="0" w:space="0" w:color="auto"/>
      </w:divBdr>
    </w:div>
    <w:div w:id="1320234582">
      <w:marLeft w:val="640"/>
      <w:marRight w:val="0"/>
      <w:marTop w:val="0"/>
      <w:marBottom w:val="0"/>
      <w:divBdr>
        <w:top w:val="none" w:sz="0" w:space="0" w:color="auto"/>
        <w:left w:val="none" w:sz="0" w:space="0" w:color="auto"/>
        <w:bottom w:val="none" w:sz="0" w:space="0" w:color="auto"/>
        <w:right w:val="none" w:sz="0" w:space="0" w:color="auto"/>
      </w:divBdr>
    </w:div>
    <w:div w:id="1321497226">
      <w:marLeft w:val="640"/>
      <w:marRight w:val="0"/>
      <w:marTop w:val="0"/>
      <w:marBottom w:val="0"/>
      <w:divBdr>
        <w:top w:val="none" w:sz="0" w:space="0" w:color="auto"/>
        <w:left w:val="none" w:sz="0" w:space="0" w:color="auto"/>
        <w:bottom w:val="none" w:sz="0" w:space="0" w:color="auto"/>
        <w:right w:val="none" w:sz="0" w:space="0" w:color="auto"/>
      </w:divBdr>
    </w:div>
    <w:div w:id="1322730954">
      <w:marLeft w:val="640"/>
      <w:marRight w:val="0"/>
      <w:marTop w:val="0"/>
      <w:marBottom w:val="0"/>
      <w:divBdr>
        <w:top w:val="none" w:sz="0" w:space="0" w:color="auto"/>
        <w:left w:val="none" w:sz="0" w:space="0" w:color="auto"/>
        <w:bottom w:val="none" w:sz="0" w:space="0" w:color="auto"/>
        <w:right w:val="none" w:sz="0" w:space="0" w:color="auto"/>
      </w:divBdr>
    </w:div>
    <w:div w:id="1323391236">
      <w:marLeft w:val="640"/>
      <w:marRight w:val="0"/>
      <w:marTop w:val="0"/>
      <w:marBottom w:val="0"/>
      <w:divBdr>
        <w:top w:val="none" w:sz="0" w:space="0" w:color="auto"/>
        <w:left w:val="none" w:sz="0" w:space="0" w:color="auto"/>
        <w:bottom w:val="none" w:sz="0" w:space="0" w:color="auto"/>
        <w:right w:val="none" w:sz="0" w:space="0" w:color="auto"/>
      </w:divBdr>
    </w:div>
    <w:div w:id="1324161788">
      <w:marLeft w:val="640"/>
      <w:marRight w:val="0"/>
      <w:marTop w:val="0"/>
      <w:marBottom w:val="0"/>
      <w:divBdr>
        <w:top w:val="none" w:sz="0" w:space="0" w:color="auto"/>
        <w:left w:val="none" w:sz="0" w:space="0" w:color="auto"/>
        <w:bottom w:val="none" w:sz="0" w:space="0" w:color="auto"/>
        <w:right w:val="none" w:sz="0" w:space="0" w:color="auto"/>
      </w:divBdr>
    </w:div>
    <w:div w:id="1326476755">
      <w:marLeft w:val="640"/>
      <w:marRight w:val="0"/>
      <w:marTop w:val="0"/>
      <w:marBottom w:val="0"/>
      <w:divBdr>
        <w:top w:val="none" w:sz="0" w:space="0" w:color="auto"/>
        <w:left w:val="none" w:sz="0" w:space="0" w:color="auto"/>
        <w:bottom w:val="none" w:sz="0" w:space="0" w:color="auto"/>
        <w:right w:val="none" w:sz="0" w:space="0" w:color="auto"/>
      </w:divBdr>
    </w:div>
    <w:div w:id="1329016761">
      <w:marLeft w:val="640"/>
      <w:marRight w:val="0"/>
      <w:marTop w:val="0"/>
      <w:marBottom w:val="0"/>
      <w:divBdr>
        <w:top w:val="none" w:sz="0" w:space="0" w:color="auto"/>
        <w:left w:val="none" w:sz="0" w:space="0" w:color="auto"/>
        <w:bottom w:val="none" w:sz="0" w:space="0" w:color="auto"/>
        <w:right w:val="none" w:sz="0" w:space="0" w:color="auto"/>
      </w:divBdr>
    </w:div>
    <w:div w:id="1330056283">
      <w:marLeft w:val="640"/>
      <w:marRight w:val="0"/>
      <w:marTop w:val="0"/>
      <w:marBottom w:val="0"/>
      <w:divBdr>
        <w:top w:val="none" w:sz="0" w:space="0" w:color="auto"/>
        <w:left w:val="none" w:sz="0" w:space="0" w:color="auto"/>
        <w:bottom w:val="none" w:sz="0" w:space="0" w:color="auto"/>
        <w:right w:val="none" w:sz="0" w:space="0" w:color="auto"/>
      </w:divBdr>
    </w:div>
    <w:div w:id="1330064136">
      <w:marLeft w:val="640"/>
      <w:marRight w:val="0"/>
      <w:marTop w:val="0"/>
      <w:marBottom w:val="0"/>
      <w:divBdr>
        <w:top w:val="none" w:sz="0" w:space="0" w:color="auto"/>
        <w:left w:val="none" w:sz="0" w:space="0" w:color="auto"/>
        <w:bottom w:val="none" w:sz="0" w:space="0" w:color="auto"/>
        <w:right w:val="none" w:sz="0" w:space="0" w:color="auto"/>
      </w:divBdr>
    </w:div>
    <w:div w:id="1330252782">
      <w:marLeft w:val="640"/>
      <w:marRight w:val="0"/>
      <w:marTop w:val="0"/>
      <w:marBottom w:val="0"/>
      <w:divBdr>
        <w:top w:val="none" w:sz="0" w:space="0" w:color="auto"/>
        <w:left w:val="none" w:sz="0" w:space="0" w:color="auto"/>
        <w:bottom w:val="none" w:sz="0" w:space="0" w:color="auto"/>
        <w:right w:val="none" w:sz="0" w:space="0" w:color="auto"/>
      </w:divBdr>
    </w:div>
    <w:div w:id="1330595023">
      <w:marLeft w:val="640"/>
      <w:marRight w:val="0"/>
      <w:marTop w:val="0"/>
      <w:marBottom w:val="0"/>
      <w:divBdr>
        <w:top w:val="none" w:sz="0" w:space="0" w:color="auto"/>
        <w:left w:val="none" w:sz="0" w:space="0" w:color="auto"/>
        <w:bottom w:val="none" w:sz="0" w:space="0" w:color="auto"/>
        <w:right w:val="none" w:sz="0" w:space="0" w:color="auto"/>
      </w:divBdr>
    </w:div>
    <w:div w:id="1334411115">
      <w:marLeft w:val="640"/>
      <w:marRight w:val="0"/>
      <w:marTop w:val="0"/>
      <w:marBottom w:val="0"/>
      <w:divBdr>
        <w:top w:val="none" w:sz="0" w:space="0" w:color="auto"/>
        <w:left w:val="none" w:sz="0" w:space="0" w:color="auto"/>
        <w:bottom w:val="none" w:sz="0" w:space="0" w:color="auto"/>
        <w:right w:val="none" w:sz="0" w:space="0" w:color="auto"/>
      </w:divBdr>
    </w:div>
    <w:div w:id="1335954665">
      <w:marLeft w:val="640"/>
      <w:marRight w:val="0"/>
      <w:marTop w:val="0"/>
      <w:marBottom w:val="0"/>
      <w:divBdr>
        <w:top w:val="none" w:sz="0" w:space="0" w:color="auto"/>
        <w:left w:val="none" w:sz="0" w:space="0" w:color="auto"/>
        <w:bottom w:val="none" w:sz="0" w:space="0" w:color="auto"/>
        <w:right w:val="none" w:sz="0" w:space="0" w:color="auto"/>
      </w:divBdr>
    </w:div>
    <w:div w:id="1336766018">
      <w:marLeft w:val="640"/>
      <w:marRight w:val="0"/>
      <w:marTop w:val="0"/>
      <w:marBottom w:val="0"/>
      <w:divBdr>
        <w:top w:val="none" w:sz="0" w:space="0" w:color="auto"/>
        <w:left w:val="none" w:sz="0" w:space="0" w:color="auto"/>
        <w:bottom w:val="none" w:sz="0" w:space="0" w:color="auto"/>
        <w:right w:val="none" w:sz="0" w:space="0" w:color="auto"/>
      </w:divBdr>
    </w:div>
    <w:div w:id="1338462979">
      <w:marLeft w:val="640"/>
      <w:marRight w:val="0"/>
      <w:marTop w:val="0"/>
      <w:marBottom w:val="0"/>
      <w:divBdr>
        <w:top w:val="none" w:sz="0" w:space="0" w:color="auto"/>
        <w:left w:val="none" w:sz="0" w:space="0" w:color="auto"/>
        <w:bottom w:val="none" w:sz="0" w:space="0" w:color="auto"/>
        <w:right w:val="none" w:sz="0" w:space="0" w:color="auto"/>
      </w:divBdr>
    </w:div>
    <w:div w:id="1339191159">
      <w:marLeft w:val="640"/>
      <w:marRight w:val="0"/>
      <w:marTop w:val="0"/>
      <w:marBottom w:val="0"/>
      <w:divBdr>
        <w:top w:val="none" w:sz="0" w:space="0" w:color="auto"/>
        <w:left w:val="none" w:sz="0" w:space="0" w:color="auto"/>
        <w:bottom w:val="none" w:sz="0" w:space="0" w:color="auto"/>
        <w:right w:val="none" w:sz="0" w:space="0" w:color="auto"/>
      </w:divBdr>
    </w:div>
    <w:div w:id="1339581104">
      <w:marLeft w:val="640"/>
      <w:marRight w:val="0"/>
      <w:marTop w:val="0"/>
      <w:marBottom w:val="0"/>
      <w:divBdr>
        <w:top w:val="none" w:sz="0" w:space="0" w:color="auto"/>
        <w:left w:val="none" w:sz="0" w:space="0" w:color="auto"/>
        <w:bottom w:val="none" w:sz="0" w:space="0" w:color="auto"/>
        <w:right w:val="none" w:sz="0" w:space="0" w:color="auto"/>
      </w:divBdr>
    </w:div>
    <w:div w:id="1341738874">
      <w:marLeft w:val="640"/>
      <w:marRight w:val="0"/>
      <w:marTop w:val="0"/>
      <w:marBottom w:val="0"/>
      <w:divBdr>
        <w:top w:val="none" w:sz="0" w:space="0" w:color="auto"/>
        <w:left w:val="none" w:sz="0" w:space="0" w:color="auto"/>
        <w:bottom w:val="none" w:sz="0" w:space="0" w:color="auto"/>
        <w:right w:val="none" w:sz="0" w:space="0" w:color="auto"/>
      </w:divBdr>
    </w:div>
    <w:div w:id="1344162271">
      <w:marLeft w:val="640"/>
      <w:marRight w:val="0"/>
      <w:marTop w:val="0"/>
      <w:marBottom w:val="0"/>
      <w:divBdr>
        <w:top w:val="none" w:sz="0" w:space="0" w:color="auto"/>
        <w:left w:val="none" w:sz="0" w:space="0" w:color="auto"/>
        <w:bottom w:val="none" w:sz="0" w:space="0" w:color="auto"/>
        <w:right w:val="none" w:sz="0" w:space="0" w:color="auto"/>
      </w:divBdr>
    </w:div>
    <w:div w:id="1344167910">
      <w:marLeft w:val="640"/>
      <w:marRight w:val="0"/>
      <w:marTop w:val="0"/>
      <w:marBottom w:val="0"/>
      <w:divBdr>
        <w:top w:val="none" w:sz="0" w:space="0" w:color="auto"/>
        <w:left w:val="none" w:sz="0" w:space="0" w:color="auto"/>
        <w:bottom w:val="none" w:sz="0" w:space="0" w:color="auto"/>
        <w:right w:val="none" w:sz="0" w:space="0" w:color="auto"/>
      </w:divBdr>
    </w:div>
    <w:div w:id="1345203345">
      <w:marLeft w:val="640"/>
      <w:marRight w:val="0"/>
      <w:marTop w:val="0"/>
      <w:marBottom w:val="0"/>
      <w:divBdr>
        <w:top w:val="none" w:sz="0" w:space="0" w:color="auto"/>
        <w:left w:val="none" w:sz="0" w:space="0" w:color="auto"/>
        <w:bottom w:val="none" w:sz="0" w:space="0" w:color="auto"/>
        <w:right w:val="none" w:sz="0" w:space="0" w:color="auto"/>
      </w:divBdr>
    </w:div>
    <w:div w:id="1346899635">
      <w:marLeft w:val="640"/>
      <w:marRight w:val="0"/>
      <w:marTop w:val="0"/>
      <w:marBottom w:val="0"/>
      <w:divBdr>
        <w:top w:val="none" w:sz="0" w:space="0" w:color="auto"/>
        <w:left w:val="none" w:sz="0" w:space="0" w:color="auto"/>
        <w:bottom w:val="none" w:sz="0" w:space="0" w:color="auto"/>
        <w:right w:val="none" w:sz="0" w:space="0" w:color="auto"/>
      </w:divBdr>
    </w:div>
    <w:div w:id="1352220248">
      <w:marLeft w:val="640"/>
      <w:marRight w:val="0"/>
      <w:marTop w:val="0"/>
      <w:marBottom w:val="0"/>
      <w:divBdr>
        <w:top w:val="none" w:sz="0" w:space="0" w:color="auto"/>
        <w:left w:val="none" w:sz="0" w:space="0" w:color="auto"/>
        <w:bottom w:val="none" w:sz="0" w:space="0" w:color="auto"/>
        <w:right w:val="none" w:sz="0" w:space="0" w:color="auto"/>
      </w:divBdr>
    </w:div>
    <w:div w:id="1355959778">
      <w:marLeft w:val="640"/>
      <w:marRight w:val="0"/>
      <w:marTop w:val="0"/>
      <w:marBottom w:val="0"/>
      <w:divBdr>
        <w:top w:val="none" w:sz="0" w:space="0" w:color="auto"/>
        <w:left w:val="none" w:sz="0" w:space="0" w:color="auto"/>
        <w:bottom w:val="none" w:sz="0" w:space="0" w:color="auto"/>
        <w:right w:val="none" w:sz="0" w:space="0" w:color="auto"/>
      </w:divBdr>
    </w:div>
    <w:div w:id="1361274038">
      <w:marLeft w:val="640"/>
      <w:marRight w:val="0"/>
      <w:marTop w:val="0"/>
      <w:marBottom w:val="0"/>
      <w:divBdr>
        <w:top w:val="none" w:sz="0" w:space="0" w:color="auto"/>
        <w:left w:val="none" w:sz="0" w:space="0" w:color="auto"/>
        <w:bottom w:val="none" w:sz="0" w:space="0" w:color="auto"/>
        <w:right w:val="none" w:sz="0" w:space="0" w:color="auto"/>
      </w:divBdr>
    </w:div>
    <w:div w:id="1362629914">
      <w:marLeft w:val="640"/>
      <w:marRight w:val="0"/>
      <w:marTop w:val="0"/>
      <w:marBottom w:val="0"/>
      <w:divBdr>
        <w:top w:val="none" w:sz="0" w:space="0" w:color="auto"/>
        <w:left w:val="none" w:sz="0" w:space="0" w:color="auto"/>
        <w:bottom w:val="none" w:sz="0" w:space="0" w:color="auto"/>
        <w:right w:val="none" w:sz="0" w:space="0" w:color="auto"/>
      </w:divBdr>
    </w:div>
    <w:div w:id="1362827464">
      <w:marLeft w:val="640"/>
      <w:marRight w:val="0"/>
      <w:marTop w:val="0"/>
      <w:marBottom w:val="0"/>
      <w:divBdr>
        <w:top w:val="none" w:sz="0" w:space="0" w:color="auto"/>
        <w:left w:val="none" w:sz="0" w:space="0" w:color="auto"/>
        <w:bottom w:val="none" w:sz="0" w:space="0" w:color="auto"/>
        <w:right w:val="none" w:sz="0" w:space="0" w:color="auto"/>
      </w:divBdr>
    </w:div>
    <w:div w:id="1363168949">
      <w:marLeft w:val="640"/>
      <w:marRight w:val="0"/>
      <w:marTop w:val="0"/>
      <w:marBottom w:val="0"/>
      <w:divBdr>
        <w:top w:val="none" w:sz="0" w:space="0" w:color="auto"/>
        <w:left w:val="none" w:sz="0" w:space="0" w:color="auto"/>
        <w:bottom w:val="none" w:sz="0" w:space="0" w:color="auto"/>
        <w:right w:val="none" w:sz="0" w:space="0" w:color="auto"/>
      </w:divBdr>
    </w:div>
    <w:div w:id="1365133781">
      <w:marLeft w:val="640"/>
      <w:marRight w:val="0"/>
      <w:marTop w:val="0"/>
      <w:marBottom w:val="0"/>
      <w:divBdr>
        <w:top w:val="none" w:sz="0" w:space="0" w:color="auto"/>
        <w:left w:val="none" w:sz="0" w:space="0" w:color="auto"/>
        <w:bottom w:val="none" w:sz="0" w:space="0" w:color="auto"/>
        <w:right w:val="none" w:sz="0" w:space="0" w:color="auto"/>
      </w:divBdr>
    </w:div>
    <w:div w:id="1367952806">
      <w:marLeft w:val="640"/>
      <w:marRight w:val="0"/>
      <w:marTop w:val="0"/>
      <w:marBottom w:val="0"/>
      <w:divBdr>
        <w:top w:val="none" w:sz="0" w:space="0" w:color="auto"/>
        <w:left w:val="none" w:sz="0" w:space="0" w:color="auto"/>
        <w:bottom w:val="none" w:sz="0" w:space="0" w:color="auto"/>
        <w:right w:val="none" w:sz="0" w:space="0" w:color="auto"/>
      </w:divBdr>
    </w:div>
    <w:div w:id="1368330048">
      <w:marLeft w:val="640"/>
      <w:marRight w:val="0"/>
      <w:marTop w:val="0"/>
      <w:marBottom w:val="0"/>
      <w:divBdr>
        <w:top w:val="none" w:sz="0" w:space="0" w:color="auto"/>
        <w:left w:val="none" w:sz="0" w:space="0" w:color="auto"/>
        <w:bottom w:val="none" w:sz="0" w:space="0" w:color="auto"/>
        <w:right w:val="none" w:sz="0" w:space="0" w:color="auto"/>
      </w:divBdr>
    </w:div>
    <w:div w:id="1373769526">
      <w:marLeft w:val="640"/>
      <w:marRight w:val="0"/>
      <w:marTop w:val="0"/>
      <w:marBottom w:val="0"/>
      <w:divBdr>
        <w:top w:val="none" w:sz="0" w:space="0" w:color="auto"/>
        <w:left w:val="none" w:sz="0" w:space="0" w:color="auto"/>
        <w:bottom w:val="none" w:sz="0" w:space="0" w:color="auto"/>
        <w:right w:val="none" w:sz="0" w:space="0" w:color="auto"/>
      </w:divBdr>
    </w:div>
    <w:div w:id="1378167101">
      <w:marLeft w:val="640"/>
      <w:marRight w:val="0"/>
      <w:marTop w:val="0"/>
      <w:marBottom w:val="0"/>
      <w:divBdr>
        <w:top w:val="none" w:sz="0" w:space="0" w:color="auto"/>
        <w:left w:val="none" w:sz="0" w:space="0" w:color="auto"/>
        <w:bottom w:val="none" w:sz="0" w:space="0" w:color="auto"/>
        <w:right w:val="none" w:sz="0" w:space="0" w:color="auto"/>
      </w:divBdr>
    </w:div>
    <w:div w:id="1379086485">
      <w:marLeft w:val="640"/>
      <w:marRight w:val="0"/>
      <w:marTop w:val="0"/>
      <w:marBottom w:val="0"/>
      <w:divBdr>
        <w:top w:val="none" w:sz="0" w:space="0" w:color="auto"/>
        <w:left w:val="none" w:sz="0" w:space="0" w:color="auto"/>
        <w:bottom w:val="none" w:sz="0" w:space="0" w:color="auto"/>
        <w:right w:val="none" w:sz="0" w:space="0" w:color="auto"/>
      </w:divBdr>
    </w:div>
    <w:div w:id="1379233889">
      <w:marLeft w:val="640"/>
      <w:marRight w:val="0"/>
      <w:marTop w:val="0"/>
      <w:marBottom w:val="0"/>
      <w:divBdr>
        <w:top w:val="none" w:sz="0" w:space="0" w:color="auto"/>
        <w:left w:val="none" w:sz="0" w:space="0" w:color="auto"/>
        <w:bottom w:val="none" w:sz="0" w:space="0" w:color="auto"/>
        <w:right w:val="none" w:sz="0" w:space="0" w:color="auto"/>
      </w:divBdr>
    </w:div>
    <w:div w:id="1379890153">
      <w:marLeft w:val="640"/>
      <w:marRight w:val="0"/>
      <w:marTop w:val="0"/>
      <w:marBottom w:val="0"/>
      <w:divBdr>
        <w:top w:val="none" w:sz="0" w:space="0" w:color="auto"/>
        <w:left w:val="none" w:sz="0" w:space="0" w:color="auto"/>
        <w:bottom w:val="none" w:sz="0" w:space="0" w:color="auto"/>
        <w:right w:val="none" w:sz="0" w:space="0" w:color="auto"/>
      </w:divBdr>
    </w:div>
    <w:div w:id="1384598293">
      <w:marLeft w:val="640"/>
      <w:marRight w:val="0"/>
      <w:marTop w:val="0"/>
      <w:marBottom w:val="0"/>
      <w:divBdr>
        <w:top w:val="none" w:sz="0" w:space="0" w:color="auto"/>
        <w:left w:val="none" w:sz="0" w:space="0" w:color="auto"/>
        <w:bottom w:val="none" w:sz="0" w:space="0" w:color="auto"/>
        <w:right w:val="none" w:sz="0" w:space="0" w:color="auto"/>
      </w:divBdr>
    </w:div>
    <w:div w:id="1385829474">
      <w:marLeft w:val="640"/>
      <w:marRight w:val="0"/>
      <w:marTop w:val="0"/>
      <w:marBottom w:val="0"/>
      <w:divBdr>
        <w:top w:val="none" w:sz="0" w:space="0" w:color="auto"/>
        <w:left w:val="none" w:sz="0" w:space="0" w:color="auto"/>
        <w:bottom w:val="none" w:sz="0" w:space="0" w:color="auto"/>
        <w:right w:val="none" w:sz="0" w:space="0" w:color="auto"/>
      </w:divBdr>
    </w:div>
    <w:div w:id="1386610967">
      <w:marLeft w:val="640"/>
      <w:marRight w:val="0"/>
      <w:marTop w:val="0"/>
      <w:marBottom w:val="0"/>
      <w:divBdr>
        <w:top w:val="none" w:sz="0" w:space="0" w:color="auto"/>
        <w:left w:val="none" w:sz="0" w:space="0" w:color="auto"/>
        <w:bottom w:val="none" w:sz="0" w:space="0" w:color="auto"/>
        <w:right w:val="none" w:sz="0" w:space="0" w:color="auto"/>
      </w:divBdr>
    </w:div>
    <w:div w:id="1394353507">
      <w:marLeft w:val="640"/>
      <w:marRight w:val="0"/>
      <w:marTop w:val="0"/>
      <w:marBottom w:val="0"/>
      <w:divBdr>
        <w:top w:val="none" w:sz="0" w:space="0" w:color="auto"/>
        <w:left w:val="none" w:sz="0" w:space="0" w:color="auto"/>
        <w:bottom w:val="none" w:sz="0" w:space="0" w:color="auto"/>
        <w:right w:val="none" w:sz="0" w:space="0" w:color="auto"/>
      </w:divBdr>
    </w:div>
    <w:div w:id="1395396665">
      <w:marLeft w:val="640"/>
      <w:marRight w:val="0"/>
      <w:marTop w:val="0"/>
      <w:marBottom w:val="0"/>
      <w:divBdr>
        <w:top w:val="none" w:sz="0" w:space="0" w:color="auto"/>
        <w:left w:val="none" w:sz="0" w:space="0" w:color="auto"/>
        <w:bottom w:val="none" w:sz="0" w:space="0" w:color="auto"/>
        <w:right w:val="none" w:sz="0" w:space="0" w:color="auto"/>
      </w:divBdr>
    </w:div>
    <w:div w:id="1396932010">
      <w:marLeft w:val="640"/>
      <w:marRight w:val="0"/>
      <w:marTop w:val="0"/>
      <w:marBottom w:val="0"/>
      <w:divBdr>
        <w:top w:val="none" w:sz="0" w:space="0" w:color="auto"/>
        <w:left w:val="none" w:sz="0" w:space="0" w:color="auto"/>
        <w:bottom w:val="none" w:sz="0" w:space="0" w:color="auto"/>
        <w:right w:val="none" w:sz="0" w:space="0" w:color="auto"/>
      </w:divBdr>
    </w:div>
    <w:div w:id="1397900082">
      <w:marLeft w:val="640"/>
      <w:marRight w:val="0"/>
      <w:marTop w:val="0"/>
      <w:marBottom w:val="0"/>
      <w:divBdr>
        <w:top w:val="none" w:sz="0" w:space="0" w:color="auto"/>
        <w:left w:val="none" w:sz="0" w:space="0" w:color="auto"/>
        <w:bottom w:val="none" w:sz="0" w:space="0" w:color="auto"/>
        <w:right w:val="none" w:sz="0" w:space="0" w:color="auto"/>
      </w:divBdr>
    </w:div>
    <w:div w:id="1397972972">
      <w:marLeft w:val="640"/>
      <w:marRight w:val="0"/>
      <w:marTop w:val="0"/>
      <w:marBottom w:val="0"/>
      <w:divBdr>
        <w:top w:val="none" w:sz="0" w:space="0" w:color="auto"/>
        <w:left w:val="none" w:sz="0" w:space="0" w:color="auto"/>
        <w:bottom w:val="none" w:sz="0" w:space="0" w:color="auto"/>
        <w:right w:val="none" w:sz="0" w:space="0" w:color="auto"/>
      </w:divBdr>
    </w:div>
    <w:div w:id="1399742960">
      <w:marLeft w:val="640"/>
      <w:marRight w:val="0"/>
      <w:marTop w:val="0"/>
      <w:marBottom w:val="0"/>
      <w:divBdr>
        <w:top w:val="none" w:sz="0" w:space="0" w:color="auto"/>
        <w:left w:val="none" w:sz="0" w:space="0" w:color="auto"/>
        <w:bottom w:val="none" w:sz="0" w:space="0" w:color="auto"/>
        <w:right w:val="none" w:sz="0" w:space="0" w:color="auto"/>
      </w:divBdr>
    </w:div>
    <w:div w:id="1402289204">
      <w:marLeft w:val="640"/>
      <w:marRight w:val="0"/>
      <w:marTop w:val="0"/>
      <w:marBottom w:val="0"/>
      <w:divBdr>
        <w:top w:val="none" w:sz="0" w:space="0" w:color="auto"/>
        <w:left w:val="none" w:sz="0" w:space="0" w:color="auto"/>
        <w:bottom w:val="none" w:sz="0" w:space="0" w:color="auto"/>
        <w:right w:val="none" w:sz="0" w:space="0" w:color="auto"/>
      </w:divBdr>
    </w:div>
    <w:div w:id="1402481248">
      <w:marLeft w:val="640"/>
      <w:marRight w:val="0"/>
      <w:marTop w:val="0"/>
      <w:marBottom w:val="0"/>
      <w:divBdr>
        <w:top w:val="none" w:sz="0" w:space="0" w:color="auto"/>
        <w:left w:val="none" w:sz="0" w:space="0" w:color="auto"/>
        <w:bottom w:val="none" w:sz="0" w:space="0" w:color="auto"/>
        <w:right w:val="none" w:sz="0" w:space="0" w:color="auto"/>
      </w:divBdr>
    </w:div>
    <w:div w:id="1402867524">
      <w:marLeft w:val="640"/>
      <w:marRight w:val="0"/>
      <w:marTop w:val="0"/>
      <w:marBottom w:val="0"/>
      <w:divBdr>
        <w:top w:val="none" w:sz="0" w:space="0" w:color="auto"/>
        <w:left w:val="none" w:sz="0" w:space="0" w:color="auto"/>
        <w:bottom w:val="none" w:sz="0" w:space="0" w:color="auto"/>
        <w:right w:val="none" w:sz="0" w:space="0" w:color="auto"/>
      </w:divBdr>
    </w:div>
    <w:div w:id="1403285724">
      <w:marLeft w:val="640"/>
      <w:marRight w:val="0"/>
      <w:marTop w:val="0"/>
      <w:marBottom w:val="0"/>
      <w:divBdr>
        <w:top w:val="none" w:sz="0" w:space="0" w:color="auto"/>
        <w:left w:val="none" w:sz="0" w:space="0" w:color="auto"/>
        <w:bottom w:val="none" w:sz="0" w:space="0" w:color="auto"/>
        <w:right w:val="none" w:sz="0" w:space="0" w:color="auto"/>
      </w:divBdr>
    </w:div>
    <w:div w:id="1403798695">
      <w:marLeft w:val="640"/>
      <w:marRight w:val="0"/>
      <w:marTop w:val="0"/>
      <w:marBottom w:val="0"/>
      <w:divBdr>
        <w:top w:val="none" w:sz="0" w:space="0" w:color="auto"/>
        <w:left w:val="none" w:sz="0" w:space="0" w:color="auto"/>
        <w:bottom w:val="none" w:sz="0" w:space="0" w:color="auto"/>
        <w:right w:val="none" w:sz="0" w:space="0" w:color="auto"/>
      </w:divBdr>
    </w:div>
    <w:div w:id="1404332572">
      <w:marLeft w:val="640"/>
      <w:marRight w:val="0"/>
      <w:marTop w:val="0"/>
      <w:marBottom w:val="0"/>
      <w:divBdr>
        <w:top w:val="none" w:sz="0" w:space="0" w:color="auto"/>
        <w:left w:val="none" w:sz="0" w:space="0" w:color="auto"/>
        <w:bottom w:val="none" w:sz="0" w:space="0" w:color="auto"/>
        <w:right w:val="none" w:sz="0" w:space="0" w:color="auto"/>
      </w:divBdr>
    </w:div>
    <w:div w:id="1405253364">
      <w:marLeft w:val="640"/>
      <w:marRight w:val="0"/>
      <w:marTop w:val="0"/>
      <w:marBottom w:val="0"/>
      <w:divBdr>
        <w:top w:val="none" w:sz="0" w:space="0" w:color="auto"/>
        <w:left w:val="none" w:sz="0" w:space="0" w:color="auto"/>
        <w:bottom w:val="none" w:sz="0" w:space="0" w:color="auto"/>
        <w:right w:val="none" w:sz="0" w:space="0" w:color="auto"/>
      </w:divBdr>
    </w:div>
    <w:div w:id="1406802668">
      <w:marLeft w:val="640"/>
      <w:marRight w:val="0"/>
      <w:marTop w:val="0"/>
      <w:marBottom w:val="0"/>
      <w:divBdr>
        <w:top w:val="none" w:sz="0" w:space="0" w:color="auto"/>
        <w:left w:val="none" w:sz="0" w:space="0" w:color="auto"/>
        <w:bottom w:val="none" w:sz="0" w:space="0" w:color="auto"/>
        <w:right w:val="none" w:sz="0" w:space="0" w:color="auto"/>
      </w:divBdr>
    </w:div>
    <w:div w:id="1409578511">
      <w:marLeft w:val="640"/>
      <w:marRight w:val="0"/>
      <w:marTop w:val="0"/>
      <w:marBottom w:val="0"/>
      <w:divBdr>
        <w:top w:val="none" w:sz="0" w:space="0" w:color="auto"/>
        <w:left w:val="none" w:sz="0" w:space="0" w:color="auto"/>
        <w:bottom w:val="none" w:sz="0" w:space="0" w:color="auto"/>
        <w:right w:val="none" w:sz="0" w:space="0" w:color="auto"/>
      </w:divBdr>
    </w:div>
    <w:div w:id="1410033368">
      <w:marLeft w:val="640"/>
      <w:marRight w:val="0"/>
      <w:marTop w:val="0"/>
      <w:marBottom w:val="0"/>
      <w:divBdr>
        <w:top w:val="none" w:sz="0" w:space="0" w:color="auto"/>
        <w:left w:val="none" w:sz="0" w:space="0" w:color="auto"/>
        <w:bottom w:val="none" w:sz="0" w:space="0" w:color="auto"/>
        <w:right w:val="none" w:sz="0" w:space="0" w:color="auto"/>
      </w:divBdr>
    </w:div>
    <w:div w:id="1414162801">
      <w:marLeft w:val="640"/>
      <w:marRight w:val="0"/>
      <w:marTop w:val="0"/>
      <w:marBottom w:val="0"/>
      <w:divBdr>
        <w:top w:val="none" w:sz="0" w:space="0" w:color="auto"/>
        <w:left w:val="none" w:sz="0" w:space="0" w:color="auto"/>
        <w:bottom w:val="none" w:sz="0" w:space="0" w:color="auto"/>
        <w:right w:val="none" w:sz="0" w:space="0" w:color="auto"/>
      </w:divBdr>
    </w:div>
    <w:div w:id="1415518798">
      <w:marLeft w:val="640"/>
      <w:marRight w:val="0"/>
      <w:marTop w:val="0"/>
      <w:marBottom w:val="0"/>
      <w:divBdr>
        <w:top w:val="none" w:sz="0" w:space="0" w:color="auto"/>
        <w:left w:val="none" w:sz="0" w:space="0" w:color="auto"/>
        <w:bottom w:val="none" w:sz="0" w:space="0" w:color="auto"/>
        <w:right w:val="none" w:sz="0" w:space="0" w:color="auto"/>
      </w:divBdr>
    </w:div>
    <w:div w:id="1415972310">
      <w:marLeft w:val="640"/>
      <w:marRight w:val="0"/>
      <w:marTop w:val="0"/>
      <w:marBottom w:val="0"/>
      <w:divBdr>
        <w:top w:val="none" w:sz="0" w:space="0" w:color="auto"/>
        <w:left w:val="none" w:sz="0" w:space="0" w:color="auto"/>
        <w:bottom w:val="none" w:sz="0" w:space="0" w:color="auto"/>
        <w:right w:val="none" w:sz="0" w:space="0" w:color="auto"/>
      </w:divBdr>
    </w:div>
    <w:div w:id="1417702935">
      <w:marLeft w:val="640"/>
      <w:marRight w:val="0"/>
      <w:marTop w:val="0"/>
      <w:marBottom w:val="0"/>
      <w:divBdr>
        <w:top w:val="none" w:sz="0" w:space="0" w:color="auto"/>
        <w:left w:val="none" w:sz="0" w:space="0" w:color="auto"/>
        <w:bottom w:val="none" w:sz="0" w:space="0" w:color="auto"/>
        <w:right w:val="none" w:sz="0" w:space="0" w:color="auto"/>
      </w:divBdr>
    </w:div>
    <w:div w:id="1419058505">
      <w:marLeft w:val="640"/>
      <w:marRight w:val="0"/>
      <w:marTop w:val="0"/>
      <w:marBottom w:val="0"/>
      <w:divBdr>
        <w:top w:val="none" w:sz="0" w:space="0" w:color="auto"/>
        <w:left w:val="none" w:sz="0" w:space="0" w:color="auto"/>
        <w:bottom w:val="none" w:sz="0" w:space="0" w:color="auto"/>
        <w:right w:val="none" w:sz="0" w:space="0" w:color="auto"/>
      </w:divBdr>
    </w:div>
    <w:div w:id="1420828281">
      <w:marLeft w:val="640"/>
      <w:marRight w:val="0"/>
      <w:marTop w:val="0"/>
      <w:marBottom w:val="0"/>
      <w:divBdr>
        <w:top w:val="none" w:sz="0" w:space="0" w:color="auto"/>
        <w:left w:val="none" w:sz="0" w:space="0" w:color="auto"/>
        <w:bottom w:val="none" w:sz="0" w:space="0" w:color="auto"/>
        <w:right w:val="none" w:sz="0" w:space="0" w:color="auto"/>
      </w:divBdr>
    </w:div>
    <w:div w:id="1421364534">
      <w:marLeft w:val="640"/>
      <w:marRight w:val="0"/>
      <w:marTop w:val="0"/>
      <w:marBottom w:val="0"/>
      <w:divBdr>
        <w:top w:val="none" w:sz="0" w:space="0" w:color="auto"/>
        <w:left w:val="none" w:sz="0" w:space="0" w:color="auto"/>
        <w:bottom w:val="none" w:sz="0" w:space="0" w:color="auto"/>
        <w:right w:val="none" w:sz="0" w:space="0" w:color="auto"/>
      </w:divBdr>
    </w:div>
    <w:div w:id="1426488709">
      <w:marLeft w:val="640"/>
      <w:marRight w:val="0"/>
      <w:marTop w:val="0"/>
      <w:marBottom w:val="0"/>
      <w:divBdr>
        <w:top w:val="none" w:sz="0" w:space="0" w:color="auto"/>
        <w:left w:val="none" w:sz="0" w:space="0" w:color="auto"/>
        <w:bottom w:val="none" w:sz="0" w:space="0" w:color="auto"/>
        <w:right w:val="none" w:sz="0" w:space="0" w:color="auto"/>
      </w:divBdr>
    </w:div>
    <w:div w:id="1428038515">
      <w:marLeft w:val="640"/>
      <w:marRight w:val="0"/>
      <w:marTop w:val="0"/>
      <w:marBottom w:val="0"/>
      <w:divBdr>
        <w:top w:val="none" w:sz="0" w:space="0" w:color="auto"/>
        <w:left w:val="none" w:sz="0" w:space="0" w:color="auto"/>
        <w:bottom w:val="none" w:sz="0" w:space="0" w:color="auto"/>
        <w:right w:val="none" w:sz="0" w:space="0" w:color="auto"/>
      </w:divBdr>
    </w:div>
    <w:div w:id="1431045296">
      <w:marLeft w:val="640"/>
      <w:marRight w:val="0"/>
      <w:marTop w:val="0"/>
      <w:marBottom w:val="0"/>
      <w:divBdr>
        <w:top w:val="none" w:sz="0" w:space="0" w:color="auto"/>
        <w:left w:val="none" w:sz="0" w:space="0" w:color="auto"/>
        <w:bottom w:val="none" w:sz="0" w:space="0" w:color="auto"/>
        <w:right w:val="none" w:sz="0" w:space="0" w:color="auto"/>
      </w:divBdr>
    </w:div>
    <w:div w:id="1433159955">
      <w:marLeft w:val="640"/>
      <w:marRight w:val="0"/>
      <w:marTop w:val="0"/>
      <w:marBottom w:val="0"/>
      <w:divBdr>
        <w:top w:val="none" w:sz="0" w:space="0" w:color="auto"/>
        <w:left w:val="none" w:sz="0" w:space="0" w:color="auto"/>
        <w:bottom w:val="none" w:sz="0" w:space="0" w:color="auto"/>
        <w:right w:val="none" w:sz="0" w:space="0" w:color="auto"/>
      </w:divBdr>
    </w:div>
    <w:div w:id="1434321040">
      <w:marLeft w:val="640"/>
      <w:marRight w:val="0"/>
      <w:marTop w:val="0"/>
      <w:marBottom w:val="0"/>
      <w:divBdr>
        <w:top w:val="none" w:sz="0" w:space="0" w:color="auto"/>
        <w:left w:val="none" w:sz="0" w:space="0" w:color="auto"/>
        <w:bottom w:val="none" w:sz="0" w:space="0" w:color="auto"/>
        <w:right w:val="none" w:sz="0" w:space="0" w:color="auto"/>
      </w:divBdr>
    </w:div>
    <w:div w:id="1434593081">
      <w:marLeft w:val="640"/>
      <w:marRight w:val="0"/>
      <w:marTop w:val="0"/>
      <w:marBottom w:val="0"/>
      <w:divBdr>
        <w:top w:val="none" w:sz="0" w:space="0" w:color="auto"/>
        <w:left w:val="none" w:sz="0" w:space="0" w:color="auto"/>
        <w:bottom w:val="none" w:sz="0" w:space="0" w:color="auto"/>
        <w:right w:val="none" w:sz="0" w:space="0" w:color="auto"/>
      </w:divBdr>
    </w:div>
    <w:div w:id="1435132183">
      <w:marLeft w:val="640"/>
      <w:marRight w:val="0"/>
      <w:marTop w:val="0"/>
      <w:marBottom w:val="0"/>
      <w:divBdr>
        <w:top w:val="none" w:sz="0" w:space="0" w:color="auto"/>
        <w:left w:val="none" w:sz="0" w:space="0" w:color="auto"/>
        <w:bottom w:val="none" w:sz="0" w:space="0" w:color="auto"/>
        <w:right w:val="none" w:sz="0" w:space="0" w:color="auto"/>
      </w:divBdr>
    </w:div>
    <w:div w:id="1435596270">
      <w:marLeft w:val="640"/>
      <w:marRight w:val="0"/>
      <w:marTop w:val="0"/>
      <w:marBottom w:val="0"/>
      <w:divBdr>
        <w:top w:val="none" w:sz="0" w:space="0" w:color="auto"/>
        <w:left w:val="none" w:sz="0" w:space="0" w:color="auto"/>
        <w:bottom w:val="none" w:sz="0" w:space="0" w:color="auto"/>
        <w:right w:val="none" w:sz="0" w:space="0" w:color="auto"/>
      </w:divBdr>
    </w:div>
    <w:div w:id="1436244555">
      <w:marLeft w:val="640"/>
      <w:marRight w:val="0"/>
      <w:marTop w:val="0"/>
      <w:marBottom w:val="0"/>
      <w:divBdr>
        <w:top w:val="none" w:sz="0" w:space="0" w:color="auto"/>
        <w:left w:val="none" w:sz="0" w:space="0" w:color="auto"/>
        <w:bottom w:val="none" w:sz="0" w:space="0" w:color="auto"/>
        <w:right w:val="none" w:sz="0" w:space="0" w:color="auto"/>
      </w:divBdr>
    </w:div>
    <w:div w:id="1436706051">
      <w:marLeft w:val="640"/>
      <w:marRight w:val="0"/>
      <w:marTop w:val="0"/>
      <w:marBottom w:val="0"/>
      <w:divBdr>
        <w:top w:val="none" w:sz="0" w:space="0" w:color="auto"/>
        <w:left w:val="none" w:sz="0" w:space="0" w:color="auto"/>
        <w:bottom w:val="none" w:sz="0" w:space="0" w:color="auto"/>
        <w:right w:val="none" w:sz="0" w:space="0" w:color="auto"/>
      </w:divBdr>
    </w:div>
    <w:div w:id="1438671200">
      <w:marLeft w:val="640"/>
      <w:marRight w:val="0"/>
      <w:marTop w:val="0"/>
      <w:marBottom w:val="0"/>
      <w:divBdr>
        <w:top w:val="none" w:sz="0" w:space="0" w:color="auto"/>
        <w:left w:val="none" w:sz="0" w:space="0" w:color="auto"/>
        <w:bottom w:val="none" w:sz="0" w:space="0" w:color="auto"/>
        <w:right w:val="none" w:sz="0" w:space="0" w:color="auto"/>
      </w:divBdr>
    </w:div>
    <w:div w:id="1439446390">
      <w:marLeft w:val="640"/>
      <w:marRight w:val="0"/>
      <w:marTop w:val="0"/>
      <w:marBottom w:val="0"/>
      <w:divBdr>
        <w:top w:val="none" w:sz="0" w:space="0" w:color="auto"/>
        <w:left w:val="none" w:sz="0" w:space="0" w:color="auto"/>
        <w:bottom w:val="none" w:sz="0" w:space="0" w:color="auto"/>
        <w:right w:val="none" w:sz="0" w:space="0" w:color="auto"/>
      </w:divBdr>
    </w:div>
    <w:div w:id="1440182309">
      <w:marLeft w:val="640"/>
      <w:marRight w:val="0"/>
      <w:marTop w:val="0"/>
      <w:marBottom w:val="0"/>
      <w:divBdr>
        <w:top w:val="none" w:sz="0" w:space="0" w:color="auto"/>
        <w:left w:val="none" w:sz="0" w:space="0" w:color="auto"/>
        <w:bottom w:val="none" w:sz="0" w:space="0" w:color="auto"/>
        <w:right w:val="none" w:sz="0" w:space="0" w:color="auto"/>
      </w:divBdr>
    </w:div>
    <w:div w:id="1440293546">
      <w:marLeft w:val="640"/>
      <w:marRight w:val="0"/>
      <w:marTop w:val="0"/>
      <w:marBottom w:val="0"/>
      <w:divBdr>
        <w:top w:val="none" w:sz="0" w:space="0" w:color="auto"/>
        <w:left w:val="none" w:sz="0" w:space="0" w:color="auto"/>
        <w:bottom w:val="none" w:sz="0" w:space="0" w:color="auto"/>
        <w:right w:val="none" w:sz="0" w:space="0" w:color="auto"/>
      </w:divBdr>
    </w:div>
    <w:div w:id="1442458969">
      <w:marLeft w:val="640"/>
      <w:marRight w:val="0"/>
      <w:marTop w:val="0"/>
      <w:marBottom w:val="0"/>
      <w:divBdr>
        <w:top w:val="none" w:sz="0" w:space="0" w:color="auto"/>
        <w:left w:val="none" w:sz="0" w:space="0" w:color="auto"/>
        <w:bottom w:val="none" w:sz="0" w:space="0" w:color="auto"/>
        <w:right w:val="none" w:sz="0" w:space="0" w:color="auto"/>
      </w:divBdr>
    </w:div>
    <w:div w:id="1444760513">
      <w:marLeft w:val="640"/>
      <w:marRight w:val="0"/>
      <w:marTop w:val="0"/>
      <w:marBottom w:val="0"/>
      <w:divBdr>
        <w:top w:val="none" w:sz="0" w:space="0" w:color="auto"/>
        <w:left w:val="none" w:sz="0" w:space="0" w:color="auto"/>
        <w:bottom w:val="none" w:sz="0" w:space="0" w:color="auto"/>
        <w:right w:val="none" w:sz="0" w:space="0" w:color="auto"/>
      </w:divBdr>
    </w:div>
    <w:div w:id="1444764495">
      <w:marLeft w:val="640"/>
      <w:marRight w:val="0"/>
      <w:marTop w:val="0"/>
      <w:marBottom w:val="0"/>
      <w:divBdr>
        <w:top w:val="none" w:sz="0" w:space="0" w:color="auto"/>
        <w:left w:val="none" w:sz="0" w:space="0" w:color="auto"/>
        <w:bottom w:val="none" w:sz="0" w:space="0" w:color="auto"/>
        <w:right w:val="none" w:sz="0" w:space="0" w:color="auto"/>
      </w:divBdr>
    </w:div>
    <w:div w:id="1445033298">
      <w:marLeft w:val="640"/>
      <w:marRight w:val="0"/>
      <w:marTop w:val="0"/>
      <w:marBottom w:val="0"/>
      <w:divBdr>
        <w:top w:val="none" w:sz="0" w:space="0" w:color="auto"/>
        <w:left w:val="none" w:sz="0" w:space="0" w:color="auto"/>
        <w:bottom w:val="none" w:sz="0" w:space="0" w:color="auto"/>
        <w:right w:val="none" w:sz="0" w:space="0" w:color="auto"/>
      </w:divBdr>
    </w:div>
    <w:div w:id="1445999753">
      <w:marLeft w:val="640"/>
      <w:marRight w:val="0"/>
      <w:marTop w:val="0"/>
      <w:marBottom w:val="0"/>
      <w:divBdr>
        <w:top w:val="none" w:sz="0" w:space="0" w:color="auto"/>
        <w:left w:val="none" w:sz="0" w:space="0" w:color="auto"/>
        <w:bottom w:val="none" w:sz="0" w:space="0" w:color="auto"/>
        <w:right w:val="none" w:sz="0" w:space="0" w:color="auto"/>
      </w:divBdr>
    </w:div>
    <w:div w:id="1450319959">
      <w:marLeft w:val="640"/>
      <w:marRight w:val="0"/>
      <w:marTop w:val="0"/>
      <w:marBottom w:val="0"/>
      <w:divBdr>
        <w:top w:val="none" w:sz="0" w:space="0" w:color="auto"/>
        <w:left w:val="none" w:sz="0" w:space="0" w:color="auto"/>
        <w:bottom w:val="none" w:sz="0" w:space="0" w:color="auto"/>
        <w:right w:val="none" w:sz="0" w:space="0" w:color="auto"/>
      </w:divBdr>
    </w:div>
    <w:div w:id="1451706448">
      <w:marLeft w:val="640"/>
      <w:marRight w:val="0"/>
      <w:marTop w:val="0"/>
      <w:marBottom w:val="0"/>
      <w:divBdr>
        <w:top w:val="none" w:sz="0" w:space="0" w:color="auto"/>
        <w:left w:val="none" w:sz="0" w:space="0" w:color="auto"/>
        <w:bottom w:val="none" w:sz="0" w:space="0" w:color="auto"/>
        <w:right w:val="none" w:sz="0" w:space="0" w:color="auto"/>
      </w:divBdr>
    </w:div>
    <w:div w:id="1451783585">
      <w:marLeft w:val="640"/>
      <w:marRight w:val="0"/>
      <w:marTop w:val="0"/>
      <w:marBottom w:val="0"/>
      <w:divBdr>
        <w:top w:val="none" w:sz="0" w:space="0" w:color="auto"/>
        <w:left w:val="none" w:sz="0" w:space="0" w:color="auto"/>
        <w:bottom w:val="none" w:sz="0" w:space="0" w:color="auto"/>
        <w:right w:val="none" w:sz="0" w:space="0" w:color="auto"/>
      </w:divBdr>
    </w:div>
    <w:div w:id="1452627922">
      <w:marLeft w:val="640"/>
      <w:marRight w:val="0"/>
      <w:marTop w:val="0"/>
      <w:marBottom w:val="0"/>
      <w:divBdr>
        <w:top w:val="none" w:sz="0" w:space="0" w:color="auto"/>
        <w:left w:val="none" w:sz="0" w:space="0" w:color="auto"/>
        <w:bottom w:val="none" w:sz="0" w:space="0" w:color="auto"/>
        <w:right w:val="none" w:sz="0" w:space="0" w:color="auto"/>
      </w:divBdr>
    </w:div>
    <w:div w:id="1454320957">
      <w:marLeft w:val="640"/>
      <w:marRight w:val="0"/>
      <w:marTop w:val="0"/>
      <w:marBottom w:val="0"/>
      <w:divBdr>
        <w:top w:val="none" w:sz="0" w:space="0" w:color="auto"/>
        <w:left w:val="none" w:sz="0" w:space="0" w:color="auto"/>
        <w:bottom w:val="none" w:sz="0" w:space="0" w:color="auto"/>
        <w:right w:val="none" w:sz="0" w:space="0" w:color="auto"/>
      </w:divBdr>
    </w:div>
    <w:div w:id="1454400729">
      <w:marLeft w:val="640"/>
      <w:marRight w:val="0"/>
      <w:marTop w:val="0"/>
      <w:marBottom w:val="0"/>
      <w:divBdr>
        <w:top w:val="none" w:sz="0" w:space="0" w:color="auto"/>
        <w:left w:val="none" w:sz="0" w:space="0" w:color="auto"/>
        <w:bottom w:val="none" w:sz="0" w:space="0" w:color="auto"/>
        <w:right w:val="none" w:sz="0" w:space="0" w:color="auto"/>
      </w:divBdr>
    </w:div>
    <w:div w:id="1454905477">
      <w:marLeft w:val="640"/>
      <w:marRight w:val="0"/>
      <w:marTop w:val="0"/>
      <w:marBottom w:val="0"/>
      <w:divBdr>
        <w:top w:val="none" w:sz="0" w:space="0" w:color="auto"/>
        <w:left w:val="none" w:sz="0" w:space="0" w:color="auto"/>
        <w:bottom w:val="none" w:sz="0" w:space="0" w:color="auto"/>
        <w:right w:val="none" w:sz="0" w:space="0" w:color="auto"/>
      </w:divBdr>
    </w:div>
    <w:div w:id="1455245968">
      <w:marLeft w:val="640"/>
      <w:marRight w:val="0"/>
      <w:marTop w:val="0"/>
      <w:marBottom w:val="0"/>
      <w:divBdr>
        <w:top w:val="none" w:sz="0" w:space="0" w:color="auto"/>
        <w:left w:val="none" w:sz="0" w:space="0" w:color="auto"/>
        <w:bottom w:val="none" w:sz="0" w:space="0" w:color="auto"/>
        <w:right w:val="none" w:sz="0" w:space="0" w:color="auto"/>
      </w:divBdr>
    </w:div>
    <w:div w:id="1455517683">
      <w:marLeft w:val="640"/>
      <w:marRight w:val="0"/>
      <w:marTop w:val="0"/>
      <w:marBottom w:val="0"/>
      <w:divBdr>
        <w:top w:val="none" w:sz="0" w:space="0" w:color="auto"/>
        <w:left w:val="none" w:sz="0" w:space="0" w:color="auto"/>
        <w:bottom w:val="none" w:sz="0" w:space="0" w:color="auto"/>
        <w:right w:val="none" w:sz="0" w:space="0" w:color="auto"/>
      </w:divBdr>
    </w:div>
    <w:div w:id="1456826042">
      <w:marLeft w:val="640"/>
      <w:marRight w:val="0"/>
      <w:marTop w:val="0"/>
      <w:marBottom w:val="0"/>
      <w:divBdr>
        <w:top w:val="none" w:sz="0" w:space="0" w:color="auto"/>
        <w:left w:val="none" w:sz="0" w:space="0" w:color="auto"/>
        <w:bottom w:val="none" w:sz="0" w:space="0" w:color="auto"/>
        <w:right w:val="none" w:sz="0" w:space="0" w:color="auto"/>
      </w:divBdr>
    </w:div>
    <w:div w:id="1457674264">
      <w:marLeft w:val="640"/>
      <w:marRight w:val="0"/>
      <w:marTop w:val="0"/>
      <w:marBottom w:val="0"/>
      <w:divBdr>
        <w:top w:val="none" w:sz="0" w:space="0" w:color="auto"/>
        <w:left w:val="none" w:sz="0" w:space="0" w:color="auto"/>
        <w:bottom w:val="none" w:sz="0" w:space="0" w:color="auto"/>
        <w:right w:val="none" w:sz="0" w:space="0" w:color="auto"/>
      </w:divBdr>
    </w:div>
    <w:div w:id="1457795806">
      <w:marLeft w:val="640"/>
      <w:marRight w:val="0"/>
      <w:marTop w:val="0"/>
      <w:marBottom w:val="0"/>
      <w:divBdr>
        <w:top w:val="none" w:sz="0" w:space="0" w:color="auto"/>
        <w:left w:val="none" w:sz="0" w:space="0" w:color="auto"/>
        <w:bottom w:val="none" w:sz="0" w:space="0" w:color="auto"/>
        <w:right w:val="none" w:sz="0" w:space="0" w:color="auto"/>
      </w:divBdr>
    </w:div>
    <w:div w:id="1457987851">
      <w:marLeft w:val="640"/>
      <w:marRight w:val="0"/>
      <w:marTop w:val="0"/>
      <w:marBottom w:val="0"/>
      <w:divBdr>
        <w:top w:val="none" w:sz="0" w:space="0" w:color="auto"/>
        <w:left w:val="none" w:sz="0" w:space="0" w:color="auto"/>
        <w:bottom w:val="none" w:sz="0" w:space="0" w:color="auto"/>
        <w:right w:val="none" w:sz="0" w:space="0" w:color="auto"/>
      </w:divBdr>
    </w:div>
    <w:div w:id="1458447803">
      <w:marLeft w:val="640"/>
      <w:marRight w:val="0"/>
      <w:marTop w:val="0"/>
      <w:marBottom w:val="0"/>
      <w:divBdr>
        <w:top w:val="none" w:sz="0" w:space="0" w:color="auto"/>
        <w:left w:val="none" w:sz="0" w:space="0" w:color="auto"/>
        <w:bottom w:val="none" w:sz="0" w:space="0" w:color="auto"/>
        <w:right w:val="none" w:sz="0" w:space="0" w:color="auto"/>
      </w:divBdr>
    </w:div>
    <w:div w:id="1458525352">
      <w:marLeft w:val="640"/>
      <w:marRight w:val="0"/>
      <w:marTop w:val="0"/>
      <w:marBottom w:val="0"/>
      <w:divBdr>
        <w:top w:val="none" w:sz="0" w:space="0" w:color="auto"/>
        <w:left w:val="none" w:sz="0" w:space="0" w:color="auto"/>
        <w:bottom w:val="none" w:sz="0" w:space="0" w:color="auto"/>
        <w:right w:val="none" w:sz="0" w:space="0" w:color="auto"/>
      </w:divBdr>
    </w:div>
    <w:div w:id="1458983233">
      <w:marLeft w:val="640"/>
      <w:marRight w:val="0"/>
      <w:marTop w:val="0"/>
      <w:marBottom w:val="0"/>
      <w:divBdr>
        <w:top w:val="none" w:sz="0" w:space="0" w:color="auto"/>
        <w:left w:val="none" w:sz="0" w:space="0" w:color="auto"/>
        <w:bottom w:val="none" w:sz="0" w:space="0" w:color="auto"/>
        <w:right w:val="none" w:sz="0" w:space="0" w:color="auto"/>
      </w:divBdr>
    </w:div>
    <w:div w:id="1460219982">
      <w:marLeft w:val="640"/>
      <w:marRight w:val="0"/>
      <w:marTop w:val="0"/>
      <w:marBottom w:val="0"/>
      <w:divBdr>
        <w:top w:val="none" w:sz="0" w:space="0" w:color="auto"/>
        <w:left w:val="none" w:sz="0" w:space="0" w:color="auto"/>
        <w:bottom w:val="none" w:sz="0" w:space="0" w:color="auto"/>
        <w:right w:val="none" w:sz="0" w:space="0" w:color="auto"/>
      </w:divBdr>
    </w:div>
    <w:div w:id="1461024582">
      <w:marLeft w:val="640"/>
      <w:marRight w:val="0"/>
      <w:marTop w:val="0"/>
      <w:marBottom w:val="0"/>
      <w:divBdr>
        <w:top w:val="none" w:sz="0" w:space="0" w:color="auto"/>
        <w:left w:val="none" w:sz="0" w:space="0" w:color="auto"/>
        <w:bottom w:val="none" w:sz="0" w:space="0" w:color="auto"/>
        <w:right w:val="none" w:sz="0" w:space="0" w:color="auto"/>
      </w:divBdr>
    </w:div>
    <w:div w:id="1461454915">
      <w:marLeft w:val="640"/>
      <w:marRight w:val="0"/>
      <w:marTop w:val="0"/>
      <w:marBottom w:val="0"/>
      <w:divBdr>
        <w:top w:val="none" w:sz="0" w:space="0" w:color="auto"/>
        <w:left w:val="none" w:sz="0" w:space="0" w:color="auto"/>
        <w:bottom w:val="none" w:sz="0" w:space="0" w:color="auto"/>
        <w:right w:val="none" w:sz="0" w:space="0" w:color="auto"/>
      </w:divBdr>
    </w:div>
    <w:div w:id="1462310252">
      <w:marLeft w:val="640"/>
      <w:marRight w:val="0"/>
      <w:marTop w:val="0"/>
      <w:marBottom w:val="0"/>
      <w:divBdr>
        <w:top w:val="none" w:sz="0" w:space="0" w:color="auto"/>
        <w:left w:val="none" w:sz="0" w:space="0" w:color="auto"/>
        <w:bottom w:val="none" w:sz="0" w:space="0" w:color="auto"/>
        <w:right w:val="none" w:sz="0" w:space="0" w:color="auto"/>
      </w:divBdr>
    </w:div>
    <w:div w:id="1463111344">
      <w:marLeft w:val="640"/>
      <w:marRight w:val="0"/>
      <w:marTop w:val="0"/>
      <w:marBottom w:val="0"/>
      <w:divBdr>
        <w:top w:val="none" w:sz="0" w:space="0" w:color="auto"/>
        <w:left w:val="none" w:sz="0" w:space="0" w:color="auto"/>
        <w:bottom w:val="none" w:sz="0" w:space="0" w:color="auto"/>
        <w:right w:val="none" w:sz="0" w:space="0" w:color="auto"/>
      </w:divBdr>
    </w:div>
    <w:div w:id="1463426540">
      <w:marLeft w:val="640"/>
      <w:marRight w:val="0"/>
      <w:marTop w:val="0"/>
      <w:marBottom w:val="0"/>
      <w:divBdr>
        <w:top w:val="none" w:sz="0" w:space="0" w:color="auto"/>
        <w:left w:val="none" w:sz="0" w:space="0" w:color="auto"/>
        <w:bottom w:val="none" w:sz="0" w:space="0" w:color="auto"/>
        <w:right w:val="none" w:sz="0" w:space="0" w:color="auto"/>
      </w:divBdr>
    </w:div>
    <w:div w:id="1463696587">
      <w:marLeft w:val="640"/>
      <w:marRight w:val="0"/>
      <w:marTop w:val="0"/>
      <w:marBottom w:val="0"/>
      <w:divBdr>
        <w:top w:val="none" w:sz="0" w:space="0" w:color="auto"/>
        <w:left w:val="none" w:sz="0" w:space="0" w:color="auto"/>
        <w:bottom w:val="none" w:sz="0" w:space="0" w:color="auto"/>
        <w:right w:val="none" w:sz="0" w:space="0" w:color="auto"/>
      </w:divBdr>
    </w:div>
    <w:div w:id="1463812108">
      <w:marLeft w:val="640"/>
      <w:marRight w:val="0"/>
      <w:marTop w:val="0"/>
      <w:marBottom w:val="0"/>
      <w:divBdr>
        <w:top w:val="none" w:sz="0" w:space="0" w:color="auto"/>
        <w:left w:val="none" w:sz="0" w:space="0" w:color="auto"/>
        <w:bottom w:val="none" w:sz="0" w:space="0" w:color="auto"/>
        <w:right w:val="none" w:sz="0" w:space="0" w:color="auto"/>
      </w:divBdr>
    </w:div>
    <w:div w:id="1464612030">
      <w:marLeft w:val="640"/>
      <w:marRight w:val="0"/>
      <w:marTop w:val="0"/>
      <w:marBottom w:val="0"/>
      <w:divBdr>
        <w:top w:val="none" w:sz="0" w:space="0" w:color="auto"/>
        <w:left w:val="none" w:sz="0" w:space="0" w:color="auto"/>
        <w:bottom w:val="none" w:sz="0" w:space="0" w:color="auto"/>
        <w:right w:val="none" w:sz="0" w:space="0" w:color="auto"/>
      </w:divBdr>
    </w:div>
    <w:div w:id="1468551255">
      <w:marLeft w:val="640"/>
      <w:marRight w:val="0"/>
      <w:marTop w:val="0"/>
      <w:marBottom w:val="0"/>
      <w:divBdr>
        <w:top w:val="none" w:sz="0" w:space="0" w:color="auto"/>
        <w:left w:val="none" w:sz="0" w:space="0" w:color="auto"/>
        <w:bottom w:val="none" w:sz="0" w:space="0" w:color="auto"/>
        <w:right w:val="none" w:sz="0" w:space="0" w:color="auto"/>
      </w:divBdr>
    </w:div>
    <w:div w:id="1469471526">
      <w:marLeft w:val="640"/>
      <w:marRight w:val="0"/>
      <w:marTop w:val="0"/>
      <w:marBottom w:val="0"/>
      <w:divBdr>
        <w:top w:val="none" w:sz="0" w:space="0" w:color="auto"/>
        <w:left w:val="none" w:sz="0" w:space="0" w:color="auto"/>
        <w:bottom w:val="none" w:sz="0" w:space="0" w:color="auto"/>
        <w:right w:val="none" w:sz="0" w:space="0" w:color="auto"/>
      </w:divBdr>
    </w:div>
    <w:div w:id="1469976405">
      <w:marLeft w:val="640"/>
      <w:marRight w:val="0"/>
      <w:marTop w:val="0"/>
      <w:marBottom w:val="0"/>
      <w:divBdr>
        <w:top w:val="none" w:sz="0" w:space="0" w:color="auto"/>
        <w:left w:val="none" w:sz="0" w:space="0" w:color="auto"/>
        <w:bottom w:val="none" w:sz="0" w:space="0" w:color="auto"/>
        <w:right w:val="none" w:sz="0" w:space="0" w:color="auto"/>
      </w:divBdr>
    </w:div>
    <w:div w:id="1471509366">
      <w:marLeft w:val="640"/>
      <w:marRight w:val="0"/>
      <w:marTop w:val="0"/>
      <w:marBottom w:val="0"/>
      <w:divBdr>
        <w:top w:val="none" w:sz="0" w:space="0" w:color="auto"/>
        <w:left w:val="none" w:sz="0" w:space="0" w:color="auto"/>
        <w:bottom w:val="none" w:sz="0" w:space="0" w:color="auto"/>
        <w:right w:val="none" w:sz="0" w:space="0" w:color="auto"/>
      </w:divBdr>
    </w:div>
    <w:div w:id="1472476493">
      <w:marLeft w:val="640"/>
      <w:marRight w:val="0"/>
      <w:marTop w:val="0"/>
      <w:marBottom w:val="0"/>
      <w:divBdr>
        <w:top w:val="none" w:sz="0" w:space="0" w:color="auto"/>
        <w:left w:val="none" w:sz="0" w:space="0" w:color="auto"/>
        <w:bottom w:val="none" w:sz="0" w:space="0" w:color="auto"/>
        <w:right w:val="none" w:sz="0" w:space="0" w:color="auto"/>
      </w:divBdr>
    </w:div>
    <w:div w:id="1472938237">
      <w:marLeft w:val="640"/>
      <w:marRight w:val="0"/>
      <w:marTop w:val="0"/>
      <w:marBottom w:val="0"/>
      <w:divBdr>
        <w:top w:val="none" w:sz="0" w:space="0" w:color="auto"/>
        <w:left w:val="none" w:sz="0" w:space="0" w:color="auto"/>
        <w:bottom w:val="none" w:sz="0" w:space="0" w:color="auto"/>
        <w:right w:val="none" w:sz="0" w:space="0" w:color="auto"/>
      </w:divBdr>
    </w:div>
    <w:div w:id="1473984745">
      <w:marLeft w:val="640"/>
      <w:marRight w:val="0"/>
      <w:marTop w:val="0"/>
      <w:marBottom w:val="0"/>
      <w:divBdr>
        <w:top w:val="none" w:sz="0" w:space="0" w:color="auto"/>
        <w:left w:val="none" w:sz="0" w:space="0" w:color="auto"/>
        <w:bottom w:val="none" w:sz="0" w:space="0" w:color="auto"/>
        <w:right w:val="none" w:sz="0" w:space="0" w:color="auto"/>
      </w:divBdr>
    </w:div>
    <w:div w:id="1474443584">
      <w:marLeft w:val="640"/>
      <w:marRight w:val="0"/>
      <w:marTop w:val="0"/>
      <w:marBottom w:val="0"/>
      <w:divBdr>
        <w:top w:val="none" w:sz="0" w:space="0" w:color="auto"/>
        <w:left w:val="none" w:sz="0" w:space="0" w:color="auto"/>
        <w:bottom w:val="none" w:sz="0" w:space="0" w:color="auto"/>
        <w:right w:val="none" w:sz="0" w:space="0" w:color="auto"/>
      </w:divBdr>
    </w:div>
    <w:div w:id="1476221552">
      <w:marLeft w:val="640"/>
      <w:marRight w:val="0"/>
      <w:marTop w:val="0"/>
      <w:marBottom w:val="0"/>
      <w:divBdr>
        <w:top w:val="none" w:sz="0" w:space="0" w:color="auto"/>
        <w:left w:val="none" w:sz="0" w:space="0" w:color="auto"/>
        <w:bottom w:val="none" w:sz="0" w:space="0" w:color="auto"/>
        <w:right w:val="none" w:sz="0" w:space="0" w:color="auto"/>
      </w:divBdr>
    </w:div>
    <w:div w:id="1477137316">
      <w:marLeft w:val="640"/>
      <w:marRight w:val="0"/>
      <w:marTop w:val="0"/>
      <w:marBottom w:val="0"/>
      <w:divBdr>
        <w:top w:val="none" w:sz="0" w:space="0" w:color="auto"/>
        <w:left w:val="none" w:sz="0" w:space="0" w:color="auto"/>
        <w:bottom w:val="none" w:sz="0" w:space="0" w:color="auto"/>
        <w:right w:val="none" w:sz="0" w:space="0" w:color="auto"/>
      </w:divBdr>
    </w:div>
    <w:div w:id="1478647034">
      <w:marLeft w:val="640"/>
      <w:marRight w:val="0"/>
      <w:marTop w:val="0"/>
      <w:marBottom w:val="0"/>
      <w:divBdr>
        <w:top w:val="none" w:sz="0" w:space="0" w:color="auto"/>
        <w:left w:val="none" w:sz="0" w:space="0" w:color="auto"/>
        <w:bottom w:val="none" w:sz="0" w:space="0" w:color="auto"/>
        <w:right w:val="none" w:sz="0" w:space="0" w:color="auto"/>
      </w:divBdr>
    </w:div>
    <w:div w:id="1480541066">
      <w:marLeft w:val="640"/>
      <w:marRight w:val="0"/>
      <w:marTop w:val="0"/>
      <w:marBottom w:val="0"/>
      <w:divBdr>
        <w:top w:val="none" w:sz="0" w:space="0" w:color="auto"/>
        <w:left w:val="none" w:sz="0" w:space="0" w:color="auto"/>
        <w:bottom w:val="none" w:sz="0" w:space="0" w:color="auto"/>
        <w:right w:val="none" w:sz="0" w:space="0" w:color="auto"/>
      </w:divBdr>
    </w:div>
    <w:div w:id="1486781361">
      <w:marLeft w:val="640"/>
      <w:marRight w:val="0"/>
      <w:marTop w:val="0"/>
      <w:marBottom w:val="0"/>
      <w:divBdr>
        <w:top w:val="none" w:sz="0" w:space="0" w:color="auto"/>
        <w:left w:val="none" w:sz="0" w:space="0" w:color="auto"/>
        <w:bottom w:val="none" w:sz="0" w:space="0" w:color="auto"/>
        <w:right w:val="none" w:sz="0" w:space="0" w:color="auto"/>
      </w:divBdr>
    </w:div>
    <w:div w:id="1487473293">
      <w:marLeft w:val="640"/>
      <w:marRight w:val="0"/>
      <w:marTop w:val="0"/>
      <w:marBottom w:val="0"/>
      <w:divBdr>
        <w:top w:val="none" w:sz="0" w:space="0" w:color="auto"/>
        <w:left w:val="none" w:sz="0" w:space="0" w:color="auto"/>
        <w:bottom w:val="none" w:sz="0" w:space="0" w:color="auto"/>
        <w:right w:val="none" w:sz="0" w:space="0" w:color="auto"/>
      </w:divBdr>
    </w:div>
    <w:div w:id="1489441762">
      <w:marLeft w:val="640"/>
      <w:marRight w:val="0"/>
      <w:marTop w:val="0"/>
      <w:marBottom w:val="0"/>
      <w:divBdr>
        <w:top w:val="none" w:sz="0" w:space="0" w:color="auto"/>
        <w:left w:val="none" w:sz="0" w:space="0" w:color="auto"/>
        <w:bottom w:val="none" w:sz="0" w:space="0" w:color="auto"/>
        <w:right w:val="none" w:sz="0" w:space="0" w:color="auto"/>
      </w:divBdr>
    </w:div>
    <w:div w:id="1492597787">
      <w:marLeft w:val="640"/>
      <w:marRight w:val="0"/>
      <w:marTop w:val="0"/>
      <w:marBottom w:val="0"/>
      <w:divBdr>
        <w:top w:val="none" w:sz="0" w:space="0" w:color="auto"/>
        <w:left w:val="none" w:sz="0" w:space="0" w:color="auto"/>
        <w:bottom w:val="none" w:sz="0" w:space="0" w:color="auto"/>
        <w:right w:val="none" w:sz="0" w:space="0" w:color="auto"/>
      </w:divBdr>
    </w:div>
    <w:div w:id="1493109005">
      <w:marLeft w:val="640"/>
      <w:marRight w:val="0"/>
      <w:marTop w:val="0"/>
      <w:marBottom w:val="0"/>
      <w:divBdr>
        <w:top w:val="none" w:sz="0" w:space="0" w:color="auto"/>
        <w:left w:val="none" w:sz="0" w:space="0" w:color="auto"/>
        <w:bottom w:val="none" w:sz="0" w:space="0" w:color="auto"/>
        <w:right w:val="none" w:sz="0" w:space="0" w:color="auto"/>
      </w:divBdr>
    </w:div>
    <w:div w:id="1494760036">
      <w:marLeft w:val="640"/>
      <w:marRight w:val="0"/>
      <w:marTop w:val="0"/>
      <w:marBottom w:val="0"/>
      <w:divBdr>
        <w:top w:val="none" w:sz="0" w:space="0" w:color="auto"/>
        <w:left w:val="none" w:sz="0" w:space="0" w:color="auto"/>
        <w:bottom w:val="none" w:sz="0" w:space="0" w:color="auto"/>
        <w:right w:val="none" w:sz="0" w:space="0" w:color="auto"/>
      </w:divBdr>
    </w:div>
    <w:div w:id="1496334384">
      <w:marLeft w:val="640"/>
      <w:marRight w:val="0"/>
      <w:marTop w:val="0"/>
      <w:marBottom w:val="0"/>
      <w:divBdr>
        <w:top w:val="none" w:sz="0" w:space="0" w:color="auto"/>
        <w:left w:val="none" w:sz="0" w:space="0" w:color="auto"/>
        <w:bottom w:val="none" w:sz="0" w:space="0" w:color="auto"/>
        <w:right w:val="none" w:sz="0" w:space="0" w:color="auto"/>
      </w:divBdr>
    </w:div>
    <w:div w:id="1502088545">
      <w:marLeft w:val="640"/>
      <w:marRight w:val="0"/>
      <w:marTop w:val="0"/>
      <w:marBottom w:val="0"/>
      <w:divBdr>
        <w:top w:val="none" w:sz="0" w:space="0" w:color="auto"/>
        <w:left w:val="none" w:sz="0" w:space="0" w:color="auto"/>
        <w:bottom w:val="none" w:sz="0" w:space="0" w:color="auto"/>
        <w:right w:val="none" w:sz="0" w:space="0" w:color="auto"/>
      </w:divBdr>
    </w:div>
    <w:div w:id="1502817540">
      <w:marLeft w:val="640"/>
      <w:marRight w:val="0"/>
      <w:marTop w:val="0"/>
      <w:marBottom w:val="0"/>
      <w:divBdr>
        <w:top w:val="none" w:sz="0" w:space="0" w:color="auto"/>
        <w:left w:val="none" w:sz="0" w:space="0" w:color="auto"/>
        <w:bottom w:val="none" w:sz="0" w:space="0" w:color="auto"/>
        <w:right w:val="none" w:sz="0" w:space="0" w:color="auto"/>
      </w:divBdr>
    </w:div>
    <w:div w:id="1510410577">
      <w:marLeft w:val="640"/>
      <w:marRight w:val="0"/>
      <w:marTop w:val="0"/>
      <w:marBottom w:val="0"/>
      <w:divBdr>
        <w:top w:val="none" w:sz="0" w:space="0" w:color="auto"/>
        <w:left w:val="none" w:sz="0" w:space="0" w:color="auto"/>
        <w:bottom w:val="none" w:sz="0" w:space="0" w:color="auto"/>
        <w:right w:val="none" w:sz="0" w:space="0" w:color="auto"/>
      </w:divBdr>
    </w:div>
    <w:div w:id="1511411534">
      <w:marLeft w:val="640"/>
      <w:marRight w:val="0"/>
      <w:marTop w:val="0"/>
      <w:marBottom w:val="0"/>
      <w:divBdr>
        <w:top w:val="none" w:sz="0" w:space="0" w:color="auto"/>
        <w:left w:val="none" w:sz="0" w:space="0" w:color="auto"/>
        <w:bottom w:val="none" w:sz="0" w:space="0" w:color="auto"/>
        <w:right w:val="none" w:sz="0" w:space="0" w:color="auto"/>
      </w:divBdr>
    </w:div>
    <w:div w:id="1512329370">
      <w:marLeft w:val="640"/>
      <w:marRight w:val="0"/>
      <w:marTop w:val="0"/>
      <w:marBottom w:val="0"/>
      <w:divBdr>
        <w:top w:val="none" w:sz="0" w:space="0" w:color="auto"/>
        <w:left w:val="none" w:sz="0" w:space="0" w:color="auto"/>
        <w:bottom w:val="none" w:sz="0" w:space="0" w:color="auto"/>
        <w:right w:val="none" w:sz="0" w:space="0" w:color="auto"/>
      </w:divBdr>
    </w:div>
    <w:div w:id="1513450887">
      <w:marLeft w:val="640"/>
      <w:marRight w:val="0"/>
      <w:marTop w:val="0"/>
      <w:marBottom w:val="0"/>
      <w:divBdr>
        <w:top w:val="none" w:sz="0" w:space="0" w:color="auto"/>
        <w:left w:val="none" w:sz="0" w:space="0" w:color="auto"/>
        <w:bottom w:val="none" w:sz="0" w:space="0" w:color="auto"/>
        <w:right w:val="none" w:sz="0" w:space="0" w:color="auto"/>
      </w:divBdr>
    </w:div>
    <w:div w:id="1517309200">
      <w:marLeft w:val="640"/>
      <w:marRight w:val="0"/>
      <w:marTop w:val="0"/>
      <w:marBottom w:val="0"/>
      <w:divBdr>
        <w:top w:val="none" w:sz="0" w:space="0" w:color="auto"/>
        <w:left w:val="none" w:sz="0" w:space="0" w:color="auto"/>
        <w:bottom w:val="none" w:sz="0" w:space="0" w:color="auto"/>
        <w:right w:val="none" w:sz="0" w:space="0" w:color="auto"/>
      </w:divBdr>
    </w:div>
    <w:div w:id="1517964867">
      <w:marLeft w:val="640"/>
      <w:marRight w:val="0"/>
      <w:marTop w:val="0"/>
      <w:marBottom w:val="0"/>
      <w:divBdr>
        <w:top w:val="none" w:sz="0" w:space="0" w:color="auto"/>
        <w:left w:val="none" w:sz="0" w:space="0" w:color="auto"/>
        <w:bottom w:val="none" w:sz="0" w:space="0" w:color="auto"/>
        <w:right w:val="none" w:sz="0" w:space="0" w:color="auto"/>
      </w:divBdr>
    </w:div>
    <w:div w:id="1518078940">
      <w:marLeft w:val="640"/>
      <w:marRight w:val="0"/>
      <w:marTop w:val="0"/>
      <w:marBottom w:val="0"/>
      <w:divBdr>
        <w:top w:val="none" w:sz="0" w:space="0" w:color="auto"/>
        <w:left w:val="none" w:sz="0" w:space="0" w:color="auto"/>
        <w:bottom w:val="none" w:sz="0" w:space="0" w:color="auto"/>
        <w:right w:val="none" w:sz="0" w:space="0" w:color="auto"/>
      </w:divBdr>
    </w:div>
    <w:div w:id="1522205781">
      <w:marLeft w:val="640"/>
      <w:marRight w:val="0"/>
      <w:marTop w:val="0"/>
      <w:marBottom w:val="0"/>
      <w:divBdr>
        <w:top w:val="none" w:sz="0" w:space="0" w:color="auto"/>
        <w:left w:val="none" w:sz="0" w:space="0" w:color="auto"/>
        <w:bottom w:val="none" w:sz="0" w:space="0" w:color="auto"/>
        <w:right w:val="none" w:sz="0" w:space="0" w:color="auto"/>
      </w:divBdr>
    </w:div>
    <w:div w:id="1522552204">
      <w:marLeft w:val="640"/>
      <w:marRight w:val="0"/>
      <w:marTop w:val="0"/>
      <w:marBottom w:val="0"/>
      <w:divBdr>
        <w:top w:val="none" w:sz="0" w:space="0" w:color="auto"/>
        <w:left w:val="none" w:sz="0" w:space="0" w:color="auto"/>
        <w:bottom w:val="none" w:sz="0" w:space="0" w:color="auto"/>
        <w:right w:val="none" w:sz="0" w:space="0" w:color="auto"/>
      </w:divBdr>
    </w:div>
    <w:div w:id="1525052664">
      <w:marLeft w:val="640"/>
      <w:marRight w:val="0"/>
      <w:marTop w:val="0"/>
      <w:marBottom w:val="0"/>
      <w:divBdr>
        <w:top w:val="none" w:sz="0" w:space="0" w:color="auto"/>
        <w:left w:val="none" w:sz="0" w:space="0" w:color="auto"/>
        <w:bottom w:val="none" w:sz="0" w:space="0" w:color="auto"/>
        <w:right w:val="none" w:sz="0" w:space="0" w:color="auto"/>
      </w:divBdr>
    </w:div>
    <w:div w:id="1525513947">
      <w:marLeft w:val="640"/>
      <w:marRight w:val="0"/>
      <w:marTop w:val="0"/>
      <w:marBottom w:val="0"/>
      <w:divBdr>
        <w:top w:val="none" w:sz="0" w:space="0" w:color="auto"/>
        <w:left w:val="none" w:sz="0" w:space="0" w:color="auto"/>
        <w:bottom w:val="none" w:sz="0" w:space="0" w:color="auto"/>
        <w:right w:val="none" w:sz="0" w:space="0" w:color="auto"/>
      </w:divBdr>
    </w:div>
    <w:div w:id="1527058028">
      <w:marLeft w:val="640"/>
      <w:marRight w:val="0"/>
      <w:marTop w:val="0"/>
      <w:marBottom w:val="0"/>
      <w:divBdr>
        <w:top w:val="none" w:sz="0" w:space="0" w:color="auto"/>
        <w:left w:val="none" w:sz="0" w:space="0" w:color="auto"/>
        <w:bottom w:val="none" w:sz="0" w:space="0" w:color="auto"/>
        <w:right w:val="none" w:sz="0" w:space="0" w:color="auto"/>
      </w:divBdr>
    </w:div>
    <w:div w:id="1527793795">
      <w:marLeft w:val="640"/>
      <w:marRight w:val="0"/>
      <w:marTop w:val="0"/>
      <w:marBottom w:val="0"/>
      <w:divBdr>
        <w:top w:val="none" w:sz="0" w:space="0" w:color="auto"/>
        <w:left w:val="none" w:sz="0" w:space="0" w:color="auto"/>
        <w:bottom w:val="none" w:sz="0" w:space="0" w:color="auto"/>
        <w:right w:val="none" w:sz="0" w:space="0" w:color="auto"/>
      </w:divBdr>
    </w:div>
    <w:div w:id="1532962624">
      <w:marLeft w:val="640"/>
      <w:marRight w:val="0"/>
      <w:marTop w:val="0"/>
      <w:marBottom w:val="0"/>
      <w:divBdr>
        <w:top w:val="none" w:sz="0" w:space="0" w:color="auto"/>
        <w:left w:val="none" w:sz="0" w:space="0" w:color="auto"/>
        <w:bottom w:val="none" w:sz="0" w:space="0" w:color="auto"/>
        <w:right w:val="none" w:sz="0" w:space="0" w:color="auto"/>
      </w:divBdr>
    </w:div>
    <w:div w:id="1533610127">
      <w:marLeft w:val="640"/>
      <w:marRight w:val="0"/>
      <w:marTop w:val="0"/>
      <w:marBottom w:val="0"/>
      <w:divBdr>
        <w:top w:val="none" w:sz="0" w:space="0" w:color="auto"/>
        <w:left w:val="none" w:sz="0" w:space="0" w:color="auto"/>
        <w:bottom w:val="none" w:sz="0" w:space="0" w:color="auto"/>
        <w:right w:val="none" w:sz="0" w:space="0" w:color="auto"/>
      </w:divBdr>
    </w:div>
    <w:div w:id="1534803514">
      <w:marLeft w:val="640"/>
      <w:marRight w:val="0"/>
      <w:marTop w:val="0"/>
      <w:marBottom w:val="0"/>
      <w:divBdr>
        <w:top w:val="none" w:sz="0" w:space="0" w:color="auto"/>
        <w:left w:val="none" w:sz="0" w:space="0" w:color="auto"/>
        <w:bottom w:val="none" w:sz="0" w:space="0" w:color="auto"/>
        <w:right w:val="none" w:sz="0" w:space="0" w:color="auto"/>
      </w:divBdr>
    </w:div>
    <w:div w:id="1535267144">
      <w:marLeft w:val="640"/>
      <w:marRight w:val="0"/>
      <w:marTop w:val="0"/>
      <w:marBottom w:val="0"/>
      <w:divBdr>
        <w:top w:val="none" w:sz="0" w:space="0" w:color="auto"/>
        <w:left w:val="none" w:sz="0" w:space="0" w:color="auto"/>
        <w:bottom w:val="none" w:sz="0" w:space="0" w:color="auto"/>
        <w:right w:val="none" w:sz="0" w:space="0" w:color="auto"/>
      </w:divBdr>
    </w:div>
    <w:div w:id="1536573523">
      <w:marLeft w:val="640"/>
      <w:marRight w:val="0"/>
      <w:marTop w:val="0"/>
      <w:marBottom w:val="0"/>
      <w:divBdr>
        <w:top w:val="none" w:sz="0" w:space="0" w:color="auto"/>
        <w:left w:val="none" w:sz="0" w:space="0" w:color="auto"/>
        <w:bottom w:val="none" w:sz="0" w:space="0" w:color="auto"/>
        <w:right w:val="none" w:sz="0" w:space="0" w:color="auto"/>
      </w:divBdr>
    </w:div>
    <w:div w:id="1541162982">
      <w:marLeft w:val="640"/>
      <w:marRight w:val="0"/>
      <w:marTop w:val="0"/>
      <w:marBottom w:val="0"/>
      <w:divBdr>
        <w:top w:val="none" w:sz="0" w:space="0" w:color="auto"/>
        <w:left w:val="none" w:sz="0" w:space="0" w:color="auto"/>
        <w:bottom w:val="none" w:sz="0" w:space="0" w:color="auto"/>
        <w:right w:val="none" w:sz="0" w:space="0" w:color="auto"/>
      </w:divBdr>
    </w:div>
    <w:div w:id="1541237906">
      <w:marLeft w:val="640"/>
      <w:marRight w:val="0"/>
      <w:marTop w:val="0"/>
      <w:marBottom w:val="0"/>
      <w:divBdr>
        <w:top w:val="none" w:sz="0" w:space="0" w:color="auto"/>
        <w:left w:val="none" w:sz="0" w:space="0" w:color="auto"/>
        <w:bottom w:val="none" w:sz="0" w:space="0" w:color="auto"/>
        <w:right w:val="none" w:sz="0" w:space="0" w:color="auto"/>
      </w:divBdr>
    </w:div>
    <w:div w:id="1541700622">
      <w:marLeft w:val="640"/>
      <w:marRight w:val="0"/>
      <w:marTop w:val="0"/>
      <w:marBottom w:val="0"/>
      <w:divBdr>
        <w:top w:val="none" w:sz="0" w:space="0" w:color="auto"/>
        <w:left w:val="none" w:sz="0" w:space="0" w:color="auto"/>
        <w:bottom w:val="none" w:sz="0" w:space="0" w:color="auto"/>
        <w:right w:val="none" w:sz="0" w:space="0" w:color="auto"/>
      </w:divBdr>
    </w:div>
    <w:div w:id="1542815060">
      <w:marLeft w:val="640"/>
      <w:marRight w:val="0"/>
      <w:marTop w:val="0"/>
      <w:marBottom w:val="0"/>
      <w:divBdr>
        <w:top w:val="none" w:sz="0" w:space="0" w:color="auto"/>
        <w:left w:val="none" w:sz="0" w:space="0" w:color="auto"/>
        <w:bottom w:val="none" w:sz="0" w:space="0" w:color="auto"/>
        <w:right w:val="none" w:sz="0" w:space="0" w:color="auto"/>
      </w:divBdr>
    </w:div>
    <w:div w:id="1543131326">
      <w:marLeft w:val="640"/>
      <w:marRight w:val="0"/>
      <w:marTop w:val="0"/>
      <w:marBottom w:val="0"/>
      <w:divBdr>
        <w:top w:val="none" w:sz="0" w:space="0" w:color="auto"/>
        <w:left w:val="none" w:sz="0" w:space="0" w:color="auto"/>
        <w:bottom w:val="none" w:sz="0" w:space="0" w:color="auto"/>
        <w:right w:val="none" w:sz="0" w:space="0" w:color="auto"/>
      </w:divBdr>
    </w:div>
    <w:div w:id="1543177250">
      <w:marLeft w:val="640"/>
      <w:marRight w:val="0"/>
      <w:marTop w:val="0"/>
      <w:marBottom w:val="0"/>
      <w:divBdr>
        <w:top w:val="none" w:sz="0" w:space="0" w:color="auto"/>
        <w:left w:val="none" w:sz="0" w:space="0" w:color="auto"/>
        <w:bottom w:val="none" w:sz="0" w:space="0" w:color="auto"/>
        <w:right w:val="none" w:sz="0" w:space="0" w:color="auto"/>
      </w:divBdr>
    </w:div>
    <w:div w:id="1543789279">
      <w:marLeft w:val="640"/>
      <w:marRight w:val="0"/>
      <w:marTop w:val="0"/>
      <w:marBottom w:val="0"/>
      <w:divBdr>
        <w:top w:val="none" w:sz="0" w:space="0" w:color="auto"/>
        <w:left w:val="none" w:sz="0" w:space="0" w:color="auto"/>
        <w:bottom w:val="none" w:sz="0" w:space="0" w:color="auto"/>
        <w:right w:val="none" w:sz="0" w:space="0" w:color="auto"/>
      </w:divBdr>
    </w:div>
    <w:div w:id="1544175181">
      <w:marLeft w:val="640"/>
      <w:marRight w:val="0"/>
      <w:marTop w:val="0"/>
      <w:marBottom w:val="0"/>
      <w:divBdr>
        <w:top w:val="none" w:sz="0" w:space="0" w:color="auto"/>
        <w:left w:val="none" w:sz="0" w:space="0" w:color="auto"/>
        <w:bottom w:val="none" w:sz="0" w:space="0" w:color="auto"/>
        <w:right w:val="none" w:sz="0" w:space="0" w:color="auto"/>
      </w:divBdr>
    </w:div>
    <w:div w:id="1544364966">
      <w:marLeft w:val="640"/>
      <w:marRight w:val="0"/>
      <w:marTop w:val="0"/>
      <w:marBottom w:val="0"/>
      <w:divBdr>
        <w:top w:val="none" w:sz="0" w:space="0" w:color="auto"/>
        <w:left w:val="none" w:sz="0" w:space="0" w:color="auto"/>
        <w:bottom w:val="none" w:sz="0" w:space="0" w:color="auto"/>
        <w:right w:val="none" w:sz="0" w:space="0" w:color="auto"/>
      </w:divBdr>
    </w:div>
    <w:div w:id="1544751918">
      <w:marLeft w:val="640"/>
      <w:marRight w:val="0"/>
      <w:marTop w:val="0"/>
      <w:marBottom w:val="0"/>
      <w:divBdr>
        <w:top w:val="none" w:sz="0" w:space="0" w:color="auto"/>
        <w:left w:val="none" w:sz="0" w:space="0" w:color="auto"/>
        <w:bottom w:val="none" w:sz="0" w:space="0" w:color="auto"/>
        <w:right w:val="none" w:sz="0" w:space="0" w:color="auto"/>
      </w:divBdr>
    </w:div>
    <w:div w:id="1545632431">
      <w:marLeft w:val="640"/>
      <w:marRight w:val="0"/>
      <w:marTop w:val="0"/>
      <w:marBottom w:val="0"/>
      <w:divBdr>
        <w:top w:val="none" w:sz="0" w:space="0" w:color="auto"/>
        <w:left w:val="none" w:sz="0" w:space="0" w:color="auto"/>
        <w:bottom w:val="none" w:sz="0" w:space="0" w:color="auto"/>
        <w:right w:val="none" w:sz="0" w:space="0" w:color="auto"/>
      </w:divBdr>
    </w:div>
    <w:div w:id="1548104781">
      <w:marLeft w:val="640"/>
      <w:marRight w:val="0"/>
      <w:marTop w:val="0"/>
      <w:marBottom w:val="0"/>
      <w:divBdr>
        <w:top w:val="none" w:sz="0" w:space="0" w:color="auto"/>
        <w:left w:val="none" w:sz="0" w:space="0" w:color="auto"/>
        <w:bottom w:val="none" w:sz="0" w:space="0" w:color="auto"/>
        <w:right w:val="none" w:sz="0" w:space="0" w:color="auto"/>
      </w:divBdr>
    </w:div>
    <w:div w:id="1553351529">
      <w:marLeft w:val="640"/>
      <w:marRight w:val="0"/>
      <w:marTop w:val="0"/>
      <w:marBottom w:val="0"/>
      <w:divBdr>
        <w:top w:val="none" w:sz="0" w:space="0" w:color="auto"/>
        <w:left w:val="none" w:sz="0" w:space="0" w:color="auto"/>
        <w:bottom w:val="none" w:sz="0" w:space="0" w:color="auto"/>
        <w:right w:val="none" w:sz="0" w:space="0" w:color="auto"/>
      </w:divBdr>
    </w:div>
    <w:div w:id="1553543474">
      <w:marLeft w:val="640"/>
      <w:marRight w:val="0"/>
      <w:marTop w:val="0"/>
      <w:marBottom w:val="0"/>
      <w:divBdr>
        <w:top w:val="none" w:sz="0" w:space="0" w:color="auto"/>
        <w:left w:val="none" w:sz="0" w:space="0" w:color="auto"/>
        <w:bottom w:val="none" w:sz="0" w:space="0" w:color="auto"/>
        <w:right w:val="none" w:sz="0" w:space="0" w:color="auto"/>
      </w:divBdr>
    </w:div>
    <w:div w:id="1553544061">
      <w:marLeft w:val="640"/>
      <w:marRight w:val="0"/>
      <w:marTop w:val="0"/>
      <w:marBottom w:val="0"/>
      <w:divBdr>
        <w:top w:val="none" w:sz="0" w:space="0" w:color="auto"/>
        <w:left w:val="none" w:sz="0" w:space="0" w:color="auto"/>
        <w:bottom w:val="none" w:sz="0" w:space="0" w:color="auto"/>
        <w:right w:val="none" w:sz="0" w:space="0" w:color="auto"/>
      </w:divBdr>
    </w:div>
    <w:div w:id="1554465556">
      <w:marLeft w:val="640"/>
      <w:marRight w:val="0"/>
      <w:marTop w:val="0"/>
      <w:marBottom w:val="0"/>
      <w:divBdr>
        <w:top w:val="none" w:sz="0" w:space="0" w:color="auto"/>
        <w:left w:val="none" w:sz="0" w:space="0" w:color="auto"/>
        <w:bottom w:val="none" w:sz="0" w:space="0" w:color="auto"/>
        <w:right w:val="none" w:sz="0" w:space="0" w:color="auto"/>
      </w:divBdr>
    </w:div>
    <w:div w:id="1554467586">
      <w:marLeft w:val="640"/>
      <w:marRight w:val="0"/>
      <w:marTop w:val="0"/>
      <w:marBottom w:val="0"/>
      <w:divBdr>
        <w:top w:val="none" w:sz="0" w:space="0" w:color="auto"/>
        <w:left w:val="none" w:sz="0" w:space="0" w:color="auto"/>
        <w:bottom w:val="none" w:sz="0" w:space="0" w:color="auto"/>
        <w:right w:val="none" w:sz="0" w:space="0" w:color="auto"/>
      </w:divBdr>
    </w:div>
    <w:div w:id="1554655858">
      <w:marLeft w:val="640"/>
      <w:marRight w:val="0"/>
      <w:marTop w:val="0"/>
      <w:marBottom w:val="0"/>
      <w:divBdr>
        <w:top w:val="none" w:sz="0" w:space="0" w:color="auto"/>
        <w:left w:val="none" w:sz="0" w:space="0" w:color="auto"/>
        <w:bottom w:val="none" w:sz="0" w:space="0" w:color="auto"/>
        <w:right w:val="none" w:sz="0" w:space="0" w:color="auto"/>
      </w:divBdr>
    </w:div>
    <w:div w:id="1555045424">
      <w:marLeft w:val="640"/>
      <w:marRight w:val="0"/>
      <w:marTop w:val="0"/>
      <w:marBottom w:val="0"/>
      <w:divBdr>
        <w:top w:val="none" w:sz="0" w:space="0" w:color="auto"/>
        <w:left w:val="none" w:sz="0" w:space="0" w:color="auto"/>
        <w:bottom w:val="none" w:sz="0" w:space="0" w:color="auto"/>
        <w:right w:val="none" w:sz="0" w:space="0" w:color="auto"/>
      </w:divBdr>
    </w:div>
    <w:div w:id="1556503776">
      <w:marLeft w:val="640"/>
      <w:marRight w:val="0"/>
      <w:marTop w:val="0"/>
      <w:marBottom w:val="0"/>
      <w:divBdr>
        <w:top w:val="none" w:sz="0" w:space="0" w:color="auto"/>
        <w:left w:val="none" w:sz="0" w:space="0" w:color="auto"/>
        <w:bottom w:val="none" w:sz="0" w:space="0" w:color="auto"/>
        <w:right w:val="none" w:sz="0" w:space="0" w:color="auto"/>
      </w:divBdr>
    </w:div>
    <w:div w:id="1557428843">
      <w:marLeft w:val="640"/>
      <w:marRight w:val="0"/>
      <w:marTop w:val="0"/>
      <w:marBottom w:val="0"/>
      <w:divBdr>
        <w:top w:val="none" w:sz="0" w:space="0" w:color="auto"/>
        <w:left w:val="none" w:sz="0" w:space="0" w:color="auto"/>
        <w:bottom w:val="none" w:sz="0" w:space="0" w:color="auto"/>
        <w:right w:val="none" w:sz="0" w:space="0" w:color="auto"/>
      </w:divBdr>
    </w:div>
    <w:div w:id="1558272991">
      <w:marLeft w:val="640"/>
      <w:marRight w:val="0"/>
      <w:marTop w:val="0"/>
      <w:marBottom w:val="0"/>
      <w:divBdr>
        <w:top w:val="none" w:sz="0" w:space="0" w:color="auto"/>
        <w:left w:val="none" w:sz="0" w:space="0" w:color="auto"/>
        <w:bottom w:val="none" w:sz="0" w:space="0" w:color="auto"/>
        <w:right w:val="none" w:sz="0" w:space="0" w:color="auto"/>
      </w:divBdr>
    </w:div>
    <w:div w:id="1559127322">
      <w:marLeft w:val="640"/>
      <w:marRight w:val="0"/>
      <w:marTop w:val="0"/>
      <w:marBottom w:val="0"/>
      <w:divBdr>
        <w:top w:val="none" w:sz="0" w:space="0" w:color="auto"/>
        <w:left w:val="none" w:sz="0" w:space="0" w:color="auto"/>
        <w:bottom w:val="none" w:sz="0" w:space="0" w:color="auto"/>
        <w:right w:val="none" w:sz="0" w:space="0" w:color="auto"/>
      </w:divBdr>
    </w:div>
    <w:div w:id="1559393045">
      <w:marLeft w:val="640"/>
      <w:marRight w:val="0"/>
      <w:marTop w:val="0"/>
      <w:marBottom w:val="0"/>
      <w:divBdr>
        <w:top w:val="none" w:sz="0" w:space="0" w:color="auto"/>
        <w:left w:val="none" w:sz="0" w:space="0" w:color="auto"/>
        <w:bottom w:val="none" w:sz="0" w:space="0" w:color="auto"/>
        <w:right w:val="none" w:sz="0" w:space="0" w:color="auto"/>
      </w:divBdr>
    </w:div>
    <w:div w:id="1561088867">
      <w:marLeft w:val="640"/>
      <w:marRight w:val="0"/>
      <w:marTop w:val="0"/>
      <w:marBottom w:val="0"/>
      <w:divBdr>
        <w:top w:val="none" w:sz="0" w:space="0" w:color="auto"/>
        <w:left w:val="none" w:sz="0" w:space="0" w:color="auto"/>
        <w:bottom w:val="none" w:sz="0" w:space="0" w:color="auto"/>
        <w:right w:val="none" w:sz="0" w:space="0" w:color="auto"/>
      </w:divBdr>
    </w:div>
    <w:div w:id="1561861331">
      <w:marLeft w:val="640"/>
      <w:marRight w:val="0"/>
      <w:marTop w:val="0"/>
      <w:marBottom w:val="0"/>
      <w:divBdr>
        <w:top w:val="none" w:sz="0" w:space="0" w:color="auto"/>
        <w:left w:val="none" w:sz="0" w:space="0" w:color="auto"/>
        <w:bottom w:val="none" w:sz="0" w:space="0" w:color="auto"/>
        <w:right w:val="none" w:sz="0" w:space="0" w:color="auto"/>
      </w:divBdr>
    </w:div>
    <w:div w:id="1562327624">
      <w:marLeft w:val="640"/>
      <w:marRight w:val="0"/>
      <w:marTop w:val="0"/>
      <w:marBottom w:val="0"/>
      <w:divBdr>
        <w:top w:val="none" w:sz="0" w:space="0" w:color="auto"/>
        <w:left w:val="none" w:sz="0" w:space="0" w:color="auto"/>
        <w:bottom w:val="none" w:sz="0" w:space="0" w:color="auto"/>
        <w:right w:val="none" w:sz="0" w:space="0" w:color="auto"/>
      </w:divBdr>
    </w:div>
    <w:div w:id="1569263697">
      <w:marLeft w:val="640"/>
      <w:marRight w:val="0"/>
      <w:marTop w:val="0"/>
      <w:marBottom w:val="0"/>
      <w:divBdr>
        <w:top w:val="none" w:sz="0" w:space="0" w:color="auto"/>
        <w:left w:val="none" w:sz="0" w:space="0" w:color="auto"/>
        <w:bottom w:val="none" w:sz="0" w:space="0" w:color="auto"/>
        <w:right w:val="none" w:sz="0" w:space="0" w:color="auto"/>
      </w:divBdr>
    </w:div>
    <w:div w:id="1572036874">
      <w:marLeft w:val="640"/>
      <w:marRight w:val="0"/>
      <w:marTop w:val="0"/>
      <w:marBottom w:val="0"/>
      <w:divBdr>
        <w:top w:val="none" w:sz="0" w:space="0" w:color="auto"/>
        <w:left w:val="none" w:sz="0" w:space="0" w:color="auto"/>
        <w:bottom w:val="none" w:sz="0" w:space="0" w:color="auto"/>
        <w:right w:val="none" w:sz="0" w:space="0" w:color="auto"/>
      </w:divBdr>
    </w:div>
    <w:div w:id="1577201509">
      <w:marLeft w:val="640"/>
      <w:marRight w:val="0"/>
      <w:marTop w:val="0"/>
      <w:marBottom w:val="0"/>
      <w:divBdr>
        <w:top w:val="none" w:sz="0" w:space="0" w:color="auto"/>
        <w:left w:val="none" w:sz="0" w:space="0" w:color="auto"/>
        <w:bottom w:val="none" w:sz="0" w:space="0" w:color="auto"/>
        <w:right w:val="none" w:sz="0" w:space="0" w:color="auto"/>
      </w:divBdr>
    </w:div>
    <w:div w:id="1579171948">
      <w:marLeft w:val="640"/>
      <w:marRight w:val="0"/>
      <w:marTop w:val="0"/>
      <w:marBottom w:val="0"/>
      <w:divBdr>
        <w:top w:val="none" w:sz="0" w:space="0" w:color="auto"/>
        <w:left w:val="none" w:sz="0" w:space="0" w:color="auto"/>
        <w:bottom w:val="none" w:sz="0" w:space="0" w:color="auto"/>
        <w:right w:val="none" w:sz="0" w:space="0" w:color="auto"/>
      </w:divBdr>
    </w:div>
    <w:div w:id="1579748817">
      <w:marLeft w:val="640"/>
      <w:marRight w:val="0"/>
      <w:marTop w:val="0"/>
      <w:marBottom w:val="0"/>
      <w:divBdr>
        <w:top w:val="none" w:sz="0" w:space="0" w:color="auto"/>
        <w:left w:val="none" w:sz="0" w:space="0" w:color="auto"/>
        <w:bottom w:val="none" w:sz="0" w:space="0" w:color="auto"/>
        <w:right w:val="none" w:sz="0" w:space="0" w:color="auto"/>
      </w:divBdr>
    </w:div>
    <w:div w:id="1580289109">
      <w:marLeft w:val="640"/>
      <w:marRight w:val="0"/>
      <w:marTop w:val="0"/>
      <w:marBottom w:val="0"/>
      <w:divBdr>
        <w:top w:val="none" w:sz="0" w:space="0" w:color="auto"/>
        <w:left w:val="none" w:sz="0" w:space="0" w:color="auto"/>
        <w:bottom w:val="none" w:sz="0" w:space="0" w:color="auto"/>
        <w:right w:val="none" w:sz="0" w:space="0" w:color="auto"/>
      </w:divBdr>
    </w:div>
    <w:div w:id="1582716120">
      <w:marLeft w:val="640"/>
      <w:marRight w:val="0"/>
      <w:marTop w:val="0"/>
      <w:marBottom w:val="0"/>
      <w:divBdr>
        <w:top w:val="none" w:sz="0" w:space="0" w:color="auto"/>
        <w:left w:val="none" w:sz="0" w:space="0" w:color="auto"/>
        <w:bottom w:val="none" w:sz="0" w:space="0" w:color="auto"/>
        <w:right w:val="none" w:sz="0" w:space="0" w:color="auto"/>
      </w:divBdr>
    </w:div>
    <w:div w:id="1584997361">
      <w:marLeft w:val="640"/>
      <w:marRight w:val="0"/>
      <w:marTop w:val="0"/>
      <w:marBottom w:val="0"/>
      <w:divBdr>
        <w:top w:val="none" w:sz="0" w:space="0" w:color="auto"/>
        <w:left w:val="none" w:sz="0" w:space="0" w:color="auto"/>
        <w:bottom w:val="none" w:sz="0" w:space="0" w:color="auto"/>
        <w:right w:val="none" w:sz="0" w:space="0" w:color="auto"/>
      </w:divBdr>
    </w:div>
    <w:div w:id="1587807075">
      <w:marLeft w:val="640"/>
      <w:marRight w:val="0"/>
      <w:marTop w:val="0"/>
      <w:marBottom w:val="0"/>
      <w:divBdr>
        <w:top w:val="none" w:sz="0" w:space="0" w:color="auto"/>
        <w:left w:val="none" w:sz="0" w:space="0" w:color="auto"/>
        <w:bottom w:val="none" w:sz="0" w:space="0" w:color="auto"/>
        <w:right w:val="none" w:sz="0" w:space="0" w:color="auto"/>
      </w:divBdr>
    </w:div>
    <w:div w:id="1587882544">
      <w:marLeft w:val="640"/>
      <w:marRight w:val="0"/>
      <w:marTop w:val="0"/>
      <w:marBottom w:val="0"/>
      <w:divBdr>
        <w:top w:val="none" w:sz="0" w:space="0" w:color="auto"/>
        <w:left w:val="none" w:sz="0" w:space="0" w:color="auto"/>
        <w:bottom w:val="none" w:sz="0" w:space="0" w:color="auto"/>
        <w:right w:val="none" w:sz="0" w:space="0" w:color="auto"/>
      </w:divBdr>
    </w:div>
    <w:div w:id="1590238370">
      <w:marLeft w:val="640"/>
      <w:marRight w:val="0"/>
      <w:marTop w:val="0"/>
      <w:marBottom w:val="0"/>
      <w:divBdr>
        <w:top w:val="none" w:sz="0" w:space="0" w:color="auto"/>
        <w:left w:val="none" w:sz="0" w:space="0" w:color="auto"/>
        <w:bottom w:val="none" w:sz="0" w:space="0" w:color="auto"/>
        <w:right w:val="none" w:sz="0" w:space="0" w:color="auto"/>
      </w:divBdr>
    </w:div>
    <w:div w:id="1593005833">
      <w:marLeft w:val="640"/>
      <w:marRight w:val="0"/>
      <w:marTop w:val="0"/>
      <w:marBottom w:val="0"/>
      <w:divBdr>
        <w:top w:val="none" w:sz="0" w:space="0" w:color="auto"/>
        <w:left w:val="none" w:sz="0" w:space="0" w:color="auto"/>
        <w:bottom w:val="none" w:sz="0" w:space="0" w:color="auto"/>
        <w:right w:val="none" w:sz="0" w:space="0" w:color="auto"/>
      </w:divBdr>
    </w:div>
    <w:div w:id="1595623410">
      <w:marLeft w:val="640"/>
      <w:marRight w:val="0"/>
      <w:marTop w:val="0"/>
      <w:marBottom w:val="0"/>
      <w:divBdr>
        <w:top w:val="none" w:sz="0" w:space="0" w:color="auto"/>
        <w:left w:val="none" w:sz="0" w:space="0" w:color="auto"/>
        <w:bottom w:val="none" w:sz="0" w:space="0" w:color="auto"/>
        <w:right w:val="none" w:sz="0" w:space="0" w:color="auto"/>
      </w:divBdr>
    </w:div>
    <w:div w:id="1595939063">
      <w:marLeft w:val="640"/>
      <w:marRight w:val="0"/>
      <w:marTop w:val="0"/>
      <w:marBottom w:val="0"/>
      <w:divBdr>
        <w:top w:val="none" w:sz="0" w:space="0" w:color="auto"/>
        <w:left w:val="none" w:sz="0" w:space="0" w:color="auto"/>
        <w:bottom w:val="none" w:sz="0" w:space="0" w:color="auto"/>
        <w:right w:val="none" w:sz="0" w:space="0" w:color="auto"/>
      </w:divBdr>
    </w:div>
    <w:div w:id="1596403579">
      <w:marLeft w:val="640"/>
      <w:marRight w:val="0"/>
      <w:marTop w:val="0"/>
      <w:marBottom w:val="0"/>
      <w:divBdr>
        <w:top w:val="none" w:sz="0" w:space="0" w:color="auto"/>
        <w:left w:val="none" w:sz="0" w:space="0" w:color="auto"/>
        <w:bottom w:val="none" w:sz="0" w:space="0" w:color="auto"/>
        <w:right w:val="none" w:sz="0" w:space="0" w:color="auto"/>
      </w:divBdr>
    </w:div>
    <w:div w:id="1598176472">
      <w:marLeft w:val="640"/>
      <w:marRight w:val="0"/>
      <w:marTop w:val="0"/>
      <w:marBottom w:val="0"/>
      <w:divBdr>
        <w:top w:val="none" w:sz="0" w:space="0" w:color="auto"/>
        <w:left w:val="none" w:sz="0" w:space="0" w:color="auto"/>
        <w:bottom w:val="none" w:sz="0" w:space="0" w:color="auto"/>
        <w:right w:val="none" w:sz="0" w:space="0" w:color="auto"/>
      </w:divBdr>
    </w:div>
    <w:div w:id="1598903625">
      <w:marLeft w:val="640"/>
      <w:marRight w:val="0"/>
      <w:marTop w:val="0"/>
      <w:marBottom w:val="0"/>
      <w:divBdr>
        <w:top w:val="none" w:sz="0" w:space="0" w:color="auto"/>
        <w:left w:val="none" w:sz="0" w:space="0" w:color="auto"/>
        <w:bottom w:val="none" w:sz="0" w:space="0" w:color="auto"/>
        <w:right w:val="none" w:sz="0" w:space="0" w:color="auto"/>
      </w:divBdr>
    </w:div>
    <w:div w:id="1600485730">
      <w:marLeft w:val="640"/>
      <w:marRight w:val="0"/>
      <w:marTop w:val="0"/>
      <w:marBottom w:val="0"/>
      <w:divBdr>
        <w:top w:val="none" w:sz="0" w:space="0" w:color="auto"/>
        <w:left w:val="none" w:sz="0" w:space="0" w:color="auto"/>
        <w:bottom w:val="none" w:sz="0" w:space="0" w:color="auto"/>
        <w:right w:val="none" w:sz="0" w:space="0" w:color="auto"/>
      </w:divBdr>
    </w:div>
    <w:div w:id="1600865665">
      <w:marLeft w:val="640"/>
      <w:marRight w:val="0"/>
      <w:marTop w:val="0"/>
      <w:marBottom w:val="0"/>
      <w:divBdr>
        <w:top w:val="none" w:sz="0" w:space="0" w:color="auto"/>
        <w:left w:val="none" w:sz="0" w:space="0" w:color="auto"/>
        <w:bottom w:val="none" w:sz="0" w:space="0" w:color="auto"/>
        <w:right w:val="none" w:sz="0" w:space="0" w:color="auto"/>
      </w:divBdr>
    </w:div>
    <w:div w:id="1602489570">
      <w:marLeft w:val="640"/>
      <w:marRight w:val="0"/>
      <w:marTop w:val="0"/>
      <w:marBottom w:val="0"/>
      <w:divBdr>
        <w:top w:val="none" w:sz="0" w:space="0" w:color="auto"/>
        <w:left w:val="none" w:sz="0" w:space="0" w:color="auto"/>
        <w:bottom w:val="none" w:sz="0" w:space="0" w:color="auto"/>
        <w:right w:val="none" w:sz="0" w:space="0" w:color="auto"/>
      </w:divBdr>
    </w:div>
    <w:div w:id="1604066632">
      <w:marLeft w:val="640"/>
      <w:marRight w:val="0"/>
      <w:marTop w:val="0"/>
      <w:marBottom w:val="0"/>
      <w:divBdr>
        <w:top w:val="none" w:sz="0" w:space="0" w:color="auto"/>
        <w:left w:val="none" w:sz="0" w:space="0" w:color="auto"/>
        <w:bottom w:val="none" w:sz="0" w:space="0" w:color="auto"/>
        <w:right w:val="none" w:sz="0" w:space="0" w:color="auto"/>
      </w:divBdr>
    </w:div>
    <w:div w:id="1606425167">
      <w:marLeft w:val="640"/>
      <w:marRight w:val="0"/>
      <w:marTop w:val="0"/>
      <w:marBottom w:val="0"/>
      <w:divBdr>
        <w:top w:val="none" w:sz="0" w:space="0" w:color="auto"/>
        <w:left w:val="none" w:sz="0" w:space="0" w:color="auto"/>
        <w:bottom w:val="none" w:sz="0" w:space="0" w:color="auto"/>
        <w:right w:val="none" w:sz="0" w:space="0" w:color="auto"/>
      </w:divBdr>
    </w:div>
    <w:div w:id="1609771467">
      <w:marLeft w:val="640"/>
      <w:marRight w:val="0"/>
      <w:marTop w:val="0"/>
      <w:marBottom w:val="0"/>
      <w:divBdr>
        <w:top w:val="none" w:sz="0" w:space="0" w:color="auto"/>
        <w:left w:val="none" w:sz="0" w:space="0" w:color="auto"/>
        <w:bottom w:val="none" w:sz="0" w:space="0" w:color="auto"/>
        <w:right w:val="none" w:sz="0" w:space="0" w:color="auto"/>
      </w:divBdr>
    </w:div>
    <w:div w:id="1611280832">
      <w:marLeft w:val="640"/>
      <w:marRight w:val="0"/>
      <w:marTop w:val="0"/>
      <w:marBottom w:val="0"/>
      <w:divBdr>
        <w:top w:val="none" w:sz="0" w:space="0" w:color="auto"/>
        <w:left w:val="none" w:sz="0" w:space="0" w:color="auto"/>
        <w:bottom w:val="none" w:sz="0" w:space="0" w:color="auto"/>
        <w:right w:val="none" w:sz="0" w:space="0" w:color="auto"/>
      </w:divBdr>
    </w:div>
    <w:div w:id="1611353970">
      <w:marLeft w:val="640"/>
      <w:marRight w:val="0"/>
      <w:marTop w:val="0"/>
      <w:marBottom w:val="0"/>
      <w:divBdr>
        <w:top w:val="none" w:sz="0" w:space="0" w:color="auto"/>
        <w:left w:val="none" w:sz="0" w:space="0" w:color="auto"/>
        <w:bottom w:val="none" w:sz="0" w:space="0" w:color="auto"/>
        <w:right w:val="none" w:sz="0" w:space="0" w:color="auto"/>
      </w:divBdr>
    </w:div>
    <w:div w:id="1614440953">
      <w:marLeft w:val="640"/>
      <w:marRight w:val="0"/>
      <w:marTop w:val="0"/>
      <w:marBottom w:val="0"/>
      <w:divBdr>
        <w:top w:val="none" w:sz="0" w:space="0" w:color="auto"/>
        <w:left w:val="none" w:sz="0" w:space="0" w:color="auto"/>
        <w:bottom w:val="none" w:sz="0" w:space="0" w:color="auto"/>
        <w:right w:val="none" w:sz="0" w:space="0" w:color="auto"/>
      </w:divBdr>
    </w:div>
    <w:div w:id="1618292308">
      <w:marLeft w:val="640"/>
      <w:marRight w:val="0"/>
      <w:marTop w:val="0"/>
      <w:marBottom w:val="0"/>
      <w:divBdr>
        <w:top w:val="none" w:sz="0" w:space="0" w:color="auto"/>
        <w:left w:val="none" w:sz="0" w:space="0" w:color="auto"/>
        <w:bottom w:val="none" w:sz="0" w:space="0" w:color="auto"/>
        <w:right w:val="none" w:sz="0" w:space="0" w:color="auto"/>
      </w:divBdr>
    </w:div>
    <w:div w:id="1619338186">
      <w:marLeft w:val="640"/>
      <w:marRight w:val="0"/>
      <w:marTop w:val="0"/>
      <w:marBottom w:val="0"/>
      <w:divBdr>
        <w:top w:val="none" w:sz="0" w:space="0" w:color="auto"/>
        <w:left w:val="none" w:sz="0" w:space="0" w:color="auto"/>
        <w:bottom w:val="none" w:sz="0" w:space="0" w:color="auto"/>
        <w:right w:val="none" w:sz="0" w:space="0" w:color="auto"/>
      </w:divBdr>
    </w:div>
    <w:div w:id="1619993916">
      <w:marLeft w:val="640"/>
      <w:marRight w:val="0"/>
      <w:marTop w:val="0"/>
      <w:marBottom w:val="0"/>
      <w:divBdr>
        <w:top w:val="none" w:sz="0" w:space="0" w:color="auto"/>
        <w:left w:val="none" w:sz="0" w:space="0" w:color="auto"/>
        <w:bottom w:val="none" w:sz="0" w:space="0" w:color="auto"/>
        <w:right w:val="none" w:sz="0" w:space="0" w:color="auto"/>
      </w:divBdr>
    </w:div>
    <w:div w:id="1622226028">
      <w:marLeft w:val="640"/>
      <w:marRight w:val="0"/>
      <w:marTop w:val="0"/>
      <w:marBottom w:val="0"/>
      <w:divBdr>
        <w:top w:val="none" w:sz="0" w:space="0" w:color="auto"/>
        <w:left w:val="none" w:sz="0" w:space="0" w:color="auto"/>
        <w:bottom w:val="none" w:sz="0" w:space="0" w:color="auto"/>
        <w:right w:val="none" w:sz="0" w:space="0" w:color="auto"/>
      </w:divBdr>
    </w:div>
    <w:div w:id="1622489452">
      <w:marLeft w:val="640"/>
      <w:marRight w:val="0"/>
      <w:marTop w:val="0"/>
      <w:marBottom w:val="0"/>
      <w:divBdr>
        <w:top w:val="none" w:sz="0" w:space="0" w:color="auto"/>
        <w:left w:val="none" w:sz="0" w:space="0" w:color="auto"/>
        <w:bottom w:val="none" w:sz="0" w:space="0" w:color="auto"/>
        <w:right w:val="none" w:sz="0" w:space="0" w:color="auto"/>
      </w:divBdr>
    </w:div>
    <w:div w:id="1623264908">
      <w:marLeft w:val="640"/>
      <w:marRight w:val="0"/>
      <w:marTop w:val="0"/>
      <w:marBottom w:val="0"/>
      <w:divBdr>
        <w:top w:val="none" w:sz="0" w:space="0" w:color="auto"/>
        <w:left w:val="none" w:sz="0" w:space="0" w:color="auto"/>
        <w:bottom w:val="none" w:sz="0" w:space="0" w:color="auto"/>
        <w:right w:val="none" w:sz="0" w:space="0" w:color="auto"/>
      </w:divBdr>
    </w:div>
    <w:div w:id="1625233663">
      <w:marLeft w:val="640"/>
      <w:marRight w:val="0"/>
      <w:marTop w:val="0"/>
      <w:marBottom w:val="0"/>
      <w:divBdr>
        <w:top w:val="none" w:sz="0" w:space="0" w:color="auto"/>
        <w:left w:val="none" w:sz="0" w:space="0" w:color="auto"/>
        <w:bottom w:val="none" w:sz="0" w:space="0" w:color="auto"/>
        <w:right w:val="none" w:sz="0" w:space="0" w:color="auto"/>
      </w:divBdr>
    </w:div>
    <w:div w:id="1628466924">
      <w:marLeft w:val="640"/>
      <w:marRight w:val="0"/>
      <w:marTop w:val="0"/>
      <w:marBottom w:val="0"/>
      <w:divBdr>
        <w:top w:val="none" w:sz="0" w:space="0" w:color="auto"/>
        <w:left w:val="none" w:sz="0" w:space="0" w:color="auto"/>
        <w:bottom w:val="none" w:sz="0" w:space="0" w:color="auto"/>
        <w:right w:val="none" w:sz="0" w:space="0" w:color="auto"/>
      </w:divBdr>
    </w:div>
    <w:div w:id="1630890777">
      <w:marLeft w:val="640"/>
      <w:marRight w:val="0"/>
      <w:marTop w:val="0"/>
      <w:marBottom w:val="0"/>
      <w:divBdr>
        <w:top w:val="none" w:sz="0" w:space="0" w:color="auto"/>
        <w:left w:val="none" w:sz="0" w:space="0" w:color="auto"/>
        <w:bottom w:val="none" w:sz="0" w:space="0" w:color="auto"/>
        <w:right w:val="none" w:sz="0" w:space="0" w:color="auto"/>
      </w:divBdr>
    </w:div>
    <w:div w:id="1633553844">
      <w:marLeft w:val="640"/>
      <w:marRight w:val="0"/>
      <w:marTop w:val="0"/>
      <w:marBottom w:val="0"/>
      <w:divBdr>
        <w:top w:val="none" w:sz="0" w:space="0" w:color="auto"/>
        <w:left w:val="none" w:sz="0" w:space="0" w:color="auto"/>
        <w:bottom w:val="none" w:sz="0" w:space="0" w:color="auto"/>
        <w:right w:val="none" w:sz="0" w:space="0" w:color="auto"/>
      </w:divBdr>
    </w:div>
    <w:div w:id="1633828570">
      <w:marLeft w:val="640"/>
      <w:marRight w:val="0"/>
      <w:marTop w:val="0"/>
      <w:marBottom w:val="0"/>
      <w:divBdr>
        <w:top w:val="none" w:sz="0" w:space="0" w:color="auto"/>
        <w:left w:val="none" w:sz="0" w:space="0" w:color="auto"/>
        <w:bottom w:val="none" w:sz="0" w:space="0" w:color="auto"/>
        <w:right w:val="none" w:sz="0" w:space="0" w:color="auto"/>
      </w:divBdr>
    </w:div>
    <w:div w:id="1634023681">
      <w:marLeft w:val="640"/>
      <w:marRight w:val="0"/>
      <w:marTop w:val="0"/>
      <w:marBottom w:val="0"/>
      <w:divBdr>
        <w:top w:val="none" w:sz="0" w:space="0" w:color="auto"/>
        <w:left w:val="none" w:sz="0" w:space="0" w:color="auto"/>
        <w:bottom w:val="none" w:sz="0" w:space="0" w:color="auto"/>
        <w:right w:val="none" w:sz="0" w:space="0" w:color="auto"/>
      </w:divBdr>
    </w:div>
    <w:div w:id="1634286020">
      <w:marLeft w:val="640"/>
      <w:marRight w:val="0"/>
      <w:marTop w:val="0"/>
      <w:marBottom w:val="0"/>
      <w:divBdr>
        <w:top w:val="none" w:sz="0" w:space="0" w:color="auto"/>
        <w:left w:val="none" w:sz="0" w:space="0" w:color="auto"/>
        <w:bottom w:val="none" w:sz="0" w:space="0" w:color="auto"/>
        <w:right w:val="none" w:sz="0" w:space="0" w:color="auto"/>
      </w:divBdr>
    </w:div>
    <w:div w:id="1635599605">
      <w:marLeft w:val="640"/>
      <w:marRight w:val="0"/>
      <w:marTop w:val="0"/>
      <w:marBottom w:val="0"/>
      <w:divBdr>
        <w:top w:val="none" w:sz="0" w:space="0" w:color="auto"/>
        <w:left w:val="none" w:sz="0" w:space="0" w:color="auto"/>
        <w:bottom w:val="none" w:sz="0" w:space="0" w:color="auto"/>
        <w:right w:val="none" w:sz="0" w:space="0" w:color="auto"/>
      </w:divBdr>
    </w:div>
    <w:div w:id="1636834076">
      <w:marLeft w:val="640"/>
      <w:marRight w:val="0"/>
      <w:marTop w:val="0"/>
      <w:marBottom w:val="0"/>
      <w:divBdr>
        <w:top w:val="none" w:sz="0" w:space="0" w:color="auto"/>
        <w:left w:val="none" w:sz="0" w:space="0" w:color="auto"/>
        <w:bottom w:val="none" w:sz="0" w:space="0" w:color="auto"/>
        <w:right w:val="none" w:sz="0" w:space="0" w:color="auto"/>
      </w:divBdr>
    </w:div>
    <w:div w:id="1637106617">
      <w:marLeft w:val="640"/>
      <w:marRight w:val="0"/>
      <w:marTop w:val="0"/>
      <w:marBottom w:val="0"/>
      <w:divBdr>
        <w:top w:val="none" w:sz="0" w:space="0" w:color="auto"/>
        <w:left w:val="none" w:sz="0" w:space="0" w:color="auto"/>
        <w:bottom w:val="none" w:sz="0" w:space="0" w:color="auto"/>
        <w:right w:val="none" w:sz="0" w:space="0" w:color="auto"/>
      </w:divBdr>
    </w:div>
    <w:div w:id="1637711360">
      <w:marLeft w:val="640"/>
      <w:marRight w:val="0"/>
      <w:marTop w:val="0"/>
      <w:marBottom w:val="0"/>
      <w:divBdr>
        <w:top w:val="none" w:sz="0" w:space="0" w:color="auto"/>
        <w:left w:val="none" w:sz="0" w:space="0" w:color="auto"/>
        <w:bottom w:val="none" w:sz="0" w:space="0" w:color="auto"/>
        <w:right w:val="none" w:sz="0" w:space="0" w:color="auto"/>
      </w:divBdr>
    </w:div>
    <w:div w:id="1638335599">
      <w:marLeft w:val="640"/>
      <w:marRight w:val="0"/>
      <w:marTop w:val="0"/>
      <w:marBottom w:val="0"/>
      <w:divBdr>
        <w:top w:val="none" w:sz="0" w:space="0" w:color="auto"/>
        <w:left w:val="none" w:sz="0" w:space="0" w:color="auto"/>
        <w:bottom w:val="none" w:sz="0" w:space="0" w:color="auto"/>
        <w:right w:val="none" w:sz="0" w:space="0" w:color="auto"/>
      </w:divBdr>
    </w:div>
    <w:div w:id="1638484601">
      <w:marLeft w:val="640"/>
      <w:marRight w:val="0"/>
      <w:marTop w:val="0"/>
      <w:marBottom w:val="0"/>
      <w:divBdr>
        <w:top w:val="none" w:sz="0" w:space="0" w:color="auto"/>
        <w:left w:val="none" w:sz="0" w:space="0" w:color="auto"/>
        <w:bottom w:val="none" w:sz="0" w:space="0" w:color="auto"/>
        <w:right w:val="none" w:sz="0" w:space="0" w:color="auto"/>
      </w:divBdr>
    </w:div>
    <w:div w:id="1640573677">
      <w:marLeft w:val="640"/>
      <w:marRight w:val="0"/>
      <w:marTop w:val="0"/>
      <w:marBottom w:val="0"/>
      <w:divBdr>
        <w:top w:val="none" w:sz="0" w:space="0" w:color="auto"/>
        <w:left w:val="none" w:sz="0" w:space="0" w:color="auto"/>
        <w:bottom w:val="none" w:sz="0" w:space="0" w:color="auto"/>
        <w:right w:val="none" w:sz="0" w:space="0" w:color="auto"/>
      </w:divBdr>
    </w:div>
    <w:div w:id="1641574728">
      <w:marLeft w:val="640"/>
      <w:marRight w:val="0"/>
      <w:marTop w:val="0"/>
      <w:marBottom w:val="0"/>
      <w:divBdr>
        <w:top w:val="none" w:sz="0" w:space="0" w:color="auto"/>
        <w:left w:val="none" w:sz="0" w:space="0" w:color="auto"/>
        <w:bottom w:val="none" w:sz="0" w:space="0" w:color="auto"/>
        <w:right w:val="none" w:sz="0" w:space="0" w:color="auto"/>
      </w:divBdr>
    </w:div>
    <w:div w:id="1642223323">
      <w:marLeft w:val="640"/>
      <w:marRight w:val="0"/>
      <w:marTop w:val="0"/>
      <w:marBottom w:val="0"/>
      <w:divBdr>
        <w:top w:val="none" w:sz="0" w:space="0" w:color="auto"/>
        <w:left w:val="none" w:sz="0" w:space="0" w:color="auto"/>
        <w:bottom w:val="none" w:sz="0" w:space="0" w:color="auto"/>
        <w:right w:val="none" w:sz="0" w:space="0" w:color="auto"/>
      </w:divBdr>
    </w:div>
    <w:div w:id="1644964101">
      <w:marLeft w:val="640"/>
      <w:marRight w:val="0"/>
      <w:marTop w:val="0"/>
      <w:marBottom w:val="0"/>
      <w:divBdr>
        <w:top w:val="none" w:sz="0" w:space="0" w:color="auto"/>
        <w:left w:val="none" w:sz="0" w:space="0" w:color="auto"/>
        <w:bottom w:val="none" w:sz="0" w:space="0" w:color="auto"/>
        <w:right w:val="none" w:sz="0" w:space="0" w:color="auto"/>
      </w:divBdr>
    </w:div>
    <w:div w:id="1645695773">
      <w:marLeft w:val="640"/>
      <w:marRight w:val="0"/>
      <w:marTop w:val="0"/>
      <w:marBottom w:val="0"/>
      <w:divBdr>
        <w:top w:val="none" w:sz="0" w:space="0" w:color="auto"/>
        <w:left w:val="none" w:sz="0" w:space="0" w:color="auto"/>
        <w:bottom w:val="none" w:sz="0" w:space="0" w:color="auto"/>
        <w:right w:val="none" w:sz="0" w:space="0" w:color="auto"/>
      </w:divBdr>
    </w:div>
    <w:div w:id="1645767841">
      <w:marLeft w:val="640"/>
      <w:marRight w:val="0"/>
      <w:marTop w:val="0"/>
      <w:marBottom w:val="0"/>
      <w:divBdr>
        <w:top w:val="none" w:sz="0" w:space="0" w:color="auto"/>
        <w:left w:val="none" w:sz="0" w:space="0" w:color="auto"/>
        <w:bottom w:val="none" w:sz="0" w:space="0" w:color="auto"/>
        <w:right w:val="none" w:sz="0" w:space="0" w:color="auto"/>
      </w:divBdr>
    </w:div>
    <w:div w:id="1648321570">
      <w:marLeft w:val="640"/>
      <w:marRight w:val="0"/>
      <w:marTop w:val="0"/>
      <w:marBottom w:val="0"/>
      <w:divBdr>
        <w:top w:val="none" w:sz="0" w:space="0" w:color="auto"/>
        <w:left w:val="none" w:sz="0" w:space="0" w:color="auto"/>
        <w:bottom w:val="none" w:sz="0" w:space="0" w:color="auto"/>
        <w:right w:val="none" w:sz="0" w:space="0" w:color="auto"/>
      </w:divBdr>
    </w:div>
    <w:div w:id="1648895851">
      <w:marLeft w:val="640"/>
      <w:marRight w:val="0"/>
      <w:marTop w:val="0"/>
      <w:marBottom w:val="0"/>
      <w:divBdr>
        <w:top w:val="none" w:sz="0" w:space="0" w:color="auto"/>
        <w:left w:val="none" w:sz="0" w:space="0" w:color="auto"/>
        <w:bottom w:val="none" w:sz="0" w:space="0" w:color="auto"/>
        <w:right w:val="none" w:sz="0" w:space="0" w:color="auto"/>
      </w:divBdr>
    </w:div>
    <w:div w:id="1649287165">
      <w:marLeft w:val="640"/>
      <w:marRight w:val="0"/>
      <w:marTop w:val="0"/>
      <w:marBottom w:val="0"/>
      <w:divBdr>
        <w:top w:val="none" w:sz="0" w:space="0" w:color="auto"/>
        <w:left w:val="none" w:sz="0" w:space="0" w:color="auto"/>
        <w:bottom w:val="none" w:sz="0" w:space="0" w:color="auto"/>
        <w:right w:val="none" w:sz="0" w:space="0" w:color="auto"/>
      </w:divBdr>
    </w:div>
    <w:div w:id="1649631958">
      <w:marLeft w:val="640"/>
      <w:marRight w:val="0"/>
      <w:marTop w:val="0"/>
      <w:marBottom w:val="0"/>
      <w:divBdr>
        <w:top w:val="none" w:sz="0" w:space="0" w:color="auto"/>
        <w:left w:val="none" w:sz="0" w:space="0" w:color="auto"/>
        <w:bottom w:val="none" w:sz="0" w:space="0" w:color="auto"/>
        <w:right w:val="none" w:sz="0" w:space="0" w:color="auto"/>
      </w:divBdr>
    </w:div>
    <w:div w:id="1650405920">
      <w:marLeft w:val="640"/>
      <w:marRight w:val="0"/>
      <w:marTop w:val="0"/>
      <w:marBottom w:val="0"/>
      <w:divBdr>
        <w:top w:val="none" w:sz="0" w:space="0" w:color="auto"/>
        <w:left w:val="none" w:sz="0" w:space="0" w:color="auto"/>
        <w:bottom w:val="none" w:sz="0" w:space="0" w:color="auto"/>
        <w:right w:val="none" w:sz="0" w:space="0" w:color="auto"/>
      </w:divBdr>
    </w:div>
    <w:div w:id="1650481104">
      <w:marLeft w:val="640"/>
      <w:marRight w:val="0"/>
      <w:marTop w:val="0"/>
      <w:marBottom w:val="0"/>
      <w:divBdr>
        <w:top w:val="none" w:sz="0" w:space="0" w:color="auto"/>
        <w:left w:val="none" w:sz="0" w:space="0" w:color="auto"/>
        <w:bottom w:val="none" w:sz="0" w:space="0" w:color="auto"/>
        <w:right w:val="none" w:sz="0" w:space="0" w:color="auto"/>
      </w:divBdr>
    </w:div>
    <w:div w:id="1650590476">
      <w:marLeft w:val="640"/>
      <w:marRight w:val="0"/>
      <w:marTop w:val="0"/>
      <w:marBottom w:val="0"/>
      <w:divBdr>
        <w:top w:val="none" w:sz="0" w:space="0" w:color="auto"/>
        <w:left w:val="none" w:sz="0" w:space="0" w:color="auto"/>
        <w:bottom w:val="none" w:sz="0" w:space="0" w:color="auto"/>
        <w:right w:val="none" w:sz="0" w:space="0" w:color="auto"/>
      </w:divBdr>
    </w:div>
    <w:div w:id="1651252935">
      <w:marLeft w:val="640"/>
      <w:marRight w:val="0"/>
      <w:marTop w:val="0"/>
      <w:marBottom w:val="0"/>
      <w:divBdr>
        <w:top w:val="none" w:sz="0" w:space="0" w:color="auto"/>
        <w:left w:val="none" w:sz="0" w:space="0" w:color="auto"/>
        <w:bottom w:val="none" w:sz="0" w:space="0" w:color="auto"/>
        <w:right w:val="none" w:sz="0" w:space="0" w:color="auto"/>
      </w:divBdr>
    </w:div>
    <w:div w:id="1653560038">
      <w:marLeft w:val="640"/>
      <w:marRight w:val="0"/>
      <w:marTop w:val="0"/>
      <w:marBottom w:val="0"/>
      <w:divBdr>
        <w:top w:val="none" w:sz="0" w:space="0" w:color="auto"/>
        <w:left w:val="none" w:sz="0" w:space="0" w:color="auto"/>
        <w:bottom w:val="none" w:sz="0" w:space="0" w:color="auto"/>
        <w:right w:val="none" w:sz="0" w:space="0" w:color="auto"/>
      </w:divBdr>
    </w:div>
    <w:div w:id="1656180112">
      <w:marLeft w:val="640"/>
      <w:marRight w:val="0"/>
      <w:marTop w:val="0"/>
      <w:marBottom w:val="0"/>
      <w:divBdr>
        <w:top w:val="none" w:sz="0" w:space="0" w:color="auto"/>
        <w:left w:val="none" w:sz="0" w:space="0" w:color="auto"/>
        <w:bottom w:val="none" w:sz="0" w:space="0" w:color="auto"/>
        <w:right w:val="none" w:sz="0" w:space="0" w:color="auto"/>
      </w:divBdr>
    </w:div>
    <w:div w:id="1656569047">
      <w:marLeft w:val="640"/>
      <w:marRight w:val="0"/>
      <w:marTop w:val="0"/>
      <w:marBottom w:val="0"/>
      <w:divBdr>
        <w:top w:val="none" w:sz="0" w:space="0" w:color="auto"/>
        <w:left w:val="none" w:sz="0" w:space="0" w:color="auto"/>
        <w:bottom w:val="none" w:sz="0" w:space="0" w:color="auto"/>
        <w:right w:val="none" w:sz="0" w:space="0" w:color="auto"/>
      </w:divBdr>
    </w:div>
    <w:div w:id="1657294636">
      <w:marLeft w:val="640"/>
      <w:marRight w:val="0"/>
      <w:marTop w:val="0"/>
      <w:marBottom w:val="0"/>
      <w:divBdr>
        <w:top w:val="none" w:sz="0" w:space="0" w:color="auto"/>
        <w:left w:val="none" w:sz="0" w:space="0" w:color="auto"/>
        <w:bottom w:val="none" w:sz="0" w:space="0" w:color="auto"/>
        <w:right w:val="none" w:sz="0" w:space="0" w:color="auto"/>
      </w:divBdr>
    </w:div>
    <w:div w:id="1659310341">
      <w:marLeft w:val="640"/>
      <w:marRight w:val="0"/>
      <w:marTop w:val="0"/>
      <w:marBottom w:val="0"/>
      <w:divBdr>
        <w:top w:val="none" w:sz="0" w:space="0" w:color="auto"/>
        <w:left w:val="none" w:sz="0" w:space="0" w:color="auto"/>
        <w:bottom w:val="none" w:sz="0" w:space="0" w:color="auto"/>
        <w:right w:val="none" w:sz="0" w:space="0" w:color="auto"/>
      </w:divBdr>
    </w:div>
    <w:div w:id="1659916525">
      <w:marLeft w:val="640"/>
      <w:marRight w:val="0"/>
      <w:marTop w:val="0"/>
      <w:marBottom w:val="0"/>
      <w:divBdr>
        <w:top w:val="none" w:sz="0" w:space="0" w:color="auto"/>
        <w:left w:val="none" w:sz="0" w:space="0" w:color="auto"/>
        <w:bottom w:val="none" w:sz="0" w:space="0" w:color="auto"/>
        <w:right w:val="none" w:sz="0" w:space="0" w:color="auto"/>
      </w:divBdr>
    </w:div>
    <w:div w:id="1660768838">
      <w:marLeft w:val="640"/>
      <w:marRight w:val="0"/>
      <w:marTop w:val="0"/>
      <w:marBottom w:val="0"/>
      <w:divBdr>
        <w:top w:val="none" w:sz="0" w:space="0" w:color="auto"/>
        <w:left w:val="none" w:sz="0" w:space="0" w:color="auto"/>
        <w:bottom w:val="none" w:sz="0" w:space="0" w:color="auto"/>
        <w:right w:val="none" w:sz="0" w:space="0" w:color="auto"/>
      </w:divBdr>
    </w:div>
    <w:div w:id="1661425831">
      <w:marLeft w:val="640"/>
      <w:marRight w:val="0"/>
      <w:marTop w:val="0"/>
      <w:marBottom w:val="0"/>
      <w:divBdr>
        <w:top w:val="none" w:sz="0" w:space="0" w:color="auto"/>
        <w:left w:val="none" w:sz="0" w:space="0" w:color="auto"/>
        <w:bottom w:val="none" w:sz="0" w:space="0" w:color="auto"/>
        <w:right w:val="none" w:sz="0" w:space="0" w:color="auto"/>
      </w:divBdr>
    </w:div>
    <w:div w:id="1665235084">
      <w:marLeft w:val="640"/>
      <w:marRight w:val="0"/>
      <w:marTop w:val="0"/>
      <w:marBottom w:val="0"/>
      <w:divBdr>
        <w:top w:val="none" w:sz="0" w:space="0" w:color="auto"/>
        <w:left w:val="none" w:sz="0" w:space="0" w:color="auto"/>
        <w:bottom w:val="none" w:sz="0" w:space="0" w:color="auto"/>
        <w:right w:val="none" w:sz="0" w:space="0" w:color="auto"/>
      </w:divBdr>
    </w:div>
    <w:div w:id="1665669458">
      <w:marLeft w:val="640"/>
      <w:marRight w:val="0"/>
      <w:marTop w:val="0"/>
      <w:marBottom w:val="0"/>
      <w:divBdr>
        <w:top w:val="none" w:sz="0" w:space="0" w:color="auto"/>
        <w:left w:val="none" w:sz="0" w:space="0" w:color="auto"/>
        <w:bottom w:val="none" w:sz="0" w:space="0" w:color="auto"/>
        <w:right w:val="none" w:sz="0" w:space="0" w:color="auto"/>
      </w:divBdr>
    </w:div>
    <w:div w:id="1667200286">
      <w:marLeft w:val="640"/>
      <w:marRight w:val="0"/>
      <w:marTop w:val="0"/>
      <w:marBottom w:val="0"/>
      <w:divBdr>
        <w:top w:val="none" w:sz="0" w:space="0" w:color="auto"/>
        <w:left w:val="none" w:sz="0" w:space="0" w:color="auto"/>
        <w:bottom w:val="none" w:sz="0" w:space="0" w:color="auto"/>
        <w:right w:val="none" w:sz="0" w:space="0" w:color="auto"/>
      </w:divBdr>
    </w:div>
    <w:div w:id="1668435729">
      <w:marLeft w:val="640"/>
      <w:marRight w:val="0"/>
      <w:marTop w:val="0"/>
      <w:marBottom w:val="0"/>
      <w:divBdr>
        <w:top w:val="none" w:sz="0" w:space="0" w:color="auto"/>
        <w:left w:val="none" w:sz="0" w:space="0" w:color="auto"/>
        <w:bottom w:val="none" w:sz="0" w:space="0" w:color="auto"/>
        <w:right w:val="none" w:sz="0" w:space="0" w:color="auto"/>
      </w:divBdr>
    </w:div>
    <w:div w:id="1670212314">
      <w:marLeft w:val="640"/>
      <w:marRight w:val="0"/>
      <w:marTop w:val="0"/>
      <w:marBottom w:val="0"/>
      <w:divBdr>
        <w:top w:val="none" w:sz="0" w:space="0" w:color="auto"/>
        <w:left w:val="none" w:sz="0" w:space="0" w:color="auto"/>
        <w:bottom w:val="none" w:sz="0" w:space="0" w:color="auto"/>
        <w:right w:val="none" w:sz="0" w:space="0" w:color="auto"/>
      </w:divBdr>
    </w:div>
    <w:div w:id="1671181528">
      <w:marLeft w:val="640"/>
      <w:marRight w:val="0"/>
      <w:marTop w:val="0"/>
      <w:marBottom w:val="0"/>
      <w:divBdr>
        <w:top w:val="none" w:sz="0" w:space="0" w:color="auto"/>
        <w:left w:val="none" w:sz="0" w:space="0" w:color="auto"/>
        <w:bottom w:val="none" w:sz="0" w:space="0" w:color="auto"/>
        <w:right w:val="none" w:sz="0" w:space="0" w:color="auto"/>
      </w:divBdr>
    </w:div>
    <w:div w:id="1675183178">
      <w:marLeft w:val="640"/>
      <w:marRight w:val="0"/>
      <w:marTop w:val="0"/>
      <w:marBottom w:val="0"/>
      <w:divBdr>
        <w:top w:val="none" w:sz="0" w:space="0" w:color="auto"/>
        <w:left w:val="none" w:sz="0" w:space="0" w:color="auto"/>
        <w:bottom w:val="none" w:sz="0" w:space="0" w:color="auto"/>
        <w:right w:val="none" w:sz="0" w:space="0" w:color="auto"/>
      </w:divBdr>
    </w:div>
    <w:div w:id="1676420686">
      <w:marLeft w:val="640"/>
      <w:marRight w:val="0"/>
      <w:marTop w:val="0"/>
      <w:marBottom w:val="0"/>
      <w:divBdr>
        <w:top w:val="none" w:sz="0" w:space="0" w:color="auto"/>
        <w:left w:val="none" w:sz="0" w:space="0" w:color="auto"/>
        <w:bottom w:val="none" w:sz="0" w:space="0" w:color="auto"/>
        <w:right w:val="none" w:sz="0" w:space="0" w:color="auto"/>
      </w:divBdr>
    </w:div>
    <w:div w:id="1677540020">
      <w:marLeft w:val="640"/>
      <w:marRight w:val="0"/>
      <w:marTop w:val="0"/>
      <w:marBottom w:val="0"/>
      <w:divBdr>
        <w:top w:val="none" w:sz="0" w:space="0" w:color="auto"/>
        <w:left w:val="none" w:sz="0" w:space="0" w:color="auto"/>
        <w:bottom w:val="none" w:sz="0" w:space="0" w:color="auto"/>
        <w:right w:val="none" w:sz="0" w:space="0" w:color="auto"/>
      </w:divBdr>
    </w:div>
    <w:div w:id="1681349359">
      <w:marLeft w:val="640"/>
      <w:marRight w:val="0"/>
      <w:marTop w:val="0"/>
      <w:marBottom w:val="0"/>
      <w:divBdr>
        <w:top w:val="none" w:sz="0" w:space="0" w:color="auto"/>
        <w:left w:val="none" w:sz="0" w:space="0" w:color="auto"/>
        <w:bottom w:val="none" w:sz="0" w:space="0" w:color="auto"/>
        <w:right w:val="none" w:sz="0" w:space="0" w:color="auto"/>
      </w:divBdr>
    </w:div>
    <w:div w:id="1688553386">
      <w:marLeft w:val="640"/>
      <w:marRight w:val="0"/>
      <w:marTop w:val="0"/>
      <w:marBottom w:val="0"/>
      <w:divBdr>
        <w:top w:val="none" w:sz="0" w:space="0" w:color="auto"/>
        <w:left w:val="none" w:sz="0" w:space="0" w:color="auto"/>
        <w:bottom w:val="none" w:sz="0" w:space="0" w:color="auto"/>
        <w:right w:val="none" w:sz="0" w:space="0" w:color="auto"/>
      </w:divBdr>
    </w:div>
    <w:div w:id="1689062526">
      <w:marLeft w:val="640"/>
      <w:marRight w:val="0"/>
      <w:marTop w:val="0"/>
      <w:marBottom w:val="0"/>
      <w:divBdr>
        <w:top w:val="none" w:sz="0" w:space="0" w:color="auto"/>
        <w:left w:val="none" w:sz="0" w:space="0" w:color="auto"/>
        <w:bottom w:val="none" w:sz="0" w:space="0" w:color="auto"/>
        <w:right w:val="none" w:sz="0" w:space="0" w:color="auto"/>
      </w:divBdr>
    </w:div>
    <w:div w:id="1690447222">
      <w:marLeft w:val="640"/>
      <w:marRight w:val="0"/>
      <w:marTop w:val="0"/>
      <w:marBottom w:val="0"/>
      <w:divBdr>
        <w:top w:val="none" w:sz="0" w:space="0" w:color="auto"/>
        <w:left w:val="none" w:sz="0" w:space="0" w:color="auto"/>
        <w:bottom w:val="none" w:sz="0" w:space="0" w:color="auto"/>
        <w:right w:val="none" w:sz="0" w:space="0" w:color="auto"/>
      </w:divBdr>
    </w:div>
    <w:div w:id="1694458287">
      <w:marLeft w:val="640"/>
      <w:marRight w:val="0"/>
      <w:marTop w:val="0"/>
      <w:marBottom w:val="0"/>
      <w:divBdr>
        <w:top w:val="none" w:sz="0" w:space="0" w:color="auto"/>
        <w:left w:val="none" w:sz="0" w:space="0" w:color="auto"/>
        <w:bottom w:val="none" w:sz="0" w:space="0" w:color="auto"/>
        <w:right w:val="none" w:sz="0" w:space="0" w:color="auto"/>
      </w:divBdr>
    </w:div>
    <w:div w:id="1695695483">
      <w:marLeft w:val="640"/>
      <w:marRight w:val="0"/>
      <w:marTop w:val="0"/>
      <w:marBottom w:val="0"/>
      <w:divBdr>
        <w:top w:val="none" w:sz="0" w:space="0" w:color="auto"/>
        <w:left w:val="none" w:sz="0" w:space="0" w:color="auto"/>
        <w:bottom w:val="none" w:sz="0" w:space="0" w:color="auto"/>
        <w:right w:val="none" w:sz="0" w:space="0" w:color="auto"/>
      </w:divBdr>
    </w:div>
    <w:div w:id="1697078065">
      <w:marLeft w:val="640"/>
      <w:marRight w:val="0"/>
      <w:marTop w:val="0"/>
      <w:marBottom w:val="0"/>
      <w:divBdr>
        <w:top w:val="none" w:sz="0" w:space="0" w:color="auto"/>
        <w:left w:val="none" w:sz="0" w:space="0" w:color="auto"/>
        <w:bottom w:val="none" w:sz="0" w:space="0" w:color="auto"/>
        <w:right w:val="none" w:sz="0" w:space="0" w:color="auto"/>
      </w:divBdr>
    </w:div>
    <w:div w:id="1698234701">
      <w:marLeft w:val="640"/>
      <w:marRight w:val="0"/>
      <w:marTop w:val="0"/>
      <w:marBottom w:val="0"/>
      <w:divBdr>
        <w:top w:val="none" w:sz="0" w:space="0" w:color="auto"/>
        <w:left w:val="none" w:sz="0" w:space="0" w:color="auto"/>
        <w:bottom w:val="none" w:sz="0" w:space="0" w:color="auto"/>
        <w:right w:val="none" w:sz="0" w:space="0" w:color="auto"/>
      </w:divBdr>
    </w:div>
    <w:div w:id="1698654902">
      <w:marLeft w:val="640"/>
      <w:marRight w:val="0"/>
      <w:marTop w:val="0"/>
      <w:marBottom w:val="0"/>
      <w:divBdr>
        <w:top w:val="none" w:sz="0" w:space="0" w:color="auto"/>
        <w:left w:val="none" w:sz="0" w:space="0" w:color="auto"/>
        <w:bottom w:val="none" w:sz="0" w:space="0" w:color="auto"/>
        <w:right w:val="none" w:sz="0" w:space="0" w:color="auto"/>
      </w:divBdr>
    </w:div>
    <w:div w:id="1701198575">
      <w:marLeft w:val="640"/>
      <w:marRight w:val="0"/>
      <w:marTop w:val="0"/>
      <w:marBottom w:val="0"/>
      <w:divBdr>
        <w:top w:val="none" w:sz="0" w:space="0" w:color="auto"/>
        <w:left w:val="none" w:sz="0" w:space="0" w:color="auto"/>
        <w:bottom w:val="none" w:sz="0" w:space="0" w:color="auto"/>
        <w:right w:val="none" w:sz="0" w:space="0" w:color="auto"/>
      </w:divBdr>
    </w:div>
    <w:div w:id="1710715875">
      <w:marLeft w:val="640"/>
      <w:marRight w:val="0"/>
      <w:marTop w:val="0"/>
      <w:marBottom w:val="0"/>
      <w:divBdr>
        <w:top w:val="none" w:sz="0" w:space="0" w:color="auto"/>
        <w:left w:val="none" w:sz="0" w:space="0" w:color="auto"/>
        <w:bottom w:val="none" w:sz="0" w:space="0" w:color="auto"/>
        <w:right w:val="none" w:sz="0" w:space="0" w:color="auto"/>
      </w:divBdr>
    </w:div>
    <w:div w:id="1712456328">
      <w:marLeft w:val="640"/>
      <w:marRight w:val="0"/>
      <w:marTop w:val="0"/>
      <w:marBottom w:val="0"/>
      <w:divBdr>
        <w:top w:val="none" w:sz="0" w:space="0" w:color="auto"/>
        <w:left w:val="none" w:sz="0" w:space="0" w:color="auto"/>
        <w:bottom w:val="none" w:sz="0" w:space="0" w:color="auto"/>
        <w:right w:val="none" w:sz="0" w:space="0" w:color="auto"/>
      </w:divBdr>
    </w:div>
    <w:div w:id="1712879929">
      <w:marLeft w:val="640"/>
      <w:marRight w:val="0"/>
      <w:marTop w:val="0"/>
      <w:marBottom w:val="0"/>
      <w:divBdr>
        <w:top w:val="none" w:sz="0" w:space="0" w:color="auto"/>
        <w:left w:val="none" w:sz="0" w:space="0" w:color="auto"/>
        <w:bottom w:val="none" w:sz="0" w:space="0" w:color="auto"/>
        <w:right w:val="none" w:sz="0" w:space="0" w:color="auto"/>
      </w:divBdr>
    </w:div>
    <w:div w:id="1714232096">
      <w:marLeft w:val="640"/>
      <w:marRight w:val="0"/>
      <w:marTop w:val="0"/>
      <w:marBottom w:val="0"/>
      <w:divBdr>
        <w:top w:val="none" w:sz="0" w:space="0" w:color="auto"/>
        <w:left w:val="none" w:sz="0" w:space="0" w:color="auto"/>
        <w:bottom w:val="none" w:sz="0" w:space="0" w:color="auto"/>
        <w:right w:val="none" w:sz="0" w:space="0" w:color="auto"/>
      </w:divBdr>
    </w:div>
    <w:div w:id="1714888191">
      <w:marLeft w:val="640"/>
      <w:marRight w:val="0"/>
      <w:marTop w:val="0"/>
      <w:marBottom w:val="0"/>
      <w:divBdr>
        <w:top w:val="none" w:sz="0" w:space="0" w:color="auto"/>
        <w:left w:val="none" w:sz="0" w:space="0" w:color="auto"/>
        <w:bottom w:val="none" w:sz="0" w:space="0" w:color="auto"/>
        <w:right w:val="none" w:sz="0" w:space="0" w:color="auto"/>
      </w:divBdr>
    </w:div>
    <w:div w:id="1716738639">
      <w:marLeft w:val="640"/>
      <w:marRight w:val="0"/>
      <w:marTop w:val="0"/>
      <w:marBottom w:val="0"/>
      <w:divBdr>
        <w:top w:val="none" w:sz="0" w:space="0" w:color="auto"/>
        <w:left w:val="none" w:sz="0" w:space="0" w:color="auto"/>
        <w:bottom w:val="none" w:sz="0" w:space="0" w:color="auto"/>
        <w:right w:val="none" w:sz="0" w:space="0" w:color="auto"/>
      </w:divBdr>
    </w:div>
    <w:div w:id="1719476616">
      <w:marLeft w:val="640"/>
      <w:marRight w:val="0"/>
      <w:marTop w:val="0"/>
      <w:marBottom w:val="0"/>
      <w:divBdr>
        <w:top w:val="none" w:sz="0" w:space="0" w:color="auto"/>
        <w:left w:val="none" w:sz="0" w:space="0" w:color="auto"/>
        <w:bottom w:val="none" w:sz="0" w:space="0" w:color="auto"/>
        <w:right w:val="none" w:sz="0" w:space="0" w:color="auto"/>
      </w:divBdr>
    </w:div>
    <w:div w:id="1719628489">
      <w:marLeft w:val="640"/>
      <w:marRight w:val="0"/>
      <w:marTop w:val="0"/>
      <w:marBottom w:val="0"/>
      <w:divBdr>
        <w:top w:val="none" w:sz="0" w:space="0" w:color="auto"/>
        <w:left w:val="none" w:sz="0" w:space="0" w:color="auto"/>
        <w:bottom w:val="none" w:sz="0" w:space="0" w:color="auto"/>
        <w:right w:val="none" w:sz="0" w:space="0" w:color="auto"/>
      </w:divBdr>
    </w:div>
    <w:div w:id="1719893578">
      <w:marLeft w:val="640"/>
      <w:marRight w:val="0"/>
      <w:marTop w:val="0"/>
      <w:marBottom w:val="0"/>
      <w:divBdr>
        <w:top w:val="none" w:sz="0" w:space="0" w:color="auto"/>
        <w:left w:val="none" w:sz="0" w:space="0" w:color="auto"/>
        <w:bottom w:val="none" w:sz="0" w:space="0" w:color="auto"/>
        <w:right w:val="none" w:sz="0" w:space="0" w:color="auto"/>
      </w:divBdr>
    </w:div>
    <w:div w:id="1720586364">
      <w:marLeft w:val="640"/>
      <w:marRight w:val="0"/>
      <w:marTop w:val="0"/>
      <w:marBottom w:val="0"/>
      <w:divBdr>
        <w:top w:val="none" w:sz="0" w:space="0" w:color="auto"/>
        <w:left w:val="none" w:sz="0" w:space="0" w:color="auto"/>
        <w:bottom w:val="none" w:sz="0" w:space="0" w:color="auto"/>
        <w:right w:val="none" w:sz="0" w:space="0" w:color="auto"/>
      </w:divBdr>
    </w:div>
    <w:div w:id="1721324717">
      <w:marLeft w:val="640"/>
      <w:marRight w:val="0"/>
      <w:marTop w:val="0"/>
      <w:marBottom w:val="0"/>
      <w:divBdr>
        <w:top w:val="none" w:sz="0" w:space="0" w:color="auto"/>
        <w:left w:val="none" w:sz="0" w:space="0" w:color="auto"/>
        <w:bottom w:val="none" w:sz="0" w:space="0" w:color="auto"/>
        <w:right w:val="none" w:sz="0" w:space="0" w:color="auto"/>
      </w:divBdr>
    </w:div>
    <w:div w:id="1721827944">
      <w:marLeft w:val="640"/>
      <w:marRight w:val="0"/>
      <w:marTop w:val="0"/>
      <w:marBottom w:val="0"/>
      <w:divBdr>
        <w:top w:val="none" w:sz="0" w:space="0" w:color="auto"/>
        <w:left w:val="none" w:sz="0" w:space="0" w:color="auto"/>
        <w:bottom w:val="none" w:sz="0" w:space="0" w:color="auto"/>
        <w:right w:val="none" w:sz="0" w:space="0" w:color="auto"/>
      </w:divBdr>
    </w:div>
    <w:div w:id="1723284057">
      <w:marLeft w:val="640"/>
      <w:marRight w:val="0"/>
      <w:marTop w:val="0"/>
      <w:marBottom w:val="0"/>
      <w:divBdr>
        <w:top w:val="none" w:sz="0" w:space="0" w:color="auto"/>
        <w:left w:val="none" w:sz="0" w:space="0" w:color="auto"/>
        <w:bottom w:val="none" w:sz="0" w:space="0" w:color="auto"/>
        <w:right w:val="none" w:sz="0" w:space="0" w:color="auto"/>
      </w:divBdr>
    </w:div>
    <w:div w:id="1726876215">
      <w:marLeft w:val="640"/>
      <w:marRight w:val="0"/>
      <w:marTop w:val="0"/>
      <w:marBottom w:val="0"/>
      <w:divBdr>
        <w:top w:val="none" w:sz="0" w:space="0" w:color="auto"/>
        <w:left w:val="none" w:sz="0" w:space="0" w:color="auto"/>
        <w:bottom w:val="none" w:sz="0" w:space="0" w:color="auto"/>
        <w:right w:val="none" w:sz="0" w:space="0" w:color="auto"/>
      </w:divBdr>
    </w:div>
    <w:div w:id="1728260133">
      <w:marLeft w:val="640"/>
      <w:marRight w:val="0"/>
      <w:marTop w:val="0"/>
      <w:marBottom w:val="0"/>
      <w:divBdr>
        <w:top w:val="none" w:sz="0" w:space="0" w:color="auto"/>
        <w:left w:val="none" w:sz="0" w:space="0" w:color="auto"/>
        <w:bottom w:val="none" w:sz="0" w:space="0" w:color="auto"/>
        <w:right w:val="none" w:sz="0" w:space="0" w:color="auto"/>
      </w:divBdr>
    </w:div>
    <w:div w:id="1731465840">
      <w:marLeft w:val="640"/>
      <w:marRight w:val="0"/>
      <w:marTop w:val="0"/>
      <w:marBottom w:val="0"/>
      <w:divBdr>
        <w:top w:val="none" w:sz="0" w:space="0" w:color="auto"/>
        <w:left w:val="none" w:sz="0" w:space="0" w:color="auto"/>
        <w:bottom w:val="none" w:sz="0" w:space="0" w:color="auto"/>
        <w:right w:val="none" w:sz="0" w:space="0" w:color="auto"/>
      </w:divBdr>
    </w:div>
    <w:div w:id="1733427261">
      <w:marLeft w:val="640"/>
      <w:marRight w:val="0"/>
      <w:marTop w:val="0"/>
      <w:marBottom w:val="0"/>
      <w:divBdr>
        <w:top w:val="none" w:sz="0" w:space="0" w:color="auto"/>
        <w:left w:val="none" w:sz="0" w:space="0" w:color="auto"/>
        <w:bottom w:val="none" w:sz="0" w:space="0" w:color="auto"/>
        <w:right w:val="none" w:sz="0" w:space="0" w:color="auto"/>
      </w:divBdr>
    </w:div>
    <w:div w:id="1733624746">
      <w:marLeft w:val="640"/>
      <w:marRight w:val="0"/>
      <w:marTop w:val="0"/>
      <w:marBottom w:val="0"/>
      <w:divBdr>
        <w:top w:val="none" w:sz="0" w:space="0" w:color="auto"/>
        <w:left w:val="none" w:sz="0" w:space="0" w:color="auto"/>
        <w:bottom w:val="none" w:sz="0" w:space="0" w:color="auto"/>
        <w:right w:val="none" w:sz="0" w:space="0" w:color="auto"/>
      </w:divBdr>
    </w:div>
    <w:div w:id="1734235512">
      <w:marLeft w:val="640"/>
      <w:marRight w:val="0"/>
      <w:marTop w:val="0"/>
      <w:marBottom w:val="0"/>
      <w:divBdr>
        <w:top w:val="none" w:sz="0" w:space="0" w:color="auto"/>
        <w:left w:val="none" w:sz="0" w:space="0" w:color="auto"/>
        <w:bottom w:val="none" w:sz="0" w:space="0" w:color="auto"/>
        <w:right w:val="none" w:sz="0" w:space="0" w:color="auto"/>
      </w:divBdr>
    </w:div>
    <w:div w:id="1735199737">
      <w:marLeft w:val="640"/>
      <w:marRight w:val="0"/>
      <w:marTop w:val="0"/>
      <w:marBottom w:val="0"/>
      <w:divBdr>
        <w:top w:val="none" w:sz="0" w:space="0" w:color="auto"/>
        <w:left w:val="none" w:sz="0" w:space="0" w:color="auto"/>
        <w:bottom w:val="none" w:sz="0" w:space="0" w:color="auto"/>
        <w:right w:val="none" w:sz="0" w:space="0" w:color="auto"/>
      </w:divBdr>
    </w:div>
    <w:div w:id="1735544923">
      <w:marLeft w:val="640"/>
      <w:marRight w:val="0"/>
      <w:marTop w:val="0"/>
      <w:marBottom w:val="0"/>
      <w:divBdr>
        <w:top w:val="none" w:sz="0" w:space="0" w:color="auto"/>
        <w:left w:val="none" w:sz="0" w:space="0" w:color="auto"/>
        <w:bottom w:val="none" w:sz="0" w:space="0" w:color="auto"/>
        <w:right w:val="none" w:sz="0" w:space="0" w:color="auto"/>
      </w:divBdr>
    </w:div>
    <w:div w:id="1735616741">
      <w:marLeft w:val="640"/>
      <w:marRight w:val="0"/>
      <w:marTop w:val="0"/>
      <w:marBottom w:val="0"/>
      <w:divBdr>
        <w:top w:val="none" w:sz="0" w:space="0" w:color="auto"/>
        <w:left w:val="none" w:sz="0" w:space="0" w:color="auto"/>
        <w:bottom w:val="none" w:sz="0" w:space="0" w:color="auto"/>
        <w:right w:val="none" w:sz="0" w:space="0" w:color="auto"/>
      </w:divBdr>
    </w:div>
    <w:div w:id="1736928420">
      <w:marLeft w:val="640"/>
      <w:marRight w:val="0"/>
      <w:marTop w:val="0"/>
      <w:marBottom w:val="0"/>
      <w:divBdr>
        <w:top w:val="none" w:sz="0" w:space="0" w:color="auto"/>
        <w:left w:val="none" w:sz="0" w:space="0" w:color="auto"/>
        <w:bottom w:val="none" w:sz="0" w:space="0" w:color="auto"/>
        <w:right w:val="none" w:sz="0" w:space="0" w:color="auto"/>
      </w:divBdr>
    </w:div>
    <w:div w:id="1737703819">
      <w:marLeft w:val="640"/>
      <w:marRight w:val="0"/>
      <w:marTop w:val="0"/>
      <w:marBottom w:val="0"/>
      <w:divBdr>
        <w:top w:val="none" w:sz="0" w:space="0" w:color="auto"/>
        <w:left w:val="none" w:sz="0" w:space="0" w:color="auto"/>
        <w:bottom w:val="none" w:sz="0" w:space="0" w:color="auto"/>
        <w:right w:val="none" w:sz="0" w:space="0" w:color="auto"/>
      </w:divBdr>
    </w:div>
    <w:div w:id="1739982083">
      <w:marLeft w:val="640"/>
      <w:marRight w:val="0"/>
      <w:marTop w:val="0"/>
      <w:marBottom w:val="0"/>
      <w:divBdr>
        <w:top w:val="none" w:sz="0" w:space="0" w:color="auto"/>
        <w:left w:val="none" w:sz="0" w:space="0" w:color="auto"/>
        <w:bottom w:val="none" w:sz="0" w:space="0" w:color="auto"/>
        <w:right w:val="none" w:sz="0" w:space="0" w:color="auto"/>
      </w:divBdr>
    </w:div>
    <w:div w:id="1740441917">
      <w:marLeft w:val="640"/>
      <w:marRight w:val="0"/>
      <w:marTop w:val="0"/>
      <w:marBottom w:val="0"/>
      <w:divBdr>
        <w:top w:val="none" w:sz="0" w:space="0" w:color="auto"/>
        <w:left w:val="none" w:sz="0" w:space="0" w:color="auto"/>
        <w:bottom w:val="none" w:sz="0" w:space="0" w:color="auto"/>
        <w:right w:val="none" w:sz="0" w:space="0" w:color="auto"/>
      </w:divBdr>
    </w:div>
    <w:div w:id="1741057712">
      <w:marLeft w:val="640"/>
      <w:marRight w:val="0"/>
      <w:marTop w:val="0"/>
      <w:marBottom w:val="0"/>
      <w:divBdr>
        <w:top w:val="none" w:sz="0" w:space="0" w:color="auto"/>
        <w:left w:val="none" w:sz="0" w:space="0" w:color="auto"/>
        <w:bottom w:val="none" w:sz="0" w:space="0" w:color="auto"/>
        <w:right w:val="none" w:sz="0" w:space="0" w:color="auto"/>
      </w:divBdr>
    </w:div>
    <w:div w:id="1742560555">
      <w:marLeft w:val="640"/>
      <w:marRight w:val="0"/>
      <w:marTop w:val="0"/>
      <w:marBottom w:val="0"/>
      <w:divBdr>
        <w:top w:val="none" w:sz="0" w:space="0" w:color="auto"/>
        <w:left w:val="none" w:sz="0" w:space="0" w:color="auto"/>
        <w:bottom w:val="none" w:sz="0" w:space="0" w:color="auto"/>
        <w:right w:val="none" w:sz="0" w:space="0" w:color="auto"/>
      </w:divBdr>
    </w:div>
    <w:div w:id="1743216108">
      <w:marLeft w:val="640"/>
      <w:marRight w:val="0"/>
      <w:marTop w:val="0"/>
      <w:marBottom w:val="0"/>
      <w:divBdr>
        <w:top w:val="none" w:sz="0" w:space="0" w:color="auto"/>
        <w:left w:val="none" w:sz="0" w:space="0" w:color="auto"/>
        <w:bottom w:val="none" w:sz="0" w:space="0" w:color="auto"/>
        <w:right w:val="none" w:sz="0" w:space="0" w:color="auto"/>
      </w:divBdr>
    </w:div>
    <w:div w:id="1747189881">
      <w:marLeft w:val="640"/>
      <w:marRight w:val="0"/>
      <w:marTop w:val="0"/>
      <w:marBottom w:val="0"/>
      <w:divBdr>
        <w:top w:val="none" w:sz="0" w:space="0" w:color="auto"/>
        <w:left w:val="none" w:sz="0" w:space="0" w:color="auto"/>
        <w:bottom w:val="none" w:sz="0" w:space="0" w:color="auto"/>
        <w:right w:val="none" w:sz="0" w:space="0" w:color="auto"/>
      </w:divBdr>
    </w:div>
    <w:div w:id="1749113649">
      <w:marLeft w:val="640"/>
      <w:marRight w:val="0"/>
      <w:marTop w:val="0"/>
      <w:marBottom w:val="0"/>
      <w:divBdr>
        <w:top w:val="none" w:sz="0" w:space="0" w:color="auto"/>
        <w:left w:val="none" w:sz="0" w:space="0" w:color="auto"/>
        <w:bottom w:val="none" w:sz="0" w:space="0" w:color="auto"/>
        <w:right w:val="none" w:sz="0" w:space="0" w:color="auto"/>
      </w:divBdr>
    </w:div>
    <w:div w:id="1751197304">
      <w:marLeft w:val="640"/>
      <w:marRight w:val="0"/>
      <w:marTop w:val="0"/>
      <w:marBottom w:val="0"/>
      <w:divBdr>
        <w:top w:val="none" w:sz="0" w:space="0" w:color="auto"/>
        <w:left w:val="none" w:sz="0" w:space="0" w:color="auto"/>
        <w:bottom w:val="none" w:sz="0" w:space="0" w:color="auto"/>
        <w:right w:val="none" w:sz="0" w:space="0" w:color="auto"/>
      </w:divBdr>
    </w:div>
    <w:div w:id="1752115871">
      <w:marLeft w:val="640"/>
      <w:marRight w:val="0"/>
      <w:marTop w:val="0"/>
      <w:marBottom w:val="0"/>
      <w:divBdr>
        <w:top w:val="none" w:sz="0" w:space="0" w:color="auto"/>
        <w:left w:val="none" w:sz="0" w:space="0" w:color="auto"/>
        <w:bottom w:val="none" w:sz="0" w:space="0" w:color="auto"/>
        <w:right w:val="none" w:sz="0" w:space="0" w:color="auto"/>
      </w:divBdr>
    </w:div>
    <w:div w:id="1752653973">
      <w:marLeft w:val="640"/>
      <w:marRight w:val="0"/>
      <w:marTop w:val="0"/>
      <w:marBottom w:val="0"/>
      <w:divBdr>
        <w:top w:val="none" w:sz="0" w:space="0" w:color="auto"/>
        <w:left w:val="none" w:sz="0" w:space="0" w:color="auto"/>
        <w:bottom w:val="none" w:sz="0" w:space="0" w:color="auto"/>
        <w:right w:val="none" w:sz="0" w:space="0" w:color="auto"/>
      </w:divBdr>
    </w:div>
    <w:div w:id="1752852856">
      <w:marLeft w:val="640"/>
      <w:marRight w:val="0"/>
      <w:marTop w:val="0"/>
      <w:marBottom w:val="0"/>
      <w:divBdr>
        <w:top w:val="none" w:sz="0" w:space="0" w:color="auto"/>
        <w:left w:val="none" w:sz="0" w:space="0" w:color="auto"/>
        <w:bottom w:val="none" w:sz="0" w:space="0" w:color="auto"/>
        <w:right w:val="none" w:sz="0" w:space="0" w:color="auto"/>
      </w:divBdr>
    </w:div>
    <w:div w:id="1755978630">
      <w:marLeft w:val="640"/>
      <w:marRight w:val="0"/>
      <w:marTop w:val="0"/>
      <w:marBottom w:val="0"/>
      <w:divBdr>
        <w:top w:val="none" w:sz="0" w:space="0" w:color="auto"/>
        <w:left w:val="none" w:sz="0" w:space="0" w:color="auto"/>
        <w:bottom w:val="none" w:sz="0" w:space="0" w:color="auto"/>
        <w:right w:val="none" w:sz="0" w:space="0" w:color="auto"/>
      </w:divBdr>
    </w:div>
    <w:div w:id="1757441263">
      <w:marLeft w:val="640"/>
      <w:marRight w:val="0"/>
      <w:marTop w:val="0"/>
      <w:marBottom w:val="0"/>
      <w:divBdr>
        <w:top w:val="none" w:sz="0" w:space="0" w:color="auto"/>
        <w:left w:val="none" w:sz="0" w:space="0" w:color="auto"/>
        <w:bottom w:val="none" w:sz="0" w:space="0" w:color="auto"/>
        <w:right w:val="none" w:sz="0" w:space="0" w:color="auto"/>
      </w:divBdr>
    </w:div>
    <w:div w:id="1757749993">
      <w:marLeft w:val="640"/>
      <w:marRight w:val="0"/>
      <w:marTop w:val="0"/>
      <w:marBottom w:val="0"/>
      <w:divBdr>
        <w:top w:val="none" w:sz="0" w:space="0" w:color="auto"/>
        <w:left w:val="none" w:sz="0" w:space="0" w:color="auto"/>
        <w:bottom w:val="none" w:sz="0" w:space="0" w:color="auto"/>
        <w:right w:val="none" w:sz="0" w:space="0" w:color="auto"/>
      </w:divBdr>
    </w:div>
    <w:div w:id="1758941058">
      <w:marLeft w:val="640"/>
      <w:marRight w:val="0"/>
      <w:marTop w:val="0"/>
      <w:marBottom w:val="0"/>
      <w:divBdr>
        <w:top w:val="none" w:sz="0" w:space="0" w:color="auto"/>
        <w:left w:val="none" w:sz="0" w:space="0" w:color="auto"/>
        <w:bottom w:val="none" w:sz="0" w:space="0" w:color="auto"/>
        <w:right w:val="none" w:sz="0" w:space="0" w:color="auto"/>
      </w:divBdr>
    </w:div>
    <w:div w:id="1763378433">
      <w:marLeft w:val="640"/>
      <w:marRight w:val="0"/>
      <w:marTop w:val="0"/>
      <w:marBottom w:val="0"/>
      <w:divBdr>
        <w:top w:val="none" w:sz="0" w:space="0" w:color="auto"/>
        <w:left w:val="none" w:sz="0" w:space="0" w:color="auto"/>
        <w:bottom w:val="none" w:sz="0" w:space="0" w:color="auto"/>
        <w:right w:val="none" w:sz="0" w:space="0" w:color="auto"/>
      </w:divBdr>
    </w:div>
    <w:div w:id="1764718609">
      <w:marLeft w:val="640"/>
      <w:marRight w:val="0"/>
      <w:marTop w:val="0"/>
      <w:marBottom w:val="0"/>
      <w:divBdr>
        <w:top w:val="none" w:sz="0" w:space="0" w:color="auto"/>
        <w:left w:val="none" w:sz="0" w:space="0" w:color="auto"/>
        <w:bottom w:val="none" w:sz="0" w:space="0" w:color="auto"/>
        <w:right w:val="none" w:sz="0" w:space="0" w:color="auto"/>
      </w:divBdr>
    </w:div>
    <w:div w:id="1764916122">
      <w:marLeft w:val="640"/>
      <w:marRight w:val="0"/>
      <w:marTop w:val="0"/>
      <w:marBottom w:val="0"/>
      <w:divBdr>
        <w:top w:val="none" w:sz="0" w:space="0" w:color="auto"/>
        <w:left w:val="none" w:sz="0" w:space="0" w:color="auto"/>
        <w:bottom w:val="none" w:sz="0" w:space="0" w:color="auto"/>
        <w:right w:val="none" w:sz="0" w:space="0" w:color="auto"/>
      </w:divBdr>
    </w:div>
    <w:div w:id="1765688219">
      <w:marLeft w:val="640"/>
      <w:marRight w:val="0"/>
      <w:marTop w:val="0"/>
      <w:marBottom w:val="0"/>
      <w:divBdr>
        <w:top w:val="none" w:sz="0" w:space="0" w:color="auto"/>
        <w:left w:val="none" w:sz="0" w:space="0" w:color="auto"/>
        <w:bottom w:val="none" w:sz="0" w:space="0" w:color="auto"/>
        <w:right w:val="none" w:sz="0" w:space="0" w:color="auto"/>
      </w:divBdr>
    </w:div>
    <w:div w:id="1766464612">
      <w:marLeft w:val="640"/>
      <w:marRight w:val="0"/>
      <w:marTop w:val="0"/>
      <w:marBottom w:val="0"/>
      <w:divBdr>
        <w:top w:val="none" w:sz="0" w:space="0" w:color="auto"/>
        <w:left w:val="none" w:sz="0" w:space="0" w:color="auto"/>
        <w:bottom w:val="none" w:sz="0" w:space="0" w:color="auto"/>
        <w:right w:val="none" w:sz="0" w:space="0" w:color="auto"/>
      </w:divBdr>
    </w:div>
    <w:div w:id="1767384330">
      <w:marLeft w:val="640"/>
      <w:marRight w:val="0"/>
      <w:marTop w:val="0"/>
      <w:marBottom w:val="0"/>
      <w:divBdr>
        <w:top w:val="none" w:sz="0" w:space="0" w:color="auto"/>
        <w:left w:val="none" w:sz="0" w:space="0" w:color="auto"/>
        <w:bottom w:val="none" w:sz="0" w:space="0" w:color="auto"/>
        <w:right w:val="none" w:sz="0" w:space="0" w:color="auto"/>
      </w:divBdr>
    </w:div>
    <w:div w:id="1771663760">
      <w:marLeft w:val="640"/>
      <w:marRight w:val="0"/>
      <w:marTop w:val="0"/>
      <w:marBottom w:val="0"/>
      <w:divBdr>
        <w:top w:val="none" w:sz="0" w:space="0" w:color="auto"/>
        <w:left w:val="none" w:sz="0" w:space="0" w:color="auto"/>
        <w:bottom w:val="none" w:sz="0" w:space="0" w:color="auto"/>
        <w:right w:val="none" w:sz="0" w:space="0" w:color="auto"/>
      </w:divBdr>
    </w:div>
    <w:div w:id="1772358406">
      <w:marLeft w:val="640"/>
      <w:marRight w:val="0"/>
      <w:marTop w:val="0"/>
      <w:marBottom w:val="0"/>
      <w:divBdr>
        <w:top w:val="none" w:sz="0" w:space="0" w:color="auto"/>
        <w:left w:val="none" w:sz="0" w:space="0" w:color="auto"/>
        <w:bottom w:val="none" w:sz="0" w:space="0" w:color="auto"/>
        <w:right w:val="none" w:sz="0" w:space="0" w:color="auto"/>
      </w:divBdr>
    </w:div>
    <w:div w:id="1773209450">
      <w:marLeft w:val="640"/>
      <w:marRight w:val="0"/>
      <w:marTop w:val="0"/>
      <w:marBottom w:val="0"/>
      <w:divBdr>
        <w:top w:val="none" w:sz="0" w:space="0" w:color="auto"/>
        <w:left w:val="none" w:sz="0" w:space="0" w:color="auto"/>
        <w:bottom w:val="none" w:sz="0" w:space="0" w:color="auto"/>
        <w:right w:val="none" w:sz="0" w:space="0" w:color="auto"/>
      </w:divBdr>
    </w:div>
    <w:div w:id="1773238935">
      <w:marLeft w:val="640"/>
      <w:marRight w:val="0"/>
      <w:marTop w:val="0"/>
      <w:marBottom w:val="0"/>
      <w:divBdr>
        <w:top w:val="none" w:sz="0" w:space="0" w:color="auto"/>
        <w:left w:val="none" w:sz="0" w:space="0" w:color="auto"/>
        <w:bottom w:val="none" w:sz="0" w:space="0" w:color="auto"/>
        <w:right w:val="none" w:sz="0" w:space="0" w:color="auto"/>
      </w:divBdr>
    </w:div>
    <w:div w:id="1773354951">
      <w:marLeft w:val="640"/>
      <w:marRight w:val="0"/>
      <w:marTop w:val="0"/>
      <w:marBottom w:val="0"/>
      <w:divBdr>
        <w:top w:val="none" w:sz="0" w:space="0" w:color="auto"/>
        <w:left w:val="none" w:sz="0" w:space="0" w:color="auto"/>
        <w:bottom w:val="none" w:sz="0" w:space="0" w:color="auto"/>
        <w:right w:val="none" w:sz="0" w:space="0" w:color="auto"/>
      </w:divBdr>
    </w:div>
    <w:div w:id="1773428265">
      <w:marLeft w:val="640"/>
      <w:marRight w:val="0"/>
      <w:marTop w:val="0"/>
      <w:marBottom w:val="0"/>
      <w:divBdr>
        <w:top w:val="none" w:sz="0" w:space="0" w:color="auto"/>
        <w:left w:val="none" w:sz="0" w:space="0" w:color="auto"/>
        <w:bottom w:val="none" w:sz="0" w:space="0" w:color="auto"/>
        <w:right w:val="none" w:sz="0" w:space="0" w:color="auto"/>
      </w:divBdr>
    </w:div>
    <w:div w:id="1773865414">
      <w:marLeft w:val="640"/>
      <w:marRight w:val="0"/>
      <w:marTop w:val="0"/>
      <w:marBottom w:val="0"/>
      <w:divBdr>
        <w:top w:val="none" w:sz="0" w:space="0" w:color="auto"/>
        <w:left w:val="none" w:sz="0" w:space="0" w:color="auto"/>
        <w:bottom w:val="none" w:sz="0" w:space="0" w:color="auto"/>
        <w:right w:val="none" w:sz="0" w:space="0" w:color="auto"/>
      </w:divBdr>
    </w:div>
    <w:div w:id="1776173606">
      <w:marLeft w:val="640"/>
      <w:marRight w:val="0"/>
      <w:marTop w:val="0"/>
      <w:marBottom w:val="0"/>
      <w:divBdr>
        <w:top w:val="none" w:sz="0" w:space="0" w:color="auto"/>
        <w:left w:val="none" w:sz="0" w:space="0" w:color="auto"/>
        <w:bottom w:val="none" w:sz="0" w:space="0" w:color="auto"/>
        <w:right w:val="none" w:sz="0" w:space="0" w:color="auto"/>
      </w:divBdr>
    </w:div>
    <w:div w:id="1777367424">
      <w:marLeft w:val="640"/>
      <w:marRight w:val="0"/>
      <w:marTop w:val="0"/>
      <w:marBottom w:val="0"/>
      <w:divBdr>
        <w:top w:val="none" w:sz="0" w:space="0" w:color="auto"/>
        <w:left w:val="none" w:sz="0" w:space="0" w:color="auto"/>
        <w:bottom w:val="none" w:sz="0" w:space="0" w:color="auto"/>
        <w:right w:val="none" w:sz="0" w:space="0" w:color="auto"/>
      </w:divBdr>
    </w:div>
    <w:div w:id="1777554302">
      <w:marLeft w:val="640"/>
      <w:marRight w:val="0"/>
      <w:marTop w:val="0"/>
      <w:marBottom w:val="0"/>
      <w:divBdr>
        <w:top w:val="none" w:sz="0" w:space="0" w:color="auto"/>
        <w:left w:val="none" w:sz="0" w:space="0" w:color="auto"/>
        <w:bottom w:val="none" w:sz="0" w:space="0" w:color="auto"/>
        <w:right w:val="none" w:sz="0" w:space="0" w:color="auto"/>
      </w:divBdr>
    </w:div>
    <w:div w:id="1778325448">
      <w:marLeft w:val="640"/>
      <w:marRight w:val="0"/>
      <w:marTop w:val="0"/>
      <w:marBottom w:val="0"/>
      <w:divBdr>
        <w:top w:val="none" w:sz="0" w:space="0" w:color="auto"/>
        <w:left w:val="none" w:sz="0" w:space="0" w:color="auto"/>
        <w:bottom w:val="none" w:sz="0" w:space="0" w:color="auto"/>
        <w:right w:val="none" w:sz="0" w:space="0" w:color="auto"/>
      </w:divBdr>
    </w:div>
    <w:div w:id="1778601965">
      <w:marLeft w:val="640"/>
      <w:marRight w:val="0"/>
      <w:marTop w:val="0"/>
      <w:marBottom w:val="0"/>
      <w:divBdr>
        <w:top w:val="none" w:sz="0" w:space="0" w:color="auto"/>
        <w:left w:val="none" w:sz="0" w:space="0" w:color="auto"/>
        <w:bottom w:val="none" w:sz="0" w:space="0" w:color="auto"/>
        <w:right w:val="none" w:sz="0" w:space="0" w:color="auto"/>
      </w:divBdr>
    </w:div>
    <w:div w:id="1778939526">
      <w:marLeft w:val="640"/>
      <w:marRight w:val="0"/>
      <w:marTop w:val="0"/>
      <w:marBottom w:val="0"/>
      <w:divBdr>
        <w:top w:val="none" w:sz="0" w:space="0" w:color="auto"/>
        <w:left w:val="none" w:sz="0" w:space="0" w:color="auto"/>
        <w:bottom w:val="none" w:sz="0" w:space="0" w:color="auto"/>
        <w:right w:val="none" w:sz="0" w:space="0" w:color="auto"/>
      </w:divBdr>
    </w:div>
    <w:div w:id="1781216186">
      <w:marLeft w:val="640"/>
      <w:marRight w:val="0"/>
      <w:marTop w:val="0"/>
      <w:marBottom w:val="0"/>
      <w:divBdr>
        <w:top w:val="none" w:sz="0" w:space="0" w:color="auto"/>
        <w:left w:val="none" w:sz="0" w:space="0" w:color="auto"/>
        <w:bottom w:val="none" w:sz="0" w:space="0" w:color="auto"/>
        <w:right w:val="none" w:sz="0" w:space="0" w:color="auto"/>
      </w:divBdr>
    </w:div>
    <w:div w:id="1782146817">
      <w:marLeft w:val="640"/>
      <w:marRight w:val="0"/>
      <w:marTop w:val="0"/>
      <w:marBottom w:val="0"/>
      <w:divBdr>
        <w:top w:val="none" w:sz="0" w:space="0" w:color="auto"/>
        <w:left w:val="none" w:sz="0" w:space="0" w:color="auto"/>
        <w:bottom w:val="none" w:sz="0" w:space="0" w:color="auto"/>
        <w:right w:val="none" w:sz="0" w:space="0" w:color="auto"/>
      </w:divBdr>
    </w:div>
    <w:div w:id="1783069528">
      <w:marLeft w:val="640"/>
      <w:marRight w:val="0"/>
      <w:marTop w:val="0"/>
      <w:marBottom w:val="0"/>
      <w:divBdr>
        <w:top w:val="none" w:sz="0" w:space="0" w:color="auto"/>
        <w:left w:val="none" w:sz="0" w:space="0" w:color="auto"/>
        <w:bottom w:val="none" w:sz="0" w:space="0" w:color="auto"/>
        <w:right w:val="none" w:sz="0" w:space="0" w:color="auto"/>
      </w:divBdr>
    </w:div>
    <w:div w:id="1783569741">
      <w:marLeft w:val="640"/>
      <w:marRight w:val="0"/>
      <w:marTop w:val="0"/>
      <w:marBottom w:val="0"/>
      <w:divBdr>
        <w:top w:val="none" w:sz="0" w:space="0" w:color="auto"/>
        <w:left w:val="none" w:sz="0" w:space="0" w:color="auto"/>
        <w:bottom w:val="none" w:sz="0" w:space="0" w:color="auto"/>
        <w:right w:val="none" w:sz="0" w:space="0" w:color="auto"/>
      </w:divBdr>
    </w:div>
    <w:div w:id="1787775827">
      <w:marLeft w:val="640"/>
      <w:marRight w:val="0"/>
      <w:marTop w:val="0"/>
      <w:marBottom w:val="0"/>
      <w:divBdr>
        <w:top w:val="none" w:sz="0" w:space="0" w:color="auto"/>
        <w:left w:val="none" w:sz="0" w:space="0" w:color="auto"/>
        <w:bottom w:val="none" w:sz="0" w:space="0" w:color="auto"/>
        <w:right w:val="none" w:sz="0" w:space="0" w:color="auto"/>
      </w:divBdr>
    </w:div>
    <w:div w:id="1792240181">
      <w:marLeft w:val="640"/>
      <w:marRight w:val="0"/>
      <w:marTop w:val="0"/>
      <w:marBottom w:val="0"/>
      <w:divBdr>
        <w:top w:val="none" w:sz="0" w:space="0" w:color="auto"/>
        <w:left w:val="none" w:sz="0" w:space="0" w:color="auto"/>
        <w:bottom w:val="none" w:sz="0" w:space="0" w:color="auto"/>
        <w:right w:val="none" w:sz="0" w:space="0" w:color="auto"/>
      </w:divBdr>
    </w:div>
    <w:div w:id="1797218323">
      <w:marLeft w:val="640"/>
      <w:marRight w:val="0"/>
      <w:marTop w:val="0"/>
      <w:marBottom w:val="0"/>
      <w:divBdr>
        <w:top w:val="none" w:sz="0" w:space="0" w:color="auto"/>
        <w:left w:val="none" w:sz="0" w:space="0" w:color="auto"/>
        <w:bottom w:val="none" w:sz="0" w:space="0" w:color="auto"/>
        <w:right w:val="none" w:sz="0" w:space="0" w:color="auto"/>
      </w:divBdr>
    </w:div>
    <w:div w:id="1797673800">
      <w:marLeft w:val="640"/>
      <w:marRight w:val="0"/>
      <w:marTop w:val="0"/>
      <w:marBottom w:val="0"/>
      <w:divBdr>
        <w:top w:val="none" w:sz="0" w:space="0" w:color="auto"/>
        <w:left w:val="none" w:sz="0" w:space="0" w:color="auto"/>
        <w:bottom w:val="none" w:sz="0" w:space="0" w:color="auto"/>
        <w:right w:val="none" w:sz="0" w:space="0" w:color="auto"/>
      </w:divBdr>
    </w:div>
    <w:div w:id="1803964804">
      <w:marLeft w:val="640"/>
      <w:marRight w:val="0"/>
      <w:marTop w:val="0"/>
      <w:marBottom w:val="0"/>
      <w:divBdr>
        <w:top w:val="none" w:sz="0" w:space="0" w:color="auto"/>
        <w:left w:val="none" w:sz="0" w:space="0" w:color="auto"/>
        <w:bottom w:val="none" w:sz="0" w:space="0" w:color="auto"/>
        <w:right w:val="none" w:sz="0" w:space="0" w:color="auto"/>
      </w:divBdr>
    </w:div>
    <w:div w:id="1804882279">
      <w:marLeft w:val="640"/>
      <w:marRight w:val="0"/>
      <w:marTop w:val="0"/>
      <w:marBottom w:val="0"/>
      <w:divBdr>
        <w:top w:val="none" w:sz="0" w:space="0" w:color="auto"/>
        <w:left w:val="none" w:sz="0" w:space="0" w:color="auto"/>
        <w:bottom w:val="none" w:sz="0" w:space="0" w:color="auto"/>
        <w:right w:val="none" w:sz="0" w:space="0" w:color="auto"/>
      </w:divBdr>
    </w:div>
    <w:div w:id="1807312170">
      <w:marLeft w:val="640"/>
      <w:marRight w:val="0"/>
      <w:marTop w:val="0"/>
      <w:marBottom w:val="0"/>
      <w:divBdr>
        <w:top w:val="none" w:sz="0" w:space="0" w:color="auto"/>
        <w:left w:val="none" w:sz="0" w:space="0" w:color="auto"/>
        <w:bottom w:val="none" w:sz="0" w:space="0" w:color="auto"/>
        <w:right w:val="none" w:sz="0" w:space="0" w:color="auto"/>
      </w:divBdr>
    </w:div>
    <w:div w:id="1807581068">
      <w:marLeft w:val="640"/>
      <w:marRight w:val="0"/>
      <w:marTop w:val="0"/>
      <w:marBottom w:val="0"/>
      <w:divBdr>
        <w:top w:val="none" w:sz="0" w:space="0" w:color="auto"/>
        <w:left w:val="none" w:sz="0" w:space="0" w:color="auto"/>
        <w:bottom w:val="none" w:sz="0" w:space="0" w:color="auto"/>
        <w:right w:val="none" w:sz="0" w:space="0" w:color="auto"/>
      </w:divBdr>
    </w:div>
    <w:div w:id="1808208574">
      <w:marLeft w:val="640"/>
      <w:marRight w:val="0"/>
      <w:marTop w:val="0"/>
      <w:marBottom w:val="0"/>
      <w:divBdr>
        <w:top w:val="none" w:sz="0" w:space="0" w:color="auto"/>
        <w:left w:val="none" w:sz="0" w:space="0" w:color="auto"/>
        <w:bottom w:val="none" w:sz="0" w:space="0" w:color="auto"/>
        <w:right w:val="none" w:sz="0" w:space="0" w:color="auto"/>
      </w:divBdr>
    </w:div>
    <w:div w:id="1811945131">
      <w:marLeft w:val="640"/>
      <w:marRight w:val="0"/>
      <w:marTop w:val="0"/>
      <w:marBottom w:val="0"/>
      <w:divBdr>
        <w:top w:val="none" w:sz="0" w:space="0" w:color="auto"/>
        <w:left w:val="none" w:sz="0" w:space="0" w:color="auto"/>
        <w:bottom w:val="none" w:sz="0" w:space="0" w:color="auto"/>
        <w:right w:val="none" w:sz="0" w:space="0" w:color="auto"/>
      </w:divBdr>
    </w:div>
    <w:div w:id="1812865391">
      <w:marLeft w:val="640"/>
      <w:marRight w:val="0"/>
      <w:marTop w:val="0"/>
      <w:marBottom w:val="0"/>
      <w:divBdr>
        <w:top w:val="none" w:sz="0" w:space="0" w:color="auto"/>
        <w:left w:val="none" w:sz="0" w:space="0" w:color="auto"/>
        <w:bottom w:val="none" w:sz="0" w:space="0" w:color="auto"/>
        <w:right w:val="none" w:sz="0" w:space="0" w:color="auto"/>
      </w:divBdr>
    </w:div>
    <w:div w:id="1813211965">
      <w:marLeft w:val="640"/>
      <w:marRight w:val="0"/>
      <w:marTop w:val="0"/>
      <w:marBottom w:val="0"/>
      <w:divBdr>
        <w:top w:val="none" w:sz="0" w:space="0" w:color="auto"/>
        <w:left w:val="none" w:sz="0" w:space="0" w:color="auto"/>
        <w:bottom w:val="none" w:sz="0" w:space="0" w:color="auto"/>
        <w:right w:val="none" w:sz="0" w:space="0" w:color="auto"/>
      </w:divBdr>
    </w:div>
    <w:div w:id="1817839261">
      <w:marLeft w:val="640"/>
      <w:marRight w:val="0"/>
      <w:marTop w:val="0"/>
      <w:marBottom w:val="0"/>
      <w:divBdr>
        <w:top w:val="none" w:sz="0" w:space="0" w:color="auto"/>
        <w:left w:val="none" w:sz="0" w:space="0" w:color="auto"/>
        <w:bottom w:val="none" w:sz="0" w:space="0" w:color="auto"/>
        <w:right w:val="none" w:sz="0" w:space="0" w:color="auto"/>
      </w:divBdr>
    </w:div>
    <w:div w:id="1818570575">
      <w:marLeft w:val="640"/>
      <w:marRight w:val="0"/>
      <w:marTop w:val="0"/>
      <w:marBottom w:val="0"/>
      <w:divBdr>
        <w:top w:val="none" w:sz="0" w:space="0" w:color="auto"/>
        <w:left w:val="none" w:sz="0" w:space="0" w:color="auto"/>
        <w:bottom w:val="none" w:sz="0" w:space="0" w:color="auto"/>
        <w:right w:val="none" w:sz="0" w:space="0" w:color="auto"/>
      </w:divBdr>
    </w:div>
    <w:div w:id="1820145119">
      <w:marLeft w:val="640"/>
      <w:marRight w:val="0"/>
      <w:marTop w:val="0"/>
      <w:marBottom w:val="0"/>
      <w:divBdr>
        <w:top w:val="none" w:sz="0" w:space="0" w:color="auto"/>
        <w:left w:val="none" w:sz="0" w:space="0" w:color="auto"/>
        <w:bottom w:val="none" w:sz="0" w:space="0" w:color="auto"/>
        <w:right w:val="none" w:sz="0" w:space="0" w:color="auto"/>
      </w:divBdr>
    </w:div>
    <w:div w:id="1820490215">
      <w:marLeft w:val="640"/>
      <w:marRight w:val="0"/>
      <w:marTop w:val="0"/>
      <w:marBottom w:val="0"/>
      <w:divBdr>
        <w:top w:val="none" w:sz="0" w:space="0" w:color="auto"/>
        <w:left w:val="none" w:sz="0" w:space="0" w:color="auto"/>
        <w:bottom w:val="none" w:sz="0" w:space="0" w:color="auto"/>
        <w:right w:val="none" w:sz="0" w:space="0" w:color="auto"/>
      </w:divBdr>
    </w:div>
    <w:div w:id="1820686020">
      <w:marLeft w:val="640"/>
      <w:marRight w:val="0"/>
      <w:marTop w:val="0"/>
      <w:marBottom w:val="0"/>
      <w:divBdr>
        <w:top w:val="none" w:sz="0" w:space="0" w:color="auto"/>
        <w:left w:val="none" w:sz="0" w:space="0" w:color="auto"/>
        <w:bottom w:val="none" w:sz="0" w:space="0" w:color="auto"/>
        <w:right w:val="none" w:sz="0" w:space="0" w:color="auto"/>
      </w:divBdr>
    </w:div>
    <w:div w:id="1821337288">
      <w:marLeft w:val="640"/>
      <w:marRight w:val="0"/>
      <w:marTop w:val="0"/>
      <w:marBottom w:val="0"/>
      <w:divBdr>
        <w:top w:val="none" w:sz="0" w:space="0" w:color="auto"/>
        <w:left w:val="none" w:sz="0" w:space="0" w:color="auto"/>
        <w:bottom w:val="none" w:sz="0" w:space="0" w:color="auto"/>
        <w:right w:val="none" w:sz="0" w:space="0" w:color="auto"/>
      </w:divBdr>
    </w:div>
    <w:div w:id="1823084180">
      <w:marLeft w:val="640"/>
      <w:marRight w:val="0"/>
      <w:marTop w:val="0"/>
      <w:marBottom w:val="0"/>
      <w:divBdr>
        <w:top w:val="none" w:sz="0" w:space="0" w:color="auto"/>
        <w:left w:val="none" w:sz="0" w:space="0" w:color="auto"/>
        <w:bottom w:val="none" w:sz="0" w:space="0" w:color="auto"/>
        <w:right w:val="none" w:sz="0" w:space="0" w:color="auto"/>
      </w:divBdr>
    </w:div>
    <w:div w:id="1823232242">
      <w:marLeft w:val="640"/>
      <w:marRight w:val="0"/>
      <w:marTop w:val="0"/>
      <w:marBottom w:val="0"/>
      <w:divBdr>
        <w:top w:val="none" w:sz="0" w:space="0" w:color="auto"/>
        <w:left w:val="none" w:sz="0" w:space="0" w:color="auto"/>
        <w:bottom w:val="none" w:sz="0" w:space="0" w:color="auto"/>
        <w:right w:val="none" w:sz="0" w:space="0" w:color="auto"/>
      </w:divBdr>
    </w:div>
    <w:div w:id="1823304722">
      <w:marLeft w:val="640"/>
      <w:marRight w:val="0"/>
      <w:marTop w:val="0"/>
      <w:marBottom w:val="0"/>
      <w:divBdr>
        <w:top w:val="none" w:sz="0" w:space="0" w:color="auto"/>
        <w:left w:val="none" w:sz="0" w:space="0" w:color="auto"/>
        <w:bottom w:val="none" w:sz="0" w:space="0" w:color="auto"/>
        <w:right w:val="none" w:sz="0" w:space="0" w:color="auto"/>
      </w:divBdr>
    </w:div>
    <w:div w:id="1824394631">
      <w:marLeft w:val="640"/>
      <w:marRight w:val="0"/>
      <w:marTop w:val="0"/>
      <w:marBottom w:val="0"/>
      <w:divBdr>
        <w:top w:val="none" w:sz="0" w:space="0" w:color="auto"/>
        <w:left w:val="none" w:sz="0" w:space="0" w:color="auto"/>
        <w:bottom w:val="none" w:sz="0" w:space="0" w:color="auto"/>
        <w:right w:val="none" w:sz="0" w:space="0" w:color="auto"/>
      </w:divBdr>
    </w:div>
    <w:div w:id="1824732797">
      <w:marLeft w:val="640"/>
      <w:marRight w:val="0"/>
      <w:marTop w:val="0"/>
      <w:marBottom w:val="0"/>
      <w:divBdr>
        <w:top w:val="none" w:sz="0" w:space="0" w:color="auto"/>
        <w:left w:val="none" w:sz="0" w:space="0" w:color="auto"/>
        <w:bottom w:val="none" w:sz="0" w:space="0" w:color="auto"/>
        <w:right w:val="none" w:sz="0" w:space="0" w:color="auto"/>
      </w:divBdr>
    </w:div>
    <w:div w:id="1825196715">
      <w:marLeft w:val="640"/>
      <w:marRight w:val="0"/>
      <w:marTop w:val="0"/>
      <w:marBottom w:val="0"/>
      <w:divBdr>
        <w:top w:val="none" w:sz="0" w:space="0" w:color="auto"/>
        <w:left w:val="none" w:sz="0" w:space="0" w:color="auto"/>
        <w:bottom w:val="none" w:sz="0" w:space="0" w:color="auto"/>
        <w:right w:val="none" w:sz="0" w:space="0" w:color="auto"/>
      </w:divBdr>
    </w:div>
    <w:div w:id="1825581559">
      <w:marLeft w:val="640"/>
      <w:marRight w:val="0"/>
      <w:marTop w:val="0"/>
      <w:marBottom w:val="0"/>
      <w:divBdr>
        <w:top w:val="none" w:sz="0" w:space="0" w:color="auto"/>
        <w:left w:val="none" w:sz="0" w:space="0" w:color="auto"/>
        <w:bottom w:val="none" w:sz="0" w:space="0" w:color="auto"/>
        <w:right w:val="none" w:sz="0" w:space="0" w:color="auto"/>
      </w:divBdr>
    </w:div>
    <w:div w:id="1828008100">
      <w:marLeft w:val="640"/>
      <w:marRight w:val="0"/>
      <w:marTop w:val="0"/>
      <w:marBottom w:val="0"/>
      <w:divBdr>
        <w:top w:val="none" w:sz="0" w:space="0" w:color="auto"/>
        <w:left w:val="none" w:sz="0" w:space="0" w:color="auto"/>
        <w:bottom w:val="none" w:sz="0" w:space="0" w:color="auto"/>
        <w:right w:val="none" w:sz="0" w:space="0" w:color="auto"/>
      </w:divBdr>
    </w:div>
    <w:div w:id="1829250833">
      <w:marLeft w:val="640"/>
      <w:marRight w:val="0"/>
      <w:marTop w:val="0"/>
      <w:marBottom w:val="0"/>
      <w:divBdr>
        <w:top w:val="none" w:sz="0" w:space="0" w:color="auto"/>
        <w:left w:val="none" w:sz="0" w:space="0" w:color="auto"/>
        <w:bottom w:val="none" w:sz="0" w:space="0" w:color="auto"/>
        <w:right w:val="none" w:sz="0" w:space="0" w:color="auto"/>
      </w:divBdr>
    </w:div>
    <w:div w:id="1829981301">
      <w:marLeft w:val="640"/>
      <w:marRight w:val="0"/>
      <w:marTop w:val="0"/>
      <w:marBottom w:val="0"/>
      <w:divBdr>
        <w:top w:val="none" w:sz="0" w:space="0" w:color="auto"/>
        <w:left w:val="none" w:sz="0" w:space="0" w:color="auto"/>
        <w:bottom w:val="none" w:sz="0" w:space="0" w:color="auto"/>
        <w:right w:val="none" w:sz="0" w:space="0" w:color="auto"/>
      </w:divBdr>
    </w:div>
    <w:div w:id="1832064430">
      <w:marLeft w:val="640"/>
      <w:marRight w:val="0"/>
      <w:marTop w:val="0"/>
      <w:marBottom w:val="0"/>
      <w:divBdr>
        <w:top w:val="none" w:sz="0" w:space="0" w:color="auto"/>
        <w:left w:val="none" w:sz="0" w:space="0" w:color="auto"/>
        <w:bottom w:val="none" w:sz="0" w:space="0" w:color="auto"/>
        <w:right w:val="none" w:sz="0" w:space="0" w:color="auto"/>
      </w:divBdr>
    </w:div>
    <w:div w:id="1832527362">
      <w:marLeft w:val="640"/>
      <w:marRight w:val="0"/>
      <w:marTop w:val="0"/>
      <w:marBottom w:val="0"/>
      <w:divBdr>
        <w:top w:val="none" w:sz="0" w:space="0" w:color="auto"/>
        <w:left w:val="none" w:sz="0" w:space="0" w:color="auto"/>
        <w:bottom w:val="none" w:sz="0" w:space="0" w:color="auto"/>
        <w:right w:val="none" w:sz="0" w:space="0" w:color="auto"/>
      </w:divBdr>
    </w:div>
    <w:div w:id="1833985352">
      <w:marLeft w:val="640"/>
      <w:marRight w:val="0"/>
      <w:marTop w:val="0"/>
      <w:marBottom w:val="0"/>
      <w:divBdr>
        <w:top w:val="none" w:sz="0" w:space="0" w:color="auto"/>
        <w:left w:val="none" w:sz="0" w:space="0" w:color="auto"/>
        <w:bottom w:val="none" w:sz="0" w:space="0" w:color="auto"/>
        <w:right w:val="none" w:sz="0" w:space="0" w:color="auto"/>
      </w:divBdr>
    </w:div>
    <w:div w:id="1834566943">
      <w:marLeft w:val="640"/>
      <w:marRight w:val="0"/>
      <w:marTop w:val="0"/>
      <w:marBottom w:val="0"/>
      <w:divBdr>
        <w:top w:val="none" w:sz="0" w:space="0" w:color="auto"/>
        <w:left w:val="none" w:sz="0" w:space="0" w:color="auto"/>
        <w:bottom w:val="none" w:sz="0" w:space="0" w:color="auto"/>
        <w:right w:val="none" w:sz="0" w:space="0" w:color="auto"/>
      </w:divBdr>
    </w:div>
    <w:div w:id="1835757807">
      <w:marLeft w:val="640"/>
      <w:marRight w:val="0"/>
      <w:marTop w:val="0"/>
      <w:marBottom w:val="0"/>
      <w:divBdr>
        <w:top w:val="none" w:sz="0" w:space="0" w:color="auto"/>
        <w:left w:val="none" w:sz="0" w:space="0" w:color="auto"/>
        <w:bottom w:val="none" w:sz="0" w:space="0" w:color="auto"/>
        <w:right w:val="none" w:sz="0" w:space="0" w:color="auto"/>
      </w:divBdr>
    </w:div>
    <w:div w:id="1836535416">
      <w:marLeft w:val="640"/>
      <w:marRight w:val="0"/>
      <w:marTop w:val="0"/>
      <w:marBottom w:val="0"/>
      <w:divBdr>
        <w:top w:val="none" w:sz="0" w:space="0" w:color="auto"/>
        <w:left w:val="none" w:sz="0" w:space="0" w:color="auto"/>
        <w:bottom w:val="none" w:sz="0" w:space="0" w:color="auto"/>
        <w:right w:val="none" w:sz="0" w:space="0" w:color="auto"/>
      </w:divBdr>
    </w:div>
    <w:div w:id="1837111696">
      <w:marLeft w:val="640"/>
      <w:marRight w:val="0"/>
      <w:marTop w:val="0"/>
      <w:marBottom w:val="0"/>
      <w:divBdr>
        <w:top w:val="none" w:sz="0" w:space="0" w:color="auto"/>
        <w:left w:val="none" w:sz="0" w:space="0" w:color="auto"/>
        <w:bottom w:val="none" w:sz="0" w:space="0" w:color="auto"/>
        <w:right w:val="none" w:sz="0" w:space="0" w:color="auto"/>
      </w:divBdr>
    </w:div>
    <w:div w:id="1837763643">
      <w:marLeft w:val="640"/>
      <w:marRight w:val="0"/>
      <w:marTop w:val="0"/>
      <w:marBottom w:val="0"/>
      <w:divBdr>
        <w:top w:val="none" w:sz="0" w:space="0" w:color="auto"/>
        <w:left w:val="none" w:sz="0" w:space="0" w:color="auto"/>
        <w:bottom w:val="none" w:sz="0" w:space="0" w:color="auto"/>
        <w:right w:val="none" w:sz="0" w:space="0" w:color="auto"/>
      </w:divBdr>
    </w:div>
    <w:div w:id="1839539207">
      <w:marLeft w:val="640"/>
      <w:marRight w:val="0"/>
      <w:marTop w:val="0"/>
      <w:marBottom w:val="0"/>
      <w:divBdr>
        <w:top w:val="none" w:sz="0" w:space="0" w:color="auto"/>
        <w:left w:val="none" w:sz="0" w:space="0" w:color="auto"/>
        <w:bottom w:val="none" w:sz="0" w:space="0" w:color="auto"/>
        <w:right w:val="none" w:sz="0" w:space="0" w:color="auto"/>
      </w:divBdr>
    </w:div>
    <w:div w:id="1840345518">
      <w:marLeft w:val="640"/>
      <w:marRight w:val="0"/>
      <w:marTop w:val="0"/>
      <w:marBottom w:val="0"/>
      <w:divBdr>
        <w:top w:val="none" w:sz="0" w:space="0" w:color="auto"/>
        <w:left w:val="none" w:sz="0" w:space="0" w:color="auto"/>
        <w:bottom w:val="none" w:sz="0" w:space="0" w:color="auto"/>
        <w:right w:val="none" w:sz="0" w:space="0" w:color="auto"/>
      </w:divBdr>
    </w:div>
    <w:div w:id="1845241855">
      <w:marLeft w:val="640"/>
      <w:marRight w:val="0"/>
      <w:marTop w:val="0"/>
      <w:marBottom w:val="0"/>
      <w:divBdr>
        <w:top w:val="none" w:sz="0" w:space="0" w:color="auto"/>
        <w:left w:val="none" w:sz="0" w:space="0" w:color="auto"/>
        <w:bottom w:val="none" w:sz="0" w:space="0" w:color="auto"/>
        <w:right w:val="none" w:sz="0" w:space="0" w:color="auto"/>
      </w:divBdr>
    </w:div>
    <w:div w:id="1847089438">
      <w:marLeft w:val="640"/>
      <w:marRight w:val="0"/>
      <w:marTop w:val="0"/>
      <w:marBottom w:val="0"/>
      <w:divBdr>
        <w:top w:val="none" w:sz="0" w:space="0" w:color="auto"/>
        <w:left w:val="none" w:sz="0" w:space="0" w:color="auto"/>
        <w:bottom w:val="none" w:sz="0" w:space="0" w:color="auto"/>
        <w:right w:val="none" w:sz="0" w:space="0" w:color="auto"/>
      </w:divBdr>
    </w:div>
    <w:div w:id="1848251978">
      <w:marLeft w:val="640"/>
      <w:marRight w:val="0"/>
      <w:marTop w:val="0"/>
      <w:marBottom w:val="0"/>
      <w:divBdr>
        <w:top w:val="none" w:sz="0" w:space="0" w:color="auto"/>
        <w:left w:val="none" w:sz="0" w:space="0" w:color="auto"/>
        <w:bottom w:val="none" w:sz="0" w:space="0" w:color="auto"/>
        <w:right w:val="none" w:sz="0" w:space="0" w:color="auto"/>
      </w:divBdr>
    </w:div>
    <w:div w:id="1849909343">
      <w:marLeft w:val="640"/>
      <w:marRight w:val="0"/>
      <w:marTop w:val="0"/>
      <w:marBottom w:val="0"/>
      <w:divBdr>
        <w:top w:val="none" w:sz="0" w:space="0" w:color="auto"/>
        <w:left w:val="none" w:sz="0" w:space="0" w:color="auto"/>
        <w:bottom w:val="none" w:sz="0" w:space="0" w:color="auto"/>
        <w:right w:val="none" w:sz="0" w:space="0" w:color="auto"/>
      </w:divBdr>
    </w:div>
    <w:div w:id="1850094866">
      <w:marLeft w:val="640"/>
      <w:marRight w:val="0"/>
      <w:marTop w:val="0"/>
      <w:marBottom w:val="0"/>
      <w:divBdr>
        <w:top w:val="none" w:sz="0" w:space="0" w:color="auto"/>
        <w:left w:val="none" w:sz="0" w:space="0" w:color="auto"/>
        <w:bottom w:val="none" w:sz="0" w:space="0" w:color="auto"/>
        <w:right w:val="none" w:sz="0" w:space="0" w:color="auto"/>
      </w:divBdr>
    </w:div>
    <w:div w:id="1850290110">
      <w:marLeft w:val="640"/>
      <w:marRight w:val="0"/>
      <w:marTop w:val="0"/>
      <w:marBottom w:val="0"/>
      <w:divBdr>
        <w:top w:val="none" w:sz="0" w:space="0" w:color="auto"/>
        <w:left w:val="none" w:sz="0" w:space="0" w:color="auto"/>
        <w:bottom w:val="none" w:sz="0" w:space="0" w:color="auto"/>
        <w:right w:val="none" w:sz="0" w:space="0" w:color="auto"/>
      </w:divBdr>
    </w:div>
    <w:div w:id="1851523366">
      <w:marLeft w:val="640"/>
      <w:marRight w:val="0"/>
      <w:marTop w:val="0"/>
      <w:marBottom w:val="0"/>
      <w:divBdr>
        <w:top w:val="none" w:sz="0" w:space="0" w:color="auto"/>
        <w:left w:val="none" w:sz="0" w:space="0" w:color="auto"/>
        <w:bottom w:val="none" w:sz="0" w:space="0" w:color="auto"/>
        <w:right w:val="none" w:sz="0" w:space="0" w:color="auto"/>
      </w:divBdr>
    </w:div>
    <w:div w:id="1851868572">
      <w:marLeft w:val="640"/>
      <w:marRight w:val="0"/>
      <w:marTop w:val="0"/>
      <w:marBottom w:val="0"/>
      <w:divBdr>
        <w:top w:val="none" w:sz="0" w:space="0" w:color="auto"/>
        <w:left w:val="none" w:sz="0" w:space="0" w:color="auto"/>
        <w:bottom w:val="none" w:sz="0" w:space="0" w:color="auto"/>
        <w:right w:val="none" w:sz="0" w:space="0" w:color="auto"/>
      </w:divBdr>
    </w:div>
    <w:div w:id="1852333196">
      <w:marLeft w:val="640"/>
      <w:marRight w:val="0"/>
      <w:marTop w:val="0"/>
      <w:marBottom w:val="0"/>
      <w:divBdr>
        <w:top w:val="none" w:sz="0" w:space="0" w:color="auto"/>
        <w:left w:val="none" w:sz="0" w:space="0" w:color="auto"/>
        <w:bottom w:val="none" w:sz="0" w:space="0" w:color="auto"/>
        <w:right w:val="none" w:sz="0" w:space="0" w:color="auto"/>
      </w:divBdr>
    </w:div>
    <w:div w:id="1855338275">
      <w:marLeft w:val="640"/>
      <w:marRight w:val="0"/>
      <w:marTop w:val="0"/>
      <w:marBottom w:val="0"/>
      <w:divBdr>
        <w:top w:val="none" w:sz="0" w:space="0" w:color="auto"/>
        <w:left w:val="none" w:sz="0" w:space="0" w:color="auto"/>
        <w:bottom w:val="none" w:sz="0" w:space="0" w:color="auto"/>
        <w:right w:val="none" w:sz="0" w:space="0" w:color="auto"/>
      </w:divBdr>
    </w:div>
    <w:div w:id="1855797627">
      <w:marLeft w:val="640"/>
      <w:marRight w:val="0"/>
      <w:marTop w:val="0"/>
      <w:marBottom w:val="0"/>
      <w:divBdr>
        <w:top w:val="none" w:sz="0" w:space="0" w:color="auto"/>
        <w:left w:val="none" w:sz="0" w:space="0" w:color="auto"/>
        <w:bottom w:val="none" w:sz="0" w:space="0" w:color="auto"/>
        <w:right w:val="none" w:sz="0" w:space="0" w:color="auto"/>
      </w:divBdr>
    </w:div>
    <w:div w:id="1856773460">
      <w:marLeft w:val="640"/>
      <w:marRight w:val="0"/>
      <w:marTop w:val="0"/>
      <w:marBottom w:val="0"/>
      <w:divBdr>
        <w:top w:val="none" w:sz="0" w:space="0" w:color="auto"/>
        <w:left w:val="none" w:sz="0" w:space="0" w:color="auto"/>
        <w:bottom w:val="none" w:sz="0" w:space="0" w:color="auto"/>
        <w:right w:val="none" w:sz="0" w:space="0" w:color="auto"/>
      </w:divBdr>
    </w:div>
    <w:div w:id="1859540397">
      <w:marLeft w:val="640"/>
      <w:marRight w:val="0"/>
      <w:marTop w:val="0"/>
      <w:marBottom w:val="0"/>
      <w:divBdr>
        <w:top w:val="none" w:sz="0" w:space="0" w:color="auto"/>
        <w:left w:val="none" w:sz="0" w:space="0" w:color="auto"/>
        <w:bottom w:val="none" w:sz="0" w:space="0" w:color="auto"/>
        <w:right w:val="none" w:sz="0" w:space="0" w:color="auto"/>
      </w:divBdr>
    </w:div>
    <w:div w:id="1861430144">
      <w:marLeft w:val="640"/>
      <w:marRight w:val="0"/>
      <w:marTop w:val="0"/>
      <w:marBottom w:val="0"/>
      <w:divBdr>
        <w:top w:val="none" w:sz="0" w:space="0" w:color="auto"/>
        <w:left w:val="none" w:sz="0" w:space="0" w:color="auto"/>
        <w:bottom w:val="none" w:sz="0" w:space="0" w:color="auto"/>
        <w:right w:val="none" w:sz="0" w:space="0" w:color="auto"/>
      </w:divBdr>
    </w:div>
    <w:div w:id="1861897791">
      <w:marLeft w:val="640"/>
      <w:marRight w:val="0"/>
      <w:marTop w:val="0"/>
      <w:marBottom w:val="0"/>
      <w:divBdr>
        <w:top w:val="none" w:sz="0" w:space="0" w:color="auto"/>
        <w:left w:val="none" w:sz="0" w:space="0" w:color="auto"/>
        <w:bottom w:val="none" w:sz="0" w:space="0" w:color="auto"/>
        <w:right w:val="none" w:sz="0" w:space="0" w:color="auto"/>
      </w:divBdr>
    </w:div>
    <w:div w:id="1862622749">
      <w:marLeft w:val="640"/>
      <w:marRight w:val="0"/>
      <w:marTop w:val="0"/>
      <w:marBottom w:val="0"/>
      <w:divBdr>
        <w:top w:val="none" w:sz="0" w:space="0" w:color="auto"/>
        <w:left w:val="none" w:sz="0" w:space="0" w:color="auto"/>
        <w:bottom w:val="none" w:sz="0" w:space="0" w:color="auto"/>
        <w:right w:val="none" w:sz="0" w:space="0" w:color="auto"/>
      </w:divBdr>
    </w:div>
    <w:div w:id="1864397829">
      <w:marLeft w:val="640"/>
      <w:marRight w:val="0"/>
      <w:marTop w:val="0"/>
      <w:marBottom w:val="0"/>
      <w:divBdr>
        <w:top w:val="none" w:sz="0" w:space="0" w:color="auto"/>
        <w:left w:val="none" w:sz="0" w:space="0" w:color="auto"/>
        <w:bottom w:val="none" w:sz="0" w:space="0" w:color="auto"/>
        <w:right w:val="none" w:sz="0" w:space="0" w:color="auto"/>
      </w:divBdr>
    </w:div>
    <w:div w:id="1865165577">
      <w:marLeft w:val="640"/>
      <w:marRight w:val="0"/>
      <w:marTop w:val="0"/>
      <w:marBottom w:val="0"/>
      <w:divBdr>
        <w:top w:val="none" w:sz="0" w:space="0" w:color="auto"/>
        <w:left w:val="none" w:sz="0" w:space="0" w:color="auto"/>
        <w:bottom w:val="none" w:sz="0" w:space="0" w:color="auto"/>
        <w:right w:val="none" w:sz="0" w:space="0" w:color="auto"/>
      </w:divBdr>
    </w:div>
    <w:div w:id="1865172832">
      <w:marLeft w:val="640"/>
      <w:marRight w:val="0"/>
      <w:marTop w:val="0"/>
      <w:marBottom w:val="0"/>
      <w:divBdr>
        <w:top w:val="none" w:sz="0" w:space="0" w:color="auto"/>
        <w:left w:val="none" w:sz="0" w:space="0" w:color="auto"/>
        <w:bottom w:val="none" w:sz="0" w:space="0" w:color="auto"/>
        <w:right w:val="none" w:sz="0" w:space="0" w:color="auto"/>
      </w:divBdr>
    </w:div>
    <w:div w:id="1868178578">
      <w:marLeft w:val="640"/>
      <w:marRight w:val="0"/>
      <w:marTop w:val="0"/>
      <w:marBottom w:val="0"/>
      <w:divBdr>
        <w:top w:val="none" w:sz="0" w:space="0" w:color="auto"/>
        <w:left w:val="none" w:sz="0" w:space="0" w:color="auto"/>
        <w:bottom w:val="none" w:sz="0" w:space="0" w:color="auto"/>
        <w:right w:val="none" w:sz="0" w:space="0" w:color="auto"/>
      </w:divBdr>
    </w:div>
    <w:div w:id="1870101167">
      <w:marLeft w:val="640"/>
      <w:marRight w:val="0"/>
      <w:marTop w:val="0"/>
      <w:marBottom w:val="0"/>
      <w:divBdr>
        <w:top w:val="none" w:sz="0" w:space="0" w:color="auto"/>
        <w:left w:val="none" w:sz="0" w:space="0" w:color="auto"/>
        <w:bottom w:val="none" w:sz="0" w:space="0" w:color="auto"/>
        <w:right w:val="none" w:sz="0" w:space="0" w:color="auto"/>
      </w:divBdr>
    </w:div>
    <w:div w:id="1870487382">
      <w:marLeft w:val="640"/>
      <w:marRight w:val="0"/>
      <w:marTop w:val="0"/>
      <w:marBottom w:val="0"/>
      <w:divBdr>
        <w:top w:val="none" w:sz="0" w:space="0" w:color="auto"/>
        <w:left w:val="none" w:sz="0" w:space="0" w:color="auto"/>
        <w:bottom w:val="none" w:sz="0" w:space="0" w:color="auto"/>
        <w:right w:val="none" w:sz="0" w:space="0" w:color="auto"/>
      </w:divBdr>
    </w:div>
    <w:div w:id="1870801513">
      <w:marLeft w:val="640"/>
      <w:marRight w:val="0"/>
      <w:marTop w:val="0"/>
      <w:marBottom w:val="0"/>
      <w:divBdr>
        <w:top w:val="none" w:sz="0" w:space="0" w:color="auto"/>
        <w:left w:val="none" w:sz="0" w:space="0" w:color="auto"/>
        <w:bottom w:val="none" w:sz="0" w:space="0" w:color="auto"/>
        <w:right w:val="none" w:sz="0" w:space="0" w:color="auto"/>
      </w:divBdr>
    </w:div>
    <w:div w:id="1871604452">
      <w:marLeft w:val="640"/>
      <w:marRight w:val="0"/>
      <w:marTop w:val="0"/>
      <w:marBottom w:val="0"/>
      <w:divBdr>
        <w:top w:val="none" w:sz="0" w:space="0" w:color="auto"/>
        <w:left w:val="none" w:sz="0" w:space="0" w:color="auto"/>
        <w:bottom w:val="none" w:sz="0" w:space="0" w:color="auto"/>
        <w:right w:val="none" w:sz="0" w:space="0" w:color="auto"/>
      </w:divBdr>
    </w:div>
    <w:div w:id="1874418758">
      <w:marLeft w:val="640"/>
      <w:marRight w:val="0"/>
      <w:marTop w:val="0"/>
      <w:marBottom w:val="0"/>
      <w:divBdr>
        <w:top w:val="none" w:sz="0" w:space="0" w:color="auto"/>
        <w:left w:val="none" w:sz="0" w:space="0" w:color="auto"/>
        <w:bottom w:val="none" w:sz="0" w:space="0" w:color="auto"/>
        <w:right w:val="none" w:sz="0" w:space="0" w:color="auto"/>
      </w:divBdr>
    </w:div>
    <w:div w:id="1877042430">
      <w:marLeft w:val="640"/>
      <w:marRight w:val="0"/>
      <w:marTop w:val="0"/>
      <w:marBottom w:val="0"/>
      <w:divBdr>
        <w:top w:val="none" w:sz="0" w:space="0" w:color="auto"/>
        <w:left w:val="none" w:sz="0" w:space="0" w:color="auto"/>
        <w:bottom w:val="none" w:sz="0" w:space="0" w:color="auto"/>
        <w:right w:val="none" w:sz="0" w:space="0" w:color="auto"/>
      </w:divBdr>
    </w:div>
    <w:div w:id="1877084179">
      <w:marLeft w:val="640"/>
      <w:marRight w:val="0"/>
      <w:marTop w:val="0"/>
      <w:marBottom w:val="0"/>
      <w:divBdr>
        <w:top w:val="none" w:sz="0" w:space="0" w:color="auto"/>
        <w:left w:val="none" w:sz="0" w:space="0" w:color="auto"/>
        <w:bottom w:val="none" w:sz="0" w:space="0" w:color="auto"/>
        <w:right w:val="none" w:sz="0" w:space="0" w:color="auto"/>
      </w:divBdr>
    </w:div>
    <w:div w:id="1877110784">
      <w:marLeft w:val="640"/>
      <w:marRight w:val="0"/>
      <w:marTop w:val="0"/>
      <w:marBottom w:val="0"/>
      <w:divBdr>
        <w:top w:val="none" w:sz="0" w:space="0" w:color="auto"/>
        <w:left w:val="none" w:sz="0" w:space="0" w:color="auto"/>
        <w:bottom w:val="none" w:sz="0" w:space="0" w:color="auto"/>
        <w:right w:val="none" w:sz="0" w:space="0" w:color="auto"/>
      </w:divBdr>
    </w:div>
    <w:div w:id="1877352726">
      <w:marLeft w:val="640"/>
      <w:marRight w:val="0"/>
      <w:marTop w:val="0"/>
      <w:marBottom w:val="0"/>
      <w:divBdr>
        <w:top w:val="none" w:sz="0" w:space="0" w:color="auto"/>
        <w:left w:val="none" w:sz="0" w:space="0" w:color="auto"/>
        <w:bottom w:val="none" w:sz="0" w:space="0" w:color="auto"/>
        <w:right w:val="none" w:sz="0" w:space="0" w:color="auto"/>
      </w:divBdr>
    </w:div>
    <w:div w:id="1878160084">
      <w:marLeft w:val="640"/>
      <w:marRight w:val="0"/>
      <w:marTop w:val="0"/>
      <w:marBottom w:val="0"/>
      <w:divBdr>
        <w:top w:val="none" w:sz="0" w:space="0" w:color="auto"/>
        <w:left w:val="none" w:sz="0" w:space="0" w:color="auto"/>
        <w:bottom w:val="none" w:sz="0" w:space="0" w:color="auto"/>
        <w:right w:val="none" w:sz="0" w:space="0" w:color="auto"/>
      </w:divBdr>
    </w:div>
    <w:div w:id="1878348755">
      <w:marLeft w:val="640"/>
      <w:marRight w:val="0"/>
      <w:marTop w:val="0"/>
      <w:marBottom w:val="0"/>
      <w:divBdr>
        <w:top w:val="none" w:sz="0" w:space="0" w:color="auto"/>
        <w:left w:val="none" w:sz="0" w:space="0" w:color="auto"/>
        <w:bottom w:val="none" w:sz="0" w:space="0" w:color="auto"/>
        <w:right w:val="none" w:sz="0" w:space="0" w:color="auto"/>
      </w:divBdr>
    </w:div>
    <w:div w:id="1879246303">
      <w:marLeft w:val="640"/>
      <w:marRight w:val="0"/>
      <w:marTop w:val="0"/>
      <w:marBottom w:val="0"/>
      <w:divBdr>
        <w:top w:val="none" w:sz="0" w:space="0" w:color="auto"/>
        <w:left w:val="none" w:sz="0" w:space="0" w:color="auto"/>
        <w:bottom w:val="none" w:sz="0" w:space="0" w:color="auto"/>
        <w:right w:val="none" w:sz="0" w:space="0" w:color="auto"/>
      </w:divBdr>
    </w:div>
    <w:div w:id="1879469916">
      <w:marLeft w:val="640"/>
      <w:marRight w:val="0"/>
      <w:marTop w:val="0"/>
      <w:marBottom w:val="0"/>
      <w:divBdr>
        <w:top w:val="none" w:sz="0" w:space="0" w:color="auto"/>
        <w:left w:val="none" w:sz="0" w:space="0" w:color="auto"/>
        <w:bottom w:val="none" w:sz="0" w:space="0" w:color="auto"/>
        <w:right w:val="none" w:sz="0" w:space="0" w:color="auto"/>
      </w:divBdr>
    </w:div>
    <w:div w:id="1879511403">
      <w:marLeft w:val="640"/>
      <w:marRight w:val="0"/>
      <w:marTop w:val="0"/>
      <w:marBottom w:val="0"/>
      <w:divBdr>
        <w:top w:val="none" w:sz="0" w:space="0" w:color="auto"/>
        <w:left w:val="none" w:sz="0" w:space="0" w:color="auto"/>
        <w:bottom w:val="none" w:sz="0" w:space="0" w:color="auto"/>
        <w:right w:val="none" w:sz="0" w:space="0" w:color="auto"/>
      </w:divBdr>
    </w:div>
    <w:div w:id="1881165641">
      <w:marLeft w:val="640"/>
      <w:marRight w:val="0"/>
      <w:marTop w:val="0"/>
      <w:marBottom w:val="0"/>
      <w:divBdr>
        <w:top w:val="none" w:sz="0" w:space="0" w:color="auto"/>
        <w:left w:val="none" w:sz="0" w:space="0" w:color="auto"/>
        <w:bottom w:val="none" w:sz="0" w:space="0" w:color="auto"/>
        <w:right w:val="none" w:sz="0" w:space="0" w:color="auto"/>
      </w:divBdr>
    </w:div>
    <w:div w:id="1881358125">
      <w:marLeft w:val="640"/>
      <w:marRight w:val="0"/>
      <w:marTop w:val="0"/>
      <w:marBottom w:val="0"/>
      <w:divBdr>
        <w:top w:val="none" w:sz="0" w:space="0" w:color="auto"/>
        <w:left w:val="none" w:sz="0" w:space="0" w:color="auto"/>
        <w:bottom w:val="none" w:sz="0" w:space="0" w:color="auto"/>
        <w:right w:val="none" w:sz="0" w:space="0" w:color="auto"/>
      </w:divBdr>
    </w:div>
    <w:div w:id="1881360190">
      <w:marLeft w:val="640"/>
      <w:marRight w:val="0"/>
      <w:marTop w:val="0"/>
      <w:marBottom w:val="0"/>
      <w:divBdr>
        <w:top w:val="none" w:sz="0" w:space="0" w:color="auto"/>
        <w:left w:val="none" w:sz="0" w:space="0" w:color="auto"/>
        <w:bottom w:val="none" w:sz="0" w:space="0" w:color="auto"/>
        <w:right w:val="none" w:sz="0" w:space="0" w:color="auto"/>
      </w:divBdr>
    </w:div>
    <w:div w:id="1883708508">
      <w:marLeft w:val="640"/>
      <w:marRight w:val="0"/>
      <w:marTop w:val="0"/>
      <w:marBottom w:val="0"/>
      <w:divBdr>
        <w:top w:val="none" w:sz="0" w:space="0" w:color="auto"/>
        <w:left w:val="none" w:sz="0" w:space="0" w:color="auto"/>
        <w:bottom w:val="none" w:sz="0" w:space="0" w:color="auto"/>
        <w:right w:val="none" w:sz="0" w:space="0" w:color="auto"/>
      </w:divBdr>
    </w:div>
    <w:div w:id="1884437829">
      <w:marLeft w:val="640"/>
      <w:marRight w:val="0"/>
      <w:marTop w:val="0"/>
      <w:marBottom w:val="0"/>
      <w:divBdr>
        <w:top w:val="none" w:sz="0" w:space="0" w:color="auto"/>
        <w:left w:val="none" w:sz="0" w:space="0" w:color="auto"/>
        <w:bottom w:val="none" w:sz="0" w:space="0" w:color="auto"/>
        <w:right w:val="none" w:sz="0" w:space="0" w:color="auto"/>
      </w:divBdr>
    </w:div>
    <w:div w:id="1885016349">
      <w:marLeft w:val="640"/>
      <w:marRight w:val="0"/>
      <w:marTop w:val="0"/>
      <w:marBottom w:val="0"/>
      <w:divBdr>
        <w:top w:val="none" w:sz="0" w:space="0" w:color="auto"/>
        <w:left w:val="none" w:sz="0" w:space="0" w:color="auto"/>
        <w:bottom w:val="none" w:sz="0" w:space="0" w:color="auto"/>
        <w:right w:val="none" w:sz="0" w:space="0" w:color="auto"/>
      </w:divBdr>
    </w:div>
    <w:div w:id="1886482293">
      <w:marLeft w:val="640"/>
      <w:marRight w:val="0"/>
      <w:marTop w:val="0"/>
      <w:marBottom w:val="0"/>
      <w:divBdr>
        <w:top w:val="none" w:sz="0" w:space="0" w:color="auto"/>
        <w:left w:val="none" w:sz="0" w:space="0" w:color="auto"/>
        <w:bottom w:val="none" w:sz="0" w:space="0" w:color="auto"/>
        <w:right w:val="none" w:sz="0" w:space="0" w:color="auto"/>
      </w:divBdr>
    </w:div>
    <w:div w:id="1887175642">
      <w:marLeft w:val="640"/>
      <w:marRight w:val="0"/>
      <w:marTop w:val="0"/>
      <w:marBottom w:val="0"/>
      <w:divBdr>
        <w:top w:val="none" w:sz="0" w:space="0" w:color="auto"/>
        <w:left w:val="none" w:sz="0" w:space="0" w:color="auto"/>
        <w:bottom w:val="none" w:sz="0" w:space="0" w:color="auto"/>
        <w:right w:val="none" w:sz="0" w:space="0" w:color="auto"/>
      </w:divBdr>
    </w:div>
    <w:div w:id="1887329724">
      <w:marLeft w:val="640"/>
      <w:marRight w:val="0"/>
      <w:marTop w:val="0"/>
      <w:marBottom w:val="0"/>
      <w:divBdr>
        <w:top w:val="none" w:sz="0" w:space="0" w:color="auto"/>
        <w:left w:val="none" w:sz="0" w:space="0" w:color="auto"/>
        <w:bottom w:val="none" w:sz="0" w:space="0" w:color="auto"/>
        <w:right w:val="none" w:sz="0" w:space="0" w:color="auto"/>
      </w:divBdr>
    </w:div>
    <w:div w:id="1887906681">
      <w:marLeft w:val="640"/>
      <w:marRight w:val="0"/>
      <w:marTop w:val="0"/>
      <w:marBottom w:val="0"/>
      <w:divBdr>
        <w:top w:val="none" w:sz="0" w:space="0" w:color="auto"/>
        <w:left w:val="none" w:sz="0" w:space="0" w:color="auto"/>
        <w:bottom w:val="none" w:sz="0" w:space="0" w:color="auto"/>
        <w:right w:val="none" w:sz="0" w:space="0" w:color="auto"/>
      </w:divBdr>
    </w:div>
    <w:div w:id="1888294526">
      <w:marLeft w:val="640"/>
      <w:marRight w:val="0"/>
      <w:marTop w:val="0"/>
      <w:marBottom w:val="0"/>
      <w:divBdr>
        <w:top w:val="none" w:sz="0" w:space="0" w:color="auto"/>
        <w:left w:val="none" w:sz="0" w:space="0" w:color="auto"/>
        <w:bottom w:val="none" w:sz="0" w:space="0" w:color="auto"/>
        <w:right w:val="none" w:sz="0" w:space="0" w:color="auto"/>
      </w:divBdr>
    </w:div>
    <w:div w:id="1891335803">
      <w:marLeft w:val="640"/>
      <w:marRight w:val="0"/>
      <w:marTop w:val="0"/>
      <w:marBottom w:val="0"/>
      <w:divBdr>
        <w:top w:val="none" w:sz="0" w:space="0" w:color="auto"/>
        <w:left w:val="none" w:sz="0" w:space="0" w:color="auto"/>
        <w:bottom w:val="none" w:sz="0" w:space="0" w:color="auto"/>
        <w:right w:val="none" w:sz="0" w:space="0" w:color="auto"/>
      </w:divBdr>
    </w:div>
    <w:div w:id="1891454593">
      <w:marLeft w:val="640"/>
      <w:marRight w:val="0"/>
      <w:marTop w:val="0"/>
      <w:marBottom w:val="0"/>
      <w:divBdr>
        <w:top w:val="none" w:sz="0" w:space="0" w:color="auto"/>
        <w:left w:val="none" w:sz="0" w:space="0" w:color="auto"/>
        <w:bottom w:val="none" w:sz="0" w:space="0" w:color="auto"/>
        <w:right w:val="none" w:sz="0" w:space="0" w:color="auto"/>
      </w:divBdr>
    </w:div>
    <w:div w:id="1891527652">
      <w:marLeft w:val="640"/>
      <w:marRight w:val="0"/>
      <w:marTop w:val="0"/>
      <w:marBottom w:val="0"/>
      <w:divBdr>
        <w:top w:val="none" w:sz="0" w:space="0" w:color="auto"/>
        <w:left w:val="none" w:sz="0" w:space="0" w:color="auto"/>
        <w:bottom w:val="none" w:sz="0" w:space="0" w:color="auto"/>
        <w:right w:val="none" w:sz="0" w:space="0" w:color="auto"/>
      </w:divBdr>
    </w:div>
    <w:div w:id="1894270751">
      <w:marLeft w:val="640"/>
      <w:marRight w:val="0"/>
      <w:marTop w:val="0"/>
      <w:marBottom w:val="0"/>
      <w:divBdr>
        <w:top w:val="none" w:sz="0" w:space="0" w:color="auto"/>
        <w:left w:val="none" w:sz="0" w:space="0" w:color="auto"/>
        <w:bottom w:val="none" w:sz="0" w:space="0" w:color="auto"/>
        <w:right w:val="none" w:sz="0" w:space="0" w:color="auto"/>
      </w:divBdr>
    </w:div>
    <w:div w:id="1899827707">
      <w:marLeft w:val="640"/>
      <w:marRight w:val="0"/>
      <w:marTop w:val="0"/>
      <w:marBottom w:val="0"/>
      <w:divBdr>
        <w:top w:val="none" w:sz="0" w:space="0" w:color="auto"/>
        <w:left w:val="none" w:sz="0" w:space="0" w:color="auto"/>
        <w:bottom w:val="none" w:sz="0" w:space="0" w:color="auto"/>
        <w:right w:val="none" w:sz="0" w:space="0" w:color="auto"/>
      </w:divBdr>
    </w:div>
    <w:div w:id="1903445833">
      <w:marLeft w:val="640"/>
      <w:marRight w:val="0"/>
      <w:marTop w:val="0"/>
      <w:marBottom w:val="0"/>
      <w:divBdr>
        <w:top w:val="none" w:sz="0" w:space="0" w:color="auto"/>
        <w:left w:val="none" w:sz="0" w:space="0" w:color="auto"/>
        <w:bottom w:val="none" w:sz="0" w:space="0" w:color="auto"/>
        <w:right w:val="none" w:sz="0" w:space="0" w:color="auto"/>
      </w:divBdr>
    </w:div>
    <w:div w:id="1903711887">
      <w:marLeft w:val="640"/>
      <w:marRight w:val="0"/>
      <w:marTop w:val="0"/>
      <w:marBottom w:val="0"/>
      <w:divBdr>
        <w:top w:val="none" w:sz="0" w:space="0" w:color="auto"/>
        <w:left w:val="none" w:sz="0" w:space="0" w:color="auto"/>
        <w:bottom w:val="none" w:sz="0" w:space="0" w:color="auto"/>
        <w:right w:val="none" w:sz="0" w:space="0" w:color="auto"/>
      </w:divBdr>
    </w:div>
    <w:div w:id="1906602122">
      <w:marLeft w:val="640"/>
      <w:marRight w:val="0"/>
      <w:marTop w:val="0"/>
      <w:marBottom w:val="0"/>
      <w:divBdr>
        <w:top w:val="none" w:sz="0" w:space="0" w:color="auto"/>
        <w:left w:val="none" w:sz="0" w:space="0" w:color="auto"/>
        <w:bottom w:val="none" w:sz="0" w:space="0" w:color="auto"/>
        <w:right w:val="none" w:sz="0" w:space="0" w:color="auto"/>
      </w:divBdr>
    </w:div>
    <w:div w:id="1907260435">
      <w:marLeft w:val="640"/>
      <w:marRight w:val="0"/>
      <w:marTop w:val="0"/>
      <w:marBottom w:val="0"/>
      <w:divBdr>
        <w:top w:val="none" w:sz="0" w:space="0" w:color="auto"/>
        <w:left w:val="none" w:sz="0" w:space="0" w:color="auto"/>
        <w:bottom w:val="none" w:sz="0" w:space="0" w:color="auto"/>
        <w:right w:val="none" w:sz="0" w:space="0" w:color="auto"/>
      </w:divBdr>
    </w:div>
    <w:div w:id="1909144142">
      <w:marLeft w:val="640"/>
      <w:marRight w:val="0"/>
      <w:marTop w:val="0"/>
      <w:marBottom w:val="0"/>
      <w:divBdr>
        <w:top w:val="none" w:sz="0" w:space="0" w:color="auto"/>
        <w:left w:val="none" w:sz="0" w:space="0" w:color="auto"/>
        <w:bottom w:val="none" w:sz="0" w:space="0" w:color="auto"/>
        <w:right w:val="none" w:sz="0" w:space="0" w:color="auto"/>
      </w:divBdr>
    </w:div>
    <w:div w:id="1909685006">
      <w:marLeft w:val="640"/>
      <w:marRight w:val="0"/>
      <w:marTop w:val="0"/>
      <w:marBottom w:val="0"/>
      <w:divBdr>
        <w:top w:val="none" w:sz="0" w:space="0" w:color="auto"/>
        <w:left w:val="none" w:sz="0" w:space="0" w:color="auto"/>
        <w:bottom w:val="none" w:sz="0" w:space="0" w:color="auto"/>
        <w:right w:val="none" w:sz="0" w:space="0" w:color="auto"/>
      </w:divBdr>
    </w:div>
    <w:div w:id="1910654555">
      <w:marLeft w:val="640"/>
      <w:marRight w:val="0"/>
      <w:marTop w:val="0"/>
      <w:marBottom w:val="0"/>
      <w:divBdr>
        <w:top w:val="none" w:sz="0" w:space="0" w:color="auto"/>
        <w:left w:val="none" w:sz="0" w:space="0" w:color="auto"/>
        <w:bottom w:val="none" w:sz="0" w:space="0" w:color="auto"/>
        <w:right w:val="none" w:sz="0" w:space="0" w:color="auto"/>
      </w:divBdr>
    </w:div>
    <w:div w:id="1912108362">
      <w:marLeft w:val="640"/>
      <w:marRight w:val="0"/>
      <w:marTop w:val="0"/>
      <w:marBottom w:val="0"/>
      <w:divBdr>
        <w:top w:val="none" w:sz="0" w:space="0" w:color="auto"/>
        <w:left w:val="none" w:sz="0" w:space="0" w:color="auto"/>
        <w:bottom w:val="none" w:sz="0" w:space="0" w:color="auto"/>
        <w:right w:val="none" w:sz="0" w:space="0" w:color="auto"/>
      </w:divBdr>
    </w:div>
    <w:div w:id="1912807628">
      <w:marLeft w:val="640"/>
      <w:marRight w:val="0"/>
      <w:marTop w:val="0"/>
      <w:marBottom w:val="0"/>
      <w:divBdr>
        <w:top w:val="none" w:sz="0" w:space="0" w:color="auto"/>
        <w:left w:val="none" w:sz="0" w:space="0" w:color="auto"/>
        <w:bottom w:val="none" w:sz="0" w:space="0" w:color="auto"/>
        <w:right w:val="none" w:sz="0" w:space="0" w:color="auto"/>
      </w:divBdr>
    </w:div>
    <w:div w:id="1913541346">
      <w:marLeft w:val="640"/>
      <w:marRight w:val="0"/>
      <w:marTop w:val="0"/>
      <w:marBottom w:val="0"/>
      <w:divBdr>
        <w:top w:val="none" w:sz="0" w:space="0" w:color="auto"/>
        <w:left w:val="none" w:sz="0" w:space="0" w:color="auto"/>
        <w:bottom w:val="none" w:sz="0" w:space="0" w:color="auto"/>
        <w:right w:val="none" w:sz="0" w:space="0" w:color="auto"/>
      </w:divBdr>
    </w:div>
    <w:div w:id="1913736566">
      <w:marLeft w:val="640"/>
      <w:marRight w:val="0"/>
      <w:marTop w:val="0"/>
      <w:marBottom w:val="0"/>
      <w:divBdr>
        <w:top w:val="none" w:sz="0" w:space="0" w:color="auto"/>
        <w:left w:val="none" w:sz="0" w:space="0" w:color="auto"/>
        <w:bottom w:val="none" w:sz="0" w:space="0" w:color="auto"/>
        <w:right w:val="none" w:sz="0" w:space="0" w:color="auto"/>
      </w:divBdr>
    </w:div>
    <w:div w:id="1920748883">
      <w:marLeft w:val="640"/>
      <w:marRight w:val="0"/>
      <w:marTop w:val="0"/>
      <w:marBottom w:val="0"/>
      <w:divBdr>
        <w:top w:val="none" w:sz="0" w:space="0" w:color="auto"/>
        <w:left w:val="none" w:sz="0" w:space="0" w:color="auto"/>
        <w:bottom w:val="none" w:sz="0" w:space="0" w:color="auto"/>
        <w:right w:val="none" w:sz="0" w:space="0" w:color="auto"/>
      </w:divBdr>
    </w:div>
    <w:div w:id="1926566931">
      <w:marLeft w:val="640"/>
      <w:marRight w:val="0"/>
      <w:marTop w:val="0"/>
      <w:marBottom w:val="0"/>
      <w:divBdr>
        <w:top w:val="none" w:sz="0" w:space="0" w:color="auto"/>
        <w:left w:val="none" w:sz="0" w:space="0" w:color="auto"/>
        <w:bottom w:val="none" w:sz="0" w:space="0" w:color="auto"/>
        <w:right w:val="none" w:sz="0" w:space="0" w:color="auto"/>
      </w:divBdr>
    </w:div>
    <w:div w:id="1927762159">
      <w:marLeft w:val="640"/>
      <w:marRight w:val="0"/>
      <w:marTop w:val="0"/>
      <w:marBottom w:val="0"/>
      <w:divBdr>
        <w:top w:val="none" w:sz="0" w:space="0" w:color="auto"/>
        <w:left w:val="none" w:sz="0" w:space="0" w:color="auto"/>
        <w:bottom w:val="none" w:sz="0" w:space="0" w:color="auto"/>
        <w:right w:val="none" w:sz="0" w:space="0" w:color="auto"/>
      </w:divBdr>
    </w:div>
    <w:div w:id="1929076621">
      <w:marLeft w:val="640"/>
      <w:marRight w:val="0"/>
      <w:marTop w:val="0"/>
      <w:marBottom w:val="0"/>
      <w:divBdr>
        <w:top w:val="none" w:sz="0" w:space="0" w:color="auto"/>
        <w:left w:val="none" w:sz="0" w:space="0" w:color="auto"/>
        <w:bottom w:val="none" w:sz="0" w:space="0" w:color="auto"/>
        <w:right w:val="none" w:sz="0" w:space="0" w:color="auto"/>
      </w:divBdr>
    </w:div>
    <w:div w:id="1934629945">
      <w:marLeft w:val="640"/>
      <w:marRight w:val="0"/>
      <w:marTop w:val="0"/>
      <w:marBottom w:val="0"/>
      <w:divBdr>
        <w:top w:val="none" w:sz="0" w:space="0" w:color="auto"/>
        <w:left w:val="none" w:sz="0" w:space="0" w:color="auto"/>
        <w:bottom w:val="none" w:sz="0" w:space="0" w:color="auto"/>
        <w:right w:val="none" w:sz="0" w:space="0" w:color="auto"/>
      </w:divBdr>
    </w:div>
    <w:div w:id="1937860415">
      <w:marLeft w:val="640"/>
      <w:marRight w:val="0"/>
      <w:marTop w:val="0"/>
      <w:marBottom w:val="0"/>
      <w:divBdr>
        <w:top w:val="none" w:sz="0" w:space="0" w:color="auto"/>
        <w:left w:val="none" w:sz="0" w:space="0" w:color="auto"/>
        <w:bottom w:val="none" w:sz="0" w:space="0" w:color="auto"/>
        <w:right w:val="none" w:sz="0" w:space="0" w:color="auto"/>
      </w:divBdr>
    </w:div>
    <w:div w:id="1938631055">
      <w:marLeft w:val="640"/>
      <w:marRight w:val="0"/>
      <w:marTop w:val="0"/>
      <w:marBottom w:val="0"/>
      <w:divBdr>
        <w:top w:val="none" w:sz="0" w:space="0" w:color="auto"/>
        <w:left w:val="none" w:sz="0" w:space="0" w:color="auto"/>
        <w:bottom w:val="none" w:sz="0" w:space="0" w:color="auto"/>
        <w:right w:val="none" w:sz="0" w:space="0" w:color="auto"/>
      </w:divBdr>
    </w:div>
    <w:div w:id="1939554070">
      <w:marLeft w:val="640"/>
      <w:marRight w:val="0"/>
      <w:marTop w:val="0"/>
      <w:marBottom w:val="0"/>
      <w:divBdr>
        <w:top w:val="none" w:sz="0" w:space="0" w:color="auto"/>
        <w:left w:val="none" w:sz="0" w:space="0" w:color="auto"/>
        <w:bottom w:val="none" w:sz="0" w:space="0" w:color="auto"/>
        <w:right w:val="none" w:sz="0" w:space="0" w:color="auto"/>
      </w:divBdr>
    </w:div>
    <w:div w:id="1940946910">
      <w:marLeft w:val="640"/>
      <w:marRight w:val="0"/>
      <w:marTop w:val="0"/>
      <w:marBottom w:val="0"/>
      <w:divBdr>
        <w:top w:val="none" w:sz="0" w:space="0" w:color="auto"/>
        <w:left w:val="none" w:sz="0" w:space="0" w:color="auto"/>
        <w:bottom w:val="none" w:sz="0" w:space="0" w:color="auto"/>
        <w:right w:val="none" w:sz="0" w:space="0" w:color="auto"/>
      </w:divBdr>
    </w:div>
    <w:div w:id="1942444794">
      <w:marLeft w:val="640"/>
      <w:marRight w:val="0"/>
      <w:marTop w:val="0"/>
      <w:marBottom w:val="0"/>
      <w:divBdr>
        <w:top w:val="none" w:sz="0" w:space="0" w:color="auto"/>
        <w:left w:val="none" w:sz="0" w:space="0" w:color="auto"/>
        <w:bottom w:val="none" w:sz="0" w:space="0" w:color="auto"/>
        <w:right w:val="none" w:sz="0" w:space="0" w:color="auto"/>
      </w:divBdr>
    </w:div>
    <w:div w:id="1943872994">
      <w:marLeft w:val="640"/>
      <w:marRight w:val="0"/>
      <w:marTop w:val="0"/>
      <w:marBottom w:val="0"/>
      <w:divBdr>
        <w:top w:val="none" w:sz="0" w:space="0" w:color="auto"/>
        <w:left w:val="none" w:sz="0" w:space="0" w:color="auto"/>
        <w:bottom w:val="none" w:sz="0" w:space="0" w:color="auto"/>
        <w:right w:val="none" w:sz="0" w:space="0" w:color="auto"/>
      </w:divBdr>
    </w:div>
    <w:div w:id="1945916026">
      <w:marLeft w:val="640"/>
      <w:marRight w:val="0"/>
      <w:marTop w:val="0"/>
      <w:marBottom w:val="0"/>
      <w:divBdr>
        <w:top w:val="none" w:sz="0" w:space="0" w:color="auto"/>
        <w:left w:val="none" w:sz="0" w:space="0" w:color="auto"/>
        <w:bottom w:val="none" w:sz="0" w:space="0" w:color="auto"/>
        <w:right w:val="none" w:sz="0" w:space="0" w:color="auto"/>
      </w:divBdr>
    </w:div>
    <w:div w:id="1946420247">
      <w:marLeft w:val="640"/>
      <w:marRight w:val="0"/>
      <w:marTop w:val="0"/>
      <w:marBottom w:val="0"/>
      <w:divBdr>
        <w:top w:val="none" w:sz="0" w:space="0" w:color="auto"/>
        <w:left w:val="none" w:sz="0" w:space="0" w:color="auto"/>
        <w:bottom w:val="none" w:sz="0" w:space="0" w:color="auto"/>
        <w:right w:val="none" w:sz="0" w:space="0" w:color="auto"/>
      </w:divBdr>
    </w:div>
    <w:div w:id="1947686339">
      <w:marLeft w:val="640"/>
      <w:marRight w:val="0"/>
      <w:marTop w:val="0"/>
      <w:marBottom w:val="0"/>
      <w:divBdr>
        <w:top w:val="none" w:sz="0" w:space="0" w:color="auto"/>
        <w:left w:val="none" w:sz="0" w:space="0" w:color="auto"/>
        <w:bottom w:val="none" w:sz="0" w:space="0" w:color="auto"/>
        <w:right w:val="none" w:sz="0" w:space="0" w:color="auto"/>
      </w:divBdr>
    </w:div>
    <w:div w:id="1947692883">
      <w:marLeft w:val="640"/>
      <w:marRight w:val="0"/>
      <w:marTop w:val="0"/>
      <w:marBottom w:val="0"/>
      <w:divBdr>
        <w:top w:val="none" w:sz="0" w:space="0" w:color="auto"/>
        <w:left w:val="none" w:sz="0" w:space="0" w:color="auto"/>
        <w:bottom w:val="none" w:sz="0" w:space="0" w:color="auto"/>
        <w:right w:val="none" w:sz="0" w:space="0" w:color="auto"/>
      </w:divBdr>
    </w:div>
    <w:div w:id="1948733712">
      <w:marLeft w:val="640"/>
      <w:marRight w:val="0"/>
      <w:marTop w:val="0"/>
      <w:marBottom w:val="0"/>
      <w:divBdr>
        <w:top w:val="none" w:sz="0" w:space="0" w:color="auto"/>
        <w:left w:val="none" w:sz="0" w:space="0" w:color="auto"/>
        <w:bottom w:val="none" w:sz="0" w:space="0" w:color="auto"/>
        <w:right w:val="none" w:sz="0" w:space="0" w:color="auto"/>
      </w:divBdr>
    </w:div>
    <w:div w:id="1949503015">
      <w:marLeft w:val="640"/>
      <w:marRight w:val="0"/>
      <w:marTop w:val="0"/>
      <w:marBottom w:val="0"/>
      <w:divBdr>
        <w:top w:val="none" w:sz="0" w:space="0" w:color="auto"/>
        <w:left w:val="none" w:sz="0" w:space="0" w:color="auto"/>
        <w:bottom w:val="none" w:sz="0" w:space="0" w:color="auto"/>
        <w:right w:val="none" w:sz="0" w:space="0" w:color="auto"/>
      </w:divBdr>
    </w:div>
    <w:div w:id="1950578533">
      <w:marLeft w:val="640"/>
      <w:marRight w:val="0"/>
      <w:marTop w:val="0"/>
      <w:marBottom w:val="0"/>
      <w:divBdr>
        <w:top w:val="none" w:sz="0" w:space="0" w:color="auto"/>
        <w:left w:val="none" w:sz="0" w:space="0" w:color="auto"/>
        <w:bottom w:val="none" w:sz="0" w:space="0" w:color="auto"/>
        <w:right w:val="none" w:sz="0" w:space="0" w:color="auto"/>
      </w:divBdr>
    </w:div>
    <w:div w:id="1952011906">
      <w:marLeft w:val="640"/>
      <w:marRight w:val="0"/>
      <w:marTop w:val="0"/>
      <w:marBottom w:val="0"/>
      <w:divBdr>
        <w:top w:val="none" w:sz="0" w:space="0" w:color="auto"/>
        <w:left w:val="none" w:sz="0" w:space="0" w:color="auto"/>
        <w:bottom w:val="none" w:sz="0" w:space="0" w:color="auto"/>
        <w:right w:val="none" w:sz="0" w:space="0" w:color="auto"/>
      </w:divBdr>
    </w:div>
    <w:div w:id="1952198717">
      <w:marLeft w:val="640"/>
      <w:marRight w:val="0"/>
      <w:marTop w:val="0"/>
      <w:marBottom w:val="0"/>
      <w:divBdr>
        <w:top w:val="none" w:sz="0" w:space="0" w:color="auto"/>
        <w:left w:val="none" w:sz="0" w:space="0" w:color="auto"/>
        <w:bottom w:val="none" w:sz="0" w:space="0" w:color="auto"/>
        <w:right w:val="none" w:sz="0" w:space="0" w:color="auto"/>
      </w:divBdr>
    </w:div>
    <w:div w:id="1952979273">
      <w:marLeft w:val="640"/>
      <w:marRight w:val="0"/>
      <w:marTop w:val="0"/>
      <w:marBottom w:val="0"/>
      <w:divBdr>
        <w:top w:val="none" w:sz="0" w:space="0" w:color="auto"/>
        <w:left w:val="none" w:sz="0" w:space="0" w:color="auto"/>
        <w:bottom w:val="none" w:sz="0" w:space="0" w:color="auto"/>
        <w:right w:val="none" w:sz="0" w:space="0" w:color="auto"/>
      </w:divBdr>
    </w:div>
    <w:div w:id="1953123046">
      <w:marLeft w:val="640"/>
      <w:marRight w:val="0"/>
      <w:marTop w:val="0"/>
      <w:marBottom w:val="0"/>
      <w:divBdr>
        <w:top w:val="none" w:sz="0" w:space="0" w:color="auto"/>
        <w:left w:val="none" w:sz="0" w:space="0" w:color="auto"/>
        <w:bottom w:val="none" w:sz="0" w:space="0" w:color="auto"/>
        <w:right w:val="none" w:sz="0" w:space="0" w:color="auto"/>
      </w:divBdr>
    </w:div>
    <w:div w:id="1958675712">
      <w:marLeft w:val="640"/>
      <w:marRight w:val="0"/>
      <w:marTop w:val="0"/>
      <w:marBottom w:val="0"/>
      <w:divBdr>
        <w:top w:val="none" w:sz="0" w:space="0" w:color="auto"/>
        <w:left w:val="none" w:sz="0" w:space="0" w:color="auto"/>
        <w:bottom w:val="none" w:sz="0" w:space="0" w:color="auto"/>
        <w:right w:val="none" w:sz="0" w:space="0" w:color="auto"/>
      </w:divBdr>
    </w:div>
    <w:div w:id="1962615825">
      <w:marLeft w:val="640"/>
      <w:marRight w:val="0"/>
      <w:marTop w:val="0"/>
      <w:marBottom w:val="0"/>
      <w:divBdr>
        <w:top w:val="none" w:sz="0" w:space="0" w:color="auto"/>
        <w:left w:val="none" w:sz="0" w:space="0" w:color="auto"/>
        <w:bottom w:val="none" w:sz="0" w:space="0" w:color="auto"/>
        <w:right w:val="none" w:sz="0" w:space="0" w:color="auto"/>
      </w:divBdr>
    </w:div>
    <w:div w:id="1963069623">
      <w:marLeft w:val="640"/>
      <w:marRight w:val="0"/>
      <w:marTop w:val="0"/>
      <w:marBottom w:val="0"/>
      <w:divBdr>
        <w:top w:val="none" w:sz="0" w:space="0" w:color="auto"/>
        <w:left w:val="none" w:sz="0" w:space="0" w:color="auto"/>
        <w:bottom w:val="none" w:sz="0" w:space="0" w:color="auto"/>
        <w:right w:val="none" w:sz="0" w:space="0" w:color="auto"/>
      </w:divBdr>
    </w:div>
    <w:div w:id="1964076673">
      <w:marLeft w:val="640"/>
      <w:marRight w:val="0"/>
      <w:marTop w:val="0"/>
      <w:marBottom w:val="0"/>
      <w:divBdr>
        <w:top w:val="none" w:sz="0" w:space="0" w:color="auto"/>
        <w:left w:val="none" w:sz="0" w:space="0" w:color="auto"/>
        <w:bottom w:val="none" w:sz="0" w:space="0" w:color="auto"/>
        <w:right w:val="none" w:sz="0" w:space="0" w:color="auto"/>
      </w:divBdr>
    </w:div>
    <w:div w:id="1964575122">
      <w:marLeft w:val="640"/>
      <w:marRight w:val="0"/>
      <w:marTop w:val="0"/>
      <w:marBottom w:val="0"/>
      <w:divBdr>
        <w:top w:val="none" w:sz="0" w:space="0" w:color="auto"/>
        <w:left w:val="none" w:sz="0" w:space="0" w:color="auto"/>
        <w:bottom w:val="none" w:sz="0" w:space="0" w:color="auto"/>
        <w:right w:val="none" w:sz="0" w:space="0" w:color="auto"/>
      </w:divBdr>
    </w:div>
    <w:div w:id="1966305553">
      <w:marLeft w:val="640"/>
      <w:marRight w:val="0"/>
      <w:marTop w:val="0"/>
      <w:marBottom w:val="0"/>
      <w:divBdr>
        <w:top w:val="none" w:sz="0" w:space="0" w:color="auto"/>
        <w:left w:val="none" w:sz="0" w:space="0" w:color="auto"/>
        <w:bottom w:val="none" w:sz="0" w:space="0" w:color="auto"/>
        <w:right w:val="none" w:sz="0" w:space="0" w:color="auto"/>
      </w:divBdr>
    </w:div>
    <w:div w:id="1966544046">
      <w:marLeft w:val="640"/>
      <w:marRight w:val="0"/>
      <w:marTop w:val="0"/>
      <w:marBottom w:val="0"/>
      <w:divBdr>
        <w:top w:val="none" w:sz="0" w:space="0" w:color="auto"/>
        <w:left w:val="none" w:sz="0" w:space="0" w:color="auto"/>
        <w:bottom w:val="none" w:sz="0" w:space="0" w:color="auto"/>
        <w:right w:val="none" w:sz="0" w:space="0" w:color="auto"/>
      </w:divBdr>
    </w:div>
    <w:div w:id="1966960180">
      <w:marLeft w:val="640"/>
      <w:marRight w:val="0"/>
      <w:marTop w:val="0"/>
      <w:marBottom w:val="0"/>
      <w:divBdr>
        <w:top w:val="none" w:sz="0" w:space="0" w:color="auto"/>
        <w:left w:val="none" w:sz="0" w:space="0" w:color="auto"/>
        <w:bottom w:val="none" w:sz="0" w:space="0" w:color="auto"/>
        <w:right w:val="none" w:sz="0" w:space="0" w:color="auto"/>
      </w:divBdr>
    </w:div>
    <w:div w:id="1968050127">
      <w:marLeft w:val="640"/>
      <w:marRight w:val="0"/>
      <w:marTop w:val="0"/>
      <w:marBottom w:val="0"/>
      <w:divBdr>
        <w:top w:val="none" w:sz="0" w:space="0" w:color="auto"/>
        <w:left w:val="none" w:sz="0" w:space="0" w:color="auto"/>
        <w:bottom w:val="none" w:sz="0" w:space="0" w:color="auto"/>
        <w:right w:val="none" w:sz="0" w:space="0" w:color="auto"/>
      </w:divBdr>
    </w:div>
    <w:div w:id="1968505417">
      <w:marLeft w:val="640"/>
      <w:marRight w:val="0"/>
      <w:marTop w:val="0"/>
      <w:marBottom w:val="0"/>
      <w:divBdr>
        <w:top w:val="none" w:sz="0" w:space="0" w:color="auto"/>
        <w:left w:val="none" w:sz="0" w:space="0" w:color="auto"/>
        <w:bottom w:val="none" w:sz="0" w:space="0" w:color="auto"/>
        <w:right w:val="none" w:sz="0" w:space="0" w:color="auto"/>
      </w:divBdr>
    </w:div>
    <w:div w:id="1968655831">
      <w:marLeft w:val="640"/>
      <w:marRight w:val="0"/>
      <w:marTop w:val="0"/>
      <w:marBottom w:val="0"/>
      <w:divBdr>
        <w:top w:val="none" w:sz="0" w:space="0" w:color="auto"/>
        <w:left w:val="none" w:sz="0" w:space="0" w:color="auto"/>
        <w:bottom w:val="none" w:sz="0" w:space="0" w:color="auto"/>
        <w:right w:val="none" w:sz="0" w:space="0" w:color="auto"/>
      </w:divBdr>
    </w:div>
    <w:div w:id="1968779057">
      <w:marLeft w:val="640"/>
      <w:marRight w:val="0"/>
      <w:marTop w:val="0"/>
      <w:marBottom w:val="0"/>
      <w:divBdr>
        <w:top w:val="none" w:sz="0" w:space="0" w:color="auto"/>
        <w:left w:val="none" w:sz="0" w:space="0" w:color="auto"/>
        <w:bottom w:val="none" w:sz="0" w:space="0" w:color="auto"/>
        <w:right w:val="none" w:sz="0" w:space="0" w:color="auto"/>
      </w:divBdr>
    </w:div>
    <w:div w:id="1972207076">
      <w:marLeft w:val="640"/>
      <w:marRight w:val="0"/>
      <w:marTop w:val="0"/>
      <w:marBottom w:val="0"/>
      <w:divBdr>
        <w:top w:val="none" w:sz="0" w:space="0" w:color="auto"/>
        <w:left w:val="none" w:sz="0" w:space="0" w:color="auto"/>
        <w:bottom w:val="none" w:sz="0" w:space="0" w:color="auto"/>
        <w:right w:val="none" w:sz="0" w:space="0" w:color="auto"/>
      </w:divBdr>
    </w:div>
    <w:div w:id="1972517369">
      <w:marLeft w:val="640"/>
      <w:marRight w:val="0"/>
      <w:marTop w:val="0"/>
      <w:marBottom w:val="0"/>
      <w:divBdr>
        <w:top w:val="none" w:sz="0" w:space="0" w:color="auto"/>
        <w:left w:val="none" w:sz="0" w:space="0" w:color="auto"/>
        <w:bottom w:val="none" w:sz="0" w:space="0" w:color="auto"/>
        <w:right w:val="none" w:sz="0" w:space="0" w:color="auto"/>
      </w:divBdr>
    </w:div>
    <w:div w:id="1976063049">
      <w:marLeft w:val="640"/>
      <w:marRight w:val="0"/>
      <w:marTop w:val="0"/>
      <w:marBottom w:val="0"/>
      <w:divBdr>
        <w:top w:val="none" w:sz="0" w:space="0" w:color="auto"/>
        <w:left w:val="none" w:sz="0" w:space="0" w:color="auto"/>
        <w:bottom w:val="none" w:sz="0" w:space="0" w:color="auto"/>
        <w:right w:val="none" w:sz="0" w:space="0" w:color="auto"/>
      </w:divBdr>
    </w:div>
    <w:div w:id="1977105632">
      <w:marLeft w:val="640"/>
      <w:marRight w:val="0"/>
      <w:marTop w:val="0"/>
      <w:marBottom w:val="0"/>
      <w:divBdr>
        <w:top w:val="none" w:sz="0" w:space="0" w:color="auto"/>
        <w:left w:val="none" w:sz="0" w:space="0" w:color="auto"/>
        <w:bottom w:val="none" w:sz="0" w:space="0" w:color="auto"/>
        <w:right w:val="none" w:sz="0" w:space="0" w:color="auto"/>
      </w:divBdr>
    </w:div>
    <w:div w:id="1977368670">
      <w:marLeft w:val="640"/>
      <w:marRight w:val="0"/>
      <w:marTop w:val="0"/>
      <w:marBottom w:val="0"/>
      <w:divBdr>
        <w:top w:val="none" w:sz="0" w:space="0" w:color="auto"/>
        <w:left w:val="none" w:sz="0" w:space="0" w:color="auto"/>
        <w:bottom w:val="none" w:sz="0" w:space="0" w:color="auto"/>
        <w:right w:val="none" w:sz="0" w:space="0" w:color="auto"/>
      </w:divBdr>
    </w:div>
    <w:div w:id="1978021916">
      <w:marLeft w:val="640"/>
      <w:marRight w:val="0"/>
      <w:marTop w:val="0"/>
      <w:marBottom w:val="0"/>
      <w:divBdr>
        <w:top w:val="none" w:sz="0" w:space="0" w:color="auto"/>
        <w:left w:val="none" w:sz="0" w:space="0" w:color="auto"/>
        <w:bottom w:val="none" w:sz="0" w:space="0" w:color="auto"/>
        <w:right w:val="none" w:sz="0" w:space="0" w:color="auto"/>
      </w:divBdr>
    </w:div>
    <w:div w:id="1979677780">
      <w:marLeft w:val="640"/>
      <w:marRight w:val="0"/>
      <w:marTop w:val="0"/>
      <w:marBottom w:val="0"/>
      <w:divBdr>
        <w:top w:val="none" w:sz="0" w:space="0" w:color="auto"/>
        <w:left w:val="none" w:sz="0" w:space="0" w:color="auto"/>
        <w:bottom w:val="none" w:sz="0" w:space="0" w:color="auto"/>
        <w:right w:val="none" w:sz="0" w:space="0" w:color="auto"/>
      </w:divBdr>
    </w:div>
    <w:div w:id="1980767263">
      <w:marLeft w:val="640"/>
      <w:marRight w:val="0"/>
      <w:marTop w:val="0"/>
      <w:marBottom w:val="0"/>
      <w:divBdr>
        <w:top w:val="none" w:sz="0" w:space="0" w:color="auto"/>
        <w:left w:val="none" w:sz="0" w:space="0" w:color="auto"/>
        <w:bottom w:val="none" w:sz="0" w:space="0" w:color="auto"/>
        <w:right w:val="none" w:sz="0" w:space="0" w:color="auto"/>
      </w:divBdr>
    </w:div>
    <w:div w:id="1980844359">
      <w:marLeft w:val="640"/>
      <w:marRight w:val="0"/>
      <w:marTop w:val="0"/>
      <w:marBottom w:val="0"/>
      <w:divBdr>
        <w:top w:val="none" w:sz="0" w:space="0" w:color="auto"/>
        <w:left w:val="none" w:sz="0" w:space="0" w:color="auto"/>
        <w:bottom w:val="none" w:sz="0" w:space="0" w:color="auto"/>
        <w:right w:val="none" w:sz="0" w:space="0" w:color="auto"/>
      </w:divBdr>
    </w:div>
    <w:div w:id="1981878037">
      <w:marLeft w:val="640"/>
      <w:marRight w:val="0"/>
      <w:marTop w:val="0"/>
      <w:marBottom w:val="0"/>
      <w:divBdr>
        <w:top w:val="none" w:sz="0" w:space="0" w:color="auto"/>
        <w:left w:val="none" w:sz="0" w:space="0" w:color="auto"/>
        <w:bottom w:val="none" w:sz="0" w:space="0" w:color="auto"/>
        <w:right w:val="none" w:sz="0" w:space="0" w:color="auto"/>
      </w:divBdr>
    </w:div>
    <w:div w:id="1983846799">
      <w:marLeft w:val="640"/>
      <w:marRight w:val="0"/>
      <w:marTop w:val="0"/>
      <w:marBottom w:val="0"/>
      <w:divBdr>
        <w:top w:val="none" w:sz="0" w:space="0" w:color="auto"/>
        <w:left w:val="none" w:sz="0" w:space="0" w:color="auto"/>
        <w:bottom w:val="none" w:sz="0" w:space="0" w:color="auto"/>
        <w:right w:val="none" w:sz="0" w:space="0" w:color="auto"/>
      </w:divBdr>
    </w:div>
    <w:div w:id="1984772085">
      <w:marLeft w:val="640"/>
      <w:marRight w:val="0"/>
      <w:marTop w:val="0"/>
      <w:marBottom w:val="0"/>
      <w:divBdr>
        <w:top w:val="none" w:sz="0" w:space="0" w:color="auto"/>
        <w:left w:val="none" w:sz="0" w:space="0" w:color="auto"/>
        <w:bottom w:val="none" w:sz="0" w:space="0" w:color="auto"/>
        <w:right w:val="none" w:sz="0" w:space="0" w:color="auto"/>
      </w:divBdr>
    </w:div>
    <w:div w:id="1985699009">
      <w:marLeft w:val="640"/>
      <w:marRight w:val="0"/>
      <w:marTop w:val="0"/>
      <w:marBottom w:val="0"/>
      <w:divBdr>
        <w:top w:val="none" w:sz="0" w:space="0" w:color="auto"/>
        <w:left w:val="none" w:sz="0" w:space="0" w:color="auto"/>
        <w:bottom w:val="none" w:sz="0" w:space="0" w:color="auto"/>
        <w:right w:val="none" w:sz="0" w:space="0" w:color="auto"/>
      </w:divBdr>
    </w:div>
    <w:div w:id="1985887579">
      <w:marLeft w:val="640"/>
      <w:marRight w:val="0"/>
      <w:marTop w:val="0"/>
      <w:marBottom w:val="0"/>
      <w:divBdr>
        <w:top w:val="none" w:sz="0" w:space="0" w:color="auto"/>
        <w:left w:val="none" w:sz="0" w:space="0" w:color="auto"/>
        <w:bottom w:val="none" w:sz="0" w:space="0" w:color="auto"/>
        <w:right w:val="none" w:sz="0" w:space="0" w:color="auto"/>
      </w:divBdr>
    </w:div>
    <w:div w:id="1987271336">
      <w:marLeft w:val="640"/>
      <w:marRight w:val="0"/>
      <w:marTop w:val="0"/>
      <w:marBottom w:val="0"/>
      <w:divBdr>
        <w:top w:val="none" w:sz="0" w:space="0" w:color="auto"/>
        <w:left w:val="none" w:sz="0" w:space="0" w:color="auto"/>
        <w:bottom w:val="none" w:sz="0" w:space="0" w:color="auto"/>
        <w:right w:val="none" w:sz="0" w:space="0" w:color="auto"/>
      </w:divBdr>
    </w:div>
    <w:div w:id="1988168453">
      <w:marLeft w:val="640"/>
      <w:marRight w:val="0"/>
      <w:marTop w:val="0"/>
      <w:marBottom w:val="0"/>
      <w:divBdr>
        <w:top w:val="none" w:sz="0" w:space="0" w:color="auto"/>
        <w:left w:val="none" w:sz="0" w:space="0" w:color="auto"/>
        <w:bottom w:val="none" w:sz="0" w:space="0" w:color="auto"/>
        <w:right w:val="none" w:sz="0" w:space="0" w:color="auto"/>
      </w:divBdr>
    </w:div>
    <w:div w:id="1991522366">
      <w:marLeft w:val="640"/>
      <w:marRight w:val="0"/>
      <w:marTop w:val="0"/>
      <w:marBottom w:val="0"/>
      <w:divBdr>
        <w:top w:val="none" w:sz="0" w:space="0" w:color="auto"/>
        <w:left w:val="none" w:sz="0" w:space="0" w:color="auto"/>
        <w:bottom w:val="none" w:sz="0" w:space="0" w:color="auto"/>
        <w:right w:val="none" w:sz="0" w:space="0" w:color="auto"/>
      </w:divBdr>
    </w:div>
    <w:div w:id="1997151347">
      <w:marLeft w:val="640"/>
      <w:marRight w:val="0"/>
      <w:marTop w:val="0"/>
      <w:marBottom w:val="0"/>
      <w:divBdr>
        <w:top w:val="none" w:sz="0" w:space="0" w:color="auto"/>
        <w:left w:val="none" w:sz="0" w:space="0" w:color="auto"/>
        <w:bottom w:val="none" w:sz="0" w:space="0" w:color="auto"/>
        <w:right w:val="none" w:sz="0" w:space="0" w:color="auto"/>
      </w:divBdr>
    </w:div>
    <w:div w:id="1998073488">
      <w:marLeft w:val="640"/>
      <w:marRight w:val="0"/>
      <w:marTop w:val="0"/>
      <w:marBottom w:val="0"/>
      <w:divBdr>
        <w:top w:val="none" w:sz="0" w:space="0" w:color="auto"/>
        <w:left w:val="none" w:sz="0" w:space="0" w:color="auto"/>
        <w:bottom w:val="none" w:sz="0" w:space="0" w:color="auto"/>
        <w:right w:val="none" w:sz="0" w:space="0" w:color="auto"/>
      </w:divBdr>
    </w:div>
    <w:div w:id="1998920439">
      <w:marLeft w:val="640"/>
      <w:marRight w:val="0"/>
      <w:marTop w:val="0"/>
      <w:marBottom w:val="0"/>
      <w:divBdr>
        <w:top w:val="none" w:sz="0" w:space="0" w:color="auto"/>
        <w:left w:val="none" w:sz="0" w:space="0" w:color="auto"/>
        <w:bottom w:val="none" w:sz="0" w:space="0" w:color="auto"/>
        <w:right w:val="none" w:sz="0" w:space="0" w:color="auto"/>
      </w:divBdr>
    </w:div>
    <w:div w:id="1999189332">
      <w:marLeft w:val="640"/>
      <w:marRight w:val="0"/>
      <w:marTop w:val="0"/>
      <w:marBottom w:val="0"/>
      <w:divBdr>
        <w:top w:val="none" w:sz="0" w:space="0" w:color="auto"/>
        <w:left w:val="none" w:sz="0" w:space="0" w:color="auto"/>
        <w:bottom w:val="none" w:sz="0" w:space="0" w:color="auto"/>
        <w:right w:val="none" w:sz="0" w:space="0" w:color="auto"/>
      </w:divBdr>
    </w:div>
    <w:div w:id="1999769321">
      <w:marLeft w:val="640"/>
      <w:marRight w:val="0"/>
      <w:marTop w:val="0"/>
      <w:marBottom w:val="0"/>
      <w:divBdr>
        <w:top w:val="none" w:sz="0" w:space="0" w:color="auto"/>
        <w:left w:val="none" w:sz="0" w:space="0" w:color="auto"/>
        <w:bottom w:val="none" w:sz="0" w:space="0" w:color="auto"/>
        <w:right w:val="none" w:sz="0" w:space="0" w:color="auto"/>
      </w:divBdr>
    </w:div>
    <w:div w:id="2000036415">
      <w:marLeft w:val="640"/>
      <w:marRight w:val="0"/>
      <w:marTop w:val="0"/>
      <w:marBottom w:val="0"/>
      <w:divBdr>
        <w:top w:val="none" w:sz="0" w:space="0" w:color="auto"/>
        <w:left w:val="none" w:sz="0" w:space="0" w:color="auto"/>
        <w:bottom w:val="none" w:sz="0" w:space="0" w:color="auto"/>
        <w:right w:val="none" w:sz="0" w:space="0" w:color="auto"/>
      </w:divBdr>
    </w:div>
    <w:div w:id="2000230600">
      <w:marLeft w:val="640"/>
      <w:marRight w:val="0"/>
      <w:marTop w:val="0"/>
      <w:marBottom w:val="0"/>
      <w:divBdr>
        <w:top w:val="none" w:sz="0" w:space="0" w:color="auto"/>
        <w:left w:val="none" w:sz="0" w:space="0" w:color="auto"/>
        <w:bottom w:val="none" w:sz="0" w:space="0" w:color="auto"/>
        <w:right w:val="none" w:sz="0" w:space="0" w:color="auto"/>
      </w:divBdr>
    </w:div>
    <w:div w:id="2003659713">
      <w:marLeft w:val="640"/>
      <w:marRight w:val="0"/>
      <w:marTop w:val="0"/>
      <w:marBottom w:val="0"/>
      <w:divBdr>
        <w:top w:val="none" w:sz="0" w:space="0" w:color="auto"/>
        <w:left w:val="none" w:sz="0" w:space="0" w:color="auto"/>
        <w:bottom w:val="none" w:sz="0" w:space="0" w:color="auto"/>
        <w:right w:val="none" w:sz="0" w:space="0" w:color="auto"/>
      </w:divBdr>
    </w:div>
    <w:div w:id="2004551378">
      <w:marLeft w:val="640"/>
      <w:marRight w:val="0"/>
      <w:marTop w:val="0"/>
      <w:marBottom w:val="0"/>
      <w:divBdr>
        <w:top w:val="none" w:sz="0" w:space="0" w:color="auto"/>
        <w:left w:val="none" w:sz="0" w:space="0" w:color="auto"/>
        <w:bottom w:val="none" w:sz="0" w:space="0" w:color="auto"/>
        <w:right w:val="none" w:sz="0" w:space="0" w:color="auto"/>
      </w:divBdr>
    </w:div>
    <w:div w:id="2005279595">
      <w:marLeft w:val="640"/>
      <w:marRight w:val="0"/>
      <w:marTop w:val="0"/>
      <w:marBottom w:val="0"/>
      <w:divBdr>
        <w:top w:val="none" w:sz="0" w:space="0" w:color="auto"/>
        <w:left w:val="none" w:sz="0" w:space="0" w:color="auto"/>
        <w:bottom w:val="none" w:sz="0" w:space="0" w:color="auto"/>
        <w:right w:val="none" w:sz="0" w:space="0" w:color="auto"/>
      </w:divBdr>
    </w:div>
    <w:div w:id="2008172348">
      <w:marLeft w:val="640"/>
      <w:marRight w:val="0"/>
      <w:marTop w:val="0"/>
      <w:marBottom w:val="0"/>
      <w:divBdr>
        <w:top w:val="none" w:sz="0" w:space="0" w:color="auto"/>
        <w:left w:val="none" w:sz="0" w:space="0" w:color="auto"/>
        <w:bottom w:val="none" w:sz="0" w:space="0" w:color="auto"/>
        <w:right w:val="none" w:sz="0" w:space="0" w:color="auto"/>
      </w:divBdr>
    </w:div>
    <w:div w:id="2009942658">
      <w:marLeft w:val="640"/>
      <w:marRight w:val="0"/>
      <w:marTop w:val="0"/>
      <w:marBottom w:val="0"/>
      <w:divBdr>
        <w:top w:val="none" w:sz="0" w:space="0" w:color="auto"/>
        <w:left w:val="none" w:sz="0" w:space="0" w:color="auto"/>
        <w:bottom w:val="none" w:sz="0" w:space="0" w:color="auto"/>
        <w:right w:val="none" w:sz="0" w:space="0" w:color="auto"/>
      </w:divBdr>
    </w:div>
    <w:div w:id="2011714124">
      <w:marLeft w:val="640"/>
      <w:marRight w:val="0"/>
      <w:marTop w:val="0"/>
      <w:marBottom w:val="0"/>
      <w:divBdr>
        <w:top w:val="none" w:sz="0" w:space="0" w:color="auto"/>
        <w:left w:val="none" w:sz="0" w:space="0" w:color="auto"/>
        <w:bottom w:val="none" w:sz="0" w:space="0" w:color="auto"/>
        <w:right w:val="none" w:sz="0" w:space="0" w:color="auto"/>
      </w:divBdr>
    </w:div>
    <w:div w:id="2012180752">
      <w:marLeft w:val="640"/>
      <w:marRight w:val="0"/>
      <w:marTop w:val="0"/>
      <w:marBottom w:val="0"/>
      <w:divBdr>
        <w:top w:val="none" w:sz="0" w:space="0" w:color="auto"/>
        <w:left w:val="none" w:sz="0" w:space="0" w:color="auto"/>
        <w:bottom w:val="none" w:sz="0" w:space="0" w:color="auto"/>
        <w:right w:val="none" w:sz="0" w:space="0" w:color="auto"/>
      </w:divBdr>
    </w:div>
    <w:div w:id="2012373710">
      <w:marLeft w:val="640"/>
      <w:marRight w:val="0"/>
      <w:marTop w:val="0"/>
      <w:marBottom w:val="0"/>
      <w:divBdr>
        <w:top w:val="none" w:sz="0" w:space="0" w:color="auto"/>
        <w:left w:val="none" w:sz="0" w:space="0" w:color="auto"/>
        <w:bottom w:val="none" w:sz="0" w:space="0" w:color="auto"/>
        <w:right w:val="none" w:sz="0" w:space="0" w:color="auto"/>
      </w:divBdr>
    </w:div>
    <w:div w:id="2012835701">
      <w:marLeft w:val="640"/>
      <w:marRight w:val="0"/>
      <w:marTop w:val="0"/>
      <w:marBottom w:val="0"/>
      <w:divBdr>
        <w:top w:val="none" w:sz="0" w:space="0" w:color="auto"/>
        <w:left w:val="none" w:sz="0" w:space="0" w:color="auto"/>
        <w:bottom w:val="none" w:sz="0" w:space="0" w:color="auto"/>
        <w:right w:val="none" w:sz="0" w:space="0" w:color="auto"/>
      </w:divBdr>
    </w:div>
    <w:div w:id="2014602385">
      <w:marLeft w:val="640"/>
      <w:marRight w:val="0"/>
      <w:marTop w:val="0"/>
      <w:marBottom w:val="0"/>
      <w:divBdr>
        <w:top w:val="none" w:sz="0" w:space="0" w:color="auto"/>
        <w:left w:val="none" w:sz="0" w:space="0" w:color="auto"/>
        <w:bottom w:val="none" w:sz="0" w:space="0" w:color="auto"/>
        <w:right w:val="none" w:sz="0" w:space="0" w:color="auto"/>
      </w:divBdr>
    </w:div>
    <w:div w:id="2014801124">
      <w:marLeft w:val="640"/>
      <w:marRight w:val="0"/>
      <w:marTop w:val="0"/>
      <w:marBottom w:val="0"/>
      <w:divBdr>
        <w:top w:val="none" w:sz="0" w:space="0" w:color="auto"/>
        <w:left w:val="none" w:sz="0" w:space="0" w:color="auto"/>
        <w:bottom w:val="none" w:sz="0" w:space="0" w:color="auto"/>
        <w:right w:val="none" w:sz="0" w:space="0" w:color="auto"/>
      </w:divBdr>
    </w:div>
    <w:div w:id="2015648678">
      <w:marLeft w:val="640"/>
      <w:marRight w:val="0"/>
      <w:marTop w:val="0"/>
      <w:marBottom w:val="0"/>
      <w:divBdr>
        <w:top w:val="none" w:sz="0" w:space="0" w:color="auto"/>
        <w:left w:val="none" w:sz="0" w:space="0" w:color="auto"/>
        <w:bottom w:val="none" w:sz="0" w:space="0" w:color="auto"/>
        <w:right w:val="none" w:sz="0" w:space="0" w:color="auto"/>
      </w:divBdr>
    </w:div>
    <w:div w:id="2016490198">
      <w:marLeft w:val="640"/>
      <w:marRight w:val="0"/>
      <w:marTop w:val="0"/>
      <w:marBottom w:val="0"/>
      <w:divBdr>
        <w:top w:val="none" w:sz="0" w:space="0" w:color="auto"/>
        <w:left w:val="none" w:sz="0" w:space="0" w:color="auto"/>
        <w:bottom w:val="none" w:sz="0" w:space="0" w:color="auto"/>
        <w:right w:val="none" w:sz="0" w:space="0" w:color="auto"/>
      </w:divBdr>
    </w:div>
    <w:div w:id="2018145518">
      <w:marLeft w:val="640"/>
      <w:marRight w:val="0"/>
      <w:marTop w:val="0"/>
      <w:marBottom w:val="0"/>
      <w:divBdr>
        <w:top w:val="none" w:sz="0" w:space="0" w:color="auto"/>
        <w:left w:val="none" w:sz="0" w:space="0" w:color="auto"/>
        <w:bottom w:val="none" w:sz="0" w:space="0" w:color="auto"/>
        <w:right w:val="none" w:sz="0" w:space="0" w:color="auto"/>
      </w:divBdr>
    </w:div>
    <w:div w:id="2018463571">
      <w:marLeft w:val="640"/>
      <w:marRight w:val="0"/>
      <w:marTop w:val="0"/>
      <w:marBottom w:val="0"/>
      <w:divBdr>
        <w:top w:val="none" w:sz="0" w:space="0" w:color="auto"/>
        <w:left w:val="none" w:sz="0" w:space="0" w:color="auto"/>
        <w:bottom w:val="none" w:sz="0" w:space="0" w:color="auto"/>
        <w:right w:val="none" w:sz="0" w:space="0" w:color="auto"/>
      </w:divBdr>
    </w:div>
    <w:div w:id="2018732725">
      <w:marLeft w:val="640"/>
      <w:marRight w:val="0"/>
      <w:marTop w:val="0"/>
      <w:marBottom w:val="0"/>
      <w:divBdr>
        <w:top w:val="none" w:sz="0" w:space="0" w:color="auto"/>
        <w:left w:val="none" w:sz="0" w:space="0" w:color="auto"/>
        <w:bottom w:val="none" w:sz="0" w:space="0" w:color="auto"/>
        <w:right w:val="none" w:sz="0" w:space="0" w:color="auto"/>
      </w:divBdr>
    </w:div>
    <w:div w:id="2018800019">
      <w:marLeft w:val="640"/>
      <w:marRight w:val="0"/>
      <w:marTop w:val="0"/>
      <w:marBottom w:val="0"/>
      <w:divBdr>
        <w:top w:val="none" w:sz="0" w:space="0" w:color="auto"/>
        <w:left w:val="none" w:sz="0" w:space="0" w:color="auto"/>
        <w:bottom w:val="none" w:sz="0" w:space="0" w:color="auto"/>
        <w:right w:val="none" w:sz="0" w:space="0" w:color="auto"/>
      </w:divBdr>
    </w:div>
    <w:div w:id="2021227282">
      <w:marLeft w:val="640"/>
      <w:marRight w:val="0"/>
      <w:marTop w:val="0"/>
      <w:marBottom w:val="0"/>
      <w:divBdr>
        <w:top w:val="none" w:sz="0" w:space="0" w:color="auto"/>
        <w:left w:val="none" w:sz="0" w:space="0" w:color="auto"/>
        <w:bottom w:val="none" w:sz="0" w:space="0" w:color="auto"/>
        <w:right w:val="none" w:sz="0" w:space="0" w:color="auto"/>
      </w:divBdr>
    </w:div>
    <w:div w:id="2022076336">
      <w:marLeft w:val="640"/>
      <w:marRight w:val="0"/>
      <w:marTop w:val="0"/>
      <w:marBottom w:val="0"/>
      <w:divBdr>
        <w:top w:val="none" w:sz="0" w:space="0" w:color="auto"/>
        <w:left w:val="none" w:sz="0" w:space="0" w:color="auto"/>
        <w:bottom w:val="none" w:sz="0" w:space="0" w:color="auto"/>
        <w:right w:val="none" w:sz="0" w:space="0" w:color="auto"/>
      </w:divBdr>
    </w:div>
    <w:div w:id="2028099791">
      <w:marLeft w:val="640"/>
      <w:marRight w:val="0"/>
      <w:marTop w:val="0"/>
      <w:marBottom w:val="0"/>
      <w:divBdr>
        <w:top w:val="none" w:sz="0" w:space="0" w:color="auto"/>
        <w:left w:val="none" w:sz="0" w:space="0" w:color="auto"/>
        <w:bottom w:val="none" w:sz="0" w:space="0" w:color="auto"/>
        <w:right w:val="none" w:sz="0" w:space="0" w:color="auto"/>
      </w:divBdr>
    </w:div>
    <w:div w:id="2038458674">
      <w:marLeft w:val="640"/>
      <w:marRight w:val="0"/>
      <w:marTop w:val="0"/>
      <w:marBottom w:val="0"/>
      <w:divBdr>
        <w:top w:val="none" w:sz="0" w:space="0" w:color="auto"/>
        <w:left w:val="none" w:sz="0" w:space="0" w:color="auto"/>
        <w:bottom w:val="none" w:sz="0" w:space="0" w:color="auto"/>
        <w:right w:val="none" w:sz="0" w:space="0" w:color="auto"/>
      </w:divBdr>
    </w:div>
    <w:div w:id="2039961336">
      <w:marLeft w:val="640"/>
      <w:marRight w:val="0"/>
      <w:marTop w:val="0"/>
      <w:marBottom w:val="0"/>
      <w:divBdr>
        <w:top w:val="none" w:sz="0" w:space="0" w:color="auto"/>
        <w:left w:val="none" w:sz="0" w:space="0" w:color="auto"/>
        <w:bottom w:val="none" w:sz="0" w:space="0" w:color="auto"/>
        <w:right w:val="none" w:sz="0" w:space="0" w:color="auto"/>
      </w:divBdr>
    </w:div>
    <w:div w:id="2040742170">
      <w:marLeft w:val="640"/>
      <w:marRight w:val="0"/>
      <w:marTop w:val="0"/>
      <w:marBottom w:val="0"/>
      <w:divBdr>
        <w:top w:val="none" w:sz="0" w:space="0" w:color="auto"/>
        <w:left w:val="none" w:sz="0" w:space="0" w:color="auto"/>
        <w:bottom w:val="none" w:sz="0" w:space="0" w:color="auto"/>
        <w:right w:val="none" w:sz="0" w:space="0" w:color="auto"/>
      </w:divBdr>
    </w:div>
    <w:div w:id="2040861693">
      <w:marLeft w:val="640"/>
      <w:marRight w:val="0"/>
      <w:marTop w:val="0"/>
      <w:marBottom w:val="0"/>
      <w:divBdr>
        <w:top w:val="none" w:sz="0" w:space="0" w:color="auto"/>
        <w:left w:val="none" w:sz="0" w:space="0" w:color="auto"/>
        <w:bottom w:val="none" w:sz="0" w:space="0" w:color="auto"/>
        <w:right w:val="none" w:sz="0" w:space="0" w:color="auto"/>
      </w:divBdr>
    </w:div>
    <w:div w:id="2042171210">
      <w:marLeft w:val="640"/>
      <w:marRight w:val="0"/>
      <w:marTop w:val="0"/>
      <w:marBottom w:val="0"/>
      <w:divBdr>
        <w:top w:val="none" w:sz="0" w:space="0" w:color="auto"/>
        <w:left w:val="none" w:sz="0" w:space="0" w:color="auto"/>
        <w:bottom w:val="none" w:sz="0" w:space="0" w:color="auto"/>
        <w:right w:val="none" w:sz="0" w:space="0" w:color="auto"/>
      </w:divBdr>
    </w:div>
    <w:div w:id="2045862911">
      <w:marLeft w:val="640"/>
      <w:marRight w:val="0"/>
      <w:marTop w:val="0"/>
      <w:marBottom w:val="0"/>
      <w:divBdr>
        <w:top w:val="none" w:sz="0" w:space="0" w:color="auto"/>
        <w:left w:val="none" w:sz="0" w:space="0" w:color="auto"/>
        <w:bottom w:val="none" w:sz="0" w:space="0" w:color="auto"/>
        <w:right w:val="none" w:sz="0" w:space="0" w:color="auto"/>
      </w:divBdr>
    </w:div>
    <w:div w:id="2047097031">
      <w:marLeft w:val="640"/>
      <w:marRight w:val="0"/>
      <w:marTop w:val="0"/>
      <w:marBottom w:val="0"/>
      <w:divBdr>
        <w:top w:val="none" w:sz="0" w:space="0" w:color="auto"/>
        <w:left w:val="none" w:sz="0" w:space="0" w:color="auto"/>
        <w:bottom w:val="none" w:sz="0" w:space="0" w:color="auto"/>
        <w:right w:val="none" w:sz="0" w:space="0" w:color="auto"/>
      </w:divBdr>
    </w:div>
    <w:div w:id="2047296341">
      <w:marLeft w:val="640"/>
      <w:marRight w:val="0"/>
      <w:marTop w:val="0"/>
      <w:marBottom w:val="0"/>
      <w:divBdr>
        <w:top w:val="none" w:sz="0" w:space="0" w:color="auto"/>
        <w:left w:val="none" w:sz="0" w:space="0" w:color="auto"/>
        <w:bottom w:val="none" w:sz="0" w:space="0" w:color="auto"/>
        <w:right w:val="none" w:sz="0" w:space="0" w:color="auto"/>
      </w:divBdr>
    </w:div>
    <w:div w:id="2048024880">
      <w:marLeft w:val="640"/>
      <w:marRight w:val="0"/>
      <w:marTop w:val="0"/>
      <w:marBottom w:val="0"/>
      <w:divBdr>
        <w:top w:val="none" w:sz="0" w:space="0" w:color="auto"/>
        <w:left w:val="none" w:sz="0" w:space="0" w:color="auto"/>
        <w:bottom w:val="none" w:sz="0" w:space="0" w:color="auto"/>
        <w:right w:val="none" w:sz="0" w:space="0" w:color="auto"/>
      </w:divBdr>
    </w:div>
    <w:div w:id="2050252533">
      <w:marLeft w:val="640"/>
      <w:marRight w:val="0"/>
      <w:marTop w:val="0"/>
      <w:marBottom w:val="0"/>
      <w:divBdr>
        <w:top w:val="none" w:sz="0" w:space="0" w:color="auto"/>
        <w:left w:val="none" w:sz="0" w:space="0" w:color="auto"/>
        <w:bottom w:val="none" w:sz="0" w:space="0" w:color="auto"/>
        <w:right w:val="none" w:sz="0" w:space="0" w:color="auto"/>
      </w:divBdr>
    </w:div>
    <w:div w:id="2051147635">
      <w:marLeft w:val="640"/>
      <w:marRight w:val="0"/>
      <w:marTop w:val="0"/>
      <w:marBottom w:val="0"/>
      <w:divBdr>
        <w:top w:val="none" w:sz="0" w:space="0" w:color="auto"/>
        <w:left w:val="none" w:sz="0" w:space="0" w:color="auto"/>
        <w:bottom w:val="none" w:sz="0" w:space="0" w:color="auto"/>
        <w:right w:val="none" w:sz="0" w:space="0" w:color="auto"/>
      </w:divBdr>
    </w:div>
    <w:div w:id="2053726629">
      <w:marLeft w:val="640"/>
      <w:marRight w:val="0"/>
      <w:marTop w:val="0"/>
      <w:marBottom w:val="0"/>
      <w:divBdr>
        <w:top w:val="none" w:sz="0" w:space="0" w:color="auto"/>
        <w:left w:val="none" w:sz="0" w:space="0" w:color="auto"/>
        <w:bottom w:val="none" w:sz="0" w:space="0" w:color="auto"/>
        <w:right w:val="none" w:sz="0" w:space="0" w:color="auto"/>
      </w:divBdr>
    </w:div>
    <w:div w:id="2054956772">
      <w:marLeft w:val="640"/>
      <w:marRight w:val="0"/>
      <w:marTop w:val="0"/>
      <w:marBottom w:val="0"/>
      <w:divBdr>
        <w:top w:val="none" w:sz="0" w:space="0" w:color="auto"/>
        <w:left w:val="none" w:sz="0" w:space="0" w:color="auto"/>
        <w:bottom w:val="none" w:sz="0" w:space="0" w:color="auto"/>
        <w:right w:val="none" w:sz="0" w:space="0" w:color="auto"/>
      </w:divBdr>
    </w:div>
    <w:div w:id="2055039547">
      <w:marLeft w:val="640"/>
      <w:marRight w:val="0"/>
      <w:marTop w:val="0"/>
      <w:marBottom w:val="0"/>
      <w:divBdr>
        <w:top w:val="none" w:sz="0" w:space="0" w:color="auto"/>
        <w:left w:val="none" w:sz="0" w:space="0" w:color="auto"/>
        <w:bottom w:val="none" w:sz="0" w:space="0" w:color="auto"/>
        <w:right w:val="none" w:sz="0" w:space="0" w:color="auto"/>
      </w:divBdr>
    </w:div>
    <w:div w:id="2057388615">
      <w:marLeft w:val="640"/>
      <w:marRight w:val="0"/>
      <w:marTop w:val="0"/>
      <w:marBottom w:val="0"/>
      <w:divBdr>
        <w:top w:val="none" w:sz="0" w:space="0" w:color="auto"/>
        <w:left w:val="none" w:sz="0" w:space="0" w:color="auto"/>
        <w:bottom w:val="none" w:sz="0" w:space="0" w:color="auto"/>
        <w:right w:val="none" w:sz="0" w:space="0" w:color="auto"/>
      </w:divBdr>
    </w:div>
    <w:div w:id="2058046483">
      <w:marLeft w:val="640"/>
      <w:marRight w:val="0"/>
      <w:marTop w:val="0"/>
      <w:marBottom w:val="0"/>
      <w:divBdr>
        <w:top w:val="none" w:sz="0" w:space="0" w:color="auto"/>
        <w:left w:val="none" w:sz="0" w:space="0" w:color="auto"/>
        <w:bottom w:val="none" w:sz="0" w:space="0" w:color="auto"/>
        <w:right w:val="none" w:sz="0" w:space="0" w:color="auto"/>
      </w:divBdr>
    </w:div>
    <w:div w:id="2059433014">
      <w:marLeft w:val="640"/>
      <w:marRight w:val="0"/>
      <w:marTop w:val="0"/>
      <w:marBottom w:val="0"/>
      <w:divBdr>
        <w:top w:val="none" w:sz="0" w:space="0" w:color="auto"/>
        <w:left w:val="none" w:sz="0" w:space="0" w:color="auto"/>
        <w:bottom w:val="none" w:sz="0" w:space="0" w:color="auto"/>
        <w:right w:val="none" w:sz="0" w:space="0" w:color="auto"/>
      </w:divBdr>
    </w:div>
    <w:div w:id="2060085968">
      <w:marLeft w:val="640"/>
      <w:marRight w:val="0"/>
      <w:marTop w:val="0"/>
      <w:marBottom w:val="0"/>
      <w:divBdr>
        <w:top w:val="none" w:sz="0" w:space="0" w:color="auto"/>
        <w:left w:val="none" w:sz="0" w:space="0" w:color="auto"/>
        <w:bottom w:val="none" w:sz="0" w:space="0" w:color="auto"/>
        <w:right w:val="none" w:sz="0" w:space="0" w:color="auto"/>
      </w:divBdr>
    </w:div>
    <w:div w:id="2062166100">
      <w:marLeft w:val="640"/>
      <w:marRight w:val="0"/>
      <w:marTop w:val="0"/>
      <w:marBottom w:val="0"/>
      <w:divBdr>
        <w:top w:val="none" w:sz="0" w:space="0" w:color="auto"/>
        <w:left w:val="none" w:sz="0" w:space="0" w:color="auto"/>
        <w:bottom w:val="none" w:sz="0" w:space="0" w:color="auto"/>
        <w:right w:val="none" w:sz="0" w:space="0" w:color="auto"/>
      </w:divBdr>
    </w:div>
    <w:div w:id="2063360134">
      <w:marLeft w:val="640"/>
      <w:marRight w:val="0"/>
      <w:marTop w:val="0"/>
      <w:marBottom w:val="0"/>
      <w:divBdr>
        <w:top w:val="none" w:sz="0" w:space="0" w:color="auto"/>
        <w:left w:val="none" w:sz="0" w:space="0" w:color="auto"/>
        <w:bottom w:val="none" w:sz="0" w:space="0" w:color="auto"/>
        <w:right w:val="none" w:sz="0" w:space="0" w:color="auto"/>
      </w:divBdr>
    </w:div>
    <w:div w:id="2065716888">
      <w:marLeft w:val="640"/>
      <w:marRight w:val="0"/>
      <w:marTop w:val="0"/>
      <w:marBottom w:val="0"/>
      <w:divBdr>
        <w:top w:val="none" w:sz="0" w:space="0" w:color="auto"/>
        <w:left w:val="none" w:sz="0" w:space="0" w:color="auto"/>
        <w:bottom w:val="none" w:sz="0" w:space="0" w:color="auto"/>
        <w:right w:val="none" w:sz="0" w:space="0" w:color="auto"/>
      </w:divBdr>
    </w:div>
    <w:div w:id="2065987092">
      <w:marLeft w:val="640"/>
      <w:marRight w:val="0"/>
      <w:marTop w:val="0"/>
      <w:marBottom w:val="0"/>
      <w:divBdr>
        <w:top w:val="none" w:sz="0" w:space="0" w:color="auto"/>
        <w:left w:val="none" w:sz="0" w:space="0" w:color="auto"/>
        <w:bottom w:val="none" w:sz="0" w:space="0" w:color="auto"/>
        <w:right w:val="none" w:sz="0" w:space="0" w:color="auto"/>
      </w:divBdr>
    </w:div>
    <w:div w:id="2067336856">
      <w:marLeft w:val="640"/>
      <w:marRight w:val="0"/>
      <w:marTop w:val="0"/>
      <w:marBottom w:val="0"/>
      <w:divBdr>
        <w:top w:val="none" w:sz="0" w:space="0" w:color="auto"/>
        <w:left w:val="none" w:sz="0" w:space="0" w:color="auto"/>
        <w:bottom w:val="none" w:sz="0" w:space="0" w:color="auto"/>
        <w:right w:val="none" w:sz="0" w:space="0" w:color="auto"/>
      </w:divBdr>
    </w:div>
    <w:div w:id="2068213576">
      <w:marLeft w:val="640"/>
      <w:marRight w:val="0"/>
      <w:marTop w:val="0"/>
      <w:marBottom w:val="0"/>
      <w:divBdr>
        <w:top w:val="none" w:sz="0" w:space="0" w:color="auto"/>
        <w:left w:val="none" w:sz="0" w:space="0" w:color="auto"/>
        <w:bottom w:val="none" w:sz="0" w:space="0" w:color="auto"/>
        <w:right w:val="none" w:sz="0" w:space="0" w:color="auto"/>
      </w:divBdr>
    </w:div>
    <w:div w:id="2074351281">
      <w:marLeft w:val="640"/>
      <w:marRight w:val="0"/>
      <w:marTop w:val="0"/>
      <w:marBottom w:val="0"/>
      <w:divBdr>
        <w:top w:val="none" w:sz="0" w:space="0" w:color="auto"/>
        <w:left w:val="none" w:sz="0" w:space="0" w:color="auto"/>
        <w:bottom w:val="none" w:sz="0" w:space="0" w:color="auto"/>
        <w:right w:val="none" w:sz="0" w:space="0" w:color="auto"/>
      </w:divBdr>
    </w:div>
    <w:div w:id="2076272356">
      <w:marLeft w:val="640"/>
      <w:marRight w:val="0"/>
      <w:marTop w:val="0"/>
      <w:marBottom w:val="0"/>
      <w:divBdr>
        <w:top w:val="none" w:sz="0" w:space="0" w:color="auto"/>
        <w:left w:val="none" w:sz="0" w:space="0" w:color="auto"/>
        <w:bottom w:val="none" w:sz="0" w:space="0" w:color="auto"/>
        <w:right w:val="none" w:sz="0" w:space="0" w:color="auto"/>
      </w:divBdr>
    </w:div>
    <w:div w:id="2077048423">
      <w:marLeft w:val="640"/>
      <w:marRight w:val="0"/>
      <w:marTop w:val="0"/>
      <w:marBottom w:val="0"/>
      <w:divBdr>
        <w:top w:val="none" w:sz="0" w:space="0" w:color="auto"/>
        <w:left w:val="none" w:sz="0" w:space="0" w:color="auto"/>
        <w:bottom w:val="none" w:sz="0" w:space="0" w:color="auto"/>
        <w:right w:val="none" w:sz="0" w:space="0" w:color="auto"/>
      </w:divBdr>
    </w:div>
    <w:div w:id="2077312177">
      <w:marLeft w:val="640"/>
      <w:marRight w:val="0"/>
      <w:marTop w:val="0"/>
      <w:marBottom w:val="0"/>
      <w:divBdr>
        <w:top w:val="none" w:sz="0" w:space="0" w:color="auto"/>
        <w:left w:val="none" w:sz="0" w:space="0" w:color="auto"/>
        <w:bottom w:val="none" w:sz="0" w:space="0" w:color="auto"/>
        <w:right w:val="none" w:sz="0" w:space="0" w:color="auto"/>
      </w:divBdr>
    </w:div>
    <w:div w:id="2077435885">
      <w:marLeft w:val="640"/>
      <w:marRight w:val="0"/>
      <w:marTop w:val="0"/>
      <w:marBottom w:val="0"/>
      <w:divBdr>
        <w:top w:val="none" w:sz="0" w:space="0" w:color="auto"/>
        <w:left w:val="none" w:sz="0" w:space="0" w:color="auto"/>
        <w:bottom w:val="none" w:sz="0" w:space="0" w:color="auto"/>
        <w:right w:val="none" w:sz="0" w:space="0" w:color="auto"/>
      </w:divBdr>
    </w:div>
    <w:div w:id="2079134621">
      <w:marLeft w:val="640"/>
      <w:marRight w:val="0"/>
      <w:marTop w:val="0"/>
      <w:marBottom w:val="0"/>
      <w:divBdr>
        <w:top w:val="none" w:sz="0" w:space="0" w:color="auto"/>
        <w:left w:val="none" w:sz="0" w:space="0" w:color="auto"/>
        <w:bottom w:val="none" w:sz="0" w:space="0" w:color="auto"/>
        <w:right w:val="none" w:sz="0" w:space="0" w:color="auto"/>
      </w:divBdr>
    </w:div>
    <w:div w:id="2085448887">
      <w:marLeft w:val="640"/>
      <w:marRight w:val="0"/>
      <w:marTop w:val="0"/>
      <w:marBottom w:val="0"/>
      <w:divBdr>
        <w:top w:val="none" w:sz="0" w:space="0" w:color="auto"/>
        <w:left w:val="none" w:sz="0" w:space="0" w:color="auto"/>
        <w:bottom w:val="none" w:sz="0" w:space="0" w:color="auto"/>
        <w:right w:val="none" w:sz="0" w:space="0" w:color="auto"/>
      </w:divBdr>
    </w:div>
    <w:div w:id="2087070866">
      <w:marLeft w:val="640"/>
      <w:marRight w:val="0"/>
      <w:marTop w:val="0"/>
      <w:marBottom w:val="0"/>
      <w:divBdr>
        <w:top w:val="none" w:sz="0" w:space="0" w:color="auto"/>
        <w:left w:val="none" w:sz="0" w:space="0" w:color="auto"/>
        <w:bottom w:val="none" w:sz="0" w:space="0" w:color="auto"/>
        <w:right w:val="none" w:sz="0" w:space="0" w:color="auto"/>
      </w:divBdr>
    </w:div>
    <w:div w:id="2087409850">
      <w:marLeft w:val="640"/>
      <w:marRight w:val="0"/>
      <w:marTop w:val="0"/>
      <w:marBottom w:val="0"/>
      <w:divBdr>
        <w:top w:val="none" w:sz="0" w:space="0" w:color="auto"/>
        <w:left w:val="none" w:sz="0" w:space="0" w:color="auto"/>
        <w:bottom w:val="none" w:sz="0" w:space="0" w:color="auto"/>
        <w:right w:val="none" w:sz="0" w:space="0" w:color="auto"/>
      </w:divBdr>
    </w:div>
    <w:div w:id="2087994474">
      <w:marLeft w:val="640"/>
      <w:marRight w:val="0"/>
      <w:marTop w:val="0"/>
      <w:marBottom w:val="0"/>
      <w:divBdr>
        <w:top w:val="none" w:sz="0" w:space="0" w:color="auto"/>
        <w:left w:val="none" w:sz="0" w:space="0" w:color="auto"/>
        <w:bottom w:val="none" w:sz="0" w:space="0" w:color="auto"/>
        <w:right w:val="none" w:sz="0" w:space="0" w:color="auto"/>
      </w:divBdr>
    </w:div>
    <w:div w:id="2089496919">
      <w:marLeft w:val="640"/>
      <w:marRight w:val="0"/>
      <w:marTop w:val="0"/>
      <w:marBottom w:val="0"/>
      <w:divBdr>
        <w:top w:val="none" w:sz="0" w:space="0" w:color="auto"/>
        <w:left w:val="none" w:sz="0" w:space="0" w:color="auto"/>
        <w:bottom w:val="none" w:sz="0" w:space="0" w:color="auto"/>
        <w:right w:val="none" w:sz="0" w:space="0" w:color="auto"/>
      </w:divBdr>
    </w:div>
    <w:div w:id="2093508298">
      <w:marLeft w:val="640"/>
      <w:marRight w:val="0"/>
      <w:marTop w:val="0"/>
      <w:marBottom w:val="0"/>
      <w:divBdr>
        <w:top w:val="none" w:sz="0" w:space="0" w:color="auto"/>
        <w:left w:val="none" w:sz="0" w:space="0" w:color="auto"/>
        <w:bottom w:val="none" w:sz="0" w:space="0" w:color="auto"/>
        <w:right w:val="none" w:sz="0" w:space="0" w:color="auto"/>
      </w:divBdr>
    </w:div>
    <w:div w:id="2096242630">
      <w:marLeft w:val="640"/>
      <w:marRight w:val="0"/>
      <w:marTop w:val="0"/>
      <w:marBottom w:val="0"/>
      <w:divBdr>
        <w:top w:val="none" w:sz="0" w:space="0" w:color="auto"/>
        <w:left w:val="none" w:sz="0" w:space="0" w:color="auto"/>
        <w:bottom w:val="none" w:sz="0" w:space="0" w:color="auto"/>
        <w:right w:val="none" w:sz="0" w:space="0" w:color="auto"/>
      </w:divBdr>
    </w:div>
    <w:div w:id="2096514163">
      <w:marLeft w:val="640"/>
      <w:marRight w:val="0"/>
      <w:marTop w:val="0"/>
      <w:marBottom w:val="0"/>
      <w:divBdr>
        <w:top w:val="none" w:sz="0" w:space="0" w:color="auto"/>
        <w:left w:val="none" w:sz="0" w:space="0" w:color="auto"/>
        <w:bottom w:val="none" w:sz="0" w:space="0" w:color="auto"/>
        <w:right w:val="none" w:sz="0" w:space="0" w:color="auto"/>
      </w:divBdr>
    </w:div>
    <w:div w:id="2097287965">
      <w:marLeft w:val="640"/>
      <w:marRight w:val="0"/>
      <w:marTop w:val="0"/>
      <w:marBottom w:val="0"/>
      <w:divBdr>
        <w:top w:val="none" w:sz="0" w:space="0" w:color="auto"/>
        <w:left w:val="none" w:sz="0" w:space="0" w:color="auto"/>
        <w:bottom w:val="none" w:sz="0" w:space="0" w:color="auto"/>
        <w:right w:val="none" w:sz="0" w:space="0" w:color="auto"/>
      </w:divBdr>
    </w:div>
    <w:div w:id="2097507751">
      <w:marLeft w:val="640"/>
      <w:marRight w:val="0"/>
      <w:marTop w:val="0"/>
      <w:marBottom w:val="0"/>
      <w:divBdr>
        <w:top w:val="none" w:sz="0" w:space="0" w:color="auto"/>
        <w:left w:val="none" w:sz="0" w:space="0" w:color="auto"/>
        <w:bottom w:val="none" w:sz="0" w:space="0" w:color="auto"/>
        <w:right w:val="none" w:sz="0" w:space="0" w:color="auto"/>
      </w:divBdr>
    </w:div>
    <w:div w:id="2102214121">
      <w:marLeft w:val="640"/>
      <w:marRight w:val="0"/>
      <w:marTop w:val="0"/>
      <w:marBottom w:val="0"/>
      <w:divBdr>
        <w:top w:val="none" w:sz="0" w:space="0" w:color="auto"/>
        <w:left w:val="none" w:sz="0" w:space="0" w:color="auto"/>
        <w:bottom w:val="none" w:sz="0" w:space="0" w:color="auto"/>
        <w:right w:val="none" w:sz="0" w:space="0" w:color="auto"/>
      </w:divBdr>
    </w:div>
    <w:div w:id="2102338871">
      <w:marLeft w:val="640"/>
      <w:marRight w:val="0"/>
      <w:marTop w:val="0"/>
      <w:marBottom w:val="0"/>
      <w:divBdr>
        <w:top w:val="none" w:sz="0" w:space="0" w:color="auto"/>
        <w:left w:val="none" w:sz="0" w:space="0" w:color="auto"/>
        <w:bottom w:val="none" w:sz="0" w:space="0" w:color="auto"/>
        <w:right w:val="none" w:sz="0" w:space="0" w:color="auto"/>
      </w:divBdr>
    </w:div>
    <w:div w:id="2102725837">
      <w:marLeft w:val="640"/>
      <w:marRight w:val="0"/>
      <w:marTop w:val="0"/>
      <w:marBottom w:val="0"/>
      <w:divBdr>
        <w:top w:val="none" w:sz="0" w:space="0" w:color="auto"/>
        <w:left w:val="none" w:sz="0" w:space="0" w:color="auto"/>
        <w:bottom w:val="none" w:sz="0" w:space="0" w:color="auto"/>
        <w:right w:val="none" w:sz="0" w:space="0" w:color="auto"/>
      </w:divBdr>
    </w:div>
    <w:div w:id="2102944630">
      <w:marLeft w:val="640"/>
      <w:marRight w:val="0"/>
      <w:marTop w:val="0"/>
      <w:marBottom w:val="0"/>
      <w:divBdr>
        <w:top w:val="none" w:sz="0" w:space="0" w:color="auto"/>
        <w:left w:val="none" w:sz="0" w:space="0" w:color="auto"/>
        <w:bottom w:val="none" w:sz="0" w:space="0" w:color="auto"/>
        <w:right w:val="none" w:sz="0" w:space="0" w:color="auto"/>
      </w:divBdr>
    </w:div>
    <w:div w:id="2103258467">
      <w:marLeft w:val="640"/>
      <w:marRight w:val="0"/>
      <w:marTop w:val="0"/>
      <w:marBottom w:val="0"/>
      <w:divBdr>
        <w:top w:val="none" w:sz="0" w:space="0" w:color="auto"/>
        <w:left w:val="none" w:sz="0" w:space="0" w:color="auto"/>
        <w:bottom w:val="none" w:sz="0" w:space="0" w:color="auto"/>
        <w:right w:val="none" w:sz="0" w:space="0" w:color="auto"/>
      </w:divBdr>
    </w:div>
    <w:div w:id="2103796724">
      <w:marLeft w:val="640"/>
      <w:marRight w:val="0"/>
      <w:marTop w:val="0"/>
      <w:marBottom w:val="0"/>
      <w:divBdr>
        <w:top w:val="none" w:sz="0" w:space="0" w:color="auto"/>
        <w:left w:val="none" w:sz="0" w:space="0" w:color="auto"/>
        <w:bottom w:val="none" w:sz="0" w:space="0" w:color="auto"/>
        <w:right w:val="none" w:sz="0" w:space="0" w:color="auto"/>
      </w:divBdr>
    </w:div>
    <w:div w:id="2104261867">
      <w:marLeft w:val="640"/>
      <w:marRight w:val="0"/>
      <w:marTop w:val="0"/>
      <w:marBottom w:val="0"/>
      <w:divBdr>
        <w:top w:val="none" w:sz="0" w:space="0" w:color="auto"/>
        <w:left w:val="none" w:sz="0" w:space="0" w:color="auto"/>
        <w:bottom w:val="none" w:sz="0" w:space="0" w:color="auto"/>
        <w:right w:val="none" w:sz="0" w:space="0" w:color="auto"/>
      </w:divBdr>
    </w:div>
    <w:div w:id="2105614376">
      <w:marLeft w:val="640"/>
      <w:marRight w:val="0"/>
      <w:marTop w:val="0"/>
      <w:marBottom w:val="0"/>
      <w:divBdr>
        <w:top w:val="none" w:sz="0" w:space="0" w:color="auto"/>
        <w:left w:val="none" w:sz="0" w:space="0" w:color="auto"/>
        <w:bottom w:val="none" w:sz="0" w:space="0" w:color="auto"/>
        <w:right w:val="none" w:sz="0" w:space="0" w:color="auto"/>
      </w:divBdr>
    </w:div>
    <w:div w:id="2106612606">
      <w:marLeft w:val="640"/>
      <w:marRight w:val="0"/>
      <w:marTop w:val="0"/>
      <w:marBottom w:val="0"/>
      <w:divBdr>
        <w:top w:val="none" w:sz="0" w:space="0" w:color="auto"/>
        <w:left w:val="none" w:sz="0" w:space="0" w:color="auto"/>
        <w:bottom w:val="none" w:sz="0" w:space="0" w:color="auto"/>
        <w:right w:val="none" w:sz="0" w:space="0" w:color="auto"/>
      </w:divBdr>
    </w:div>
    <w:div w:id="2109033295">
      <w:marLeft w:val="640"/>
      <w:marRight w:val="0"/>
      <w:marTop w:val="0"/>
      <w:marBottom w:val="0"/>
      <w:divBdr>
        <w:top w:val="none" w:sz="0" w:space="0" w:color="auto"/>
        <w:left w:val="none" w:sz="0" w:space="0" w:color="auto"/>
        <w:bottom w:val="none" w:sz="0" w:space="0" w:color="auto"/>
        <w:right w:val="none" w:sz="0" w:space="0" w:color="auto"/>
      </w:divBdr>
    </w:div>
    <w:div w:id="2109617764">
      <w:marLeft w:val="640"/>
      <w:marRight w:val="0"/>
      <w:marTop w:val="0"/>
      <w:marBottom w:val="0"/>
      <w:divBdr>
        <w:top w:val="none" w:sz="0" w:space="0" w:color="auto"/>
        <w:left w:val="none" w:sz="0" w:space="0" w:color="auto"/>
        <w:bottom w:val="none" w:sz="0" w:space="0" w:color="auto"/>
        <w:right w:val="none" w:sz="0" w:space="0" w:color="auto"/>
      </w:divBdr>
    </w:div>
    <w:div w:id="2111972089">
      <w:marLeft w:val="640"/>
      <w:marRight w:val="0"/>
      <w:marTop w:val="0"/>
      <w:marBottom w:val="0"/>
      <w:divBdr>
        <w:top w:val="none" w:sz="0" w:space="0" w:color="auto"/>
        <w:left w:val="none" w:sz="0" w:space="0" w:color="auto"/>
        <w:bottom w:val="none" w:sz="0" w:space="0" w:color="auto"/>
        <w:right w:val="none" w:sz="0" w:space="0" w:color="auto"/>
      </w:divBdr>
    </w:div>
    <w:div w:id="2115636592">
      <w:marLeft w:val="640"/>
      <w:marRight w:val="0"/>
      <w:marTop w:val="0"/>
      <w:marBottom w:val="0"/>
      <w:divBdr>
        <w:top w:val="none" w:sz="0" w:space="0" w:color="auto"/>
        <w:left w:val="none" w:sz="0" w:space="0" w:color="auto"/>
        <w:bottom w:val="none" w:sz="0" w:space="0" w:color="auto"/>
        <w:right w:val="none" w:sz="0" w:space="0" w:color="auto"/>
      </w:divBdr>
    </w:div>
    <w:div w:id="2115856674">
      <w:marLeft w:val="640"/>
      <w:marRight w:val="0"/>
      <w:marTop w:val="0"/>
      <w:marBottom w:val="0"/>
      <w:divBdr>
        <w:top w:val="none" w:sz="0" w:space="0" w:color="auto"/>
        <w:left w:val="none" w:sz="0" w:space="0" w:color="auto"/>
        <w:bottom w:val="none" w:sz="0" w:space="0" w:color="auto"/>
        <w:right w:val="none" w:sz="0" w:space="0" w:color="auto"/>
      </w:divBdr>
    </w:div>
    <w:div w:id="2116057186">
      <w:marLeft w:val="640"/>
      <w:marRight w:val="0"/>
      <w:marTop w:val="0"/>
      <w:marBottom w:val="0"/>
      <w:divBdr>
        <w:top w:val="none" w:sz="0" w:space="0" w:color="auto"/>
        <w:left w:val="none" w:sz="0" w:space="0" w:color="auto"/>
        <w:bottom w:val="none" w:sz="0" w:space="0" w:color="auto"/>
        <w:right w:val="none" w:sz="0" w:space="0" w:color="auto"/>
      </w:divBdr>
    </w:div>
    <w:div w:id="2116318340">
      <w:marLeft w:val="640"/>
      <w:marRight w:val="0"/>
      <w:marTop w:val="0"/>
      <w:marBottom w:val="0"/>
      <w:divBdr>
        <w:top w:val="none" w:sz="0" w:space="0" w:color="auto"/>
        <w:left w:val="none" w:sz="0" w:space="0" w:color="auto"/>
        <w:bottom w:val="none" w:sz="0" w:space="0" w:color="auto"/>
        <w:right w:val="none" w:sz="0" w:space="0" w:color="auto"/>
      </w:divBdr>
    </w:div>
    <w:div w:id="2118138813">
      <w:marLeft w:val="640"/>
      <w:marRight w:val="0"/>
      <w:marTop w:val="0"/>
      <w:marBottom w:val="0"/>
      <w:divBdr>
        <w:top w:val="none" w:sz="0" w:space="0" w:color="auto"/>
        <w:left w:val="none" w:sz="0" w:space="0" w:color="auto"/>
        <w:bottom w:val="none" w:sz="0" w:space="0" w:color="auto"/>
        <w:right w:val="none" w:sz="0" w:space="0" w:color="auto"/>
      </w:divBdr>
    </w:div>
    <w:div w:id="2118788876">
      <w:marLeft w:val="640"/>
      <w:marRight w:val="0"/>
      <w:marTop w:val="0"/>
      <w:marBottom w:val="0"/>
      <w:divBdr>
        <w:top w:val="none" w:sz="0" w:space="0" w:color="auto"/>
        <w:left w:val="none" w:sz="0" w:space="0" w:color="auto"/>
        <w:bottom w:val="none" w:sz="0" w:space="0" w:color="auto"/>
        <w:right w:val="none" w:sz="0" w:space="0" w:color="auto"/>
      </w:divBdr>
    </w:div>
    <w:div w:id="2119255482">
      <w:marLeft w:val="640"/>
      <w:marRight w:val="0"/>
      <w:marTop w:val="0"/>
      <w:marBottom w:val="0"/>
      <w:divBdr>
        <w:top w:val="none" w:sz="0" w:space="0" w:color="auto"/>
        <w:left w:val="none" w:sz="0" w:space="0" w:color="auto"/>
        <w:bottom w:val="none" w:sz="0" w:space="0" w:color="auto"/>
        <w:right w:val="none" w:sz="0" w:space="0" w:color="auto"/>
      </w:divBdr>
    </w:div>
    <w:div w:id="2121753122">
      <w:marLeft w:val="640"/>
      <w:marRight w:val="0"/>
      <w:marTop w:val="0"/>
      <w:marBottom w:val="0"/>
      <w:divBdr>
        <w:top w:val="none" w:sz="0" w:space="0" w:color="auto"/>
        <w:left w:val="none" w:sz="0" w:space="0" w:color="auto"/>
        <w:bottom w:val="none" w:sz="0" w:space="0" w:color="auto"/>
        <w:right w:val="none" w:sz="0" w:space="0" w:color="auto"/>
      </w:divBdr>
    </w:div>
    <w:div w:id="2122337198">
      <w:marLeft w:val="640"/>
      <w:marRight w:val="0"/>
      <w:marTop w:val="0"/>
      <w:marBottom w:val="0"/>
      <w:divBdr>
        <w:top w:val="none" w:sz="0" w:space="0" w:color="auto"/>
        <w:left w:val="none" w:sz="0" w:space="0" w:color="auto"/>
        <w:bottom w:val="none" w:sz="0" w:space="0" w:color="auto"/>
        <w:right w:val="none" w:sz="0" w:space="0" w:color="auto"/>
      </w:divBdr>
    </w:div>
    <w:div w:id="2123184726">
      <w:marLeft w:val="640"/>
      <w:marRight w:val="0"/>
      <w:marTop w:val="0"/>
      <w:marBottom w:val="0"/>
      <w:divBdr>
        <w:top w:val="none" w:sz="0" w:space="0" w:color="auto"/>
        <w:left w:val="none" w:sz="0" w:space="0" w:color="auto"/>
        <w:bottom w:val="none" w:sz="0" w:space="0" w:color="auto"/>
        <w:right w:val="none" w:sz="0" w:space="0" w:color="auto"/>
      </w:divBdr>
    </w:div>
    <w:div w:id="2124183945">
      <w:marLeft w:val="640"/>
      <w:marRight w:val="0"/>
      <w:marTop w:val="0"/>
      <w:marBottom w:val="0"/>
      <w:divBdr>
        <w:top w:val="none" w:sz="0" w:space="0" w:color="auto"/>
        <w:left w:val="none" w:sz="0" w:space="0" w:color="auto"/>
        <w:bottom w:val="none" w:sz="0" w:space="0" w:color="auto"/>
        <w:right w:val="none" w:sz="0" w:space="0" w:color="auto"/>
      </w:divBdr>
    </w:div>
    <w:div w:id="2124228268">
      <w:marLeft w:val="640"/>
      <w:marRight w:val="0"/>
      <w:marTop w:val="0"/>
      <w:marBottom w:val="0"/>
      <w:divBdr>
        <w:top w:val="none" w:sz="0" w:space="0" w:color="auto"/>
        <w:left w:val="none" w:sz="0" w:space="0" w:color="auto"/>
        <w:bottom w:val="none" w:sz="0" w:space="0" w:color="auto"/>
        <w:right w:val="none" w:sz="0" w:space="0" w:color="auto"/>
      </w:divBdr>
    </w:div>
    <w:div w:id="2124692445">
      <w:marLeft w:val="640"/>
      <w:marRight w:val="0"/>
      <w:marTop w:val="0"/>
      <w:marBottom w:val="0"/>
      <w:divBdr>
        <w:top w:val="none" w:sz="0" w:space="0" w:color="auto"/>
        <w:left w:val="none" w:sz="0" w:space="0" w:color="auto"/>
        <w:bottom w:val="none" w:sz="0" w:space="0" w:color="auto"/>
        <w:right w:val="none" w:sz="0" w:space="0" w:color="auto"/>
      </w:divBdr>
    </w:div>
    <w:div w:id="2125997513">
      <w:marLeft w:val="640"/>
      <w:marRight w:val="0"/>
      <w:marTop w:val="0"/>
      <w:marBottom w:val="0"/>
      <w:divBdr>
        <w:top w:val="none" w:sz="0" w:space="0" w:color="auto"/>
        <w:left w:val="none" w:sz="0" w:space="0" w:color="auto"/>
        <w:bottom w:val="none" w:sz="0" w:space="0" w:color="auto"/>
        <w:right w:val="none" w:sz="0" w:space="0" w:color="auto"/>
      </w:divBdr>
    </w:div>
    <w:div w:id="2128040837">
      <w:marLeft w:val="640"/>
      <w:marRight w:val="0"/>
      <w:marTop w:val="0"/>
      <w:marBottom w:val="0"/>
      <w:divBdr>
        <w:top w:val="none" w:sz="0" w:space="0" w:color="auto"/>
        <w:left w:val="none" w:sz="0" w:space="0" w:color="auto"/>
        <w:bottom w:val="none" w:sz="0" w:space="0" w:color="auto"/>
        <w:right w:val="none" w:sz="0" w:space="0" w:color="auto"/>
      </w:divBdr>
    </w:div>
    <w:div w:id="2131624053">
      <w:marLeft w:val="640"/>
      <w:marRight w:val="0"/>
      <w:marTop w:val="0"/>
      <w:marBottom w:val="0"/>
      <w:divBdr>
        <w:top w:val="none" w:sz="0" w:space="0" w:color="auto"/>
        <w:left w:val="none" w:sz="0" w:space="0" w:color="auto"/>
        <w:bottom w:val="none" w:sz="0" w:space="0" w:color="auto"/>
        <w:right w:val="none" w:sz="0" w:space="0" w:color="auto"/>
      </w:divBdr>
    </w:div>
    <w:div w:id="2131629807">
      <w:marLeft w:val="640"/>
      <w:marRight w:val="0"/>
      <w:marTop w:val="0"/>
      <w:marBottom w:val="0"/>
      <w:divBdr>
        <w:top w:val="none" w:sz="0" w:space="0" w:color="auto"/>
        <w:left w:val="none" w:sz="0" w:space="0" w:color="auto"/>
        <w:bottom w:val="none" w:sz="0" w:space="0" w:color="auto"/>
        <w:right w:val="none" w:sz="0" w:space="0" w:color="auto"/>
      </w:divBdr>
    </w:div>
    <w:div w:id="2131630106">
      <w:marLeft w:val="640"/>
      <w:marRight w:val="0"/>
      <w:marTop w:val="0"/>
      <w:marBottom w:val="0"/>
      <w:divBdr>
        <w:top w:val="none" w:sz="0" w:space="0" w:color="auto"/>
        <w:left w:val="none" w:sz="0" w:space="0" w:color="auto"/>
        <w:bottom w:val="none" w:sz="0" w:space="0" w:color="auto"/>
        <w:right w:val="none" w:sz="0" w:space="0" w:color="auto"/>
      </w:divBdr>
    </w:div>
    <w:div w:id="2132743589">
      <w:marLeft w:val="640"/>
      <w:marRight w:val="0"/>
      <w:marTop w:val="0"/>
      <w:marBottom w:val="0"/>
      <w:divBdr>
        <w:top w:val="none" w:sz="0" w:space="0" w:color="auto"/>
        <w:left w:val="none" w:sz="0" w:space="0" w:color="auto"/>
        <w:bottom w:val="none" w:sz="0" w:space="0" w:color="auto"/>
        <w:right w:val="none" w:sz="0" w:space="0" w:color="auto"/>
      </w:divBdr>
    </w:div>
    <w:div w:id="2136287649">
      <w:marLeft w:val="640"/>
      <w:marRight w:val="0"/>
      <w:marTop w:val="0"/>
      <w:marBottom w:val="0"/>
      <w:divBdr>
        <w:top w:val="none" w:sz="0" w:space="0" w:color="auto"/>
        <w:left w:val="none" w:sz="0" w:space="0" w:color="auto"/>
        <w:bottom w:val="none" w:sz="0" w:space="0" w:color="auto"/>
        <w:right w:val="none" w:sz="0" w:space="0" w:color="auto"/>
      </w:divBdr>
    </w:div>
    <w:div w:id="2136631580">
      <w:marLeft w:val="640"/>
      <w:marRight w:val="0"/>
      <w:marTop w:val="0"/>
      <w:marBottom w:val="0"/>
      <w:divBdr>
        <w:top w:val="none" w:sz="0" w:space="0" w:color="auto"/>
        <w:left w:val="none" w:sz="0" w:space="0" w:color="auto"/>
        <w:bottom w:val="none" w:sz="0" w:space="0" w:color="auto"/>
        <w:right w:val="none" w:sz="0" w:space="0" w:color="auto"/>
      </w:divBdr>
    </w:div>
    <w:div w:id="2139297791">
      <w:marLeft w:val="640"/>
      <w:marRight w:val="0"/>
      <w:marTop w:val="0"/>
      <w:marBottom w:val="0"/>
      <w:divBdr>
        <w:top w:val="none" w:sz="0" w:space="0" w:color="auto"/>
        <w:left w:val="none" w:sz="0" w:space="0" w:color="auto"/>
        <w:bottom w:val="none" w:sz="0" w:space="0" w:color="auto"/>
        <w:right w:val="none" w:sz="0" w:space="0" w:color="auto"/>
      </w:divBdr>
    </w:div>
    <w:div w:id="2141070476">
      <w:marLeft w:val="640"/>
      <w:marRight w:val="0"/>
      <w:marTop w:val="0"/>
      <w:marBottom w:val="0"/>
      <w:divBdr>
        <w:top w:val="none" w:sz="0" w:space="0" w:color="auto"/>
        <w:left w:val="none" w:sz="0" w:space="0" w:color="auto"/>
        <w:bottom w:val="none" w:sz="0" w:space="0" w:color="auto"/>
        <w:right w:val="none" w:sz="0" w:space="0" w:color="auto"/>
      </w:divBdr>
    </w:div>
    <w:div w:id="2143572409">
      <w:marLeft w:val="640"/>
      <w:marRight w:val="0"/>
      <w:marTop w:val="0"/>
      <w:marBottom w:val="0"/>
      <w:divBdr>
        <w:top w:val="none" w:sz="0" w:space="0" w:color="auto"/>
        <w:left w:val="none" w:sz="0" w:space="0" w:color="auto"/>
        <w:bottom w:val="none" w:sz="0" w:space="0" w:color="auto"/>
        <w:right w:val="none" w:sz="0" w:space="0" w:color="auto"/>
      </w:divBdr>
    </w:div>
    <w:div w:id="2145077933">
      <w:marLeft w:val="640"/>
      <w:marRight w:val="0"/>
      <w:marTop w:val="0"/>
      <w:marBottom w:val="0"/>
      <w:divBdr>
        <w:top w:val="none" w:sz="0" w:space="0" w:color="auto"/>
        <w:left w:val="none" w:sz="0" w:space="0" w:color="auto"/>
        <w:bottom w:val="none" w:sz="0" w:space="0" w:color="auto"/>
        <w:right w:val="none" w:sz="0" w:space="0" w:color="auto"/>
      </w:divBdr>
    </w:div>
    <w:div w:id="2145807686">
      <w:marLeft w:val="640"/>
      <w:marRight w:val="0"/>
      <w:marTop w:val="0"/>
      <w:marBottom w:val="0"/>
      <w:divBdr>
        <w:top w:val="none" w:sz="0" w:space="0" w:color="auto"/>
        <w:left w:val="none" w:sz="0" w:space="0" w:color="auto"/>
        <w:bottom w:val="none" w:sz="0" w:space="0" w:color="auto"/>
        <w:right w:val="none" w:sz="0" w:space="0" w:color="auto"/>
      </w:divBdr>
    </w:div>
    <w:div w:id="2146002410">
      <w:marLeft w:val="640"/>
      <w:marRight w:val="0"/>
      <w:marTop w:val="0"/>
      <w:marBottom w:val="0"/>
      <w:divBdr>
        <w:top w:val="none" w:sz="0" w:space="0" w:color="auto"/>
        <w:left w:val="none" w:sz="0" w:space="0" w:color="auto"/>
        <w:bottom w:val="none" w:sz="0" w:space="0" w:color="auto"/>
        <w:right w:val="none" w:sz="0" w:space="0" w:color="auto"/>
      </w:divBdr>
    </w:div>
    <w:div w:id="2147039406">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chart" Target="charts/chart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DATA%20NKO%20KPH.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ID" sz="1050"/>
              <a:t>IKU</a:t>
            </a:r>
            <a:r>
              <a:rPr lang="en-ID" sz="1050" baseline="0"/>
              <a:t> Pengelolaan Organisasi dan SDM KPPN KPH</a:t>
            </a:r>
            <a:endParaRPr lang="en-ID" sz="1050"/>
          </a:p>
        </c:rich>
      </c:tx>
      <c:layout>
        <c:manualLayout>
          <c:xMode val="edge"/>
          <c:yMode val="edge"/>
          <c:x val="0.14123600174978126"/>
          <c:y val="9.2592592592592587E-3"/>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ID"/>
        </a:p>
      </c:txPr>
    </c:title>
    <c:autoTitleDeleted val="0"/>
    <c:plotArea>
      <c:layout/>
      <c:lineChart>
        <c:grouping val="standard"/>
        <c:varyColors val="0"/>
        <c:ser>
          <c:idx val="0"/>
          <c:order val="0"/>
          <c:tx>
            <c:strRef>
              <c:f>Sheet1!$A$19</c:f>
              <c:strCache>
                <c:ptCount val="1"/>
                <c:pt idx="0">
                  <c:v>Tingkat kualitas pengelolaan kinerja organisasi</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cat>
            <c:strRef>
              <c:f>Sheet1!$B$18:$D$18</c:f>
              <c:strCache>
                <c:ptCount val="3"/>
                <c:pt idx="0">
                  <c:v>Target</c:v>
                </c:pt>
                <c:pt idx="1">
                  <c:v>Capaian (2024)</c:v>
                </c:pt>
                <c:pt idx="2">
                  <c:v>Capaian (2025)</c:v>
                </c:pt>
              </c:strCache>
            </c:strRef>
          </c:cat>
          <c:val>
            <c:numRef>
              <c:f>Sheet1!$B$19:$D$19</c:f>
              <c:numCache>
                <c:formatCode>0.00</c:formatCode>
                <c:ptCount val="3"/>
                <c:pt idx="0" formatCode="0">
                  <c:v>100</c:v>
                </c:pt>
                <c:pt idx="1">
                  <c:v>103.78</c:v>
                </c:pt>
                <c:pt idx="2">
                  <c:v>109.24</c:v>
                </c:pt>
              </c:numCache>
            </c:numRef>
          </c:val>
          <c:smooth val="0"/>
          <c:extLst>
            <c:ext xmlns:c16="http://schemas.microsoft.com/office/drawing/2014/chart" uri="{C3380CC4-5D6E-409C-BE32-E72D297353CC}">
              <c16:uniqueId val="{00000000-AD95-499B-BB3D-7C4A2914E592}"/>
            </c:ext>
          </c:extLst>
        </c:ser>
        <c:ser>
          <c:idx val="1"/>
          <c:order val="1"/>
          <c:tx>
            <c:strRef>
              <c:f>Sheet1!$A$20</c:f>
              <c:strCache>
                <c:ptCount val="1"/>
                <c:pt idx="0">
                  <c:v>Nilai kualitas pengelolaan SDM</c:v>
                </c:pt>
              </c:strCache>
            </c:strRef>
          </c:tx>
          <c:spPr>
            <a:ln w="349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cat>
            <c:strRef>
              <c:f>Sheet1!$B$18:$D$18</c:f>
              <c:strCache>
                <c:ptCount val="3"/>
                <c:pt idx="0">
                  <c:v>Target</c:v>
                </c:pt>
                <c:pt idx="1">
                  <c:v>Capaian (2024)</c:v>
                </c:pt>
                <c:pt idx="2">
                  <c:v>Capaian (2025)</c:v>
                </c:pt>
              </c:strCache>
            </c:strRef>
          </c:cat>
          <c:val>
            <c:numRef>
              <c:f>Sheet1!$B$20:$D$20</c:f>
              <c:numCache>
                <c:formatCode>General</c:formatCode>
                <c:ptCount val="3"/>
                <c:pt idx="0" formatCode="0">
                  <c:v>100</c:v>
                </c:pt>
                <c:pt idx="1">
                  <c:v>129.38</c:v>
                </c:pt>
                <c:pt idx="2">
                  <c:v>121.33</c:v>
                </c:pt>
              </c:numCache>
            </c:numRef>
          </c:val>
          <c:smooth val="0"/>
          <c:extLst>
            <c:ext xmlns:c16="http://schemas.microsoft.com/office/drawing/2014/chart" uri="{C3380CC4-5D6E-409C-BE32-E72D297353CC}">
              <c16:uniqueId val="{00000001-AD95-499B-BB3D-7C4A2914E592}"/>
            </c:ext>
          </c:extLst>
        </c:ser>
        <c:dLbls>
          <c:showLegendKey val="0"/>
          <c:showVal val="0"/>
          <c:showCatName val="0"/>
          <c:showSerName val="0"/>
          <c:showPercent val="0"/>
          <c:showBubbleSize val="0"/>
        </c:dLbls>
        <c:marker val="1"/>
        <c:smooth val="0"/>
        <c:axId val="620072520"/>
        <c:axId val="620076480"/>
      </c:lineChart>
      <c:catAx>
        <c:axId val="62007252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076480"/>
        <c:crosses val="autoZero"/>
        <c:auto val="1"/>
        <c:lblAlgn val="ctr"/>
        <c:lblOffset val="100"/>
        <c:noMultiLvlLbl val="0"/>
      </c:catAx>
      <c:valAx>
        <c:axId val="6200764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072520"/>
        <c:crosses val="autoZero"/>
        <c:crossBetween val="between"/>
      </c:valAx>
      <c:spPr>
        <a:solidFill>
          <a:schemeClr val="accent1">
            <a:lumMod val="20000"/>
            <a:lumOff val="80000"/>
          </a:schemeClr>
        </a:solidFill>
        <a:ln cap="flat" cmpd="dbl">
          <a:solidFill>
            <a:schemeClr val="accent1"/>
          </a:solidFill>
          <a:prstDash val="sysDash"/>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CEC72EA-C72D-7546-863F-2F7940933C64}"/>
      </w:docPartPr>
      <w:docPartBody>
        <w:p w:rsidR="003459E9" w:rsidRDefault="00CC3A72">
          <w:r w:rsidRPr="00676987">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Google San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A72"/>
    <w:rsid w:val="002E63F5"/>
    <w:rsid w:val="003459E9"/>
    <w:rsid w:val="003F41C3"/>
    <w:rsid w:val="00490085"/>
    <w:rsid w:val="00726905"/>
    <w:rsid w:val="008B1E0D"/>
    <w:rsid w:val="00CC3A7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3A7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C67B5D9-4DB4-4201-B305-455C7E423107}">
  <we:reference id="wa200010725" version="1.0.0.1" store="en-US" storeType="OMEX"/>
  <we:alternateReferences>
    <we:reference id="WA200010725" version="1.0.0.1" store="WA200010725" storeType="OMEX"/>
  </we:alternateReferences>
  <we:properties>
    <we:property name="claude.fileId" value="&quot;5d0576bc-8079-4f11-8f02-565adffa0a8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D386EA0-647B-A049-9CCB-5BB9155F503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90615362957"/>
    <we:property name="MENDELEY_CITATIONS" value="[{&quot;citationID&quot;:&quot;MENDELEY_CITATION_138c8dee-c253-4717-90bd-10b6f9d11e59&quot;,&quot;properties&quot;:{&quot;noteIndex&quot;:0},&quot;isEdited&quot;:false,&quot;manualOverride&quot;:{&quot;isManuallyOverridden&quot;:false,&quot;citeprocText&quot;:&quot;[1]&quot;,&quot;manualOverrideText&quot;:&quot;&quot;},&quot;citationItems&quot;:[{&quot;displayAs&quot;:&quot;original&quot;,&quot;label&quot;:&quot;page&quot;,&quot;id&quot;:&quot;9ae88936-cbe3-3032-926b-340af2fb1091&quot;,&quot;itemData&quot;:{&quot;type&quot;:&quot;report&quot;,&quot;id&quot;:&quot;9ae88936-cbe3-3032-926b-340af2fb1091&quot;,&quot;title&quot;:&quot;McKinsey Global Surveys, 2021: A year in review&quot;,&quot;author&quot;:[{&quot;family&quot;:&quot;H. Hanselman and D. Seiler&quot;,&quot;given&quot;:&quot;Eds.&quot;,&quot;parse-names&quot;:false,&quot;dropping-particle&quot;:&quot;&quot;,&quot;non-dropping-particle&quot;:&quot;&quot;}],&quot;accessed&quot;:{&quot;date-parts&quot;:[[2026,9,26]]},&quot;URL&quot;:&quot;https://www.mckinsey.com/~/media/mckinsey/featured%20insights/mckinsey%20global%20surveys/mckinsey-global-surveys-2021-a-year-in-review.pdf. [Accessed: 26-Sep-2026]&quot;,&quot;issued&quot;:{&quot;date-parts&quot;:[[2021]]},&quot;publisher-place&quot;:&quot;Newyork&quot;,&quot;number-of-pages&quot;:&quot;1-77&quot;,&quot;container-title-short&quot;:&quot;&quot;},&quot;isTemporary&quot;:false,&quot;locator&quot;:&quot;&quot;}],&quot;citationTag&quot;:&quot;MENDELEY_CITATION_v3_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&quot;},{&quot;citationID&quot;:&quot;MENDELEY_CITATION_dcf9ef82-556b-433b-ba59-66aec31efee8&quot;,&quot;properties&quot;:{&quot;noteIndex&quot;:0},&quot;isEdited&quot;:false,&quot;manualOverride&quot;:{&quot;isManuallyOverridden&quot;:false,&quot;citeprocText&quot;:&quot;[2]&quot;,&quot;manualOverrideText&quot;:&quot;&quot;},&quot;citationTag&quot;:&quot;MENDELEY_CITATION_v3_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&quot;,&quot;citationItems&quot;:[{&quot;id&quot;:&quot;afc0a916-88d3-3309-ae89-cf292fd86107&quot;,&quot;itemData&quot;:{&quot;type&quot;:&quot;article-journal&quot;,&quot;id&quot;:&quot;afc0a916-88d3-3309-ae89-cf292fd86107&quot;,&quot;title&quot;:&quot;The Evolution of Work from Home&quot;,&quot;author&quot;:[{&quot;family&quot;:&quot;Barrero&quot;,&quot;given&quot;:&quot;José María&quot;,&quot;parse-names&quot;:false,&quot;dropping-particle&quot;:&quot;&quot;,&quot;non-dropping-particle&quot;:&quot;&quot;},{&quot;family&quot;:&quot;Bloom&quot;,&quot;given&quot;:&quot;Nicholas&quot;,&quot;parse-names&quot;:false,&quot;dropping-particle&quot;:&quot;&quot;,&quot;non-dropping-particle&quot;:&quot;&quot;},{&quot;family&quot;:&quot;Davis&quot;,&quot;given&quot;:&quot;Steven J.&quot;,&quot;parse-names&quot;:false,&quot;dropping-particle&quot;:&quot;&quot;,&quot;non-dropping-particle&quot;:&quot;&quot;}],&quot;container-title&quot;:&quot;Journal of Economic Perspectives&quot;,&quot;DOI&quot;:&quot;10.1257/jep.37.4.23&quot;,&quot;ISSN&quot;:&quot;19447965&quot;,&quot;issued&quot;:{&quot;date-parts&quot;:[[2023]]},&quot;page&quot;:&quot;42&quot;,&quot;publisher&quot;:&quot;American Economic Association&quot;,&quot;issue&quot;:&quot;4&quot;,&quot;volume&quot;:&quot;37&quot;,&quot;container-title-short&quot;:&quot;&quot;},&quot;isTemporary&quot;:false}]},{&quot;citationID&quot;:&quot;MENDELEY_CITATION_4d3b0940-2292-4da5-82fb-8fe594c8254a&quot;,&quot;properties&quot;:{&quot;noteIndex&quot;:0},&quot;isEdited&quot;:false,&quot;manualOverride&quot;:{&quot;isManuallyOverridden&quot;:false,&quot;citeprocText&quot;:&quot;[3]&quot;,&quot;manualOverrideText&quot;:&quot;&quot;},&quot;citationTag&quot;:&quot;MENDELEY_CITATION_v3_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&quot;,&quot;citationItems&quot;:[{&quot;id&quot;:&quot;a176f6cd-bc26-31f5-9c17-4b40325e57bb&quot;,&quot;itemData&quot;:{&quot;type&quot;:&quot;legislation&quot;,&quot;id&quot;:&quot;a176f6cd-bc26-31f5-9c17-4b40325e57bb&quot;,&quot;title&quot;:&quot;Surat Edaran Sekretaris Jenderal Kementerian Keuangan Nomor SE-2/MK.1/SJ/2026 tentang Pedoman Sistem Kerja Fleksibel dan Efisiensi Pelaksanaan Tugas Kedinasan di Lingkungan Kementerian Keuangan&quot;,&quot;author&quot;:[{&quot;family&quot;:&quot;Kementerian Keuangan Republik Indonesia&quot;,&quot;given&quot;:&quot;&quot;,&quot;parse-names&quot;:false,&quot;dropping-particle&quot;:&quot;&quot;,&quot;non-dropping-particle&quot;:&quot;&quot;}],&quot;issued&quot;:{&quot;date-parts&quot;:[[2026]]},&quot;publisher-place&quot;:&quot;Indonesia&quot;},&quot;isTemporary&quot;:false}]},{&quot;citationID&quot;:&quot;MENDELEY_CITATION_1c8a124d-8fbf-4a34-a911-a830aada8517&quot;,&quot;properties&quot;:{&quot;noteIndex&quot;:0},&quot;isEdited&quot;:false,&quot;manualOverride&quot;:{&quot;isManuallyOverridden&quot;:false,&quot;citeprocText&quot;:&quot;[3]&quot;,&quot;manualOverrideText&quot;:&quot;&quot;},&quot;citationTag&quot;:&quot;MENDELEY_CITATION_v3_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&quot;,&quot;citationItems&quot;:[{&quot;id&quot;:&quot;a176f6cd-bc26-31f5-9c17-4b40325e57bb&quot;,&quot;itemData&quot;:{&quot;type&quot;:&quot;legislation&quot;,&quot;id&quot;:&quot;a176f6cd-bc26-31f5-9c17-4b40325e57bb&quot;,&quot;title&quot;:&quot;Surat Edaran Sekretaris Jenderal Kementerian Keuangan Nomor SE-2/MK.1/SJ/2026 tentang Pedoman Sistem Kerja Fleksibel dan Efisiensi Pelaksanaan Tugas Kedinasan di Lingkungan Kementerian Keuangan&quot;,&quot;author&quot;:[{&quot;family&quot;:&quot;Kementerian Keuangan Republik Indonesia&quot;,&quot;given&quot;:&quot;&quot;,&quot;parse-names&quot;:false,&quot;dropping-particle&quot;:&quot;&quot;,&quot;non-dropping-particle&quot;:&quot;&quot;}],&quot;issued&quot;:{&quot;date-parts&quot;:[[2026]]},&quot;publisher-place&quot;:&quot;Indonesia&quot;},&quot;isTemporary&quot;:false}]},{&quot;citationID&quot;:&quot;MENDELEY_CITATION_79dca87f-144b-45bd-94e9-49e018486151&quot;,&quot;properties&quot;:{&quot;noteIndex&quot;:0},&quot;isEdited&quot;:false,&quot;manualOverride&quot;:{&quot;isManuallyOverridden&quot;:false,&quot;citeprocText&quot;:&quot;[4]&quot;,&quot;manualOverrideText&quot;:&quot;&quot;},&quot;citationTag&quot;:&quot;MENDELEY_CITATION_v3_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&quot;,&quot;citationItems&quot;:[{&quot;id&quot;:&quot;81a1b6a7-4323-3e79-a27b-56006c0ffc95&quot;,&quot;itemData&quot;:{&quot;type&quot;:&quot;legislation&quot;,&quot;id&quot;:&quot;81a1b6a7-4323-3e79-a27b-56006c0ffc95&quot;,&quot;title&quot;:&quot;Keputusan Menteri Keuangan No. 429 Th 2022 Penguatan Budaya di Lingkungan Kementerian Keuangan&quot;,&quot;author&quot;:[{&quot;family&quot;:&quot;Kementerian Keuangan Republik Indonesia&quot;,&quot;given&quot;:&quot;&quot;,&quot;parse-names&quot;:false,&quot;dropping-particle&quot;:&quot;&quot;,&quot;non-dropping-particle&quot;:&quot;&quot;}],&quot;issued&quot;:{&quot;date-parts&quot;:[[2022]]},&quot;publisher-place&quot;:&quot;Indonesia&quot;,&quot;page&quot;:&quot;1-11&quot;,&quot;container-title-short&quot;:&quot;&quot;},&quot;isTemporary&quot;:false}]},{&quot;citationID&quot;:&quot;MENDELEY_CITATION_62164814-ea47-44a9-a629-9301c08f57f6&quot;,&quot;properties&quot;:{&quot;noteIndex&quot;:0},&quot;isEdited&quot;:false,&quot;manualOverride&quot;:{&quot;isManuallyOverridden&quot;:false,&quot;citeprocText&quot;:&quot;[5]&quot;,&quot;manualOverrideText&quot;:&quot;&quot;},&quot;citationTag&quot;:&quot;MENDELEY_CITATION_v3_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&quot;,&quot;citationItems&quot;:[{&quot;id&quot;:&quot;3cadffe2-5793-317f-b20d-565202cb045c&quot;,&quot;itemData&quot;:{&quot;type&quot;:&quot;article-journal&quot;,&quot;id&quot;:&quot;3cadffe2-5793-317f-b20d-565202cb045c&quot;,&quot;title&quot;:&quot;ANALISIS DAMPAK SISTEM KERJA FLEKSIBEL TERHADAP KINERJA PEGAWAI DI BADAN PEMERIKSA KEUANGAN&quot;,&quot;author&quot;:[{&quot;family&quot;:&quot;Mega Utama&quot;,&quot;given&quot;:&quot;Zahera&quot;,&quot;parse-names&quot;:false,&quot;dropping-particle&quot;:&quot;&quot;,&quot;non-dropping-particle&quot;:&quot;&quot;},{&quot;family&quot;:&quot;Eveline&quot;,&quot;given&quot;:&quot;Sunniasi&quot;,&quot;parse-names&quot;:false,&quot;dropping-particle&quot;:&quot;&quot;,&quot;non-dropping-particle&quot;:&quot;&quot;},{&quot;family&quot;:&quot;Gusti&quot;,&quot;given&quot;:&quot;I&quot;,&quot;parse-names&quot;:false,&quot;dropping-particle&quot;:&quot;&quot;,&quot;non-dropping-particle&quot;:&quot;&quot;},{&quot;family&quot;:&quot;Putu&quot;,&quot;given&quot;:&quot;Ayu&quot;,&quot;parse-names&quot;:false,&quot;dropping-particle&quot;:&quot;&quot;,&quot;non-dropping-particle&quot;:&quot;&quot;},{&quot;family&quot;:&quot;Laksana&quot;,&quot;given&quot;:&quot;Sandra Crisna&quot;,&quot;parse-names&quot;:false,&quot;dropping-particle&quot;:&quot;&quot;,&quot;non-dropping-particle&quot;:&quot;&quot;},{&quot;family&quot;:&quot;Putri&quot;,&quot;given&quot;:&quot;Irna Anggraeni&quot;,&quot;parse-names&quot;:false,&quot;dropping-particle&quot;:&quot;&quot;,&quot;non-dropping-particle&quot;:&quot;&quot;}],&quot;container-title&quot;:&quot;Jurnal Pijar Studi Manajemen dan Bisnis&quot;,&quot;ISSN&quot;:&quot;2964-9749&quot;,&quot;URL&quot;:&quot;https://e-journal.naureendigition.com/index.php/pmb&quot;,&quot;issued&quot;:{&quot;date-parts&quot;:[[2025]]},&quot;issue&quot;:&quot;3&quot;,&quot;volume&quot;:&quot;3&quot;},&quot;isTemporary&quot;:false}]},{&quot;citationID&quot;:&quot;MENDELEY_CITATION_aee46bff-ee88-4d5b-9bbf-f44c3187777c&quot;,&quot;properties&quot;:{&quot;noteIndex&quot;:0},&quot;isEdited&quot;:false,&quot;manualOverride&quot;:{&quot;isManuallyOverridden&quot;:false,&quot;citeprocText&quot;:&quot;[6]&quot;,&quot;manualOverrideText&quot;:&quot;&quot;},&quot;citationItems&quot;:[{&quot;id&quot;:&quot;5ccb0dad-bd38-3a14-a263-8ee2c08db7ba&quot;,&quot;itemData&quot;:{&quot;type&quot;:&quot;book&quot;,&quot;id&quot;:&quot;5ccb0dad-bd38-3a14-a263-8ee2c08db7ba&quot;,&quot;title&quot;:&quot;Motivation through the Design of Work: Test of a Theory MOTIVATION THROUGH DESIGN OF WORK&quot;,&quot;author&quot;:[{&quot;family&quot;:&quot;Hackman&quot;,&quot;given&quot;:&quot;J Richard&quot;,&quot;parse-names&quot;:false,&quot;dropping-particle&quot;:&quot;&quot;,&quot;non-dropping-particle&quot;:&quot;&quot;},{&quot;family&quot;:&quot;Oldham&quot;,&quot;given&quot;:&quot;Grec R&quot;,&quot;parse-names&quot;:false,&quot;dropping-particle&quot;:&quot;&quot;,&quot;non-dropping-particle&quot;:&quot;&quot;}],&quot;accessed&quot;:{&quot;date-parts&quot;:[[2026,9,26]]},&quot;URL&quot;:&quot;https://web.mit.edu/curhan/www/docs/Articles/15341_Readings/Group_Performance/Hackman_et_al_1976_Motivation_thru_the_design_of_work.pdf&quot;,&quot;issued&quot;:{&quot;date-parts&quot;:[[1976]]},&quot;number-of-pages&quot;:&quot;250-279&quot;,&quot;abstract&quot;:&quot;A model is proposed that specifies the conditions under which individuals will become internally motivated to perform effectively on their jobs. The model focuses on the interaction among three classes of variables: (a) the psychological states of employees that must be present for internally motivated work behavior to develop; (b) the characteristics of jobs that can create these psychological states; and (c) the attributes of individuals that determine how positively a person will respond to a complex and challenging job. The model was tested for 658 employees who work on 62 different jobs in seven organizations, and results support its validity. A number of special features of the model are discussed (including its use as a basis for the diagnosis of jobs and the evaluation of job redesign projects), and the model is compared to other theories of job design. Work redesign is becoming increasingly prominent as a strategy for attempting to improve simultaneously the productivity and the quality of the work experience of employees in contemporary organizations. Although the benefits of work redesign (or \&quot;job enrichment\&quot; or \&quot;job en-largement\&quot;) are widely touted in the management literature, in fact little is known about the reasons why \&quot;enriched\&quot; work sometimes leads to positive outcomes for workers and for their employing organizations. Even less is known about the relative effectiveness of various strategies for carrying out the redesign of work (Hackman, 1975). One reason for this state of affairs is that existing theories of work The authors express great appreciation to members of the consulting firm that helped us gain access to the organizations where this research was conducted; to Kenneth Brousseau, Daniel Feldman, and Linda Frank for assistance in data collection and analysis; and to Gerrit Wolf for help in analytic planning.&quot;},&quot;isTemporary&quot;:false}],&quot;citationTag&quot;:&quot;MENDELEY_CITATION_v3_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&quot;},{&quot;citationID&quot;:&quot;MENDELEY_CITATION_6388ea9a-0b25-4f4b-afc2-0935ad61a019&quot;,&quot;properties&quot;:{&quot;noteIndex&quot;:0},&quot;isEdited&quot;:false,&quot;manualOverride&quot;:{&quot;isManuallyOverridden&quot;:false,&quot;citeprocText&quot;:&quot;[7]&quot;,&quot;manualOverrideText&quot;:&quot;&quot;},&quot;citationTag&quot;:&quot;MENDELEY_CITATION_v3_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&quot;,&quot;citationItems&quot;:[{&quot;id&quot;:&quot;7704e076-2b15-3179-ad8c-422c297c8e52&quot;,&quot;itemData&quot;:{&quot;type&quot;:&quot;book&quot;,&quot;id&quot;:&quot;7704e076-2b15-3179-ad8c-422c297c8e52&quot;,&quot;title&quot;:&quot;Manajemen Sumber Daya Manusia&quot;,&quot;author&quot;:[{&quot;family&quot;:&quot;Mangkunegara&quot;,&quot;given&quot;:&quot;&quot;,&quot;parse-names&quot;:false,&quot;dropping-particle&quot;:&quot;&quot;,&quot;non-dropping-particle&quot;:&quot;&quot;}],&quot;issued&quot;:{&quot;date-parts&quot;:[[2016]]},&quot;publisher-place&quot;:&quot;Bandung&quot;,&quot;publisher&quot;:&quot;PT. Remaja Rosdakarya&quot;,&quot;container-title-short&quot;:&quot;&quot;},&quot;isTemporary&quot;:false}]},{&quot;citationID&quot;:&quot;MENDELEY_CITATION_a0a53a23-0103-486a-ad1c-bcf53dca8eb3&quot;,&quot;properties&quot;:{&quot;noteIndex&quot;:0},&quot;isEdited&quot;:false,&quot;manualOverride&quot;:{&quot;isManuallyOverridden&quot;:false,&quot;citeprocText&quot;:&quot;[8]&quot;,&quot;manualOverrideText&quot;:&quot;&quot;},&quot;citationTag&quot;:&quot;MENDELEY_CITATION_v3_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&quot;,&quot;citationItems&quot;:[{&quot;id&quot;:&quot;18bc92eb-ce54-38c0-94ff-62bc7bb52c35&quot;,&quot;itemData&quot;:{&quot;type&quot;:&quot;book&quot;,&quot;id&quot;:&quot;18bc92eb-ce54-38c0-94ff-62bc7bb52c35&quot;,&quot;title&quot;:&quot;MANAJEMEN SUMBER DAYA MANUSIA &quot;,&quot;author&quot;:[{&quot;family&quot;:&quot;Sutrisno&quot;,&quot;given&quot;:&quot;Edy&quot;,&quot;parse-names&quot;:false,&quot;dropping-particle&quot;:&quot;&quot;,&quot;non-dropping-particle&quot;:&quot;&quot;}],&quot;issued&quot;:{&quot;date-parts&quot;:[[2017]]},&quot;publisher-place&quot;:&quot;Jakarta&quot;,&quot;publisher&quot;:&quot;Kencana Prenada Media Group&quot;,&quot;container-title-short&quot;:&quot;&quot;},&quot;isTemporary&quot;:false}]},{&quot;citationID&quot;:&quot;MENDELEY_CITATION_ef5431bb-04fc-40a0-981c-732ad243570b&quot;,&quot;properties&quot;:{&quot;noteIndex&quot;:0},&quot;isEdited&quot;:false,&quot;manualOverride&quot;:{&quot;isManuallyOverridden&quot;:false,&quot;citeprocText&quot;:&quot;[9]&quot;,&quot;manualOverrideText&quot;:&quot;&quot;},&quot;citationTag&quot;:&quot;MENDELEY_CITATION_v3_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&quot;,&quot;citationItems&quot;:[{&quot;id&quot;:&quot;2c232b3d-3744-333a-9f0e-96b16787539b&quot;,&quot;itemData&quot;:{&quot;type&quot;:&quot;book&quot;,&quot;id&quot;:&quot;2c232b3d-3744-333a-9f0e-96b16787539b&quot;,&quot;title&quot;:&quot;Manajemen Sumber Daya Manusia: Reformasi Birokrasi dan Manajemen Pegawai Negeri Sipil&quot;,&quot;author&quot;:[{&quot;family&quot;:&quot;Sedarmayanti&quot;,&quot;given&quot;:&quot;&quot;,&quot;parse-names&quot;:false,&quot;dropping-particle&quot;:&quot;&quot;,&quot;non-dropping-particle&quot;:&quot;&quot;}],&quot;issued&quot;:{&quot;date-parts&quot;:[[2017]]},&quot;publisher-place&quot;:&quot;Bandung&quot;,&quot;publisher&quot;:&quot;Refika Aditama&quot;,&quot;container-title-short&quot;:&quot;&quot;},&quot;isTemporary&quot;:false}]},{&quot;citationID&quot;:&quot;MENDELEY_CITATION_5ca81d70-e78e-47c3-8eb3-15ebfb1ff0bf&quot;,&quot;properties&quot;:{&quot;noteIndex&quot;:0},&quot;isEdited&quot;:false,&quot;manualOverride&quot;:{&quot;isManuallyOverridden&quot;:false,&quot;citeprocText&quot;:&quot;[10]&quot;,&quot;manualOverrideText&quot;:&quot;&quot;},&quot;citationTag&quot;:&quot;MENDELEY_CITATION_v3_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&quot;,&quot;citationItems&quot;:[{&quot;id&quot;:&quot;6745d6ab-d772-30dc-8586-a65d5ccabf40&quot;,&quot;itemData&quot;:{&quot;type&quot;:&quot;book&quot;,&quot;id&quot;:&quot;6745d6ab-d772-30dc-8586-a65d5ccabf40&quot;,&quot;title&quot;:&quot; Manajemen kinerja&quot;,&quot;author&quot;:[{&quot;family&quot;:&quot;Wibowo&quot;,&quot;given&quot;:&quot;&quot;,&quot;parse-names&quot;:false,&quot;dropping-particle&quot;:&quot;&quot;,&quot;non-dropping-particle&quot;:&quot;&quot;}],&quot;issued&quot;:{&quot;date-parts&quot;:[[2010]]},&quot;publisher-place&quot;:&quot;Jakarta&quot;,&quot;publisher&quot;:&quot;Rajawali Pers&quot;,&quot;container-title-short&quot;:&quot;&quot;},&quot;isTemporary&quot;:false}]},{&quot;citationID&quot;:&quot;MENDELEY_CITATION_d06d9360-355c-4bd3-9fe2-d333b8c55776&quot;,&quot;properties&quot;:{&quot;noteIndex&quot;:0},&quot;isEdited&quot;:false,&quot;manualOverride&quot;:{&quot;isManuallyOverridden&quot;:false,&quot;citeprocText&quot;:&quot;[11]&quot;,&quot;manualOverrideText&quot;:&quot;&quot;},&quot;citationTag&quot;:&quot;MENDELEY_CITATION_v3_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&quot;,&quot;citationItems&quot;:[{&quot;id&quot;:&quot;6f954ae4-842c-3fda-aa6b-73386cfb552b&quot;,&quot;itemData&quot;:{&quot;type&quot;:&quot;article-journal&quot;,&quot;id&quot;:&quot;6f954ae4-842c-3fda-aa6b-73386cfb552b&quot;,&quot;title&quot;:&quot;For Better or for Worse? An Analysis of how Flexible Working Practices Influence Employees' Perceptions of Job Quality&quot;,&quot;author&quot;:[{&quot;family&quot;:&quot;Kelliher&quot;,&quot;given&quot;:&quot;Clare&quot;,&quot;parse-names&quot;:false,&quot;dropping-particle&quot;:&quot;&quot;,&quot;non-dropping-particle&quot;:&quot;&quot;},{&quot;family&quot;:&quot;Anderson&quot;,&quot;given&quot;:&quot;Deirdre&quot;,&quot;parse-names&quot;:false,&quot;dropping-particle&quot;:&quot;&quot;,&quot;non-dropping-particle&quot;:&quot;&quot;}],&quot;container-title&quot;:&quot;The International Journal of Human Resource Management&quot;,&quot;accessed&quot;:{&quot;date-parts&quot;:[[2026,9,26]]},&quot;URL&quot;:&quot;https://scispace.com/pdf/for-better-or-for-worse-an-analysis-of-how-flexible-working-5ak2kk6nnb.pdf&quot;,&quot;issued&quot;:{&quot;date-parts&quot;:[[2008]]},&quot;page&quot;:&quot;419-431&quot;,&quot;abstract&quot;:&quot;This paper is concerned with examining the relationship between flexible working practices and employee perceptions of job quality. In recent years a growing number of employers in the UK have introduced flexible working options for employees in response to increasing concerns over work-life balance and the desire to be seen as an 'employer of choice'. At the same time there has been considerable policy debate amongst the European Union (EU) over job quality and the need to create not only more, but better jobs. It might be expected that since flexible working affords a degree of choice to employees, it would impact positively on their perceptions of job quality. However, to date few studies have explicitly examined how flexible working can contribute to job quality. Where studies have examined outcomes relevant to aspects of job quality, the evidence is somewhat inconclusive. The research reported in this paper was designed to explore how lived experiences of flexible working have influenced employees' perceptions of a range of job quality dimensions. The findings show a generally strong, positive relationship between flexible working and perceptions of job quality, but also that there are perceived costs to job quality, particularly in relation to longer term opportunities for development and progression, suggesting that the relationship is more complex. 2&quot;,&quot;volume&quot;:&quot;19&quot;,&quot;container-title-short&quot;:&quot;&quot;},&quot;isTemporary&quot;:false}]},{&quot;citationID&quot;:&quot;MENDELEY_CITATION_f2db0389-355a-46e4-b112-24de666e8942&quot;,&quot;properties&quot;:{&quot;noteIndex&quot;:0},&quot;isEdited&quot;:false,&quot;manualOverride&quot;:{&quot;isManuallyOverridden&quot;:false,&quot;citeprocText&quot;:&quot;[3]&quot;,&quot;manualOverrideText&quot;:&quot;&quot;},&quot;citationTag&quot;:&quot;MENDELEY_CITATION_v3_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&quot;,&quot;citationItems&quot;:[{&quot;id&quot;:&quot;a176f6cd-bc26-31f5-9c17-4b40325e57bb&quot;,&quot;itemData&quot;:{&quot;type&quot;:&quot;legislation&quot;,&quot;id&quot;:&quot;a176f6cd-bc26-31f5-9c17-4b40325e57bb&quot;,&quot;title&quot;:&quot;Surat Edaran Sekretaris Jenderal Kementerian Keuangan Nomor SE-2/MK.1/SJ/2026 tentang Pedoman Sistem Kerja Fleksibel dan Efisiensi Pelaksanaan Tugas Kedinasan di Lingkungan Kementerian Keuangan&quot;,&quot;author&quot;:[{&quot;family&quot;:&quot;Kementerian Keuangan Republik Indonesia&quot;,&quot;given&quot;:&quot;&quot;,&quot;parse-names&quot;:false,&quot;dropping-particle&quot;:&quot;&quot;,&quot;non-dropping-particle&quot;:&quot;&quot;}],&quot;issued&quot;:{&quot;date-parts&quot;:[[2026]]},&quot;publisher-place&quot;:&quot;Indonesia&quot;,&quot;container-title-short&quot;:&quot;&quot;},&quot;isTemporary&quot;:false}]},{&quot;citationID&quot;:&quot;MENDELEY_CITATION_8d7d7bb9-e673-4e8b-b1d4-a450c8286889&quot;,&quot;properties&quot;:{&quot;noteIndex&quot;:0},&quot;isEdited&quot;:false,&quot;manualOverride&quot;:{&quot;isManuallyOverridden&quot;:false,&quot;citeprocText&quot;:&quot;[12]&quot;,&quot;manualOverrideText&quot;:&quot;&quot;},&quot;citationTag&quot;:&quot;MENDELEY_CITATION_v3_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&quot;,&quot;citationItems&quot;:[{&quot;id&quot;:&quot;d36a61d6-4897-39c5-a49e-92b27003447e&quot;,&quot;itemData&quot;:{&quot;type&quot;:&quot;article-journal&quot;,&quot;id&quot;:&quot;d36a61d6-4897-39c5-a49e-92b27003447e&quot;,&quot;title&quot;:&quot;The Influence of Flexible Working Arrangement, Motivation and Training on Satisfaction and Performance of Directorate General of Treasury of Riau&quot;,&quot;author&quot;:[{&quot;family&quot;:&quot;Muhammad&quot;,&quot;given&quot;:&quot;Ilman&quot;,&quot;parse-names&quot;:false,&quot;dropping-particle&quot;:&quot;&quot;,&quot;non-dropping-particle&quot;:&quot;&quot;},{&quot;family&quot;:&quot;Anwar&quot;,&quot;given&quot;:&quot;Teddy&quot;,&quot;parse-names&quot;:false,&quot;dropping-particle&quot;:&quot;&quot;,&quot;non-dropping-particle&quot;:&quot;&quot;},{&quot;family&quot;:&quot;Chandra&quot;,&quot;given&quot;:&quot;Evelyn&quot;,&quot;parse-names&quot;:false,&quot;dropping-particle&quot;:&quot;&quot;,&quot;non-dropping-particle&quot;:&quot;&quot;},{&quot;family&quot;:&quot;Wijaya&quot;,&quot;given&quot;:&quot;Puspa&quot;,&quot;parse-names&quot;:false,&quot;dropping-particle&quot;:&quot;&quot;,&quot;non-dropping-particle&quot;:&quot;&quot;},{&quot;family&quot;:&quot;Dewi&quot;,&quot;given&quot;:&quot;Wulan&quot;,&quot;parse-names&quot;:false,&quot;dropping-particle&quot;:&quot;&quot;,&quot;non-dropping-particle&quot;:&quot;&quot;},{&quot;family&quot;:&quot;Syaulia&quot;,&quot;given&quot;:&quot;Syafitri )&quot;,&quot;parse-names&quot;:false,&quot;dropping-particle&quot;:&quot;&quot;,&quot;non-dropping-particle&quot;:&quot;&quot;},{&quot;family&quot;:&quot;Anwar&quot;,&quot;given&quot;:&quot;Muhammad Ilman&quot;,&quot;parse-names&quot;:false,&quot;dropping-particle&quot;:&quot;&quot;,&quot;non-dropping-particle&quot;:&quot;&quot;},{&quot;family&quot;:&quot;Chandra&quot;,&quot;given&quot;:&quot;Teddy&quot;,&quot;parse-names&quot;:false,&quot;dropping-particle&quot;:&quot;&quot;,&quot;non-dropping-particle&quot;:&quot;&quot;},{&quot;family&quot;:&quot;Wijaya&quot;,&quot;given&quot;:&quot;Evelyn&quot;,&quot;parse-names&quot;:false,&quot;dropping-particle&quot;:&quot;&quot;,&quot;non-dropping-particle&quot;:&quot;&quot;},{&quot;family&quot;:&quot;Dewi&quot;,&quot;given&quot;:&quot;Puspa&quot;,&quot;parse-names&quot;:false,&quot;dropping-particle&quot;:&quot;&quot;,&quot;non-dropping-particle&quot;:&quot;&quot;},{&quot;family&quot;:&quot;Syafitri&quot;,&quot;given&quot;:&quot;Wulan Syaulia&quot;,&quot;parse-names&quot;:false,&quot;dropping-particle&quot;:&quot;&quot;,&quot;non-dropping-particle&quot;:&quot;&quot;}],&quot;container-title&quot;:&quot;LUCRUM: Jurnal Bisnis Terapan&quot;,&quot;ISSN&quot;:&quot;2828-7975&quot;,&quot;URL&quot;:&quot;http://www.ejournal.pelitaindonesia.ac.id/ojs32/index.php/lucrum/index&quot;,&quot;issued&quot;:{&quot;date-parts&quot;:[[2026]]},&quot;page&quot;:&quot;144-160&quot;,&quot;abstract&quot;:&quot;This study aims to determine the effect of Flexible Working Arrangement, motivation and training on satisfaction and performance in Directorate General of Treasury of Riau. The population of this research is all employees of the Directorate General of Treasury of Riau with 45 people, the research sample is 45 people using the entire population as a sample known as saturation sampling. Data collection technique is using a questionnaire scale of five Likert categories. Data analysis techniques using Structural Equation Modeling (SEM) PLS. Based on data analysis there are conclusions that Flexible Working Arrangement has no significant effect on Satisfaction and Performance, Motivation has a positive and significant effect on Satisfaction and Performance, Training has no significant effect on Satisfaction and Performance, and Satisfaction has no significant effect on Performance.&quot;,&quot;issue&quot;:&quot;2&quot;,&quot;volume&quot;:&quot;6&quot;,&quot;container-title-short&quot;:&quot;&quot;},&quot;isTemporary&quot;:false}]},{&quot;citationID&quot;:&quot;MENDELEY_CITATION_59c0a1a1-96d4-4f00-90b9-db02748a1a68&quot;,&quot;properties&quot;:{&quot;noteIndex&quot;:0},&quot;isEdited&quot;:false,&quot;manualOverride&quot;:{&quot;isManuallyOverridden&quot;:false,&quot;citeprocText&quot;:&quot;[13]&quot;,&quot;manualOverrideText&quot;:&quot;&quot;},&quot;citationTag&quot;:&quot;MENDELEY_CITATION_v3_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&quot;,&quot;citationItems&quot;:[{&quot;id&quot;:&quot;15e587d4-cb69-3e08-98d8-3578aa86f65d&quot;,&quot;itemData&quot;:{&quot;type&quot;:&quot;article-journal&quot;,&quot;id&quot;:&quot;15e587d4-cb69-3e08-98d8-3578aa86f65d&quot;,&quot;title&quot;:&quot;Effect of Flexible Working Arrangement on Employee Performance: Mediating Role of Work Engagement and Supervisor Support in Indonesia Digital Startup&quot;,&quot;author&quot;:[{&quot;family&quot;:&quot;Pradipta&quot;,&quot;given&quot;:&quot;Hana Angelia&quot;,&quot;parse-names&quot;:false,&quot;dropping-particle&quot;:&quot;&quot;,&quot;non-dropping-particle&quot;:&quot;&quot;},{&quot;family&quot;:&quot;Martdianty&quot;,&quot;given&quot;:&quot;Fanny&quot;,&quot;parse-names&quot;:false,&quot;dropping-particle&quot;:&quot;&quot;,&quot;non-dropping-particle&quot;:&quot;&quot;}],&quot;container-title&quot;:&quot;Jurnal Aplikasi Bisnis dan Manajemen&quot;,&quot;accessed&quot;:{&quot;date-parts&quot;:[[2026,9,26]]},&quot;DOI&quot;:&quot;http://dx.doi.org/10.17358/jabm.9.2.512&quot;,&quot;ISSN&quot;:&quot;2528-5149&quot;,&quot;URL&quot;:&quot;http://journal.ipb.ac.id/index.php/jabm&quot;,&quot;issued&quot;:{&quot;date-parts&quot;:[[2023,5,31]]},&quot;page&quot;:&quot;512&quot;,&quot;abstract&quot;:&quot;To cope with unprecedented change, remote work provides organizations with an option for a flexible work arrangement (FWA) environment to maintain performance during turbulent situations; recent research has reported that the practice has gained popularity among employees. It is essential to deepen our knowledge about the performance of employees in the context of FWA because the results of previous studies need to be more consistent. This study examines the mediating role of work engagement and supervisor support on the relationship between FWA and team member performance. The data were collected from 316 employees working in digital startup companies in Indonesia. The research is analyzed using structural equation modeling (SEM). The results show that work engagement and supervisor support as mediating roles affect the relationship between FWA and employee performance. The results found work engagement as a mediating relationship between supervisor support and employee performance. Supervisory support in the form of support for employees makes them feel more valued, and it affects job performance. High work involvement improves employee performance while practicing flexible work arrangements.\r Keywords: employee performance, digital startup, flexible, supervisor support, work arrangement, work engagement&quot;,&quot;publisher&quot;:&quot;Graduate Program of Management and Business, Bogor Agricultural University&quot;,&quot;issue&quot;:&quot;2&quot;,&quot;volume&quot;:&quot;9&quot;,&quot;container-title-short&quot;:&quot;&quot;},&quot;isTemporary&quot;:false}]},{&quot;citationID&quot;:&quot;MENDELEY_CITATION_d7ff5f74-8a1c-41b6-ab23-d2235e3ab40f&quot;,&quot;properties&quot;:{&quot;noteIndex&quot;:0},&quot;isEdited&quot;:false,&quot;manualOverride&quot;:{&quot;isManuallyOverridden&quot;:false,&quot;citeprocText&quot;:&quot;[14]&quot;,&quot;manualOverrideText&quot;:&quot;&quot;},&quot;citationTag&quot;:&quot;MENDELEY_CITATION_v3_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&quot;,&quot;citationItems&quot;:[{&quot;id&quot;:&quot;c9283ac8-3437-338f-b7b6-2c9f11a93338&quot;,&quot;itemData&quot;:{&quot;type&quot;:&quot;article-journal&quot;,&quot;id&quot;:&quot;c9283ac8-3437-338f-b7b6-2c9f11a93338&quot;,&quot;title&quot;:&quot;Flexible Work Dan Work-Life Balance Pada Kinerja Pegawai Hybrid&quot;,&quot;author&quot;:[{&quot;family&quot;:&quot;Haji&quot;,&quot;given&quot;:&quot;Wachyu Hari&quot;,&quot;parse-names&quot;:false,&quot;dropping-particle&quot;:&quot;&quot;,&quot;non-dropping-particle&quot;:&quot;&quot;}],&quot;container-title&quot;:&quot;Balance: Jurnal Akuntansi dan Manajemen&quot;,&quot;issued&quot;:{&quot;date-parts&quot;:[[2025]]},&quot;abstract&quot;:&quot;Penelitian ini bertujuan menganalisis pengaruh flexible work arrangement dan work-life balance terhadap employee performance melalui work engagement pada pegawai hybrid. Kebaruan penelitian ini terletak pada pengujian model mediasi work engagement dalam menjelaskan hubungan antara pengaturan kerja fleksibel, keseimbangan hidup-kerja, dan kinerja pegawai pada sistem kerja hybrid di sektor jasa perusahaan teknologi. Penelitian ini menggunakan pendekatan kuantitatif dengan jenis explanatory research. Data dikumpulkan melalui kuesioner terhadap 261 pegawai hybrid di sektor jasa perusahaan teknologi wilayah Jawa dan Bali. Teknik pengambilan sampel menggunakan purposive sampling, sedangkan analisis data dilakukan dengan Structural Equation Modeling berbasis Partial Least Squares melalui bootstrapping 5.000 subsamples. Hasil penelitian menunjukkan bahwa flexible work arrangement dan work-life balance berpengaruh signifikan terhadap work engagement. Work engagement juga berpengaruh signifikan terhadap employee performance. Namun, flexible work arrangement dan work-life balance tidak berpengaruh langsung secara signifikan terhadap employee performance. Hasil mediasi menunjukkan bahwa work engagement memediasi pengaruh flexible work arrangement terhadap employee performance, tetapi tidak memediasi pengaruh work-life balance terhadap employee performance. Temuan ini menegaskan bahwa kinerja pegawai hybrid lebih banyak ditentukan oleh keterlibatan kerja daripada fleksibilitas atau keseimbangan hidup-kerja secara langsung. Implikasi penelitian ini menunjukkan pentingnya organisasi membangun kebijakan kerja hybrid yang mampu memperkuat keterlibatan pegawai. This study aims to analyze the effect of flexible work arrangement and work-life balance on employee performance through work engagement among hybrid employees. The novelty of this study lies in examining work engagement as a mediating mechanism that explains the relationship between flexible work practices, work-life balance, and employee performance in hybrid work settings within technology service firms. This study employed a quantitative approach with an explanatory research design. Data were collected using questionnaires from 261 hybrid employees working in technology service firms across Java and Bali. The sampling technique used purposive sampling, while data analysis was conducted using Partial Least Squares Structural Equation Modeling with 5,000 bootstrap subsamples. The results show that flexible work arrangement and work-life balance have significant effects on work engagement. Work engagement also has a significant effect on employee performance. However, flexible work arrangement and work-life balance do not have significant direct effects on employee performance. The mediation results indicate that work engagement mediates the effect of flexible work arrangement on employee performance, but does not mediate the effect of work-life balance on employee performance. These findings suggest that hybrid employee performance is shaped more strongly by work engagement than by flexibility or work-life balance directly. The study implies that organizations need to design hybrid work policies that strengthen employee engagement. Keywords: flexible work arrangement work-life balance work engagement employee performance hybrid employees This is an open-access article under the CC BY license.&quot;,&quot;issue&quot;:&quot;3&quot;,&quot;volume&quot;:&quot;4&quot;,&quot;container-title-short&quot;:&quot;&quot;},&quot;isTemporary&quot;:false}]},{&quot;citationID&quot;:&quot;MENDELEY_CITATION_3b194e9b-8789-4fc9-b583-66b3945d7b65&quot;,&quot;properties&quot;:{&quot;noteIndex&quot;:0},&quot;isEdited&quot;:false,&quot;manualOverride&quot;:{&quot;isManuallyOverridden&quot;:false,&quot;citeprocText&quot;:&quot;[6]&quot;,&quot;manualOverrideText&quot;:&quot;&quot;},&quot;citationTag&quot;:&quot;MENDELEY_CITATION_v3_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&quot;,&quot;citationItems&quot;:[{&quot;id&quot;:&quot;5ccb0dad-bd38-3a14-a263-8ee2c08db7ba&quot;,&quot;itemData&quot;:{&quot;type&quot;:&quot;book&quot;,&quot;id&quot;:&quot;5ccb0dad-bd38-3a14-a263-8ee2c08db7ba&quot;,&quot;title&quot;:&quot;Motivation through the Design of Work: Test of a Theory MOTIVATION THROUGH DESIGN OF WORK&quot;,&quot;author&quot;:[{&quot;family&quot;:&quot;Hackman&quot;,&quot;given&quot;:&quot;J Richard&quot;,&quot;parse-names&quot;:false,&quot;dropping-particle&quot;:&quot;&quot;,&quot;non-dropping-particle&quot;:&quot;&quot;},{&quot;family&quot;:&quot;Oldham&quot;,&quot;given&quot;:&quot;Grec R&quot;,&quot;parse-names&quot;:false,&quot;dropping-particle&quot;:&quot;&quot;,&quot;non-dropping-particle&quot;:&quot;&quot;}],&quot;accessed&quot;:{&quot;date-parts&quot;:[[2026,9,26]]},&quot;URL&quot;:&quot;https://web.mit.edu/curhan/www/docs/Articles/15341_Readings/Group_Performance/Hackman_et_al_1976_Motivation_thru_the_design_of_work.pdf&quot;,&quot;issued&quot;:{&quot;date-parts&quot;:[[1976]]},&quot;number-of-pages&quot;:&quot;250-279&quot;,&quot;abstract&quot;:&quot;A model is proposed that specifies the conditions under which individuals will become internally motivated to perform effectively on their jobs. The model focuses on the interaction among three classes of variables: (a) the psychological states of employees that must be present for internally motivated work behavior to develop; (b) the characteristics of jobs that can create these psychological states; and (c) the attributes of individuals that determine how positively a person will respond to a complex and challenging job. The model was tested for 658 employees who work on 62 different jobs in seven organizations, and results support its validity. A number of special features of the model are discussed (including its use as a basis for the diagnosis of jobs and the evaluation of job redesign projects), and the model is compared to other theories of job design. Work redesign is becoming increasingly prominent as a strategy for attempting to improve simultaneously the productivity and the quality of the work experience of employees in contemporary organizations. Although the benefits of work redesign (or \&quot;job enrichment\&quot; or \&quot;job en-largement\&quot;) are widely touted in the management literature, in fact little is known about the reasons why \&quot;enriched\&quot; work sometimes leads to positive outcomes for workers and for their employing organizations. Even less is known about the relative effectiveness of various strategies for carrying out the redesign of work (Hackman, 1975). One reason for this state of affairs is that existing theories of work The authors express great appreciation to members of the consulting firm that helped us gain access to the organizations where this research was conducted; to Kenneth Brousseau, Daniel Feldman, and Linda Frank for assistance in data collection and analysis; and to Gerrit Wolf for help in analytic planning.&quot;},&quot;isTemporary&quot;:false}]},{&quot;citationID&quot;:&quot;MENDELEY_CITATION_b32fccec-1c6a-4159-a00d-642a33c8cb1d&quot;,&quot;properties&quot;:{&quot;noteIndex&quot;:0},&quot;isEdited&quot;:false,&quot;manualOverride&quot;:{&quot;isManuallyOverridden&quot;:false,&quot;citeprocText&quot;:&quot;[6]&quot;,&quot;manualOverrideText&quot;:&quot;&quot;},&quot;citationTag&quot;:&quot;MENDELEY_CITATION_v3_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&quot;,&quot;citationItems&quot;:[{&quot;id&quot;:&quot;5ccb0dad-bd38-3a14-a263-8ee2c08db7ba&quot;,&quot;itemData&quot;:{&quot;type&quot;:&quot;book&quot;,&quot;id&quot;:&quot;5ccb0dad-bd38-3a14-a263-8ee2c08db7ba&quot;,&quot;title&quot;:&quot;Motivation through the Design of Work: Test of a Theory MOTIVATION THROUGH DESIGN OF WORK&quot;,&quot;author&quot;:[{&quot;family&quot;:&quot;Hackman&quot;,&quot;given&quot;:&quot;J Richard&quot;,&quot;parse-names&quot;:false,&quot;dropping-particle&quot;:&quot;&quot;,&quot;non-dropping-particle&quot;:&quot;&quot;},{&quot;family&quot;:&quot;Oldham&quot;,&quot;given&quot;:&quot;Grec R&quot;,&quot;parse-names&quot;:false,&quot;dropping-particle&quot;:&quot;&quot;,&quot;non-dropping-particle&quot;:&quot;&quot;}],&quot;accessed&quot;:{&quot;date-parts&quot;:[[2026,9,26]]},&quot;URL&quot;:&quot;https://web.mit.edu/curhan/www/docs/Articles/15341_Readings/Group_Performance/Hackman_et_al_1976_Motivation_thru_the_design_of_work.pdf&quot;,&quot;issued&quot;:{&quot;date-parts&quot;:[[1976]]},&quot;number-of-pages&quot;:&quot;250-279&quot;,&quot;abstract&quot;:&quot;A model is proposed that specifies the conditions under which individuals will become internally motivated to perform effectively on their jobs. The model focuses on the interaction among three classes of variables: (a) the psychological states of employees that must be present for internally motivated work behavior to develop; (b) the characteristics of jobs that can create these psychological states; and (c) the attributes of individuals that determine how positively a person will respond to a complex and challenging job. The model was tested for 658 employees who work on 62 different jobs in seven organizations, and results support its validity. A number of special features of the model are discussed (including its use as a basis for the diagnosis of jobs and the evaluation of job redesign projects), and the model is compared to other theories of job design. Work redesign is becoming increasingly prominent as a strategy for attempting to improve simultaneously the productivity and the quality of the work experience of employees in contemporary organizations. Although the benefits of work redesign (or \&quot;job enrichment\&quot; or \&quot;job en-largement\&quot;) are widely touted in the management literature, in fact little is known about the reasons why \&quot;enriched\&quot; work sometimes leads to positive outcomes for workers and for their employing organizations. Even less is known about the relative effectiveness of various strategies for carrying out the redesign of work (Hackman, 1975). One reason for this state of affairs is that existing theories of work The authors express great appreciation to members of the consulting firm that helped us gain access to the organizations where this research was conducted; to Kenneth Brousseau, Daniel Feldman, and Linda Frank for assistance in data collection and analysis; and to Gerrit Wolf for help in analytic planning.&quot;},&quot;isTemporary&quot;:false}]},{&quot;citationID&quot;:&quot;MENDELEY_CITATION_a425daf9-084b-470f-b8c1-ad274d76106d&quot;,&quot;properties&quot;:{&quot;noteIndex&quot;:0},&quot;isEdited&quot;:false,&quot;manualOverride&quot;:{&quot;isManuallyOverridden&quot;:false,&quot;citeprocText&quot;:&quot;[6]&quot;,&quot;manualOverrideText&quot;:&quot;&quot;},&quot;citationItems&quot;:[{&quot;id&quot;:&quot;5ccb0dad-bd38-3a14-a263-8ee2c08db7ba&quot;,&quot;itemData&quot;:{&quot;type&quot;:&quot;book&quot;,&quot;id&quot;:&quot;5ccb0dad-bd38-3a14-a263-8ee2c08db7ba&quot;,&quot;title&quot;:&quot;Motivation through the Design of Work: Test of a Theory MOTIVATION THROUGH DESIGN OF WORK&quot;,&quot;author&quot;:[{&quot;family&quot;:&quot;Hackman&quot;,&quot;given&quot;:&quot;J Richard&quot;,&quot;parse-names&quot;:false,&quot;dropping-particle&quot;:&quot;&quot;,&quot;non-dropping-particle&quot;:&quot;&quot;},{&quot;family&quot;:&quot;Oldham&quot;,&quot;given&quot;:&quot;Grec R&quot;,&quot;parse-names&quot;:false,&quot;dropping-particle&quot;:&quot;&quot;,&quot;non-dropping-particle&quot;:&quot;&quot;}],&quot;accessed&quot;:{&quot;date-parts&quot;:[[2026,9,26]]},&quot;URL&quot;:&quot;https://web.mit.edu/curhan/www/docs/Articles/15341_Readings/Group_Performance/Hackman_et_al_1976_Motivation_thru_the_design_of_work.pdf&quot;,&quot;issued&quot;:{&quot;date-parts&quot;:[[1976]]},&quot;number-of-pages&quot;:&quot;250-279&quot;,&quot;abstract&quot;:&quot;A model is proposed that specifies the conditions under which individuals will become internally motivated to perform effectively on their jobs. The model focuses on the interaction among three classes of variables: (a) the psychological states of employees that must be present for internally motivated work behavior to develop; (b) the characteristics of jobs that can create these psychological states; and (c) the attributes of individuals that determine how positively a person will respond to a complex and challenging job. The model was tested for 658 employees who work on 62 different jobs in seven organizations, and results support its validity. A number of special features of the model are discussed (including its use as a basis for the diagnosis of jobs and the evaluation of job redesign projects), and the model is compared to other theories of job design. Work redesign is becoming increasingly prominent as a strategy for attempting to improve simultaneously the productivity and the quality of the work experience of employees in contemporary organizations. Although the benefits of work redesign (or \&quot;job enrichment\&quot; or \&quot;job en-largement\&quot;) are widely touted in the management literature, in fact little is known about the reasons why \&quot;enriched\&quot; work sometimes leads to positive outcomes for workers and for their employing organizations. Even less is known about the relative effectiveness of various strategies for carrying out the redesign of work (Hackman, 1975). One reason for this state of affairs is that existing theories of work The authors express great appreciation to members of the consulting firm that helped us gain access to the organizations where this research was conducted; to Kenneth Brousseau, Daniel Feldman, and Linda Frank for assistance in data collection and analysis; and to Gerrit Wolf for help in analytic planning.&quot;},&quot;isTemporary&quot;:false}],&quot;citationTag&quot;:&quot;MENDELEY_CITATION_v3_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&quot;},{&quot;citationID&quot;:&quot;MENDELEY_CITATION_9cd1f7e0-1451-4459-8134-590d55791863&quot;,&quot;properties&quot;:{&quot;noteIndex&quot;:0},&quot;isEdited&quot;:false,&quot;manualOverride&quot;:{&quot;isManuallyOverridden&quot;:false,&quot;citeprocText&quot;:&quot;[6]&quot;,&quot;manualOverrideText&quot;:&quot;&quot;},&quot;citationTag&quot;:&quot;MENDELEY_CITATION_v3_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&quot;,&quot;citationItems&quot;:[{&quot;id&quot;:&quot;5ccb0dad-bd38-3a14-a263-8ee2c08db7ba&quot;,&quot;itemData&quot;:{&quot;type&quot;:&quot;book&quot;,&quot;id&quot;:&quot;5ccb0dad-bd38-3a14-a263-8ee2c08db7ba&quot;,&quot;title&quot;:&quot;Motivation through the Design of Work: Test of a Theory MOTIVATION THROUGH DESIGN OF WORK&quot;,&quot;author&quot;:[{&quot;family&quot;:&quot;Hackman&quot;,&quot;given&quot;:&quot;J Richard&quot;,&quot;parse-names&quot;:false,&quot;dropping-particle&quot;:&quot;&quot;,&quot;non-dropping-particle&quot;:&quot;&quot;},{&quot;family&quot;:&quot;Oldham&quot;,&quot;given&quot;:&quot;Grec R&quot;,&quot;parse-names&quot;:false,&quot;dropping-particle&quot;:&quot;&quot;,&quot;non-dropping-particle&quot;:&quot;&quot;}],&quot;accessed&quot;:{&quot;date-parts&quot;:[[2026,9,26]]},&quot;URL&quot;:&quot;https://web.mit.edu/curhan/www/docs/Articles/15341_Readings/Group_Performance/Hackman_et_al_1976_Motivation_thru_the_design_of_work.pdf&quot;,&quot;issued&quot;:{&quot;date-parts&quot;:[[1976]]},&quot;number-of-pages&quot;:&quot;250-279&quot;,&quot;abstract&quot;:&quot;A model is proposed that specifies the conditions under which individuals will become internally motivated to perform effectively on their jobs. The model focuses on the interaction among three classes of variables: (a) the psychological states of employees that must be present for internally motivated work behavior to develop; (b) the characteristics of jobs that can create these psychological states; and (c) the attributes of individuals that determine how positively a person will respond to a complex and challenging job. The model was tested for 658 employees who work on 62 different jobs in seven organizations, and results support its validity. A number of special features of the model are discussed (including its use as a basis for the diagnosis of jobs and the evaluation of job redesign projects), and the model is compared to other theories of job design. Work redesign is becoming increasingly prominent as a strategy for attempting to improve simultaneously the productivity and the quality of the work experience of employees in contemporary organizations. Although the benefits of work redesign (or \&quot;job enrichment\&quot; or \&quot;job en-largement\&quot;) are widely touted in the management literature, in fact little is known about the reasons why \&quot;enriched\&quot; work sometimes leads to positive outcomes for workers and for their employing organizations. Even less is known about the relative effectiveness of various strategies for carrying out the redesign of work (Hackman, 1975). One reason for this state of affairs is that existing theories of work The authors express great appreciation to members of the consulting firm that helped us gain access to the organizations where this research was conducted; to Kenneth Brousseau, Daniel Feldman, and Linda Frank for assistance in data collection and analysis; and to Gerrit Wolf for help in analytic planning.&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4855A9E-8457-A147-8056-442BAA9B454B}">
  <ds:schemaRefs>
    <ds:schemaRef ds:uri="http://schemas.openxmlformats.org/officeDocument/2006/bibliography"/>
  </ds:schemaRefs>
</ds:datastoreItem>
</file>

<file path=docMetadata/LabelInfo.xml><?xml version="1.0" encoding="utf-8"?>
<clbl:labelList xmlns:clbl="http://schemas.microsoft.com/office/2020/mipLabelMetadata">
  <clbl:label id="{ed6fb366-8322-46f3-915e-c4d037a454a9}" enabled="0" method="" siteId="{ed6fb366-8322-46f3-915e-c4d037a454a9}" removed="1"/>
</clbl:labelList>
</file>

<file path=docProps/app.xml><?xml version="1.0" encoding="utf-8"?>
<Properties xmlns="http://schemas.openxmlformats.org/officeDocument/2006/extended-properties" xmlns:vt="http://schemas.openxmlformats.org/officeDocument/2006/docPropsVTypes">
  <Template>Normal.dotm</Template>
  <TotalTime>1050</TotalTime>
  <Pages>98</Pages>
  <Words>21351</Words>
  <Characters>121705</Characters>
  <Application>Microsoft Office Word</Application>
  <DocSecurity>0</DocSecurity>
  <Lines>1014</Lines>
  <Paragraphs>285</Paragraphs>
  <ScaleCrop>false</ScaleCrop>
  <Company/>
  <LinksUpToDate>false</LinksUpToDate>
  <CharactersWithSpaces>142771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 yani</dc:creator>
  <cp:lastModifiedBy>10 09 2026</cp:lastModifiedBy>
  <cp:revision>1541</cp:revision>
  <dcterms:created xsi:type="dcterms:W3CDTF">2026-05-20T08:57:00Z</dcterms:created>
  <dcterms:modified xsi:type="dcterms:W3CDTF">2026-09-29T11:46:00Z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Word 2016</vt:lpwstr>
  </property>
  <property fmtid="{D5CDD505-2E9C-101B-9397-08002B2CF9AE}" pid="4" name="LastSaved">
    <vt:filetime>2025-09-21T00:00:00Z</vt:filetime>
  </property>
  <property fmtid="{D5CDD505-2E9C-101B-9397-08002B2CF9AE}" pid="5" name="Producer">
    <vt:lpwstr>www.ilovepdf.com</vt:lpwstr>
  </property>
</Properties>
</file>